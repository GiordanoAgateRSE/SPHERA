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CD62A" w14:textId="77777777"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14:paraId="4A40CF9D" w14:textId="77777777" w:rsidR="005A2068" w:rsidRPr="00376AFF" w:rsidRDefault="005A2068">
      <w:pPr>
        <w:pStyle w:val="Sommario1"/>
        <w:tabs>
          <w:tab w:val="right" w:pos="9628"/>
        </w:tabs>
        <w:rPr>
          <w:sz w:val="24"/>
          <w:szCs w:val="24"/>
          <w:lang w:eastAsia="it-IT"/>
        </w:rPr>
      </w:pPr>
    </w:p>
    <w:p w14:paraId="3369A961" w14:textId="77777777" w:rsidR="00093238" w:rsidRDefault="005A2068">
      <w:pPr>
        <w:pStyle w:val="Sommario1"/>
        <w:tabs>
          <w:tab w:val="right" w:pos="9628"/>
        </w:tabs>
        <w:rPr>
          <w:rFonts w:asciiTheme="minorHAnsi" w:eastAsiaTheme="minorEastAsia" w:hAnsiTheme="minorHAnsi" w:cstheme="minorBidi"/>
          <w:noProof/>
          <w:sz w:val="22"/>
          <w:lang w:val="it-IT" w:eastAsia="it-IT"/>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66716394" w:history="1">
        <w:r w:rsidR="00093238" w:rsidRPr="006C6ED4">
          <w:rPr>
            <w:rStyle w:val="Collegamentoipertestuale"/>
            <w:rFonts w:ascii="Book Antiqua" w:hAnsi="Book Antiqua"/>
            <w:caps/>
            <w:noProof/>
          </w:rPr>
          <w:t>1. Description and references</w:t>
        </w:r>
        <w:r w:rsidR="00093238">
          <w:rPr>
            <w:noProof/>
            <w:webHidden/>
          </w:rPr>
          <w:tab/>
        </w:r>
        <w:r w:rsidR="00093238">
          <w:rPr>
            <w:noProof/>
            <w:webHidden/>
          </w:rPr>
          <w:fldChar w:fldCharType="begin"/>
        </w:r>
        <w:r w:rsidR="00093238">
          <w:rPr>
            <w:noProof/>
            <w:webHidden/>
          </w:rPr>
          <w:instrText xml:space="preserve"> PAGEREF _Toc66716394 \h </w:instrText>
        </w:r>
        <w:r w:rsidR="00093238">
          <w:rPr>
            <w:noProof/>
            <w:webHidden/>
          </w:rPr>
        </w:r>
        <w:r w:rsidR="00093238">
          <w:rPr>
            <w:noProof/>
            <w:webHidden/>
          </w:rPr>
          <w:fldChar w:fldCharType="separate"/>
        </w:r>
        <w:r w:rsidR="00093238">
          <w:rPr>
            <w:noProof/>
            <w:webHidden/>
          </w:rPr>
          <w:t>4</w:t>
        </w:r>
        <w:r w:rsidR="00093238">
          <w:rPr>
            <w:noProof/>
            <w:webHidden/>
          </w:rPr>
          <w:fldChar w:fldCharType="end"/>
        </w:r>
      </w:hyperlink>
    </w:p>
    <w:p w14:paraId="7793C4ED"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395" w:history="1">
        <w:r w:rsidR="00093238" w:rsidRPr="006C6ED4">
          <w:rPr>
            <w:rStyle w:val="Collegamentoipertestuale"/>
            <w:rFonts w:ascii="Book Antiqua" w:hAnsi="Book Antiqua"/>
            <w:caps/>
            <w:noProof/>
          </w:rPr>
          <w:t>2. Warranties and responsabilities</w:t>
        </w:r>
        <w:r w:rsidR="00093238">
          <w:rPr>
            <w:noProof/>
            <w:webHidden/>
          </w:rPr>
          <w:tab/>
        </w:r>
        <w:r w:rsidR="00093238">
          <w:rPr>
            <w:noProof/>
            <w:webHidden/>
          </w:rPr>
          <w:fldChar w:fldCharType="begin"/>
        </w:r>
        <w:r w:rsidR="00093238">
          <w:rPr>
            <w:noProof/>
            <w:webHidden/>
          </w:rPr>
          <w:instrText xml:space="preserve"> PAGEREF _Toc66716395 \h </w:instrText>
        </w:r>
        <w:r w:rsidR="00093238">
          <w:rPr>
            <w:noProof/>
            <w:webHidden/>
          </w:rPr>
        </w:r>
        <w:r w:rsidR="00093238">
          <w:rPr>
            <w:noProof/>
            <w:webHidden/>
          </w:rPr>
          <w:fldChar w:fldCharType="separate"/>
        </w:r>
        <w:r w:rsidR="00093238">
          <w:rPr>
            <w:noProof/>
            <w:webHidden/>
          </w:rPr>
          <w:t>6</w:t>
        </w:r>
        <w:r w:rsidR="00093238">
          <w:rPr>
            <w:noProof/>
            <w:webHidden/>
          </w:rPr>
          <w:fldChar w:fldCharType="end"/>
        </w:r>
      </w:hyperlink>
    </w:p>
    <w:p w14:paraId="7AF6BE5E"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396" w:history="1">
        <w:r w:rsidR="00093238" w:rsidRPr="006C6ED4">
          <w:rPr>
            <w:rStyle w:val="Collegamentoipertestuale"/>
            <w:rFonts w:ascii="Book Antiqua" w:hAnsi="Book Antiqua"/>
            <w:caps/>
            <w:noProof/>
          </w:rPr>
          <w:t>3. Citation of SPHERA v.9.0.0</w:t>
        </w:r>
        <w:r w:rsidR="00093238">
          <w:rPr>
            <w:noProof/>
            <w:webHidden/>
          </w:rPr>
          <w:tab/>
        </w:r>
        <w:r w:rsidR="00093238">
          <w:rPr>
            <w:noProof/>
            <w:webHidden/>
          </w:rPr>
          <w:fldChar w:fldCharType="begin"/>
        </w:r>
        <w:r w:rsidR="00093238">
          <w:rPr>
            <w:noProof/>
            <w:webHidden/>
          </w:rPr>
          <w:instrText xml:space="preserve"> PAGEREF _Toc66716396 \h </w:instrText>
        </w:r>
        <w:r w:rsidR="00093238">
          <w:rPr>
            <w:noProof/>
            <w:webHidden/>
          </w:rPr>
        </w:r>
        <w:r w:rsidR="00093238">
          <w:rPr>
            <w:noProof/>
            <w:webHidden/>
          </w:rPr>
          <w:fldChar w:fldCharType="separate"/>
        </w:r>
        <w:r w:rsidR="00093238">
          <w:rPr>
            <w:noProof/>
            <w:webHidden/>
          </w:rPr>
          <w:t>7</w:t>
        </w:r>
        <w:r w:rsidR="00093238">
          <w:rPr>
            <w:noProof/>
            <w:webHidden/>
          </w:rPr>
          <w:fldChar w:fldCharType="end"/>
        </w:r>
      </w:hyperlink>
    </w:p>
    <w:p w14:paraId="66F2092B"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397" w:history="1">
        <w:r w:rsidR="00093238" w:rsidRPr="006C6ED4">
          <w:rPr>
            <w:rStyle w:val="Collegamentoipertestuale"/>
            <w:rFonts w:ascii="Book Antiqua" w:hAnsi="Book Antiqua"/>
            <w:caps/>
            <w:noProof/>
          </w:rPr>
          <w:t>4. SPHERA developers/authors</w:t>
        </w:r>
        <w:r w:rsidR="00093238">
          <w:rPr>
            <w:noProof/>
            <w:webHidden/>
          </w:rPr>
          <w:tab/>
        </w:r>
        <w:r w:rsidR="00093238">
          <w:rPr>
            <w:noProof/>
            <w:webHidden/>
          </w:rPr>
          <w:fldChar w:fldCharType="begin"/>
        </w:r>
        <w:r w:rsidR="00093238">
          <w:rPr>
            <w:noProof/>
            <w:webHidden/>
          </w:rPr>
          <w:instrText xml:space="preserve"> PAGEREF _Toc66716397 \h </w:instrText>
        </w:r>
        <w:r w:rsidR="00093238">
          <w:rPr>
            <w:noProof/>
            <w:webHidden/>
          </w:rPr>
        </w:r>
        <w:r w:rsidR="00093238">
          <w:rPr>
            <w:noProof/>
            <w:webHidden/>
          </w:rPr>
          <w:fldChar w:fldCharType="separate"/>
        </w:r>
        <w:r w:rsidR="00093238">
          <w:rPr>
            <w:noProof/>
            <w:webHidden/>
          </w:rPr>
          <w:t>8</w:t>
        </w:r>
        <w:r w:rsidR="00093238">
          <w:rPr>
            <w:noProof/>
            <w:webHidden/>
          </w:rPr>
          <w:fldChar w:fldCharType="end"/>
        </w:r>
      </w:hyperlink>
    </w:p>
    <w:p w14:paraId="6E569B8C"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398" w:history="1">
        <w:r w:rsidR="00093238" w:rsidRPr="006C6ED4">
          <w:rPr>
            <w:rStyle w:val="Collegamentoipertestuale"/>
            <w:rFonts w:ascii="Book Antiqua" w:hAnsi="Book Antiqua"/>
            <w:caps/>
            <w:noProof/>
          </w:rPr>
          <w:t>5. SPHERA official users</w:t>
        </w:r>
        <w:r w:rsidR="00093238">
          <w:rPr>
            <w:noProof/>
            <w:webHidden/>
          </w:rPr>
          <w:tab/>
        </w:r>
        <w:r w:rsidR="00093238">
          <w:rPr>
            <w:noProof/>
            <w:webHidden/>
          </w:rPr>
          <w:fldChar w:fldCharType="begin"/>
        </w:r>
        <w:r w:rsidR="00093238">
          <w:rPr>
            <w:noProof/>
            <w:webHidden/>
          </w:rPr>
          <w:instrText xml:space="preserve"> PAGEREF _Toc66716398 \h </w:instrText>
        </w:r>
        <w:r w:rsidR="00093238">
          <w:rPr>
            <w:noProof/>
            <w:webHidden/>
          </w:rPr>
        </w:r>
        <w:r w:rsidR="00093238">
          <w:rPr>
            <w:noProof/>
            <w:webHidden/>
          </w:rPr>
          <w:fldChar w:fldCharType="separate"/>
        </w:r>
        <w:r w:rsidR="00093238">
          <w:rPr>
            <w:noProof/>
            <w:webHidden/>
          </w:rPr>
          <w:t>9</w:t>
        </w:r>
        <w:r w:rsidR="00093238">
          <w:rPr>
            <w:noProof/>
            <w:webHidden/>
          </w:rPr>
          <w:fldChar w:fldCharType="end"/>
        </w:r>
      </w:hyperlink>
    </w:p>
    <w:p w14:paraId="0B9A3D67"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399" w:history="1">
        <w:r w:rsidR="00093238" w:rsidRPr="006C6ED4">
          <w:rPr>
            <w:rStyle w:val="Collegamentoipertestuale"/>
            <w:rFonts w:ascii="Book Antiqua" w:hAnsi="Book Antiqua"/>
            <w:caps/>
            <w:noProof/>
          </w:rPr>
          <w:t>6. The scheme for transport of solid bodies and the Semi-Analytic approach as a boundary treatment scheme for fixed boundaries</w:t>
        </w:r>
        <w:r w:rsidR="00093238">
          <w:rPr>
            <w:noProof/>
            <w:webHidden/>
          </w:rPr>
          <w:tab/>
        </w:r>
        <w:r w:rsidR="00093238">
          <w:rPr>
            <w:noProof/>
            <w:webHidden/>
          </w:rPr>
          <w:fldChar w:fldCharType="begin"/>
        </w:r>
        <w:r w:rsidR="00093238">
          <w:rPr>
            <w:noProof/>
            <w:webHidden/>
          </w:rPr>
          <w:instrText xml:space="preserve"> PAGEREF _Toc66716399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14:paraId="37324F7E"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0"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Smoothed Particle Hydrodynamics (SPH)</w:t>
        </w:r>
        <w:r w:rsidR="00093238">
          <w:rPr>
            <w:noProof/>
            <w:webHidden/>
          </w:rPr>
          <w:tab/>
        </w:r>
        <w:r w:rsidR="00093238">
          <w:rPr>
            <w:noProof/>
            <w:webHidden/>
          </w:rPr>
          <w:fldChar w:fldCharType="begin"/>
        </w:r>
        <w:r w:rsidR="00093238">
          <w:rPr>
            <w:noProof/>
            <w:webHidden/>
          </w:rPr>
          <w:instrText xml:space="preserve"> PAGEREF _Toc66716400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14:paraId="20205BA8"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1"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approximation of the balance equations of fluid dynamics with the boundary treatment scheme of Di Monaco et al. (2011; semi-analytic approach)</w:t>
        </w:r>
        <w:r w:rsidR="00093238">
          <w:rPr>
            <w:noProof/>
            <w:webHidden/>
          </w:rPr>
          <w:tab/>
        </w:r>
        <w:r w:rsidR="00093238">
          <w:rPr>
            <w:noProof/>
            <w:webHidden/>
          </w:rPr>
          <w:fldChar w:fldCharType="begin"/>
        </w:r>
        <w:r w:rsidR="00093238">
          <w:rPr>
            <w:noProof/>
            <w:webHidden/>
          </w:rPr>
          <w:instrText xml:space="preserve"> PAGEREF _Toc66716401 \h </w:instrText>
        </w:r>
        <w:r w:rsidR="00093238">
          <w:rPr>
            <w:noProof/>
            <w:webHidden/>
          </w:rPr>
        </w:r>
        <w:r w:rsidR="00093238">
          <w:rPr>
            <w:noProof/>
            <w:webHidden/>
          </w:rPr>
          <w:fldChar w:fldCharType="separate"/>
        </w:r>
        <w:r w:rsidR="00093238">
          <w:rPr>
            <w:noProof/>
            <w:webHidden/>
          </w:rPr>
          <w:t>17</w:t>
        </w:r>
        <w:r w:rsidR="00093238">
          <w:rPr>
            <w:noProof/>
            <w:webHidden/>
          </w:rPr>
          <w:fldChar w:fldCharType="end"/>
        </w:r>
      </w:hyperlink>
    </w:p>
    <w:p w14:paraId="14690F6E"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2"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Neutral Surface Boundary Layer (NSBL) slip coefficient under the rough-wall turbulent regime</w:t>
        </w:r>
        <w:r w:rsidR="00093238">
          <w:rPr>
            <w:noProof/>
            <w:webHidden/>
          </w:rPr>
          <w:tab/>
        </w:r>
        <w:r w:rsidR="00093238">
          <w:rPr>
            <w:noProof/>
            <w:webHidden/>
          </w:rPr>
          <w:fldChar w:fldCharType="begin"/>
        </w:r>
        <w:r w:rsidR="00093238">
          <w:rPr>
            <w:noProof/>
            <w:webHidden/>
          </w:rPr>
          <w:instrText xml:space="preserve"> PAGEREF _Toc66716402 \h </w:instrText>
        </w:r>
        <w:r w:rsidR="00093238">
          <w:rPr>
            <w:noProof/>
            <w:webHidden/>
          </w:rPr>
        </w:r>
        <w:r w:rsidR="00093238">
          <w:rPr>
            <w:noProof/>
            <w:webHidden/>
          </w:rPr>
          <w:fldChar w:fldCharType="separate"/>
        </w:r>
        <w:r w:rsidR="00093238">
          <w:rPr>
            <w:noProof/>
            <w:webHidden/>
          </w:rPr>
          <w:t>20</w:t>
        </w:r>
        <w:r w:rsidR="00093238">
          <w:rPr>
            <w:noProof/>
            <w:webHidden/>
          </w:rPr>
          <w:fldChar w:fldCharType="end"/>
        </w:r>
      </w:hyperlink>
    </w:p>
    <w:p w14:paraId="1D81A8CF"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3"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Dirichlet’s boundary conditions for the water depth</w:t>
        </w:r>
        <w:r w:rsidR="00093238">
          <w:rPr>
            <w:noProof/>
            <w:webHidden/>
          </w:rPr>
          <w:tab/>
        </w:r>
        <w:r w:rsidR="00093238">
          <w:rPr>
            <w:noProof/>
            <w:webHidden/>
          </w:rPr>
          <w:fldChar w:fldCharType="begin"/>
        </w:r>
        <w:r w:rsidR="00093238">
          <w:rPr>
            <w:noProof/>
            <w:webHidden/>
          </w:rPr>
          <w:instrText xml:space="preserve"> PAGEREF _Toc66716403 \h </w:instrText>
        </w:r>
        <w:r w:rsidR="00093238">
          <w:rPr>
            <w:noProof/>
            <w:webHidden/>
          </w:rPr>
        </w:r>
        <w:r w:rsidR="00093238">
          <w:rPr>
            <w:noProof/>
            <w:webHidden/>
          </w:rPr>
          <w:fldChar w:fldCharType="separate"/>
        </w:r>
        <w:r w:rsidR="00093238">
          <w:rPr>
            <w:noProof/>
            <w:webHidden/>
          </w:rPr>
          <w:t>23</w:t>
        </w:r>
        <w:r w:rsidR="00093238">
          <w:rPr>
            <w:noProof/>
            <w:webHidden/>
          </w:rPr>
          <w:fldChar w:fldCharType="end"/>
        </w:r>
      </w:hyperlink>
    </w:p>
    <w:p w14:paraId="1235C95F"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4"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balance equations for rigid body transport</w:t>
        </w:r>
        <w:r w:rsidR="00093238">
          <w:rPr>
            <w:noProof/>
            <w:webHidden/>
          </w:rPr>
          <w:tab/>
        </w:r>
        <w:r w:rsidR="00093238">
          <w:rPr>
            <w:noProof/>
            <w:webHidden/>
          </w:rPr>
          <w:fldChar w:fldCharType="begin"/>
        </w:r>
        <w:r w:rsidR="00093238">
          <w:rPr>
            <w:noProof/>
            <w:webHidden/>
          </w:rPr>
          <w:instrText xml:space="preserve"> PAGEREF _Toc66716404 \h </w:instrText>
        </w:r>
        <w:r w:rsidR="00093238">
          <w:rPr>
            <w:noProof/>
            <w:webHidden/>
          </w:rPr>
        </w:r>
        <w:r w:rsidR="00093238">
          <w:rPr>
            <w:noProof/>
            <w:webHidden/>
          </w:rPr>
          <w:fldChar w:fldCharType="separate"/>
        </w:r>
        <w:r w:rsidR="00093238">
          <w:rPr>
            <w:noProof/>
            <w:webHidden/>
          </w:rPr>
          <w:t>24</w:t>
        </w:r>
        <w:r w:rsidR="00093238">
          <w:rPr>
            <w:noProof/>
            <w:webHidden/>
          </w:rPr>
          <w:fldChar w:fldCharType="end"/>
        </w:r>
      </w:hyperlink>
    </w:p>
    <w:p w14:paraId="347AEF85"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5"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Improving 3D rotations</w:t>
        </w:r>
        <w:r w:rsidR="00093238">
          <w:rPr>
            <w:noProof/>
            <w:webHidden/>
          </w:rPr>
          <w:tab/>
        </w:r>
        <w:r w:rsidR="00093238">
          <w:rPr>
            <w:noProof/>
            <w:webHidden/>
          </w:rPr>
          <w:fldChar w:fldCharType="begin"/>
        </w:r>
        <w:r w:rsidR="00093238">
          <w:rPr>
            <w:noProof/>
            <w:webHidden/>
          </w:rPr>
          <w:instrText xml:space="preserve"> PAGEREF _Toc66716405 \h </w:instrText>
        </w:r>
        <w:r w:rsidR="00093238">
          <w:rPr>
            <w:noProof/>
            <w:webHidden/>
          </w:rPr>
        </w:r>
        <w:r w:rsidR="00093238">
          <w:rPr>
            <w:noProof/>
            <w:webHidden/>
          </w:rPr>
          <w:fldChar w:fldCharType="separate"/>
        </w:r>
        <w:r w:rsidR="00093238">
          <w:rPr>
            <w:noProof/>
            <w:webHidden/>
          </w:rPr>
          <w:t>27</w:t>
        </w:r>
        <w:r w:rsidR="00093238">
          <w:rPr>
            <w:noProof/>
            <w:webHidden/>
          </w:rPr>
          <w:fldChar w:fldCharType="end"/>
        </w:r>
      </w:hyperlink>
    </w:p>
    <w:p w14:paraId="6B438905"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6"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Reaction forces</w:t>
        </w:r>
        <w:r w:rsidR="00093238">
          <w:rPr>
            <w:noProof/>
            <w:webHidden/>
          </w:rPr>
          <w:tab/>
        </w:r>
        <w:r w:rsidR="00093238">
          <w:rPr>
            <w:noProof/>
            <w:webHidden/>
          </w:rPr>
          <w:fldChar w:fldCharType="begin"/>
        </w:r>
        <w:r w:rsidR="00093238">
          <w:rPr>
            <w:noProof/>
            <w:webHidden/>
          </w:rPr>
          <w:instrText xml:space="preserve"> PAGEREF _Toc66716406 \h </w:instrText>
        </w:r>
        <w:r w:rsidR="00093238">
          <w:rPr>
            <w:noProof/>
            <w:webHidden/>
          </w:rPr>
        </w:r>
        <w:r w:rsidR="00093238">
          <w:rPr>
            <w:noProof/>
            <w:webHidden/>
          </w:rPr>
          <w:fldChar w:fldCharType="separate"/>
        </w:r>
        <w:r w:rsidR="00093238">
          <w:rPr>
            <w:noProof/>
            <w:webHidden/>
          </w:rPr>
          <w:t>28</w:t>
        </w:r>
        <w:r w:rsidR="00093238">
          <w:rPr>
            <w:noProof/>
            <w:webHidden/>
          </w:rPr>
          <w:fldChar w:fldCharType="end"/>
        </w:r>
      </w:hyperlink>
    </w:p>
    <w:p w14:paraId="18EC7E81"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07"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Sliding friction force</w:t>
        </w:r>
        <w:r w:rsidR="00093238">
          <w:rPr>
            <w:noProof/>
            <w:webHidden/>
          </w:rPr>
          <w:tab/>
        </w:r>
        <w:r w:rsidR="00093238">
          <w:rPr>
            <w:noProof/>
            <w:webHidden/>
          </w:rPr>
          <w:fldChar w:fldCharType="begin"/>
        </w:r>
        <w:r w:rsidR="00093238">
          <w:rPr>
            <w:noProof/>
            <w:webHidden/>
          </w:rPr>
          <w:instrText xml:space="preserve"> PAGEREF _Toc66716407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14:paraId="43BDCDBD"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08" w:history="1">
        <w:r w:rsidR="00093238" w:rsidRPr="006C6ED4">
          <w:rPr>
            <w:rStyle w:val="Collegamentoipertestuale"/>
            <w:noProof/>
            <w:lang w:val="en-GB"/>
          </w:rPr>
          <w:t>6.2.1.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(non-negative value for the input friction angle and body-frontier interactions)</w:t>
        </w:r>
        <w:r w:rsidR="00093238">
          <w:rPr>
            <w:noProof/>
            <w:webHidden/>
          </w:rPr>
          <w:tab/>
        </w:r>
        <w:r w:rsidR="00093238">
          <w:rPr>
            <w:noProof/>
            <w:webHidden/>
          </w:rPr>
          <w:fldChar w:fldCharType="begin"/>
        </w:r>
        <w:r w:rsidR="00093238">
          <w:rPr>
            <w:noProof/>
            <w:webHidden/>
          </w:rPr>
          <w:instrText xml:space="preserve"> PAGEREF _Toc66716408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14:paraId="638AB24F"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10" w:history="1">
        <w:r w:rsidR="00093238" w:rsidRPr="006C6ED4">
          <w:rPr>
            <w:rStyle w:val="Collegamentoipertestuale"/>
            <w:noProof/>
            <w:lang w:val="en-GB"/>
          </w:rPr>
          <w:t>6.2.2.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(negative value for the input friction angle or body-body interactions)</w:t>
        </w:r>
        <w:r w:rsidR="00093238">
          <w:rPr>
            <w:noProof/>
            <w:webHidden/>
          </w:rPr>
          <w:tab/>
        </w:r>
        <w:r w:rsidR="00093238">
          <w:rPr>
            <w:noProof/>
            <w:webHidden/>
          </w:rPr>
          <w:fldChar w:fldCharType="begin"/>
        </w:r>
        <w:r w:rsidR="00093238">
          <w:rPr>
            <w:noProof/>
            <w:webHidden/>
          </w:rPr>
          <w:instrText xml:space="preserve"> PAGEREF _Toc66716410 \h </w:instrText>
        </w:r>
        <w:r w:rsidR="00093238">
          <w:rPr>
            <w:noProof/>
            <w:webHidden/>
          </w:rPr>
        </w:r>
        <w:r w:rsidR="00093238">
          <w:rPr>
            <w:noProof/>
            <w:webHidden/>
          </w:rPr>
          <w:fldChar w:fldCharType="separate"/>
        </w:r>
        <w:r w:rsidR="00093238">
          <w:rPr>
            <w:noProof/>
            <w:webHidden/>
          </w:rPr>
          <w:t>30</w:t>
        </w:r>
        <w:r w:rsidR="00093238">
          <w:rPr>
            <w:noProof/>
            <w:webHidden/>
          </w:rPr>
          <w:fldChar w:fldCharType="end"/>
        </w:r>
      </w:hyperlink>
    </w:p>
    <w:p w14:paraId="5AE77B0E"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11" w:history="1">
        <w:r w:rsidR="00093238" w:rsidRPr="006C6ED4">
          <w:rPr>
            <w:rStyle w:val="Collegamentoipertestuale"/>
            <w:noProof/>
            <w:lang w:val="en-GB"/>
          </w:rPr>
          <w:t>6.2.3.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_Toc66716411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14:paraId="7D68B9AC"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1"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Body-boundary normal reaction force under sliding (at null normal velocity)</w:t>
        </w:r>
        <w:r w:rsidR="00093238">
          <w:rPr>
            <w:noProof/>
            <w:webHidden/>
          </w:rPr>
          <w:tab/>
        </w:r>
        <w:r w:rsidR="00093238">
          <w:rPr>
            <w:noProof/>
            <w:webHidden/>
          </w:rPr>
          <w:fldChar w:fldCharType="begin"/>
        </w:r>
        <w:r w:rsidR="00093238">
          <w:rPr>
            <w:noProof/>
            <w:webHidden/>
          </w:rPr>
          <w:instrText xml:space="preserve"> PAGEREF _Toc66716421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14:paraId="35A809C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22" w:history="1">
        <w:r w:rsidR="00093238" w:rsidRPr="006C6ED4">
          <w:rPr>
            <w:rStyle w:val="Collegamentoipertestuale"/>
            <w:noProof/>
            <w:lang w:val="en-GB"/>
          </w:rPr>
          <w:t>6.3.1.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w:t>
        </w:r>
        <w:r w:rsidR="00093238">
          <w:rPr>
            <w:noProof/>
            <w:webHidden/>
          </w:rPr>
          <w:tab/>
        </w:r>
        <w:r w:rsidR="00093238">
          <w:rPr>
            <w:noProof/>
            <w:webHidden/>
          </w:rPr>
          <w:fldChar w:fldCharType="begin"/>
        </w:r>
        <w:r w:rsidR="00093238">
          <w:rPr>
            <w:noProof/>
            <w:webHidden/>
          </w:rPr>
          <w:instrText xml:space="preserve"> PAGEREF _Toc66716422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14:paraId="0A8BC860"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23" w:history="1">
        <w:r w:rsidR="00093238" w:rsidRPr="006C6ED4">
          <w:rPr>
            <w:rStyle w:val="Collegamentoipertestuale"/>
            <w:noProof/>
            <w:lang w:val="en-GB"/>
          </w:rPr>
          <w:t>6.3.2.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_Toc66716423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14:paraId="2F92BD61"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4"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Fluid-body interaction terms</w:t>
        </w:r>
        <w:r w:rsidR="00093238">
          <w:rPr>
            <w:noProof/>
            <w:webHidden/>
          </w:rPr>
          <w:tab/>
        </w:r>
        <w:r w:rsidR="00093238">
          <w:rPr>
            <w:noProof/>
            <w:webHidden/>
          </w:rPr>
          <w:fldChar w:fldCharType="begin"/>
        </w:r>
        <w:r w:rsidR="00093238">
          <w:rPr>
            <w:noProof/>
            <w:webHidden/>
          </w:rPr>
          <w:instrText xml:space="preserve"> PAGEREF _Toc66716424 \h </w:instrText>
        </w:r>
        <w:r w:rsidR="00093238">
          <w:rPr>
            <w:noProof/>
            <w:webHidden/>
          </w:rPr>
        </w:r>
        <w:r w:rsidR="00093238">
          <w:rPr>
            <w:noProof/>
            <w:webHidden/>
          </w:rPr>
          <w:fldChar w:fldCharType="separate"/>
        </w:r>
        <w:r w:rsidR="00093238">
          <w:rPr>
            <w:noProof/>
            <w:webHidden/>
          </w:rPr>
          <w:t>32</w:t>
        </w:r>
        <w:r w:rsidR="00093238">
          <w:rPr>
            <w:noProof/>
            <w:webHidden/>
          </w:rPr>
          <w:fldChar w:fldCharType="end"/>
        </w:r>
      </w:hyperlink>
    </w:p>
    <w:p w14:paraId="2B77F60D"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5"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Solid-solid interaction terms</w:t>
        </w:r>
        <w:r w:rsidR="00093238">
          <w:rPr>
            <w:noProof/>
            <w:webHidden/>
          </w:rPr>
          <w:tab/>
        </w:r>
        <w:r w:rsidR="00093238">
          <w:rPr>
            <w:noProof/>
            <w:webHidden/>
          </w:rPr>
          <w:fldChar w:fldCharType="begin"/>
        </w:r>
        <w:r w:rsidR="00093238">
          <w:rPr>
            <w:noProof/>
            <w:webHidden/>
          </w:rPr>
          <w:instrText xml:space="preserve"> PAGEREF _Toc66716425 \h </w:instrText>
        </w:r>
        <w:r w:rsidR="00093238">
          <w:rPr>
            <w:noProof/>
            <w:webHidden/>
          </w:rPr>
        </w:r>
        <w:r w:rsidR="00093238">
          <w:rPr>
            <w:noProof/>
            <w:webHidden/>
          </w:rPr>
          <w:fldChar w:fldCharType="separate"/>
        </w:r>
        <w:r w:rsidR="00093238">
          <w:rPr>
            <w:noProof/>
            <w:webHidden/>
          </w:rPr>
          <w:t>35</w:t>
        </w:r>
        <w:r w:rsidR="00093238">
          <w:rPr>
            <w:noProof/>
            <w:webHidden/>
          </w:rPr>
          <w:fldChar w:fldCharType="end"/>
        </w:r>
      </w:hyperlink>
    </w:p>
    <w:p w14:paraId="342712F6"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6"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Normal restitution coefficient</w:t>
        </w:r>
        <w:r w:rsidR="00093238">
          <w:rPr>
            <w:noProof/>
            <w:webHidden/>
          </w:rPr>
          <w:tab/>
        </w:r>
        <w:r w:rsidR="00093238">
          <w:rPr>
            <w:noProof/>
            <w:webHidden/>
          </w:rPr>
          <w:fldChar w:fldCharType="begin"/>
        </w:r>
        <w:r w:rsidR="00093238">
          <w:rPr>
            <w:noProof/>
            <w:webHidden/>
          </w:rPr>
          <w:instrText xml:space="preserve"> PAGEREF _Toc66716426 \h </w:instrText>
        </w:r>
        <w:r w:rsidR="00093238">
          <w:rPr>
            <w:noProof/>
            <w:webHidden/>
          </w:rPr>
        </w:r>
        <w:r w:rsidR="00093238">
          <w:rPr>
            <w:noProof/>
            <w:webHidden/>
          </w:rPr>
          <w:fldChar w:fldCharType="separate"/>
        </w:r>
        <w:r w:rsidR="00093238">
          <w:rPr>
            <w:noProof/>
            <w:webHidden/>
          </w:rPr>
          <w:t>38</w:t>
        </w:r>
        <w:r w:rsidR="00093238">
          <w:rPr>
            <w:noProof/>
            <w:webHidden/>
          </w:rPr>
          <w:fldChar w:fldCharType="end"/>
        </w:r>
      </w:hyperlink>
    </w:p>
    <w:p w14:paraId="5A0F30B9"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27" w:history="1">
        <w:r w:rsidR="00093238" w:rsidRPr="006C6ED4">
          <w:rPr>
            <w:rStyle w:val="Collegamentoipertestuale"/>
            <w:rFonts w:ascii="Book Antiqua" w:hAnsi="Book Antiqua"/>
            <w:caps/>
            <w:noProof/>
          </w:rPr>
          <w:t>7. The scheme for dense granular flows</w:t>
        </w:r>
        <w:r w:rsidR="00093238">
          <w:rPr>
            <w:noProof/>
            <w:webHidden/>
          </w:rPr>
          <w:tab/>
        </w:r>
        <w:r w:rsidR="00093238">
          <w:rPr>
            <w:noProof/>
            <w:webHidden/>
          </w:rPr>
          <w:fldChar w:fldCharType="begin"/>
        </w:r>
        <w:r w:rsidR="00093238">
          <w:rPr>
            <w:noProof/>
            <w:webHidden/>
          </w:rPr>
          <w:instrText xml:space="preserve"> PAGEREF _Toc66716427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14:paraId="13CCFC61"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8" w:history="1">
        <w:r w:rsidR="00093238" w:rsidRPr="006C6ED4">
          <w:rPr>
            <w:rStyle w:val="Collegamentoipertestuale"/>
            <w:noProof/>
          </w:rPr>
          <w:t>7.1.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Mixture model for dense granular flows</w:t>
        </w:r>
        <w:r w:rsidR="00093238">
          <w:rPr>
            <w:noProof/>
            <w:webHidden/>
          </w:rPr>
          <w:tab/>
        </w:r>
        <w:r w:rsidR="00093238">
          <w:rPr>
            <w:noProof/>
            <w:webHidden/>
          </w:rPr>
          <w:fldChar w:fldCharType="begin"/>
        </w:r>
        <w:r w:rsidR="00093238">
          <w:rPr>
            <w:noProof/>
            <w:webHidden/>
          </w:rPr>
          <w:instrText xml:space="preserve"> PAGEREF _Toc66716428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14:paraId="39FAE08B"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29" w:history="1">
        <w:r w:rsidR="00093238" w:rsidRPr="006C6ED4">
          <w:rPr>
            <w:rStyle w:val="Collegamentoipertestuale"/>
            <w:noProof/>
          </w:rPr>
          <w:t>7.2.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2-interface 3D erosion criterion</w:t>
        </w:r>
        <w:r w:rsidR="00093238">
          <w:rPr>
            <w:noProof/>
            <w:webHidden/>
          </w:rPr>
          <w:tab/>
        </w:r>
        <w:r w:rsidR="00093238">
          <w:rPr>
            <w:noProof/>
            <w:webHidden/>
          </w:rPr>
          <w:fldChar w:fldCharType="begin"/>
        </w:r>
        <w:r w:rsidR="00093238">
          <w:rPr>
            <w:noProof/>
            <w:webHidden/>
          </w:rPr>
          <w:instrText xml:space="preserve"> PAGEREF _Toc66716429 \h </w:instrText>
        </w:r>
        <w:r w:rsidR="00093238">
          <w:rPr>
            <w:noProof/>
            <w:webHidden/>
          </w:rPr>
        </w:r>
        <w:r w:rsidR="00093238">
          <w:rPr>
            <w:noProof/>
            <w:webHidden/>
          </w:rPr>
          <w:fldChar w:fldCharType="separate"/>
        </w:r>
        <w:r w:rsidR="00093238">
          <w:rPr>
            <w:noProof/>
            <w:webHidden/>
          </w:rPr>
          <w:t>44</w:t>
        </w:r>
        <w:r w:rsidR="00093238">
          <w:rPr>
            <w:noProof/>
            <w:webHidden/>
          </w:rPr>
          <w:fldChar w:fldCharType="end"/>
        </w:r>
      </w:hyperlink>
    </w:p>
    <w:p w14:paraId="6884FD06"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0" w:history="1">
        <w:r w:rsidR="00093238" w:rsidRPr="006C6ED4">
          <w:rPr>
            <w:rStyle w:val="Collegamentoipertestuale"/>
            <w:noProof/>
          </w:rPr>
          <w:t>7.3.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A simplified approach for soil liquefaction</w:t>
        </w:r>
        <w:r w:rsidR="00093238">
          <w:rPr>
            <w:noProof/>
            <w:webHidden/>
          </w:rPr>
          <w:tab/>
        </w:r>
        <w:r w:rsidR="00093238">
          <w:rPr>
            <w:noProof/>
            <w:webHidden/>
          </w:rPr>
          <w:fldChar w:fldCharType="begin"/>
        </w:r>
        <w:r w:rsidR="00093238">
          <w:rPr>
            <w:noProof/>
            <w:webHidden/>
          </w:rPr>
          <w:instrText xml:space="preserve"> PAGEREF _Toc66716430 \h </w:instrText>
        </w:r>
        <w:r w:rsidR="00093238">
          <w:rPr>
            <w:noProof/>
            <w:webHidden/>
          </w:rPr>
        </w:r>
        <w:r w:rsidR="00093238">
          <w:rPr>
            <w:noProof/>
            <w:webHidden/>
          </w:rPr>
          <w:fldChar w:fldCharType="separate"/>
        </w:r>
        <w:r w:rsidR="00093238">
          <w:rPr>
            <w:noProof/>
            <w:webHidden/>
          </w:rPr>
          <w:t>47</w:t>
        </w:r>
        <w:r w:rsidR="00093238">
          <w:rPr>
            <w:noProof/>
            <w:webHidden/>
          </w:rPr>
          <w:fldChar w:fldCharType="end"/>
        </w:r>
      </w:hyperlink>
    </w:p>
    <w:p w14:paraId="50EBC8CA"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31" w:history="1">
        <w:r w:rsidR="00093238" w:rsidRPr="006C6ED4">
          <w:rPr>
            <w:rStyle w:val="Collegamentoipertestuale"/>
            <w:rFonts w:ascii="Book Antiqua" w:hAnsi="Book Antiqua"/>
            <w:caps/>
            <w:noProof/>
          </w:rPr>
          <w:t>8. The DB-SPH boundary treatment scheme</w:t>
        </w:r>
        <w:r w:rsidR="00093238">
          <w:rPr>
            <w:noProof/>
            <w:webHidden/>
          </w:rPr>
          <w:tab/>
        </w:r>
        <w:r w:rsidR="00093238">
          <w:rPr>
            <w:noProof/>
            <w:webHidden/>
          </w:rPr>
          <w:fldChar w:fldCharType="begin"/>
        </w:r>
        <w:r w:rsidR="00093238">
          <w:rPr>
            <w:noProof/>
            <w:webHidden/>
          </w:rPr>
          <w:instrText xml:space="preserve"> PAGEREF _Toc66716431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14:paraId="0082BFA9"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2" w:history="1">
        <w:r w:rsidR="00093238" w:rsidRPr="006C6ED4">
          <w:rPr>
            <w:rStyle w:val="Collegamentoipertestuale"/>
            <w:noProof/>
          </w:rPr>
          <w:t>8.1.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particle approximation and modifications of the balance equations</w:t>
        </w:r>
        <w:r w:rsidR="00093238">
          <w:rPr>
            <w:noProof/>
            <w:webHidden/>
          </w:rPr>
          <w:tab/>
        </w:r>
        <w:r w:rsidR="00093238">
          <w:rPr>
            <w:noProof/>
            <w:webHidden/>
          </w:rPr>
          <w:fldChar w:fldCharType="begin"/>
        </w:r>
        <w:r w:rsidR="00093238">
          <w:rPr>
            <w:noProof/>
            <w:webHidden/>
          </w:rPr>
          <w:instrText xml:space="preserve"> PAGEREF _Toc66716432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14:paraId="32FF5471"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3" w:history="1">
        <w:r w:rsidR="00093238" w:rsidRPr="006C6ED4">
          <w:rPr>
            <w:rStyle w:val="Collegamentoipertestuale"/>
            <w:noProof/>
          </w:rPr>
          <w:t>8.2.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1D Linearized Partial Riemann Solver</w:t>
        </w:r>
        <w:r w:rsidR="00093238">
          <w:rPr>
            <w:noProof/>
            <w:webHidden/>
          </w:rPr>
          <w:tab/>
        </w:r>
        <w:r w:rsidR="00093238">
          <w:rPr>
            <w:noProof/>
            <w:webHidden/>
          </w:rPr>
          <w:fldChar w:fldCharType="begin"/>
        </w:r>
        <w:r w:rsidR="00093238">
          <w:rPr>
            <w:noProof/>
            <w:webHidden/>
          </w:rPr>
          <w:instrText xml:space="preserve"> PAGEREF _Toc66716433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14:paraId="085746AD"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4" w:history="1">
        <w:r w:rsidR="00093238" w:rsidRPr="006C6ED4">
          <w:rPr>
            <w:rStyle w:val="Collegamentoipertestuale"/>
            <w:noProof/>
          </w:rPr>
          <w:t>8.3.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Semi-particle volume</w:t>
        </w:r>
        <w:r w:rsidR="00093238">
          <w:rPr>
            <w:noProof/>
            <w:webHidden/>
          </w:rPr>
          <w:tab/>
        </w:r>
        <w:r w:rsidR="00093238">
          <w:rPr>
            <w:noProof/>
            <w:webHidden/>
          </w:rPr>
          <w:fldChar w:fldCharType="begin"/>
        </w:r>
        <w:r w:rsidR="00093238">
          <w:rPr>
            <w:noProof/>
            <w:webHidden/>
          </w:rPr>
          <w:instrText xml:space="preserve"> PAGEREF _Toc66716434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14:paraId="173F0EBD"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5" w:history="1">
        <w:r w:rsidR="00093238" w:rsidRPr="006C6ED4">
          <w:rPr>
            <w:rStyle w:val="Collegamentoipertestuale"/>
            <w:noProof/>
          </w:rPr>
          <w:t>8.4.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inlet and outlet sections</w:t>
        </w:r>
        <w:r w:rsidR="00093238">
          <w:rPr>
            <w:noProof/>
            <w:webHidden/>
          </w:rPr>
          <w:tab/>
        </w:r>
        <w:r w:rsidR="00093238">
          <w:rPr>
            <w:noProof/>
            <w:webHidden/>
          </w:rPr>
          <w:fldChar w:fldCharType="begin"/>
        </w:r>
        <w:r w:rsidR="00093238">
          <w:rPr>
            <w:noProof/>
            <w:webHidden/>
          </w:rPr>
          <w:instrText xml:space="preserve"> PAGEREF _Toc66716435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14:paraId="6925271C"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6" w:history="1">
        <w:r w:rsidR="00093238" w:rsidRPr="006C6ED4">
          <w:rPr>
            <w:rStyle w:val="Collegamentoipertestuale"/>
            <w:noProof/>
          </w:rPr>
          <w:t>8.5.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Shear stress boundary terms</w:t>
        </w:r>
        <w:r w:rsidR="00093238">
          <w:rPr>
            <w:noProof/>
            <w:webHidden/>
          </w:rPr>
          <w:tab/>
        </w:r>
        <w:r w:rsidR="00093238">
          <w:rPr>
            <w:noProof/>
            <w:webHidden/>
          </w:rPr>
          <w:fldChar w:fldCharType="begin"/>
        </w:r>
        <w:r w:rsidR="00093238">
          <w:rPr>
            <w:noProof/>
            <w:webHidden/>
          </w:rPr>
          <w:instrText xml:space="preserve"> PAGEREF _Toc66716436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14:paraId="515A5971"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37" w:history="1">
        <w:r w:rsidR="00093238" w:rsidRPr="006C6ED4">
          <w:rPr>
            <w:rStyle w:val="Collegamentoipertestuale"/>
            <w:rFonts w:ascii="Book Antiqua" w:hAnsi="Book Antiqua"/>
            <w:caps/>
            <w:noProof/>
          </w:rPr>
          <w:t>9. Time integration schemes (Leapfrog, Euler, Heun)</w:t>
        </w:r>
        <w:r w:rsidR="00093238">
          <w:rPr>
            <w:noProof/>
            <w:webHidden/>
          </w:rPr>
          <w:tab/>
        </w:r>
        <w:r w:rsidR="00093238">
          <w:rPr>
            <w:noProof/>
            <w:webHidden/>
          </w:rPr>
          <w:fldChar w:fldCharType="begin"/>
        </w:r>
        <w:r w:rsidR="00093238">
          <w:rPr>
            <w:noProof/>
            <w:webHidden/>
          </w:rPr>
          <w:instrText xml:space="preserve"> PAGEREF _Toc66716437 \h </w:instrText>
        </w:r>
        <w:r w:rsidR="00093238">
          <w:rPr>
            <w:noProof/>
            <w:webHidden/>
          </w:rPr>
        </w:r>
        <w:r w:rsidR="00093238">
          <w:rPr>
            <w:noProof/>
            <w:webHidden/>
          </w:rPr>
          <w:fldChar w:fldCharType="separate"/>
        </w:r>
        <w:r w:rsidR="00093238">
          <w:rPr>
            <w:noProof/>
            <w:webHidden/>
          </w:rPr>
          <w:t>54</w:t>
        </w:r>
        <w:r w:rsidR="00093238">
          <w:rPr>
            <w:noProof/>
            <w:webHidden/>
          </w:rPr>
          <w:fldChar w:fldCharType="end"/>
        </w:r>
      </w:hyperlink>
    </w:p>
    <w:p w14:paraId="12261461"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38" w:history="1">
        <w:r w:rsidR="00093238" w:rsidRPr="006C6ED4">
          <w:rPr>
            <w:rStyle w:val="Collegamentoipertestuale"/>
            <w:rFonts w:ascii="Book Antiqua" w:hAnsi="Book Antiqua"/>
            <w:caps/>
            <w:noProof/>
          </w:rPr>
          <w:t>10. The substation-flooding damage scheme</w:t>
        </w:r>
        <w:r w:rsidR="00093238">
          <w:rPr>
            <w:noProof/>
            <w:webHidden/>
          </w:rPr>
          <w:tab/>
        </w:r>
        <w:r w:rsidR="00093238">
          <w:rPr>
            <w:noProof/>
            <w:webHidden/>
          </w:rPr>
          <w:fldChar w:fldCharType="begin"/>
        </w:r>
        <w:r w:rsidR="00093238">
          <w:rPr>
            <w:noProof/>
            <w:webHidden/>
          </w:rPr>
          <w:instrText xml:space="preserve"> PAGEREF _Toc66716438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14:paraId="59E875EC"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39" w:history="1">
        <w:r w:rsidR="00093238" w:rsidRPr="006C6ED4">
          <w:rPr>
            <w:rStyle w:val="Collegamentoipertestuale"/>
            <w:noProof/>
          </w:rPr>
          <w:t>10.1.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Mathematical models</w:t>
        </w:r>
        <w:r w:rsidR="00093238">
          <w:rPr>
            <w:noProof/>
            <w:webHidden/>
          </w:rPr>
          <w:tab/>
        </w:r>
        <w:r w:rsidR="00093238">
          <w:rPr>
            <w:noProof/>
            <w:webHidden/>
          </w:rPr>
          <w:fldChar w:fldCharType="begin"/>
        </w:r>
        <w:r w:rsidR="00093238">
          <w:rPr>
            <w:noProof/>
            <w:webHidden/>
          </w:rPr>
          <w:instrText xml:space="preserve"> PAGEREF _Toc66716439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14:paraId="4600D0C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0" w:history="1">
        <w:r w:rsidR="00093238" w:rsidRPr="006C6ED4">
          <w:rPr>
            <w:rStyle w:val="Collegamentoipertestuale"/>
            <w:noProof/>
            <w:lang w:val="en-GB"/>
          </w:rPr>
          <w:t>10.1.1.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Proxy damage and vulnerability to flood-induced blackout events, in the absence of redundancy (at the level of the single electrical substations)</w:t>
        </w:r>
        <w:r w:rsidR="00093238">
          <w:rPr>
            <w:noProof/>
            <w:webHidden/>
          </w:rPr>
          <w:tab/>
        </w:r>
        <w:r w:rsidR="00093238">
          <w:rPr>
            <w:noProof/>
            <w:webHidden/>
          </w:rPr>
          <w:fldChar w:fldCharType="begin"/>
        </w:r>
        <w:r w:rsidR="00093238">
          <w:rPr>
            <w:noProof/>
            <w:webHidden/>
          </w:rPr>
          <w:instrText xml:space="preserve"> PAGEREF _Toc66716440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14:paraId="2856274E"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1" w:history="1">
        <w:r w:rsidR="00093238" w:rsidRPr="006C6ED4">
          <w:rPr>
            <w:rStyle w:val="Collegamentoipertestuale"/>
            <w:noProof/>
            <w:lang w:val="en-GB"/>
          </w:rPr>
          <w:t>10.1.2.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Flood-induced damage to the components of the electrical substations</w:t>
        </w:r>
        <w:r w:rsidR="00093238">
          <w:rPr>
            <w:noProof/>
            <w:webHidden/>
          </w:rPr>
          <w:tab/>
        </w:r>
        <w:r w:rsidR="00093238">
          <w:rPr>
            <w:noProof/>
            <w:webHidden/>
          </w:rPr>
          <w:fldChar w:fldCharType="begin"/>
        </w:r>
        <w:r w:rsidR="00093238">
          <w:rPr>
            <w:noProof/>
            <w:webHidden/>
          </w:rPr>
          <w:instrText xml:space="preserve"> PAGEREF _Toc66716441 \h </w:instrText>
        </w:r>
        <w:r w:rsidR="00093238">
          <w:rPr>
            <w:noProof/>
            <w:webHidden/>
          </w:rPr>
        </w:r>
        <w:r w:rsidR="00093238">
          <w:rPr>
            <w:noProof/>
            <w:webHidden/>
          </w:rPr>
          <w:fldChar w:fldCharType="separate"/>
        </w:r>
        <w:r w:rsidR="00093238">
          <w:rPr>
            <w:noProof/>
            <w:webHidden/>
          </w:rPr>
          <w:t>57</w:t>
        </w:r>
        <w:r w:rsidR="00093238">
          <w:rPr>
            <w:noProof/>
            <w:webHidden/>
          </w:rPr>
          <w:fldChar w:fldCharType="end"/>
        </w:r>
      </w:hyperlink>
    </w:p>
    <w:p w14:paraId="0C2E99FB"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42" w:history="1">
        <w:r w:rsidR="00093238" w:rsidRPr="006C6ED4">
          <w:rPr>
            <w:rStyle w:val="Collegamentoipertestuale"/>
            <w:noProof/>
          </w:rPr>
          <w:t>10.2.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numerical models</w:t>
        </w:r>
        <w:r w:rsidR="00093238">
          <w:rPr>
            <w:noProof/>
            <w:webHidden/>
          </w:rPr>
          <w:tab/>
        </w:r>
        <w:r w:rsidR="00093238">
          <w:rPr>
            <w:noProof/>
            <w:webHidden/>
          </w:rPr>
          <w:fldChar w:fldCharType="begin"/>
        </w:r>
        <w:r w:rsidR="00093238">
          <w:rPr>
            <w:noProof/>
            <w:webHidden/>
          </w:rPr>
          <w:instrText xml:space="preserve"> PAGEREF _Toc66716442 \h </w:instrText>
        </w:r>
        <w:r w:rsidR="00093238">
          <w:rPr>
            <w:noProof/>
            <w:webHidden/>
          </w:rPr>
        </w:r>
        <w:r w:rsidR="00093238">
          <w:rPr>
            <w:noProof/>
            <w:webHidden/>
          </w:rPr>
          <w:fldChar w:fldCharType="separate"/>
        </w:r>
        <w:r w:rsidR="00093238">
          <w:rPr>
            <w:noProof/>
            <w:webHidden/>
          </w:rPr>
          <w:t>58</w:t>
        </w:r>
        <w:r w:rsidR="00093238">
          <w:rPr>
            <w:noProof/>
            <w:webHidden/>
          </w:rPr>
          <w:fldChar w:fldCharType="end"/>
        </w:r>
      </w:hyperlink>
    </w:p>
    <w:p w14:paraId="72D5DFF6"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43" w:history="1">
        <w:r w:rsidR="00093238" w:rsidRPr="006C6ED4">
          <w:rPr>
            <w:rStyle w:val="Collegamentoipertestuale"/>
            <w:rFonts w:ascii="Book Antiqua" w:hAnsi="Book Antiqua"/>
            <w:caps/>
            <w:noProof/>
          </w:rPr>
          <w:t>11. Developer guide</w:t>
        </w:r>
        <w:r w:rsidR="00093238">
          <w:rPr>
            <w:noProof/>
            <w:webHidden/>
          </w:rPr>
          <w:tab/>
        </w:r>
        <w:r w:rsidR="00093238">
          <w:rPr>
            <w:noProof/>
            <w:webHidden/>
          </w:rPr>
          <w:fldChar w:fldCharType="begin"/>
        </w:r>
        <w:r w:rsidR="00093238">
          <w:rPr>
            <w:noProof/>
            <w:webHidden/>
          </w:rPr>
          <w:instrText xml:space="preserve"> PAGEREF _Toc66716443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11FDDFE6"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44" w:history="1">
        <w:r w:rsidR="00093238" w:rsidRPr="006C6ED4">
          <w:rPr>
            <w:rStyle w:val="Collegamentoipertestuale"/>
            <w:noProof/>
          </w:rPr>
          <w:t>11.1.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SPHERA v.9.0.0: synthetic description of the program units</w:t>
        </w:r>
        <w:r w:rsidR="00093238">
          <w:rPr>
            <w:noProof/>
            <w:webHidden/>
          </w:rPr>
          <w:tab/>
        </w:r>
        <w:r w:rsidR="00093238">
          <w:rPr>
            <w:noProof/>
            <w:webHidden/>
          </w:rPr>
          <w:fldChar w:fldCharType="begin"/>
        </w:r>
        <w:r w:rsidR="00093238">
          <w:rPr>
            <w:noProof/>
            <w:webHidden/>
          </w:rPr>
          <w:instrText xml:space="preserve"> PAGEREF _Toc66716444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5383340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5" w:history="1">
        <w:r w:rsidR="00093238" w:rsidRPr="006C6ED4">
          <w:rPr>
            <w:rStyle w:val="Collegamentoipertestuale"/>
            <w:noProof/>
            <w:lang w:val="en-GB"/>
          </w:rPr>
          <w:t>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conditions (“BC”)</w:t>
        </w:r>
        <w:r w:rsidR="00093238">
          <w:rPr>
            <w:noProof/>
            <w:webHidden/>
          </w:rPr>
          <w:tab/>
        </w:r>
        <w:r w:rsidR="00093238">
          <w:rPr>
            <w:noProof/>
            <w:webHidden/>
          </w:rPr>
          <w:fldChar w:fldCharType="begin"/>
        </w:r>
        <w:r w:rsidR="00093238">
          <w:rPr>
            <w:noProof/>
            <w:webHidden/>
          </w:rPr>
          <w:instrText xml:space="preserve"> PAGEREF _Toc66716445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6B6FB03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6" w:history="1">
        <w:r w:rsidR="00093238" w:rsidRPr="006C6ED4">
          <w:rPr>
            <w:rStyle w:val="Collegamentoipertestuale"/>
            <w:noProof/>
            <w:lang w:val="en-GB"/>
          </w:rPr>
          <w:t>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continuity equation</w:t>
        </w:r>
        <w:r w:rsidR="00093238">
          <w:rPr>
            <w:noProof/>
            <w:webHidden/>
          </w:rPr>
          <w:tab/>
        </w:r>
        <w:r w:rsidR="00093238">
          <w:rPr>
            <w:noProof/>
            <w:webHidden/>
          </w:rPr>
          <w:fldChar w:fldCharType="begin"/>
        </w:r>
        <w:r w:rsidR="00093238">
          <w:rPr>
            <w:noProof/>
            <w:webHidden/>
          </w:rPr>
          <w:instrText xml:space="preserve"> PAGEREF _Toc66716446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36C8B06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7" w:history="1">
        <w:r w:rsidR="00093238" w:rsidRPr="006C6ED4">
          <w:rPr>
            <w:rStyle w:val="Collegamentoipertestuale"/>
            <w:noProof/>
            <w:lang w:val="en-GB"/>
          </w:rPr>
          <w:t>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momentum equation</w:t>
        </w:r>
        <w:r w:rsidR="00093238">
          <w:rPr>
            <w:noProof/>
            <w:webHidden/>
          </w:rPr>
          <w:tab/>
        </w:r>
        <w:r w:rsidR="00093238">
          <w:rPr>
            <w:noProof/>
            <w:webHidden/>
          </w:rPr>
          <w:fldChar w:fldCharType="begin"/>
        </w:r>
        <w:r w:rsidR="00093238">
          <w:rPr>
            <w:noProof/>
            <w:webHidden/>
          </w:rPr>
          <w:instrText xml:space="preserve"> PAGEREF _Toc66716447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4C24720D"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8" w:history="1">
        <w:r w:rsidR="00093238" w:rsidRPr="006C6ED4">
          <w:rPr>
            <w:rStyle w:val="Collegamentoipertestuale"/>
            <w:noProof/>
            <w:lang w:val="en-GB"/>
          </w:rPr>
          <w:t>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transport of solid bodies</w:t>
        </w:r>
        <w:r w:rsidR="00093238">
          <w:rPr>
            <w:noProof/>
            <w:webHidden/>
          </w:rPr>
          <w:tab/>
        </w:r>
        <w:r w:rsidR="00093238">
          <w:rPr>
            <w:noProof/>
            <w:webHidden/>
          </w:rPr>
          <w:fldChar w:fldCharType="begin"/>
        </w:r>
        <w:r w:rsidR="00093238">
          <w:rPr>
            <w:noProof/>
            <w:webHidden/>
          </w:rPr>
          <w:instrText xml:space="preserve"> PAGEREF _Toc66716448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2D38489F"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49" w:history="1">
        <w:r w:rsidR="00093238" w:rsidRPr="006C6ED4">
          <w:rPr>
            <w:rStyle w:val="Collegamentoipertestuale"/>
            <w:noProof/>
            <w:lang w:val="en-GB"/>
          </w:rPr>
          <w:t>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constitutive equation</w:t>
        </w:r>
        <w:r w:rsidR="00093238">
          <w:rPr>
            <w:noProof/>
            <w:webHidden/>
          </w:rPr>
          <w:tab/>
        </w:r>
        <w:r w:rsidR="00093238">
          <w:rPr>
            <w:noProof/>
            <w:webHidden/>
          </w:rPr>
          <w:fldChar w:fldCharType="begin"/>
        </w:r>
        <w:r w:rsidR="00093238">
          <w:rPr>
            <w:noProof/>
            <w:webHidden/>
          </w:rPr>
          <w:instrText xml:space="preserve"> PAGEREF _Toc66716449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14:paraId="6346C4D1"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0" w:history="1">
        <w:r w:rsidR="00093238" w:rsidRPr="006C6ED4">
          <w:rPr>
            <w:rStyle w:val="Collegamentoipertestuale"/>
            <w:noProof/>
            <w:lang w:val="en-GB"/>
          </w:rPr>
          <w:t>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DB-SPH</w:t>
        </w:r>
        <w:r w:rsidR="00093238">
          <w:rPr>
            <w:noProof/>
            <w:webHidden/>
          </w:rPr>
          <w:tab/>
        </w:r>
        <w:r w:rsidR="00093238">
          <w:rPr>
            <w:noProof/>
            <w:webHidden/>
          </w:rPr>
          <w:fldChar w:fldCharType="begin"/>
        </w:r>
        <w:r w:rsidR="00093238">
          <w:rPr>
            <w:noProof/>
            <w:webHidden/>
          </w:rPr>
          <w:instrText xml:space="preserve"> PAGEREF _Toc66716450 \h </w:instrText>
        </w:r>
        <w:r w:rsidR="00093238">
          <w:rPr>
            <w:noProof/>
            <w:webHidden/>
          </w:rPr>
        </w:r>
        <w:r w:rsidR="00093238">
          <w:rPr>
            <w:noProof/>
            <w:webHidden/>
          </w:rPr>
          <w:fldChar w:fldCharType="separate"/>
        </w:r>
        <w:r w:rsidR="00093238">
          <w:rPr>
            <w:noProof/>
            <w:webHidden/>
          </w:rPr>
          <w:t>60</w:t>
        </w:r>
        <w:r w:rsidR="00093238">
          <w:rPr>
            <w:noProof/>
            <w:webHidden/>
          </w:rPr>
          <w:fldChar w:fldCharType="end"/>
        </w:r>
      </w:hyperlink>
    </w:p>
    <w:p w14:paraId="2CF9639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1" w:history="1">
        <w:r w:rsidR="00093238" w:rsidRPr="006C6ED4">
          <w:rPr>
            <w:rStyle w:val="Collegamentoipertestuale"/>
            <w:noProof/>
            <w:lang w:val="en-GB"/>
          </w:rPr>
          <w:t>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erosion criterion</w:t>
        </w:r>
        <w:r w:rsidR="00093238">
          <w:rPr>
            <w:noProof/>
            <w:webHidden/>
          </w:rPr>
          <w:tab/>
        </w:r>
        <w:r w:rsidR="00093238">
          <w:rPr>
            <w:noProof/>
            <w:webHidden/>
          </w:rPr>
          <w:fldChar w:fldCharType="begin"/>
        </w:r>
        <w:r w:rsidR="00093238">
          <w:rPr>
            <w:noProof/>
            <w:webHidden/>
          </w:rPr>
          <w:instrText xml:space="preserve"> PAGEREF _Toc66716451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14:paraId="766E4D47"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2" w:history="1">
        <w:r w:rsidR="00093238" w:rsidRPr="006C6ED4">
          <w:rPr>
            <w:rStyle w:val="Collegamentoipertestuale"/>
            <w:noProof/>
            <w:lang w:val="en-GB"/>
          </w:rPr>
          <w:t>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on geometry (i.e., analytic geometry, algebra, …)</w:t>
        </w:r>
        <w:r w:rsidR="00093238">
          <w:rPr>
            <w:noProof/>
            <w:webHidden/>
          </w:rPr>
          <w:tab/>
        </w:r>
        <w:r w:rsidR="00093238">
          <w:rPr>
            <w:noProof/>
            <w:webHidden/>
          </w:rPr>
          <w:fldChar w:fldCharType="begin"/>
        </w:r>
        <w:r w:rsidR="00093238">
          <w:rPr>
            <w:noProof/>
            <w:webHidden/>
          </w:rPr>
          <w:instrText xml:space="preserve"> PAGEREF _Toc66716452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14:paraId="00978A31"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3" w:history="1">
        <w:r w:rsidR="00093238" w:rsidRPr="006C6ED4">
          <w:rPr>
            <w:rStyle w:val="Collegamentoipertestuale"/>
            <w:noProof/>
            <w:lang w:val="en-GB"/>
          </w:rPr>
          <w:t>11.1.9.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initial conditions (IC)</w:t>
        </w:r>
        <w:r w:rsidR="00093238">
          <w:rPr>
            <w:noProof/>
            <w:webHidden/>
          </w:rPr>
          <w:tab/>
        </w:r>
        <w:r w:rsidR="00093238">
          <w:rPr>
            <w:noProof/>
            <w:webHidden/>
          </w:rPr>
          <w:fldChar w:fldCharType="begin"/>
        </w:r>
        <w:r w:rsidR="00093238">
          <w:rPr>
            <w:noProof/>
            <w:webHidden/>
          </w:rPr>
          <w:instrText xml:space="preserve"> PAGEREF _Toc66716453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14:paraId="509D34C5"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4" w:history="1">
        <w:r w:rsidR="00093238" w:rsidRPr="006C6ED4">
          <w:rPr>
            <w:rStyle w:val="Collegamentoipertestuale"/>
            <w:noProof/>
            <w:lang w:val="en-GB"/>
          </w:rPr>
          <w:t>11.1.10.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Draft program units for the turbulent dispersion of granular material</w:t>
        </w:r>
        <w:r w:rsidR="00093238">
          <w:rPr>
            <w:noProof/>
            <w:webHidden/>
          </w:rPr>
          <w:tab/>
        </w:r>
        <w:r w:rsidR="00093238">
          <w:rPr>
            <w:noProof/>
            <w:webHidden/>
          </w:rPr>
          <w:fldChar w:fldCharType="begin"/>
        </w:r>
        <w:r w:rsidR="00093238">
          <w:rPr>
            <w:noProof/>
            <w:webHidden/>
          </w:rPr>
          <w:instrText xml:space="preserve"> PAGEREF _Toc66716454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14:paraId="39FE418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5" w:history="1">
        <w:r w:rsidR="00093238" w:rsidRPr="006C6ED4">
          <w:rPr>
            <w:rStyle w:val="Collegamentoipertestuale"/>
            <w:noProof/>
            <w:lang w:val="en-GB"/>
          </w:rPr>
          <w:t>11.1.11.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main algorithms</w:t>
        </w:r>
        <w:r w:rsidR="00093238">
          <w:rPr>
            <w:noProof/>
            <w:webHidden/>
          </w:rPr>
          <w:tab/>
        </w:r>
        <w:r w:rsidR="00093238">
          <w:rPr>
            <w:noProof/>
            <w:webHidden/>
          </w:rPr>
          <w:fldChar w:fldCharType="begin"/>
        </w:r>
        <w:r w:rsidR="00093238">
          <w:rPr>
            <w:noProof/>
            <w:webHidden/>
          </w:rPr>
          <w:instrText xml:space="preserve"> PAGEREF _Toc66716455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14:paraId="6A24ED2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6" w:history="1">
        <w:r w:rsidR="00093238" w:rsidRPr="006C6ED4">
          <w:rPr>
            <w:rStyle w:val="Collegamentoipertestuale"/>
            <w:noProof/>
            <w:lang w:val="en-GB"/>
          </w:rPr>
          <w:t>11.1.12.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Modules</w:t>
        </w:r>
        <w:r w:rsidR="00093238">
          <w:rPr>
            <w:noProof/>
            <w:webHidden/>
          </w:rPr>
          <w:tab/>
        </w:r>
        <w:r w:rsidR="00093238">
          <w:rPr>
            <w:noProof/>
            <w:webHidden/>
          </w:rPr>
          <w:fldChar w:fldCharType="begin"/>
        </w:r>
        <w:r w:rsidR="00093238">
          <w:rPr>
            <w:noProof/>
            <w:webHidden/>
          </w:rPr>
          <w:instrText xml:space="preserve"> PAGEREF _Toc66716456 \h </w:instrText>
        </w:r>
        <w:r w:rsidR="00093238">
          <w:rPr>
            <w:noProof/>
            <w:webHidden/>
          </w:rPr>
        </w:r>
        <w:r w:rsidR="00093238">
          <w:rPr>
            <w:noProof/>
            <w:webHidden/>
          </w:rPr>
          <w:fldChar w:fldCharType="separate"/>
        </w:r>
        <w:r w:rsidR="00093238">
          <w:rPr>
            <w:noProof/>
            <w:webHidden/>
          </w:rPr>
          <w:t>64</w:t>
        </w:r>
        <w:r w:rsidR="00093238">
          <w:rPr>
            <w:noProof/>
            <w:webHidden/>
          </w:rPr>
          <w:fldChar w:fldCharType="end"/>
        </w:r>
      </w:hyperlink>
    </w:p>
    <w:p w14:paraId="25AAB67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7" w:history="1">
        <w:r w:rsidR="00093238" w:rsidRPr="006C6ED4">
          <w:rPr>
            <w:rStyle w:val="Collegamentoipertestuale"/>
            <w:noProof/>
            <w:lang w:val="en-GB"/>
          </w:rPr>
          <w:t>11.1.13.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neighbouring search, the smoothing operators and the interface detection.</w:t>
        </w:r>
        <w:r w:rsidR="00093238">
          <w:rPr>
            <w:noProof/>
            <w:webHidden/>
          </w:rPr>
          <w:tab/>
        </w:r>
        <w:r w:rsidR="00093238">
          <w:rPr>
            <w:noProof/>
            <w:webHidden/>
          </w:rPr>
          <w:fldChar w:fldCharType="begin"/>
        </w:r>
        <w:r w:rsidR="00093238">
          <w:rPr>
            <w:noProof/>
            <w:webHidden/>
          </w:rPr>
          <w:instrText xml:space="preserve"> PAGEREF _Toc66716457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14:paraId="212740D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8" w:history="1">
        <w:r w:rsidR="00093238" w:rsidRPr="006C6ED4">
          <w:rPr>
            <w:rStyle w:val="Collegamentoipertestuale"/>
            <w:noProof/>
            <w:lang w:val="en-GB"/>
          </w:rPr>
          <w:t>11.1.14.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post-processing</w:t>
        </w:r>
        <w:r w:rsidR="00093238">
          <w:rPr>
            <w:noProof/>
            <w:webHidden/>
          </w:rPr>
          <w:tab/>
        </w:r>
        <w:r w:rsidR="00093238">
          <w:rPr>
            <w:noProof/>
            <w:webHidden/>
          </w:rPr>
          <w:fldChar w:fldCharType="begin"/>
        </w:r>
        <w:r w:rsidR="00093238">
          <w:rPr>
            <w:noProof/>
            <w:webHidden/>
          </w:rPr>
          <w:instrText xml:space="preserve"> PAGEREF _Toc66716458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14:paraId="79EF156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59" w:history="1">
        <w:r w:rsidR="00093238" w:rsidRPr="006C6ED4">
          <w:rPr>
            <w:rStyle w:val="Collegamentoipertestuale"/>
            <w:noProof/>
            <w:lang w:val="en-GB"/>
          </w:rPr>
          <w:t>11.1.15.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pre-processing</w:t>
        </w:r>
        <w:r w:rsidR="00093238">
          <w:rPr>
            <w:noProof/>
            <w:webHidden/>
          </w:rPr>
          <w:tab/>
        </w:r>
        <w:r w:rsidR="00093238">
          <w:rPr>
            <w:noProof/>
            <w:webHidden/>
          </w:rPr>
          <w:fldChar w:fldCharType="begin"/>
        </w:r>
        <w:r w:rsidR="00093238">
          <w:rPr>
            <w:noProof/>
            <w:webHidden/>
          </w:rPr>
          <w:instrText xml:space="preserve"> PAGEREF _Toc66716459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14:paraId="6414EB14"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60" w:history="1">
        <w:r w:rsidR="00093238" w:rsidRPr="006C6ED4">
          <w:rPr>
            <w:rStyle w:val="Collegamentoipertestuale"/>
            <w:noProof/>
            <w:lang w:val="en-GB"/>
          </w:rPr>
          <w:t>11.1.16.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SA-SPH</w:t>
        </w:r>
        <w:r w:rsidR="00093238">
          <w:rPr>
            <w:noProof/>
            <w:webHidden/>
          </w:rPr>
          <w:tab/>
        </w:r>
        <w:r w:rsidR="00093238">
          <w:rPr>
            <w:noProof/>
            <w:webHidden/>
          </w:rPr>
          <w:fldChar w:fldCharType="begin"/>
        </w:r>
        <w:r w:rsidR="00093238">
          <w:rPr>
            <w:noProof/>
            <w:webHidden/>
          </w:rPr>
          <w:instrText xml:space="preserve"> PAGEREF _Toc66716460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14:paraId="118B5661"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61" w:history="1">
        <w:r w:rsidR="00093238" w:rsidRPr="006C6ED4">
          <w:rPr>
            <w:rStyle w:val="Collegamentoipertestuale"/>
            <w:noProof/>
            <w:lang w:val="en-GB"/>
          </w:rPr>
          <w:t>11.1.17.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managing Fortran character variables</w:t>
        </w:r>
        <w:r w:rsidR="00093238">
          <w:rPr>
            <w:noProof/>
            <w:webHidden/>
          </w:rPr>
          <w:tab/>
        </w:r>
        <w:r w:rsidR="00093238">
          <w:rPr>
            <w:noProof/>
            <w:webHidden/>
          </w:rPr>
          <w:fldChar w:fldCharType="begin"/>
        </w:r>
        <w:r w:rsidR="00093238">
          <w:rPr>
            <w:noProof/>
            <w:webHidden/>
          </w:rPr>
          <w:instrText xml:space="preserve"> PAGEREF _Toc66716461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14:paraId="297D813C"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62" w:history="1">
        <w:r w:rsidR="00093238" w:rsidRPr="006C6ED4">
          <w:rPr>
            <w:rStyle w:val="Collegamentoipertestuale"/>
            <w:noProof/>
            <w:lang w:val="en-GB"/>
          </w:rPr>
          <w:t>11.1.18.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time integration</w:t>
        </w:r>
        <w:r w:rsidR="00093238">
          <w:rPr>
            <w:noProof/>
            <w:webHidden/>
          </w:rPr>
          <w:tab/>
        </w:r>
        <w:r w:rsidR="00093238">
          <w:rPr>
            <w:noProof/>
            <w:webHidden/>
          </w:rPr>
          <w:fldChar w:fldCharType="begin"/>
        </w:r>
        <w:r w:rsidR="00093238">
          <w:rPr>
            <w:noProof/>
            <w:webHidden/>
          </w:rPr>
          <w:instrText xml:space="preserve"> PAGEREF _Toc66716462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14:paraId="4ED3A4E6"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63" w:history="1">
        <w:r w:rsidR="00093238" w:rsidRPr="006C6ED4">
          <w:rPr>
            <w:rStyle w:val="Collegamentoipertestuale"/>
            <w:noProof/>
          </w:rPr>
          <w:t>11.2.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Style formatting</w:t>
        </w:r>
        <w:r w:rsidR="00093238">
          <w:rPr>
            <w:noProof/>
            <w:webHidden/>
          </w:rPr>
          <w:tab/>
        </w:r>
        <w:r w:rsidR="00093238">
          <w:rPr>
            <w:noProof/>
            <w:webHidden/>
          </w:rPr>
          <w:fldChar w:fldCharType="begin"/>
        </w:r>
        <w:r w:rsidR="00093238">
          <w:rPr>
            <w:noProof/>
            <w:webHidden/>
          </w:rPr>
          <w:instrText xml:space="preserve"> PAGEREF _Toc66716463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14:paraId="2869FE0C"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64" w:history="1">
        <w:r w:rsidR="00093238" w:rsidRPr="006C6ED4">
          <w:rPr>
            <w:rStyle w:val="Collegamentoipertestuale"/>
            <w:noProof/>
          </w:rPr>
          <w:t>11.3.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Modifications with respect to SPHERA v.8.0</w:t>
        </w:r>
        <w:r w:rsidR="00093238">
          <w:rPr>
            <w:noProof/>
            <w:webHidden/>
          </w:rPr>
          <w:tab/>
        </w:r>
        <w:r w:rsidR="00093238">
          <w:rPr>
            <w:noProof/>
            <w:webHidden/>
          </w:rPr>
          <w:fldChar w:fldCharType="begin"/>
        </w:r>
        <w:r w:rsidR="00093238">
          <w:rPr>
            <w:noProof/>
            <w:webHidden/>
          </w:rPr>
          <w:instrText xml:space="preserve"> PAGEREF _Toc66716464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14:paraId="0543DAD2"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465" w:history="1">
        <w:r w:rsidR="00093238" w:rsidRPr="006C6ED4">
          <w:rPr>
            <w:rStyle w:val="Collegamentoipertestuale"/>
            <w:rFonts w:ascii="Book Antiqua" w:hAnsi="Book Antiqua"/>
            <w:caps/>
            <w:noProof/>
          </w:rPr>
          <w:t>12. User guide</w:t>
        </w:r>
        <w:r w:rsidR="00093238">
          <w:rPr>
            <w:noProof/>
            <w:webHidden/>
          </w:rPr>
          <w:tab/>
        </w:r>
        <w:r w:rsidR="00093238">
          <w:rPr>
            <w:noProof/>
            <w:webHidden/>
          </w:rPr>
          <w:fldChar w:fldCharType="begin"/>
        </w:r>
        <w:r w:rsidR="00093238">
          <w:rPr>
            <w:noProof/>
            <w:webHidden/>
          </w:rPr>
          <w:instrText xml:space="preserve"> PAGEREF _Toc66716465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14:paraId="172E5035"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66" w:history="1">
        <w:r w:rsidR="00093238" w:rsidRPr="006C6ED4">
          <w:rPr>
            <w:rStyle w:val="Collegamentoipertestuale"/>
            <w:noProof/>
          </w:rPr>
          <w:t>12.1.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Installation</w:t>
        </w:r>
        <w:r w:rsidR="00093238">
          <w:rPr>
            <w:noProof/>
            <w:webHidden/>
          </w:rPr>
          <w:tab/>
        </w:r>
        <w:r w:rsidR="00093238">
          <w:rPr>
            <w:noProof/>
            <w:webHidden/>
          </w:rPr>
          <w:fldChar w:fldCharType="begin"/>
        </w:r>
        <w:r w:rsidR="00093238">
          <w:rPr>
            <w:noProof/>
            <w:webHidden/>
          </w:rPr>
          <w:instrText xml:space="preserve"> PAGEREF _Toc66716466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14:paraId="66C7B148"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67" w:history="1">
        <w:r w:rsidR="00093238" w:rsidRPr="006C6ED4">
          <w:rPr>
            <w:rStyle w:val="Collegamentoipertestuale"/>
            <w:noProof/>
          </w:rPr>
          <w:t>12.2.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Commented template of the main input file of SPHERA v.9.0.0</w:t>
        </w:r>
        <w:r w:rsidR="00093238">
          <w:rPr>
            <w:noProof/>
            <w:webHidden/>
          </w:rPr>
          <w:tab/>
        </w:r>
        <w:r w:rsidR="00093238">
          <w:rPr>
            <w:noProof/>
            <w:webHidden/>
          </w:rPr>
          <w:fldChar w:fldCharType="begin"/>
        </w:r>
        <w:r w:rsidR="00093238">
          <w:rPr>
            <w:noProof/>
            <w:webHidden/>
          </w:rPr>
          <w:instrText xml:space="preserve"> PAGEREF _Toc66716467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14:paraId="15E9018F"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468" w:history="1">
        <w:r w:rsidR="00093238" w:rsidRPr="006C6ED4">
          <w:rPr>
            <w:rStyle w:val="Collegamentoipertestuale"/>
            <w:noProof/>
          </w:rPr>
          <w:t>12.3.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Tutorials</w:t>
        </w:r>
        <w:r w:rsidR="00093238">
          <w:rPr>
            <w:noProof/>
            <w:webHidden/>
          </w:rPr>
          <w:tab/>
        </w:r>
        <w:r w:rsidR="00093238">
          <w:rPr>
            <w:noProof/>
            <w:webHidden/>
          </w:rPr>
          <w:fldChar w:fldCharType="begin"/>
        </w:r>
        <w:r w:rsidR="00093238">
          <w:rPr>
            <w:noProof/>
            <w:webHidden/>
          </w:rPr>
          <w:instrText xml:space="preserve"> PAGEREF _Toc66716468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14:paraId="26ED7BB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69" w:history="1">
        <w:r w:rsidR="00093238" w:rsidRPr="006C6ED4">
          <w:rPr>
            <w:rStyle w:val="Collegamentoipertestuale"/>
            <w:noProof/>
            <w:lang w:val="en-GB"/>
          </w:rPr>
          <w:t>12.3.1.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“body_body_impacts”</w:t>
        </w:r>
        <w:r w:rsidR="00093238">
          <w:rPr>
            <w:noProof/>
            <w:webHidden/>
          </w:rPr>
          <w:tab/>
        </w:r>
        <w:r w:rsidR="00093238">
          <w:rPr>
            <w:noProof/>
            <w:webHidden/>
          </w:rPr>
          <w:fldChar w:fldCharType="begin"/>
        </w:r>
        <w:r w:rsidR="00093238">
          <w:rPr>
            <w:noProof/>
            <w:webHidden/>
          </w:rPr>
          <w:instrText xml:space="preserve"> PAGEREF _Toc66716469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7FB071EC"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0" w:history="1">
        <w:r w:rsidR="00093238" w:rsidRPr="006C6ED4">
          <w:rPr>
            <w:rStyle w:val="Collegamentoipertestuale"/>
            <w:noProof/>
            <w:lang w:val="en-GB"/>
          </w:rPr>
          <w:t>12.3.2.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“body_boundary_impacts”</w:t>
        </w:r>
        <w:r w:rsidR="00093238">
          <w:rPr>
            <w:noProof/>
            <w:webHidden/>
          </w:rPr>
          <w:tab/>
        </w:r>
        <w:r w:rsidR="00093238">
          <w:rPr>
            <w:noProof/>
            <w:webHidden/>
          </w:rPr>
          <w:fldChar w:fldCharType="begin"/>
        </w:r>
        <w:r w:rsidR="00093238">
          <w:rPr>
            <w:noProof/>
            <w:webHidden/>
          </w:rPr>
          <w:instrText xml:space="preserve"> PAGEREF _Toc66716470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F0F6565"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1" w:history="1">
        <w:r w:rsidR="00093238" w:rsidRPr="006C6ED4">
          <w:rPr>
            <w:rStyle w:val="Collegamentoipertestuale"/>
            <w:noProof/>
            <w:lang w:val="en-GB"/>
          </w:rPr>
          <w:t>12.3.3.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“dam_breach_ICOLD_trunks”</w:t>
        </w:r>
        <w:r w:rsidR="00093238">
          <w:rPr>
            <w:noProof/>
            <w:webHidden/>
          </w:rPr>
          <w:tab/>
        </w:r>
        <w:r w:rsidR="00093238">
          <w:rPr>
            <w:noProof/>
            <w:webHidden/>
          </w:rPr>
          <w:fldChar w:fldCharType="begin"/>
        </w:r>
        <w:r w:rsidR="00093238">
          <w:rPr>
            <w:noProof/>
            <w:webHidden/>
          </w:rPr>
          <w:instrText xml:space="preserve"> PAGEREF _Toc66716471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7CB19480"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2" w:history="1">
        <w:r w:rsidR="00093238" w:rsidRPr="006C6ED4">
          <w:rPr>
            <w:rStyle w:val="Collegamentoipertestuale"/>
            <w:noProof/>
            <w:lang w:val="en-GB"/>
          </w:rPr>
          <w:t>12.3.4.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“db_2bodies”</w:t>
        </w:r>
        <w:r w:rsidR="00093238">
          <w:rPr>
            <w:noProof/>
            <w:webHidden/>
          </w:rPr>
          <w:tab/>
        </w:r>
        <w:r w:rsidR="00093238">
          <w:rPr>
            <w:noProof/>
            <w:webHidden/>
          </w:rPr>
          <w:fldChar w:fldCharType="begin"/>
        </w:r>
        <w:r w:rsidR="00093238">
          <w:rPr>
            <w:noProof/>
            <w:webHidden/>
          </w:rPr>
          <w:instrText xml:space="preserve"> PAGEREF _Toc66716472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439AF74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3" w:history="1">
        <w:r w:rsidR="00093238" w:rsidRPr="006C6ED4">
          <w:rPr>
            <w:rStyle w:val="Collegamentoipertestuale"/>
            <w:noProof/>
            <w:lang w:val="en-GB"/>
          </w:rPr>
          <w:t>12.3.5.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“db_2D_demo”</w:t>
        </w:r>
        <w:r w:rsidR="00093238">
          <w:rPr>
            <w:noProof/>
            <w:webHidden/>
          </w:rPr>
          <w:tab/>
        </w:r>
        <w:r w:rsidR="00093238">
          <w:rPr>
            <w:noProof/>
            <w:webHidden/>
          </w:rPr>
          <w:fldChar w:fldCharType="begin"/>
        </w:r>
        <w:r w:rsidR="00093238">
          <w:rPr>
            <w:noProof/>
            <w:webHidden/>
          </w:rPr>
          <w:instrText xml:space="preserve"> PAGEREF _Toc66716473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B0D0D2D"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4" w:history="1">
        <w:r w:rsidR="00093238" w:rsidRPr="006C6ED4">
          <w:rPr>
            <w:rStyle w:val="Collegamentoipertestuale"/>
            <w:noProof/>
            <w:lang w:val="en-GB"/>
          </w:rPr>
          <w:t>12.3.6.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w:t>
        </w:r>
        <w:r w:rsidR="00093238">
          <w:rPr>
            <w:noProof/>
            <w:webHidden/>
          </w:rPr>
          <w:tab/>
        </w:r>
        <w:r w:rsidR="00093238">
          <w:rPr>
            <w:noProof/>
            <w:webHidden/>
          </w:rPr>
          <w:fldChar w:fldCharType="begin"/>
        </w:r>
        <w:r w:rsidR="00093238">
          <w:rPr>
            <w:noProof/>
            <w:webHidden/>
          </w:rPr>
          <w:instrText xml:space="preserve"> PAGEREF _Toc66716474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EBF3B8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5" w:history="1">
        <w:r w:rsidR="00093238" w:rsidRPr="006C6ED4">
          <w:rPr>
            <w:rStyle w:val="Collegamentoipertestuale"/>
            <w:noProof/>
            <w:lang w:val="en-GB"/>
          </w:rPr>
          <w:t>12.3.7.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“db_Alpe_Gera_Lanzada_substations”</w:t>
        </w:r>
        <w:r w:rsidR="00093238">
          <w:rPr>
            <w:noProof/>
            <w:webHidden/>
          </w:rPr>
          <w:tab/>
        </w:r>
        <w:r w:rsidR="00093238">
          <w:rPr>
            <w:noProof/>
            <w:webHidden/>
          </w:rPr>
          <w:fldChar w:fldCharType="begin"/>
        </w:r>
        <w:r w:rsidR="00093238">
          <w:rPr>
            <w:noProof/>
            <w:webHidden/>
          </w:rPr>
          <w:instrText xml:space="preserve"> PAGEREF _Toc66716475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795BB57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6" w:history="1">
        <w:r w:rsidR="00093238" w:rsidRPr="006C6ED4">
          <w:rPr>
            <w:rStyle w:val="Collegamentoipertestuale"/>
            <w:noProof/>
            <w:lang w:val="en-GB"/>
          </w:rPr>
          <w:t>12.3.8.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“db_body_exp_UniBas”</w:t>
        </w:r>
        <w:r w:rsidR="00093238">
          <w:rPr>
            <w:noProof/>
            <w:webHidden/>
          </w:rPr>
          <w:tab/>
        </w:r>
        <w:r w:rsidR="00093238">
          <w:rPr>
            <w:noProof/>
            <w:webHidden/>
          </w:rPr>
          <w:fldChar w:fldCharType="begin"/>
        </w:r>
        <w:r w:rsidR="00093238">
          <w:rPr>
            <w:noProof/>
            <w:webHidden/>
          </w:rPr>
          <w:instrText xml:space="preserve"> PAGEREF _Toc66716476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4E4E312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7" w:history="1">
        <w:r w:rsidR="00093238" w:rsidRPr="006C6ED4">
          <w:rPr>
            <w:rStyle w:val="Collegamentoipertestuale"/>
            <w:noProof/>
            <w:lang w:val="en-GB"/>
          </w:rPr>
          <w:t>12.3.9.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“db_ICOLD”</w:t>
        </w:r>
        <w:r w:rsidR="00093238">
          <w:rPr>
            <w:noProof/>
            <w:webHidden/>
          </w:rPr>
          <w:tab/>
        </w:r>
        <w:r w:rsidR="00093238">
          <w:rPr>
            <w:noProof/>
            <w:webHidden/>
          </w:rPr>
          <w:fldChar w:fldCharType="begin"/>
        </w:r>
        <w:r w:rsidR="00093238">
          <w:rPr>
            <w:noProof/>
            <w:webHidden/>
          </w:rPr>
          <w:instrText xml:space="preserve"> PAGEREF _Toc66716477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8C0C6F1"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8" w:history="1">
        <w:r w:rsidR="00093238" w:rsidRPr="006C6ED4">
          <w:rPr>
            <w:rStyle w:val="Collegamentoipertestuale"/>
            <w:noProof/>
            <w:lang w:val="en-GB"/>
          </w:rPr>
          <w:t>12.3.10.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“db_multi_body”</w:t>
        </w:r>
        <w:r w:rsidR="00093238">
          <w:rPr>
            <w:noProof/>
            <w:webHidden/>
          </w:rPr>
          <w:tab/>
        </w:r>
        <w:r w:rsidR="00093238">
          <w:rPr>
            <w:noProof/>
            <w:webHidden/>
          </w:rPr>
          <w:fldChar w:fldCharType="begin"/>
        </w:r>
        <w:r w:rsidR="00093238">
          <w:rPr>
            <w:noProof/>
            <w:webHidden/>
          </w:rPr>
          <w:instrText xml:space="preserve"> PAGEREF _Toc66716478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069CC540"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79" w:history="1">
        <w:r w:rsidR="00093238" w:rsidRPr="006C6ED4">
          <w:rPr>
            <w:rStyle w:val="Collegamentoipertestuale"/>
            <w:noProof/>
            <w:lang w:val="en-GB"/>
          </w:rPr>
          <w:t>12.3.11.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“db_squat_obstacle”</w:t>
        </w:r>
        <w:r w:rsidR="00093238">
          <w:rPr>
            <w:noProof/>
            <w:webHidden/>
          </w:rPr>
          <w:tab/>
        </w:r>
        <w:r w:rsidR="00093238">
          <w:rPr>
            <w:noProof/>
            <w:webHidden/>
          </w:rPr>
          <w:fldChar w:fldCharType="begin"/>
        </w:r>
        <w:r w:rsidR="00093238">
          <w:rPr>
            <w:noProof/>
            <w:webHidden/>
          </w:rPr>
          <w:instrText xml:space="preserve"> PAGEREF _Toc66716479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4747D67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0" w:history="1">
        <w:r w:rsidR="00093238" w:rsidRPr="006C6ED4">
          <w:rPr>
            <w:rStyle w:val="Collegamentoipertestuale"/>
            <w:noProof/>
            <w:lang w:val="en-GB"/>
          </w:rPr>
          <w:t>12.3.12.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“db_tall_obstacle”</w:t>
        </w:r>
        <w:r w:rsidR="00093238">
          <w:rPr>
            <w:noProof/>
            <w:webHidden/>
          </w:rPr>
          <w:tab/>
        </w:r>
        <w:r w:rsidR="00093238">
          <w:rPr>
            <w:noProof/>
            <w:webHidden/>
          </w:rPr>
          <w:fldChar w:fldCharType="begin"/>
        </w:r>
        <w:r w:rsidR="00093238">
          <w:rPr>
            <w:noProof/>
            <w:webHidden/>
          </w:rPr>
          <w:instrText xml:space="preserve"> PAGEREF _Toc66716480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9FC094C"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1" w:history="1">
        <w:r w:rsidR="00093238" w:rsidRPr="006C6ED4">
          <w:rPr>
            <w:rStyle w:val="Collegamentoipertestuale"/>
            <w:noProof/>
            <w:lang w:val="en-GB"/>
          </w:rPr>
          <w:t>12.3.13.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“dike_breach_2D_expSchHag12JHR_ID22”</w:t>
        </w:r>
        <w:r w:rsidR="00093238">
          <w:rPr>
            <w:noProof/>
            <w:webHidden/>
          </w:rPr>
          <w:tab/>
        </w:r>
        <w:r w:rsidR="00093238">
          <w:rPr>
            <w:noProof/>
            <w:webHidden/>
          </w:rPr>
          <w:fldChar w:fldCharType="begin"/>
        </w:r>
        <w:r w:rsidR="00093238">
          <w:rPr>
            <w:noProof/>
            <w:webHidden/>
          </w:rPr>
          <w:instrText xml:space="preserve"> PAGEREF _Toc66716481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44FD6F91"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2" w:history="1">
        <w:r w:rsidR="00093238" w:rsidRPr="006C6ED4">
          <w:rPr>
            <w:rStyle w:val="Collegamentoipertestuale"/>
            <w:noProof/>
            <w:lang w:val="en-GB"/>
          </w:rPr>
          <w:t>12.3.14.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“edb_2D_demo”</w:t>
        </w:r>
        <w:r w:rsidR="00093238">
          <w:rPr>
            <w:noProof/>
            <w:webHidden/>
          </w:rPr>
          <w:tab/>
        </w:r>
        <w:r w:rsidR="00093238">
          <w:rPr>
            <w:noProof/>
            <w:webHidden/>
          </w:rPr>
          <w:fldChar w:fldCharType="begin"/>
        </w:r>
        <w:r w:rsidR="00093238">
          <w:rPr>
            <w:noProof/>
            <w:webHidden/>
          </w:rPr>
          <w:instrText xml:space="preserve"> PAGEREF _Toc66716482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49ADE80A"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3" w:history="1">
        <w:r w:rsidR="00093238" w:rsidRPr="006C6ED4">
          <w:rPr>
            <w:rStyle w:val="Collegamentoipertestuale"/>
            <w:noProof/>
            <w:lang w:val="en-GB"/>
          </w:rPr>
          <w:t>12.3.15.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w:t>
        </w:r>
        <w:r w:rsidR="00093238">
          <w:rPr>
            <w:noProof/>
            <w:webHidden/>
          </w:rPr>
          <w:tab/>
        </w:r>
        <w:r w:rsidR="00093238">
          <w:rPr>
            <w:noProof/>
            <w:webHidden/>
          </w:rPr>
          <w:fldChar w:fldCharType="begin"/>
        </w:r>
        <w:r w:rsidR="00093238">
          <w:rPr>
            <w:noProof/>
            <w:webHidden/>
          </w:rPr>
          <w:instrText xml:space="preserve"> PAGEREF _Toc66716483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14:paraId="2FABA3B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4" w:history="1">
        <w:r w:rsidR="00093238" w:rsidRPr="006C6ED4">
          <w:rPr>
            <w:rStyle w:val="Collegamentoipertestuale"/>
            <w:noProof/>
            <w:lang w:val="en-GB"/>
          </w:rPr>
          <w:t>12.3.16.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“edb_2D_FraCap02_Taipei”</w:t>
        </w:r>
        <w:r w:rsidR="00093238">
          <w:rPr>
            <w:noProof/>
            <w:webHidden/>
          </w:rPr>
          <w:tab/>
        </w:r>
        <w:r w:rsidR="00093238">
          <w:rPr>
            <w:noProof/>
            <w:webHidden/>
          </w:rPr>
          <w:fldChar w:fldCharType="begin"/>
        </w:r>
        <w:r w:rsidR="00093238">
          <w:rPr>
            <w:noProof/>
            <w:webHidden/>
          </w:rPr>
          <w:instrText xml:space="preserve"> PAGEREF _Toc66716484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66B4ACBF"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5" w:history="1">
        <w:r w:rsidR="00093238" w:rsidRPr="006C6ED4">
          <w:rPr>
            <w:rStyle w:val="Collegamentoipertestuale"/>
            <w:noProof/>
            <w:lang w:val="en-GB"/>
          </w:rPr>
          <w:t>12.3.17.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“edb_2D_Spi05”</w:t>
        </w:r>
        <w:r w:rsidR="00093238">
          <w:rPr>
            <w:noProof/>
            <w:webHidden/>
          </w:rPr>
          <w:tab/>
        </w:r>
        <w:r w:rsidR="00093238">
          <w:rPr>
            <w:noProof/>
            <w:webHidden/>
          </w:rPr>
          <w:fldChar w:fldCharType="begin"/>
        </w:r>
        <w:r w:rsidR="00093238">
          <w:rPr>
            <w:noProof/>
            <w:webHidden/>
          </w:rPr>
          <w:instrText xml:space="preserve"> PAGEREF _Toc66716485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3C54129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6" w:history="1">
        <w:r w:rsidR="00093238" w:rsidRPr="006C6ED4">
          <w:rPr>
            <w:rStyle w:val="Collegamentoipertestuale"/>
            <w:noProof/>
            <w:lang w:val="en-GB"/>
          </w:rPr>
          <w:t>12.3.18.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“edb_ICOLD”</w:t>
        </w:r>
        <w:r w:rsidR="00093238">
          <w:rPr>
            <w:noProof/>
            <w:webHidden/>
          </w:rPr>
          <w:tab/>
        </w:r>
        <w:r w:rsidR="00093238">
          <w:rPr>
            <w:noProof/>
            <w:webHidden/>
          </w:rPr>
          <w:fldChar w:fldCharType="begin"/>
        </w:r>
        <w:r w:rsidR="00093238">
          <w:rPr>
            <w:noProof/>
            <w:webHidden/>
          </w:rPr>
          <w:instrText xml:space="preserve"> PAGEREF _Toc66716486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005A510D"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7" w:history="1">
        <w:r w:rsidR="00093238" w:rsidRPr="006C6ED4">
          <w:rPr>
            <w:rStyle w:val="Collegamentoipertestuale"/>
            <w:noProof/>
            <w:lang w:val="en-GB"/>
          </w:rPr>
          <w:t>12.3.19.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“edb_KarlSand”</w:t>
        </w:r>
        <w:r w:rsidR="00093238">
          <w:rPr>
            <w:noProof/>
            <w:webHidden/>
          </w:rPr>
          <w:tab/>
        </w:r>
        <w:r w:rsidR="00093238">
          <w:rPr>
            <w:noProof/>
            <w:webHidden/>
          </w:rPr>
          <w:fldChar w:fldCharType="begin"/>
        </w:r>
        <w:r w:rsidR="00093238">
          <w:rPr>
            <w:noProof/>
            <w:webHidden/>
          </w:rPr>
          <w:instrText xml:space="preserve"> PAGEREF _Toc66716487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23E40E8E"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8" w:history="1">
        <w:r w:rsidR="00093238" w:rsidRPr="006C6ED4">
          <w:rPr>
            <w:rStyle w:val="Collegamentoipertestuale"/>
            <w:noProof/>
            <w:lang w:val="en-GB"/>
          </w:rPr>
          <w:t>12.3.20.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“edb_Pon10”</w:t>
        </w:r>
        <w:r w:rsidR="00093238">
          <w:rPr>
            <w:noProof/>
            <w:webHidden/>
          </w:rPr>
          <w:tab/>
        </w:r>
        <w:r w:rsidR="00093238">
          <w:rPr>
            <w:noProof/>
            <w:webHidden/>
          </w:rPr>
          <w:fldChar w:fldCharType="begin"/>
        </w:r>
        <w:r w:rsidR="00093238">
          <w:rPr>
            <w:noProof/>
            <w:webHidden/>
          </w:rPr>
          <w:instrText xml:space="preserve"> PAGEREF _Toc66716488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7F0F2537"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89" w:history="1">
        <w:r w:rsidR="00093238" w:rsidRPr="006C6ED4">
          <w:rPr>
            <w:rStyle w:val="Collegamentoipertestuale"/>
            <w:noProof/>
            <w:lang w:val="en-GB"/>
          </w:rPr>
          <w:t>12.3.21.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“floating_cube_stability”</w:t>
        </w:r>
        <w:r w:rsidR="00093238">
          <w:rPr>
            <w:noProof/>
            <w:webHidden/>
          </w:rPr>
          <w:tab/>
        </w:r>
        <w:r w:rsidR="00093238">
          <w:rPr>
            <w:noProof/>
            <w:webHidden/>
          </w:rPr>
          <w:fldChar w:fldCharType="begin"/>
        </w:r>
        <w:r w:rsidR="00093238">
          <w:rPr>
            <w:noProof/>
            <w:webHidden/>
          </w:rPr>
          <w:instrText xml:space="preserve"> PAGEREF _Toc66716489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0313B01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0" w:history="1">
        <w:r w:rsidR="00093238" w:rsidRPr="006C6ED4">
          <w:rPr>
            <w:rStyle w:val="Collegamentoipertestuale"/>
            <w:noProof/>
            <w:lang w:val="en-GB"/>
          </w:rPr>
          <w:t>12.3.22.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“flushing_2D”</w:t>
        </w:r>
        <w:r w:rsidR="00093238">
          <w:rPr>
            <w:noProof/>
            <w:webHidden/>
          </w:rPr>
          <w:tab/>
        </w:r>
        <w:r w:rsidR="00093238">
          <w:rPr>
            <w:noProof/>
            <w:webHidden/>
          </w:rPr>
          <w:fldChar w:fldCharType="begin"/>
        </w:r>
        <w:r w:rsidR="00093238">
          <w:rPr>
            <w:noProof/>
            <w:webHidden/>
          </w:rPr>
          <w:instrText xml:space="preserve"> PAGEREF _Toc66716490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2556EE45"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1" w:history="1">
        <w:r w:rsidR="00093238" w:rsidRPr="006C6ED4">
          <w:rPr>
            <w:rStyle w:val="Collegamentoipertestuale"/>
            <w:noProof/>
            <w:lang w:val="en-GB"/>
          </w:rPr>
          <w:t>12.3.23.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“flushing_3D”</w:t>
        </w:r>
        <w:r w:rsidR="00093238">
          <w:rPr>
            <w:noProof/>
            <w:webHidden/>
          </w:rPr>
          <w:tab/>
        </w:r>
        <w:r w:rsidR="00093238">
          <w:rPr>
            <w:noProof/>
            <w:webHidden/>
          </w:rPr>
          <w:fldChar w:fldCharType="begin"/>
        </w:r>
        <w:r w:rsidR="00093238">
          <w:rPr>
            <w:noProof/>
            <w:webHidden/>
          </w:rPr>
          <w:instrText xml:space="preserve"> PAGEREF _Toc66716491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12FFA257"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2" w:history="1">
        <w:r w:rsidR="00093238" w:rsidRPr="006C6ED4">
          <w:rPr>
            <w:rStyle w:val="Collegamentoipertestuale"/>
            <w:noProof/>
            <w:lang w:val="en-GB"/>
          </w:rPr>
          <w:t>12.3.24.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“jet_plate”</w:t>
        </w:r>
        <w:r w:rsidR="00093238">
          <w:rPr>
            <w:noProof/>
            <w:webHidden/>
          </w:rPr>
          <w:tab/>
        </w:r>
        <w:r w:rsidR="00093238">
          <w:rPr>
            <w:noProof/>
            <w:webHidden/>
          </w:rPr>
          <w:fldChar w:fldCharType="begin"/>
        </w:r>
        <w:r w:rsidR="00093238">
          <w:rPr>
            <w:noProof/>
            <w:webHidden/>
          </w:rPr>
          <w:instrText xml:space="preserve"> PAGEREF _Toc66716492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7403A2D8"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3" w:history="1">
        <w:r w:rsidR="00093238" w:rsidRPr="006C6ED4">
          <w:rPr>
            <w:rStyle w:val="Collegamentoipertestuale"/>
            <w:noProof/>
            <w:lang w:val="en-GB"/>
          </w:rPr>
          <w:t>12.3.25.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“rectangular_side_weir_Fr_0_491”</w:t>
        </w:r>
        <w:r w:rsidR="00093238">
          <w:rPr>
            <w:noProof/>
            <w:webHidden/>
          </w:rPr>
          <w:tab/>
        </w:r>
        <w:r w:rsidR="00093238">
          <w:rPr>
            <w:noProof/>
            <w:webHidden/>
          </w:rPr>
          <w:fldChar w:fldCharType="begin"/>
        </w:r>
        <w:r w:rsidR="00093238">
          <w:rPr>
            <w:noProof/>
            <w:webHidden/>
          </w:rPr>
          <w:instrText xml:space="preserve"> PAGEREF _Toc66716493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4A8B1DFF"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4" w:history="1">
        <w:r w:rsidR="00093238" w:rsidRPr="006C6ED4">
          <w:rPr>
            <w:rStyle w:val="Collegamentoipertestuale"/>
            <w:noProof/>
            <w:lang w:val="en-GB"/>
          </w:rPr>
          <w:t>12.3.26.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“San_Fernando_Lower_van_Norman_dam_liquefaction”</w:t>
        </w:r>
        <w:r w:rsidR="00093238">
          <w:rPr>
            <w:noProof/>
            <w:webHidden/>
          </w:rPr>
          <w:tab/>
        </w:r>
        <w:r w:rsidR="00093238">
          <w:rPr>
            <w:noProof/>
            <w:webHidden/>
          </w:rPr>
          <w:fldChar w:fldCharType="begin"/>
        </w:r>
        <w:r w:rsidR="00093238">
          <w:rPr>
            <w:noProof/>
            <w:webHidden/>
          </w:rPr>
          <w:instrText xml:space="preserve"> PAGEREF _Toc66716494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560A9E45"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5" w:history="1">
        <w:r w:rsidR="00093238" w:rsidRPr="006C6ED4">
          <w:rPr>
            <w:rStyle w:val="Collegamentoipertestuale"/>
            <w:noProof/>
            <w:lang w:val="en-GB"/>
          </w:rPr>
          <w:t>12.3.27.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“sloshing_tank_TbyTn_0_78”</w:t>
        </w:r>
        <w:r w:rsidR="00093238">
          <w:rPr>
            <w:noProof/>
            <w:webHidden/>
          </w:rPr>
          <w:tab/>
        </w:r>
        <w:r w:rsidR="00093238">
          <w:rPr>
            <w:noProof/>
            <w:webHidden/>
          </w:rPr>
          <w:fldChar w:fldCharType="begin"/>
        </w:r>
        <w:r w:rsidR="00093238">
          <w:rPr>
            <w:noProof/>
            <w:webHidden/>
          </w:rPr>
          <w:instrText xml:space="preserve"> PAGEREF _Toc66716495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7066A6B6"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6" w:history="1">
        <w:r w:rsidR="00093238" w:rsidRPr="006C6ED4">
          <w:rPr>
            <w:rStyle w:val="Collegamentoipertestuale"/>
            <w:noProof/>
            <w:lang w:val="en-GB"/>
          </w:rPr>
          <w:t>12.3.28.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“sloshing_tank_TbyTn_1_07”</w:t>
        </w:r>
        <w:r w:rsidR="00093238">
          <w:rPr>
            <w:noProof/>
            <w:webHidden/>
          </w:rPr>
          <w:tab/>
        </w:r>
        <w:r w:rsidR="00093238">
          <w:rPr>
            <w:noProof/>
            <w:webHidden/>
          </w:rPr>
          <w:fldChar w:fldCharType="begin"/>
        </w:r>
        <w:r w:rsidR="00093238">
          <w:rPr>
            <w:noProof/>
            <w:webHidden/>
          </w:rPr>
          <w:instrText xml:space="preserve"> PAGEREF _Toc66716496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2D1698A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7" w:history="1">
        <w:r w:rsidR="00093238" w:rsidRPr="006C6ED4">
          <w:rPr>
            <w:rStyle w:val="Collegamentoipertestuale"/>
            <w:noProof/>
            <w:lang w:val="en-GB"/>
          </w:rPr>
          <w:t>12.3.29.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“spherical_Couette_flows”</w:t>
        </w:r>
        <w:r w:rsidR="00093238">
          <w:rPr>
            <w:noProof/>
            <w:webHidden/>
          </w:rPr>
          <w:tab/>
        </w:r>
        <w:r w:rsidR="00093238">
          <w:rPr>
            <w:noProof/>
            <w:webHidden/>
          </w:rPr>
          <w:fldChar w:fldCharType="begin"/>
        </w:r>
        <w:r w:rsidR="00093238">
          <w:rPr>
            <w:noProof/>
            <w:webHidden/>
          </w:rPr>
          <w:instrText xml:space="preserve"> PAGEREF _Toc66716497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14:paraId="56EB9809"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8" w:history="1">
        <w:r w:rsidR="00093238" w:rsidRPr="006C6ED4">
          <w:rPr>
            <w:rStyle w:val="Collegamentoipertestuale"/>
            <w:noProof/>
            <w:lang w:val="en-GB"/>
          </w:rPr>
          <w:t>12.3.30.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“SPH_udb_exp_Kim2015HYDROL”</w:t>
        </w:r>
        <w:r w:rsidR="00093238">
          <w:rPr>
            <w:noProof/>
            <w:webHidden/>
          </w:rPr>
          <w:tab/>
        </w:r>
        <w:r w:rsidR="00093238">
          <w:rPr>
            <w:noProof/>
            <w:webHidden/>
          </w:rPr>
          <w:fldChar w:fldCharType="begin"/>
        </w:r>
        <w:r w:rsidR="00093238">
          <w:rPr>
            <w:noProof/>
            <w:webHidden/>
          </w:rPr>
          <w:instrText xml:space="preserve"> PAGEREF _Toc66716498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14:paraId="273468CA"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499" w:history="1">
        <w:r w:rsidR="00093238" w:rsidRPr="006C6ED4">
          <w:rPr>
            <w:rStyle w:val="Collegamentoipertestuale"/>
            <w:noProof/>
            <w:lang w:val="en-GB"/>
          </w:rPr>
          <w:t>12.3.31.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“submerged_landslide”</w:t>
        </w:r>
        <w:r w:rsidR="00093238">
          <w:rPr>
            <w:noProof/>
            <w:webHidden/>
          </w:rPr>
          <w:tab/>
        </w:r>
        <w:r w:rsidR="00093238">
          <w:rPr>
            <w:noProof/>
            <w:webHidden/>
          </w:rPr>
          <w:fldChar w:fldCharType="begin"/>
        </w:r>
        <w:r w:rsidR="00093238">
          <w:rPr>
            <w:noProof/>
            <w:webHidden/>
          </w:rPr>
          <w:instrText xml:space="preserve"> PAGEREF _Toc66716499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14:paraId="20A4C6DB"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500" w:history="1">
        <w:r w:rsidR="00093238" w:rsidRPr="006C6ED4">
          <w:rPr>
            <w:rStyle w:val="Collegamentoipertestuale"/>
            <w:noProof/>
            <w:lang w:val="en-GB"/>
          </w:rPr>
          <w:t>12.3.32.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“still_water_tank”</w:t>
        </w:r>
        <w:r w:rsidR="00093238">
          <w:rPr>
            <w:noProof/>
            <w:webHidden/>
          </w:rPr>
          <w:tab/>
        </w:r>
        <w:r w:rsidR="00093238">
          <w:rPr>
            <w:noProof/>
            <w:webHidden/>
          </w:rPr>
          <w:fldChar w:fldCharType="begin"/>
        </w:r>
        <w:r w:rsidR="00093238">
          <w:rPr>
            <w:noProof/>
            <w:webHidden/>
          </w:rPr>
          <w:instrText xml:space="preserve"> PAGEREF _Toc66716500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14:paraId="6C6D7F3F"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501" w:history="1">
        <w:r w:rsidR="00093238" w:rsidRPr="006C6ED4">
          <w:rPr>
            <w:rStyle w:val="Collegamentoipertestuale"/>
            <w:noProof/>
            <w:lang w:val="en-GB"/>
          </w:rPr>
          <w:t>12.3.33.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“wave_motion_for_WaveSAX”</w:t>
        </w:r>
        <w:r w:rsidR="00093238">
          <w:rPr>
            <w:noProof/>
            <w:webHidden/>
          </w:rPr>
          <w:tab/>
        </w:r>
        <w:r w:rsidR="00093238">
          <w:rPr>
            <w:noProof/>
            <w:webHidden/>
          </w:rPr>
          <w:fldChar w:fldCharType="begin"/>
        </w:r>
        <w:r w:rsidR="00093238">
          <w:rPr>
            <w:noProof/>
            <w:webHidden/>
          </w:rPr>
          <w:instrText xml:space="preserve"> PAGEREF _Toc66716501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14:paraId="3FB77CDD"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502" w:history="1">
        <w:r w:rsidR="00093238" w:rsidRPr="006C6ED4">
          <w:rPr>
            <w:rStyle w:val="Collegamentoipertestuale"/>
            <w:noProof/>
            <w:lang w:val="en-GB"/>
          </w:rPr>
          <w:t>12.3.34.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“wedges_falls_on_still_water”</w:t>
        </w:r>
        <w:r w:rsidR="00093238">
          <w:rPr>
            <w:noProof/>
            <w:webHidden/>
          </w:rPr>
          <w:tab/>
        </w:r>
        <w:r w:rsidR="00093238">
          <w:rPr>
            <w:noProof/>
            <w:webHidden/>
          </w:rPr>
          <w:fldChar w:fldCharType="begin"/>
        </w:r>
        <w:r w:rsidR="00093238">
          <w:rPr>
            <w:noProof/>
            <w:webHidden/>
          </w:rPr>
          <w:instrText xml:space="preserve"> PAGEREF _Toc66716502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14:paraId="7D3DF031"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503" w:history="1">
        <w:r w:rsidR="00093238" w:rsidRPr="006C6ED4">
          <w:rPr>
            <w:rStyle w:val="Collegamentoipertestuale"/>
            <w:rFonts w:ascii="Book Antiqua" w:hAnsi="Book Antiqua"/>
            <w:caps/>
            <w:noProof/>
          </w:rPr>
          <w:t>13. Use procedure of the modelling chain of SPHERA</w:t>
        </w:r>
        <w:r w:rsidR="00093238">
          <w:rPr>
            <w:noProof/>
            <w:webHidden/>
          </w:rPr>
          <w:tab/>
        </w:r>
        <w:r w:rsidR="00093238">
          <w:rPr>
            <w:noProof/>
            <w:webHidden/>
          </w:rPr>
          <w:fldChar w:fldCharType="begin"/>
        </w:r>
        <w:r w:rsidR="00093238">
          <w:rPr>
            <w:noProof/>
            <w:webHidden/>
          </w:rPr>
          <w:instrText xml:space="preserve"> PAGEREF _Toc66716503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14:paraId="4C3473B2"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4" w:history="1">
        <w:r w:rsidR="00093238" w:rsidRPr="006C6ED4">
          <w:rPr>
            <w:rStyle w:val="Collegamentoipertestuale"/>
            <w:noProof/>
          </w:rPr>
          <w:t>13.1.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SRTM3 dataset and further DEM-DTM datasets</w:t>
        </w:r>
        <w:r w:rsidR="00093238">
          <w:rPr>
            <w:noProof/>
            <w:webHidden/>
          </w:rPr>
          <w:tab/>
        </w:r>
        <w:r w:rsidR="00093238">
          <w:rPr>
            <w:noProof/>
            <w:webHidden/>
          </w:rPr>
          <w:fldChar w:fldCharType="begin"/>
        </w:r>
        <w:r w:rsidR="00093238">
          <w:rPr>
            <w:noProof/>
            <w:webHidden/>
          </w:rPr>
          <w:instrText xml:space="preserve"> PAGEREF _Toc66716504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14:paraId="13476316"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5" w:history="1">
        <w:r w:rsidR="00093238" w:rsidRPr="006C6ED4">
          <w:rPr>
            <w:rStyle w:val="Collegamentoipertestuale"/>
            <w:noProof/>
          </w:rPr>
          <w:t>13.2.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GDAL</w:t>
        </w:r>
        <w:r w:rsidR="00093238">
          <w:rPr>
            <w:noProof/>
            <w:webHidden/>
          </w:rPr>
          <w:tab/>
        </w:r>
        <w:r w:rsidR="00093238">
          <w:rPr>
            <w:noProof/>
            <w:webHidden/>
          </w:rPr>
          <w:fldChar w:fldCharType="begin"/>
        </w:r>
        <w:r w:rsidR="00093238">
          <w:rPr>
            <w:noProof/>
            <w:webHidden/>
          </w:rPr>
          <w:instrText xml:space="preserve"> PAGEREF _Toc66716505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14:paraId="34B0FA4A"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6" w:history="1">
        <w:r w:rsidR="00093238" w:rsidRPr="006C6ED4">
          <w:rPr>
            <w:rStyle w:val="Collegamentoipertestuale"/>
            <w:noProof/>
          </w:rPr>
          <w:t>13.3.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preliminary elaboration of the raw DEM and DTM files</w:t>
        </w:r>
        <w:r w:rsidR="00093238">
          <w:rPr>
            <w:noProof/>
            <w:webHidden/>
          </w:rPr>
          <w:tab/>
        </w:r>
        <w:r w:rsidR="00093238">
          <w:rPr>
            <w:noProof/>
            <w:webHidden/>
          </w:rPr>
          <w:fldChar w:fldCharType="begin"/>
        </w:r>
        <w:r w:rsidR="00093238">
          <w:rPr>
            <w:noProof/>
            <w:webHidden/>
          </w:rPr>
          <w:instrText xml:space="preserve"> PAGEREF _Toc66716506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14:paraId="047EC4AD"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7" w:history="1">
        <w:r w:rsidR="00093238" w:rsidRPr="006C6ED4">
          <w:rPr>
            <w:rStyle w:val="Collegamentoipertestuale"/>
            <w:noProof/>
          </w:rPr>
          <w:t>13.4.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preliminary DEM and DTM files</w:t>
        </w:r>
        <w:r w:rsidR="00093238">
          <w:rPr>
            <w:noProof/>
            <w:webHidden/>
          </w:rPr>
          <w:tab/>
        </w:r>
        <w:r w:rsidR="00093238">
          <w:rPr>
            <w:noProof/>
            <w:webHidden/>
          </w:rPr>
          <w:fldChar w:fldCharType="begin"/>
        </w:r>
        <w:r w:rsidR="00093238">
          <w:rPr>
            <w:noProof/>
            <w:webHidden/>
          </w:rPr>
          <w:instrText xml:space="preserve"> PAGEREF _Toc66716507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14:paraId="0E4BC185"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8" w:history="1">
        <w:r w:rsidR="00093238" w:rsidRPr="006C6ED4">
          <w:rPr>
            <w:rStyle w:val="Collegamentoipertestuale"/>
            <w:noProof/>
          </w:rPr>
          <w:t>13.5.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Elaboration of a unique DEM-DTM integrated surface</w:t>
        </w:r>
        <w:r w:rsidR="00093238">
          <w:rPr>
            <w:noProof/>
            <w:webHidden/>
          </w:rPr>
          <w:tab/>
        </w:r>
        <w:r w:rsidR="00093238">
          <w:rPr>
            <w:noProof/>
            <w:webHidden/>
          </w:rPr>
          <w:fldChar w:fldCharType="begin"/>
        </w:r>
        <w:r w:rsidR="00093238">
          <w:rPr>
            <w:noProof/>
            <w:webHidden/>
          </w:rPr>
          <w:instrText xml:space="preserve"> PAGEREF _Toc66716508 \h </w:instrText>
        </w:r>
        <w:r w:rsidR="00093238">
          <w:rPr>
            <w:noProof/>
            <w:webHidden/>
          </w:rPr>
        </w:r>
        <w:r w:rsidR="00093238">
          <w:rPr>
            <w:noProof/>
            <w:webHidden/>
          </w:rPr>
          <w:fldChar w:fldCharType="separate"/>
        </w:r>
        <w:r w:rsidR="00093238">
          <w:rPr>
            <w:noProof/>
            <w:webHidden/>
          </w:rPr>
          <w:t>79</w:t>
        </w:r>
        <w:r w:rsidR="00093238">
          <w:rPr>
            <w:noProof/>
            <w:webHidden/>
          </w:rPr>
          <w:fldChar w:fldCharType="end"/>
        </w:r>
      </w:hyperlink>
    </w:p>
    <w:p w14:paraId="0B4BC64A"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09" w:history="1">
        <w:r w:rsidR="00093238" w:rsidRPr="006C6ED4">
          <w:rPr>
            <w:rStyle w:val="Collegamentoipertestuale"/>
            <w:noProof/>
          </w:rPr>
          <w:t>13.6.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further modifications to the DEM-DTM</w:t>
        </w:r>
        <w:r w:rsidR="00093238">
          <w:rPr>
            <w:noProof/>
            <w:webHidden/>
          </w:rPr>
          <w:tab/>
        </w:r>
        <w:r w:rsidR="00093238">
          <w:rPr>
            <w:noProof/>
            <w:webHidden/>
          </w:rPr>
          <w:fldChar w:fldCharType="begin"/>
        </w:r>
        <w:r w:rsidR="00093238">
          <w:rPr>
            <w:noProof/>
            <w:webHidden/>
          </w:rPr>
          <w:instrText xml:space="preserve"> PAGEREF _Toc66716509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14:paraId="7502B67C"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10" w:history="1">
        <w:r w:rsidR="00093238" w:rsidRPr="006C6ED4">
          <w:rPr>
            <w:rStyle w:val="Collegamentoipertestuale"/>
            <w:noProof/>
          </w:rPr>
          <w:t>13.7.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final output of DEM2xyz</w:t>
        </w:r>
        <w:r w:rsidR="00093238">
          <w:rPr>
            <w:noProof/>
            <w:webHidden/>
          </w:rPr>
          <w:tab/>
        </w:r>
        <w:r w:rsidR="00093238">
          <w:rPr>
            <w:noProof/>
            <w:webHidden/>
          </w:rPr>
          <w:fldChar w:fldCharType="begin"/>
        </w:r>
        <w:r w:rsidR="00093238">
          <w:rPr>
            <w:noProof/>
            <w:webHidden/>
          </w:rPr>
          <w:instrText xml:space="preserve"> PAGEREF _Toc66716510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14:paraId="041F9655" w14:textId="77777777" w:rsidR="00093238" w:rsidRDefault="00535300">
      <w:pPr>
        <w:pStyle w:val="Sommario3"/>
        <w:tabs>
          <w:tab w:val="left" w:pos="880"/>
          <w:tab w:val="right" w:pos="9628"/>
        </w:tabs>
        <w:rPr>
          <w:rFonts w:asciiTheme="minorHAnsi" w:eastAsiaTheme="minorEastAsia" w:hAnsiTheme="minorHAnsi" w:cstheme="minorBidi"/>
          <w:noProof/>
          <w:sz w:val="22"/>
          <w:szCs w:val="22"/>
        </w:rPr>
      </w:pPr>
      <w:hyperlink w:anchor="_Toc66716511" w:history="1">
        <w:r w:rsidR="00093238" w:rsidRPr="006C6ED4">
          <w:rPr>
            <w:rStyle w:val="Collegamentoipertestuale"/>
            <w:noProof/>
          </w:rPr>
          <w:t>13.7.1.</w:t>
        </w:r>
        <w:r w:rsidR="00093238">
          <w:rPr>
            <w:rFonts w:asciiTheme="minorHAnsi" w:eastAsiaTheme="minorEastAsia" w:hAnsiTheme="minorHAnsi" w:cstheme="minorBidi"/>
            <w:noProof/>
            <w:sz w:val="22"/>
            <w:szCs w:val="22"/>
          </w:rPr>
          <w:tab/>
        </w:r>
        <w:r w:rsidR="00093238" w:rsidRPr="006C6ED4">
          <w:rPr>
            <w:rStyle w:val="Collegamentoipertestuale"/>
            <w:noProof/>
          </w:rPr>
          <w:t>Simple use procedure to design a weir</w:t>
        </w:r>
        <w:r w:rsidR="00093238">
          <w:rPr>
            <w:noProof/>
            <w:webHidden/>
          </w:rPr>
          <w:tab/>
        </w:r>
        <w:r w:rsidR="00093238">
          <w:rPr>
            <w:noProof/>
            <w:webHidden/>
          </w:rPr>
          <w:fldChar w:fldCharType="begin"/>
        </w:r>
        <w:r w:rsidR="00093238">
          <w:rPr>
            <w:noProof/>
            <w:webHidden/>
          </w:rPr>
          <w:instrText xml:space="preserve"> PAGEREF _Toc66716511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14:paraId="4AD6E1EB"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12" w:history="1">
        <w:r w:rsidR="00093238" w:rsidRPr="006C6ED4">
          <w:rPr>
            <w:rStyle w:val="Collegamentoipertestuale"/>
            <w:noProof/>
          </w:rPr>
          <w:t>13.8.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 of the spatial resolution of the DEM-DTM</w:t>
        </w:r>
        <w:r w:rsidR="00093238">
          <w:rPr>
            <w:noProof/>
            <w:webHidden/>
          </w:rPr>
          <w:tab/>
        </w:r>
        <w:r w:rsidR="00093238">
          <w:rPr>
            <w:noProof/>
            <w:webHidden/>
          </w:rPr>
          <w:fldChar w:fldCharType="begin"/>
        </w:r>
        <w:r w:rsidR="00093238">
          <w:rPr>
            <w:noProof/>
            <w:webHidden/>
          </w:rPr>
          <w:instrText xml:space="preserve"> PAGEREF _Toc66716512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14:paraId="30A5C033" w14:textId="77777777" w:rsidR="00093238" w:rsidRDefault="00535300">
      <w:pPr>
        <w:pStyle w:val="Sommario2"/>
        <w:tabs>
          <w:tab w:val="left" w:pos="660"/>
          <w:tab w:val="right" w:pos="9628"/>
        </w:tabs>
        <w:rPr>
          <w:rFonts w:asciiTheme="minorHAnsi" w:eastAsiaTheme="minorEastAsia" w:hAnsiTheme="minorHAnsi" w:cstheme="minorBidi"/>
          <w:noProof/>
          <w:sz w:val="22"/>
          <w:lang w:val="it-IT" w:eastAsia="it-IT"/>
        </w:rPr>
      </w:pPr>
      <w:hyperlink w:anchor="_Toc66716513" w:history="1">
        <w:r w:rsidR="00093238" w:rsidRPr="006C6ED4">
          <w:rPr>
            <w:rStyle w:val="Collegamentoipertestuale"/>
            <w:noProof/>
          </w:rPr>
          <w:t>13.9.</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SnappyHexMesh</w:t>
        </w:r>
        <w:r w:rsidR="00093238">
          <w:rPr>
            <w:noProof/>
            <w:webHidden/>
          </w:rPr>
          <w:tab/>
        </w:r>
        <w:r w:rsidR="00093238">
          <w:rPr>
            <w:noProof/>
            <w:webHidden/>
          </w:rPr>
          <w:fldChar w:fldCharType="begin"/>
        </w:r>
        <w:r w:rsidR="00093238">
          <w:rPr>
            <w:noProof/>
            <w:webHidden/>
          </w:rPr>
          <w:instrText xml:space="preserve"> PAGEREF _Toc66716513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14:paraId="61CB3779"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4" w:history="1">
        <w:r w:rsidR="00093238" w:rsidRPr="006C6ED4">
          <w:rPr>
            <w:rStyle w:val="Collegamentoipertestuale"/>
            <w:noProof/>
          </w:rPr>
          <w:t>13.10.</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ply2SPHERA_perimeter</w:t>
        </w:r>
        <w:r w:rsidR="00093238">
          <w:rPr>
            <w:noProof/>
            <w:webHidden/>
          </w:rPr>
          <w:tab/>
        </w:r>
        <w:r w:rsidR="00093238">
          <w:rPr>
            <w:noProof/>
            <w:webHidden/>
          </w:rPr>
          <w:fldChar w:fldCharType="begin"/>
        </w:r>
        <w:r w:rsidR="00093238">
          <w:rPr>
            <w:noProof/>
            <w:webHidden/>
          </w:rPr>
          <w:instrText xml:space="preserve"> PAGEREF _Toc66716514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14:paraId="4C1BF9B8"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5" w:history="1">
        <w:r w:rsidR="00093238" w:rsidRPr="006C6ED4">
          <w:rPr>
            <w:rStyle w:val="Collegamentoipertestuale"/>
            <w:noProof/>
          </w:rPr>
          <w:t>13.11.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SPHERA </w:t>
        </w:r>
        <w:r w:rsidR="00093238">
          <w:rPr>
            <w:noProof/>
            <w:webHidden/>
          </w:rPr>
          <w:tab/>
        </w:r>
        <w:r w:rsidR="00093238">
          <w:rPr>
            <w:noProof/>
            <w:webHidden/>
          </w:rPr>
          <w:fldChar w:fldCharType="begin"/>
        </w:r>
        <w:r w:rsidR="00093238">
          <w:rPr>
            <w:noProof/>
            <w:webHidden/>
          </w:rPr>
          <w:instrText xml:space="preserve"> PAGEREF _Toc66716515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14:paraId="6847DCBC"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6" w:history="1">
        <w:r w:rsidR="00093238" w:rsidRPr="006C6ED4">
          <w:rPr>
            <w:rStyle w:val="Collegamentoipertestuale"/>
            <w:noProof/>
          </w:rPr>
          <w:t>13.12.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Gnuplot </w:t>
        </w:r>
        <w:r w:rsidR="00093238">
          <w:rPr>
            <w:noProof/>
            <w:webHidden/>
          </w:rPr>
          <w:tab/>
        </w:r>
        <w:r w:rsidR="00093238">
          <w:rPr>
            <w:noProof/>
            <w:webHidden/>
          </w:rPr>
          <w:fldChar w:fldCharType="begin"/>
        </w:r>
        <w:r w:rsidR="00093238">
          <w:rPr>
            <w:noProof/>
            <w:webHidden/>
          </w:rPr>
          <w:instrText xml:space="preserve"> PAGEREF _Toc66716516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14:paraId="27EC10C9"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7" w:history="1">
        <w:r w:rsidR="00093238" w:rsidRPr="006C6ED4">
          <w:rPr>
            <w:rStyle w:val="Collegamentoipertestuale"/>
            <w:noProof/>
          </w:rPr>
          <w:t>13.13.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GSView </w:t>
        </w:r>
        <w:r w:rsidR="00093238">
          <w:rPr>
            <w:noProof/>
            <w:webHidden/>
          </w:rPr>
          <w:tab/>
        </w:r>
        <w:r w:rsidR="00093238">
          <w:rPr>
            <w:noProof/>
            <w:webHidden/>
          </w:rPr>
          <w:fldChar w:fldCharType="begin"/>
        </w:r>
        <w:r w:rsidR="00093238">
          <w:rPr>
            <w:noProof/>
            <w:webHidden/>
          </w:rPr>
          <w:instrText xml:space="preserve"> PAGEREF _Toc66716517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14:paraId="264CA57F"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8" w:history="1">
        <w:r w:rsidR="00093238" w:rsidRPr="006C6ED4">
          <w:rPr>
            <w:rStyle w:val="Collegamentoipertestuale"/>
            <w:noProof/>
          </w:rPr>
          <w:t>13.14.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Engauge Digitizer</w:t>
        </w:r>
        <w:r w:rsidR="00093238">
          <w:rPr>
            <w:noProof/>
            <w:webHidden/>
          </w:rPr>
          <w:tab/>
        </w:r>
        <w:r w:rsidR="00093238">
          <w:rPr>
            <w:noProof/>
            <w:webHidden/>
          </w:rPr>
          <w:fldChar w:fldCharType="begin"/>
        </w:r>
        <w:r w:rsidR="00093238">
          <w:rPr>
            <w:noProof/>
            <w:webHidden/>
          </w:rPr>
          <w:instrText xml:space="preserve"> PAGEREF _Toc66716518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14:paraId="6575AEA2"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19" w:history="1">
        <w:r w:rsidR="00093238" w:rsidRPr="006C6ED4">
          <w:rPr>
            <w:rStyle w:val="Collegamentoipertestuale"/>
            <w:noProof/>
          </w:rPr>
          <w:t>13.15.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Grid Interpolator: post-processing of the 2D output fields of SPHERA</w:t>
        </w:r>
        <w:r w:rsidR="00093238">
          <w:rPr>
            <w:noProof/>
            <w:webHidden/>
          </w:rPr>
          <w:tab/>
        </w:r>
        <w:r w:rsidR="00093238">
          <w:rPr>
            <w:noProof/>
            <w:webHidden/>
          </w:rPr>
          <w:fldChar w:fldCharType="begin"/>
        </w:r>
        <w:r w:rsidR="00093238">
          <w:rPr>
            <w:noProof/>
            <w:webHidden/>
          </w:rPr>
          <w:instrText xml:space="preserve"> PAGEREF _Toc66716519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14:paraId="6EB97136"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20" w:history="1">
        <w:r w:rsidR="00093238" w:rsidRPr="006C6ED4">
          <w:rPr>
            <w:rStyle w:val="Collegamentoipertestuale"/>
            <w:noProof/>
          </w:rPr>
          <w:t>13.16.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and visualization of the 2D and 3D output fields of SPHERA</w:t>
        </w:r>
        <w:r w:rsidR="00093238">
          <w:rPr>
            <w:noProof/>
            <w:webHidden/>
          </w:rPr>
          <w:tab/>
        </w:r>
        <w:r w:rsidR="00093238">
          <w:rPr>
            <w:noProof/>
            <w:webHidden/>
          </w:rPr>
          <w:fldChar w:fldCharType="begin"/>
        </w:r>
        <w:r w:rsidR="00093238">
          <w:rPr>
            <w:noProof/>
            <w:webHidden/>
          </w:rPr>
          <w:instrText xml:space="preserve"> PAGEREF _Toc66716520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14:paraId="5B392831"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21" w:history="1">
        <w:r w:rsidR="00093238" w:rsidRPr="006C6ED4">
          <w:rPr>
            <w:rStyle w:val="Collegamentoipertestuale"/>
            <w:noProof/>
          </w:rPr>
          <w:t>13.17.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Image Magick</w:t>
        </w:r>
        <w:r w:rsidR="00093238">
          <w:rPr>
            <w:noProof/>
            <w:webHidden/>
          </w:rPr>
          <w:tab/>
        </w:r>
        <w:r w:rsidR="00093238">
          <w:rPr>
            <w:noProof/>
            <w:webHidden/>
          </w:rPr>
          <w:fldChar w:fldCharType="begin"/>
        </w:r>
        <w:r w:rsidR="00093238">
          <w:rPr>
            <w:noProof/>
            <w:webHidden/>
          </w:rPr>
          <w:instrText xml:space="preserve"> PAGEREF _Toc66716521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14:paraId="3AC7B824" w14:textId="77777777" w:rsidR="00093238" w:rsidRDefault="00535300">
      <w:pPr>
        <w:pStyle w:val="Sommario2"/>
        <w:tabs>
          <w:tab w:val="left" w:pos="880"/>
          <w:tab w:val="right" w:pos="9628"/>
        </w:tabs>
        <w:rPr>
          <w:rFonts w:asciiTheme="minorHAnsi" w:eastAsiaTheme="minorEastAsia" w:hAnsiTheme="minorHAnsi" w:cstheme="minorBidi"/>
          <w:noProof/>
          <w:sz w:val="22"/>
          <w:lang w:val="it-IT" w:eastAsia="it-IT"/>
        </w:rPr>
      </w:pPr>
      <w:hyperlink w:anchor="_Toc66716522" w:history="1">
        <w:r w:rsidR="00093238" w:rsidRPr="006C6ED4">
          <w:rPr>
            <w:rStyle w:val="Collegamentoipertestuale"/>
            <w:noProof/>
          </w:rPr>
          <w:t>13.18.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Virtual Dub</w:t>
        </w:r>
        <w:r w:rsidR="00093238">
          <w:rPr>
            <w:noProof/>
            <w:webHidden/>
          </w:rPr>
          <w:tab/>
        </w:r>
        <w:r w:rsidR="00093238">
          <w:rPr>
            <w:noProof/>
            <w:webHidden/>
          </w:rPr>
          <w:fldChar w:fldCharType="begin"/>
        </w:r>
        <w:r w:rsidR="00093238">
          <w:rPr>
            <w:noProof/>
            <w:webHidden/>
          </w:rPr>
          <w:instrText xml:space="preserve"> PAGEREF _Toc66716522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14:paraId="1AF01CD7"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523" w:history="1">
        <w:r w:rsidR="00093238" w:rsidRPr="006C6ED4">
          <w:rPr>
            <w:rStyle w:val="Collegamentoipertestuale"/>
            <w:rFonts w:ascii="Book Antiqua" w:hAnsi="Book Antiqua"/>
            <w:caps/>
            <w:noProof/>
          </w:rPr>
          <w:t>14. SPHERA acknowledgments</w:t>
        </w:r>
        <w:r w:rsidR="00093238">
          <w:rPr>
            <w:noProof/>
            <w:webHidden/>
          </w:rPr>
          <w:tab/>
        </w:r>
        <w:r w:rsidR="00093238">
          <w:rPr>
            <w:noProof/>
            <w:webHidden/>
          </w:rPr>
          <w:fldChar w:fldCharType="begin"/>
        </w:r>
        <w:r w:rsidR="00093238">
          <w:rPr>
            <w:noProof/>
            <w:webHidden/>
          </w:rPr>
          <w:instrText xml:space="preserve"> PAGEREF _Toc66716523 \h </w:instrText>
        </w:r>
        <w:r w:rsidR="00093238">
          <w:rPr>
            <w:noProof/>
            <w:webHidden/>
          </w:rPr>
        </w:r>
        <w:r w:rsidR="00093238">
          <w:rPr>
            <w:noProof/>
            <w:webHidden/>
          </w:rPr>
          <w:fldChar w:fldCharType="separate"/>
        </w:r>
        <w:r w:rsidR="00093238">
          <w:rPr>
            <w:noProof/>
            <w:webHidden/>
          </w:rPr>
          <w:t>84</w:t>
        </w:r>
        <w:r w:rsidR="00093238">
          <w:rPr>
            <w:noProof/>
            <w:webHidden/>
          </w:rPr>
          <w:fldChar w:fldCharType="end"/>
        </w:r>
      </w:hyperlink>
    </w:p>
    <w:p w14:paraId="088F1CD4"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524" w:history="1">
        <w:r w:rsidR="00093238" w:rsidRPr="006C6ED4">
          <w:rPr>
            <w:rStyle w:val="Collegamentoipertestuale"/>
            <w:rFonts w:ascii="Book Antiqua" w:hAnsi="Book Antiqua"/>
            <w:caps/>
            <w:noProof/>
          </w:rPr>
          <w:t>15. SPHERA registration</w:t>
        </w:r>
        <w:r w:rsidR="00093238">
          <w:rPr>
            <w:noProof/>
            <w:webHidden/>
          </w:rPr>
          <w:tab/>
        </w:r>
        <w:r w:rsidR="00093238">
          <w:rPr>
            <w:noProof/>
            <w:webHidden/>
          </w:rPr>
          <w:fldChar w:fldCharType="begin"/>
        </w:r>
        <w:r w:rsidR="00093238">
          <w:rPr>
            <w:noProof/>
            <w:webHidden/>
          </w:rPr>
          <w:instrText xml:space="preserve"> PAGEREF _Toc66716524 \h </w:instrText>
        </w:r>
        <w:r w:rsidR="00093238">
          <w:rPr>
            <w:noProof/>
            <w:webHidden/>
          </w:rPr>
        </w:r>
        <w:r w:rsidR="00093238">
          <w:rPr>
            <w:noProof/>
            <w:webHidden/>
          </w:rPr>
          <w:fldChar w:fldCharType="separate"/>
        </w:r>
        <w:r w:rsidR="00093238">
          <w:rPr>
            <w:noProof/>
            <w:webHidden/>
          </w:rPr>
          <w:t>86</w:t>
        </w:r>
        <w:r w:rsidR="00093238">
          <w:rPr>
            <w:noProof/>
            <w:webHidden/>
          </w:rPr>
          <w:fldChar w:fldCharType="end"/>
        </w:r>
      </w:hyperlink>
    </w:p>
    <w:p w14:paraId="7551B7BF"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525" w:history="1">
        <w:r w:rsidR="00093238" w:rsidRPr="006C6ED4">
          <w:rPr>
            <w:rStyle w:val="Collegamentoipertestuale"/>
            <w:rFonts w:ascii="Book Antiqua" w:hAnsi="Book Antiqua"/>
            <w:caps/>
            <w:noProof/>
          </w:rPr>
          <w:t>16. References</w:t>
        </w:r>
        <w:r w:rsidR="00093238">
          <w:rPr>
            <w:noProof/>
            <w:webHidden/>
          </w:rPr>
          <w:tab/>
        </w:r>
        <w:r w:rsidR="00093238">
          <w:rPr>
            <w:noProof/>
            <w:webHidden/>
          </w:rPr>
          <w:fldChar w:fldCharType="begin"/>
        </w:r>
        <w:r w:rsidR="00093238">
          <w:rPr>
            <w:noProof/>
            <w:webHidden/>
          </w:rPr>
          <w:instrText xml:space="preserve"> PAGEREF _Toc66716525 \h </w:instrText>
        </w:r>
        <w:r w:rsidR="00093238">
          <w:rPr>
            <w:noProof/>
            <w:webHidden/>
          </w:rPr>
        </w:r>
        <w:r w:rsidR="00093238">
          <w:rPr>
            <w:noProof/>
            <w:webHidden/>
          </w:rPr>
          <w:fldChar w:fldCharType="separate"/>
        </w:r>
        <w:r w:rsidR="00093238">
          <w:rPr>
            <w:noProof/>
            <w:webHidden/>
          </w:rPr>
          <w:t>87</w:t>
        </w:r>
        <w:r w:rsidR="00093238">
          <w:rPr>
            <w:noProof/>
            <w:webHidden/>
          </w:rPr>
          <w:fldChar w:fldCharType="end"/>
        </w:r>
      </w:hyperlink>
    </w:p>
    <w:p w14:paraId="5B030635" w14:textId="77777777" w:rsidR="00093238" w:rsidRDefault="00535300">
      <w:pPr>
        <w:pStyle w:val="Sommario1"/>
        <w:tabs>
          <w:tab w:val="right" w:pos="9628"/>
        </w:tabs>
        <w:rPr>
          <w:rFonts w:asciiTheme="minorHAnsi" w:eastAsiaTheme="minorEastAsia" w:hAnsiTheme="minorHAnsi" w:cstheme="minorBidi"/>
          <w:noProof/>
          <w:sz w:val="22"/>
          <w:lang w:val="it-IT" w:eastAsia="it-IT"/>
        </w:rPr>
      </w:pPr>
      <w:hyperlink w:anchor="_Toc66716526" w:history="1">
        <w:r w:rsidR="00093238" w:rsidRPr="006C6ED4">
          <w:rPr>
            <w:rStyle w:val="Collegamentoipertestuale"/>
            <w:rFonts w:ascii="Book Antiqua" w:hAnsi="Book Antiqua"/>
            <w:caps/>
            <w:noProof/>
          </w:rPr>
          <w:t>17. GNU Free Documentation License</w:t>
        </w:r>
        <w:r w:rsidR="00093238">
          <w:rPr>
            <w:noProof/>
            <w:webHidden/>
          </w:rPr>
          <w:tab/>
        </w:r>
        <w:r w:rsidR="00093238">
          <w:rPr>
            <w:noProof/>
            <w:webHidden/>
          </w:rPr>
          <w:fldChar w:fldCharType="begin"/>
        </w:r>
        <w:r w:rsidR="00093238">
          <w:rPr>
            <w:noProof/>
            <w:webHidden/>
          </w:rPr>
          <w:instrText xml:space="preserve"> PAGEREF _Toc66716526 \h </w:instrText>
        </w:r>
        <w:r w:rsidR="00093238">
          <w:rPr>
            <w:noProof/>
            <w:webHidden/>
          </w:rPr>
        </w:r>
        <w:r w:rsidR="00093238">
          <w:rPr>
            <w:noProof/>
            <w:webHidden/>
          </w:rPr>
          <w:fldChar w:fldCharType="separate"/>
        </w:r>
        <w:r w:rsidR="00093238">
          <w:rPr>
            <w:noProof/>
            <w:webHidden/>
          </w:rPr>
          <w:t>95</w:t>
        </w:r>
        <w:r w:rsidR="00093238">
          <w:rPr>
            <w:noProof/>
            <w:webHidden/>
          </w:rPr>
          <w:fldChar w:fldCharType="end"/>
        </w:r>
      </w:hyperlink>
    </w:p>
    <w:p w14:paraId="1E1207C8" w14:textId="77777777"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14:paraId="34C1460B" w14:textId="77777777"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14:paraId="75A8EB49" w14:textId="77777777" w:rsidR="009244DE" w:rsidRPr="00376AFF" w:rsidRDefault="005C5AFE" w:rsidP="009244DE">
      <w:pPr>
        <w:spacing w:after="0" w:line="240" w:lineRule="auto"/>
        <w:jc w:val="both"/>
        <w:rPr>
          <w:rFonts w:ascii="Times New Roman" w:hAnsi="Times New Roman"/>
          <w:sz w:val="24"/>
          <w:szCs w:val="24"/>
        </w:rPr>
      </w:pPr>
      <w:r w:rsidRPr="00376AFF">
        <w:rPr>
          <w:rFonts w:ascii="Times New Roman" w:hAnsi="Times New Roman"/>
          <w:sz w:val="24"/>
          <w:szCs w:val="24"/>
        </w:rPr>
        <w:t>Copyright (C) 2015-</w:t>
      </w:r>
      <w:commentRangeStart w:id="0"/>
      <w:r w:rsidRPr="00376AFF">
        <w:rPr>
          <w:rFonts w:ascii="Times New Roman" w:hAnsi="Times New Roman"/>
          <w:sz w:val="24"/>
          <w:szCs w:val="24"/>
        </w:rPr>
        <w:t>2021</w:t>
      </w:r>
      <w:commentRangeEnd w:id="0"/>
      <w:r w:rsidRPr="00376AFF">
        <w:rPr>
          <w:rStyle w:val="Rimandocommento"/>
          <w:rFonts w:ascii="Times New Roman" w:eastAsia="Times New Roman" w:hAnsi="Times New Roman"/>
          <w:szCs w:val="20"/>
          <w:lang w:eastAsia="it-IT"/>
        </w:rPr>
        <w:commentReference w:id="0"/>
      </w:r>
      <w:r w:rsidR="00280490" w:rsidRPr="00376AF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The email address of the author of this documentation is: andrea.amicarelli@rse-web.it   .</w:t>
      </w:r>
    </w:p>
    <w:p w14:paraId="6C5740CF" w14:textId="77777777" w:rsidR="00C9299F" w:rsidRPr="00376AFF" w:rsidRDefault="00C9299F" w:rsidP="00700B8D">
      <w:pPr>
        <w:spacing w:after="0" w:line="240" w:lineRule="auto"/>
        <w:jc w:val="both"/>
        <w:rPr>
          <w:rFonts w:ascii="Times New Roman" w:hAnsi="Times New Roman"/>
          <w:sz w:val="24"/>
          <w:szCs w:val="24"/>
        </w:rPr>
      </w:pPr>
    </w:p>
    <w:p w14:paraId="6A5E379D" w14:textId="77777777"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14:paraId="3B8869F6" w14:textId="77777777"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66716394"/>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14:paraId="7B55D9BB" w14:textId="77777777"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0" w:author="Amicarelli Andrea (RSE)" w:date="2020-04-13T14:25:00Z">
        <w:r w:rsidR="00D854B8" w:rsidRPr="00376AFF" w:rsidDel="00020A50">
          <w:rPr>
            <w:rFonts w:ascii="Times New Roman" w:hAnsi="Times New Roman"/>
            <w:sz w:val="24"/>
            <w:szCs w:val="24"/>
          </w:rPr>
          <w:delText>sediment removal from water reservoirs</w:delText>
        </w:r>
      </w:del>
      <w:ins w:id="11"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14:paraId="278ED332" w14:textId="77777777"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2"/>
      <w:r w:rsidRPr="00376AFF">
        <w:rPr>
          <w:rFonts w:ascii="Times New Roman" w:hAnsi="Times New Roman"/>
          <w:sz w:val="24"/>
          <w:szCs w:val="24"/>
        </w:rPr>
        <w:t>21</w:t>
      </w:r>
      <w:commentRangeEnd w:id="12"/>
      <w:r w:rsidRPr="00376AFF">
        <w:rPr>
          <w:rStyle w:val="Rimandocommento"/>
          <w:rFonts w:ascii="Times New Roman" w:eastAsia="Times New Roman" w:hAnsi="Times New Roman"/>
          <w:szCs w:val="20"/>
          <w:lang w:eastAsia="it-IT"/>
        </w:rPr>
        <w:commentReference w:id="12"/>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w:t>
      </w:r>
      <w:proofErr w:type="spellStart"/>
      <w:r w:rsidR="00D60B27" w:rsidRPr="00376AFF">
        <w:rPr>
          <w:rFonts w:ascii="Times New Roman" w:hAnsi="Times New Roman"/>
          <w:sz w:val="24"/>
          <w:szCs w:val="24"/>
        </w:rPr>
        <w:t>Ricerca</w:t>
      </w:r>
      <w:proofErr w:type="spellEnd"/>
      <w:r w:rsidR="00D60B27" w:rsidRPr="00376AFF">
        <w:rPr>
          <w:rFonts w:ascii="Times New Roman" w:hAnsi="Times New Roman"/>
          <w:sz w:val="24"/>
          <w:szCs w:val="24"/>
        </w:rPr>
        <w:t xml:space="preserve">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 xml:space="preserve">Bon, Daria </w:t>
      </w:r>
      <w:proofErr w:type="spellStart"/>
      <w:r w:rsidR="00173B23" w:rsidRPr="00376AFF">
        <w:rPr>
          <w:rFonts w:ascii="Times New Roman" w:hAnsi="Times New Roman"/>
          <w:sz w:val="24"/>
          <w:szCs w:val="24"/>
        </w:rPr>
        <w:t>Gatti</w:t>
      </w:r>
      <w:proofErr w:type="spellEnd"/>
      <w:r w:rsidR="00173B23" w:rsidRPr="00376AFF">
        <w:rPr>
          <w:rFonts w:ascii="Times New Roman" w:hAnsi="Times New Roman"/>
          <w:sz w:val="24"/>
          <w:szCs w:val="24"/>
        </w:rPr>
        <w:t xml:space="preserve">, Giordano Agate, Stefano </w:t>
      </w:r>
      <w:proofErr w:type="spellStart"/>
      <w:r w:rsidR="00173B23" w:rsidRPr="00376AFF">
        <w:rPr>
          <w:rFonts w:ascii="Times New Roman" w:hAnsi="Times New Roman"/>
          <w:sz w:val="24"/>
          <w:szCs w:val="24"/>
        </w:rPr>
        <w:t>Falappi</w:t>
      </w:r>
      <w:proofErr w:type="spellEnd"/>
      <w:r w:rsidR="00173B23" w:rsidRPr="00376AFF">
        <w:rPr>
          <w:rFonts w:ascii="Times New Roman" w:hAnsi="Times New Roman"/>
          <w:sz w:val="24"/>
          <w:szCs w:val="24"/>
        </w:rPr>
        <w:t xml:space="preserve">, Barbara </w:t>
      </w:r>
      <w:proofErr w:type="spellStart"/>
      <w:r w:rsidR="00173B23" w:rsidRPr="00376AFF">
        <w:rPr>
          <w:rFonts w:ascii="Times New Roman" w:hAnsi="Times New Roman"/>
          <w:sz w:val="24"/>
          <w:szCs w:val="24"/>
        </w:rPr>
        <w:t>Flamini</w:t>
      </w:r>
      <w:proofErr w:type="spellEnd"/>
      <w:r w:rsidR="00173B23" w:rsidRPr="00376AFF">
        <w:rPr>
          <w:rFonts w:ascii="Times New Roman" w:hAnsi="Times New Roman"/>
          <w:sz w:val="24"/>
          <w:szCs w:val="24"/>
        </w:rPr>
        <w:t xml:space="preserve">, Roberto </w:t>
      </w:r>
      <w:proofErr w:type="spellStart"/>
      <w:r w:rsidR="00173B23" w:rsidRPr="00376AFF">
        <w:rPr>
          <w:rFonts w:ascii="Times New Roman" w:hAnsi="Times New Roman"/>
          <w:sz w:val="24"/>
          <w:szCs w:val="24"/>
        </w:rPr>
        <w:t>Guandalini</w:t>
      </w:r>
      <w:proofErr w:type="spellEnd"/>
      <w:r w:rsidR="00173B23" w:rsidRPr="00376AFF">
        <w:rPr>
          <w:rFonts w:ascii="Times New Roman" w:hAnsi="Times New Roman"/>
          <w:sz w:val="24"/>
          <w:szCs w:val="24"/>
        </w:rPr>
        <w:t xml:space="preserve">, David </w:t>
      </w:r>
      <w:proofErr w:type="spellStart"/>
      <w:r w:rsidR="00173B23" w:rsidRPr="00376AFF">
        <w:rPr>
          <w:rFonts w:ascii="Times New Roman" w:hAnsi="Times New Roman"/>
          <w:sz w:val="24"/>
          <w:szCs w:val="24"/>
        </w:rPr>
        <w:t>Zuccalà</w:t>
      </w:r>
      <w:proofErr w:type="spellEnd"/>
      <w:r w:rsidR="0075494E" w:rsidRPr="00376AFF">
        <w:rPr>
          <w:rFonts w:ascii="Times New Roman" w:hAnsi="Times New Roman"/>
          <w:sz w:val="24"/>
          <w:szCs w:val="24"/>
        </w:rPr>
        <w:t xml:space="preserve">, </w:t>
      </w:r>
      <w:ins w:id="13"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14:paraId="2D48ED2C" w14:textId="77777777"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14:paraId="61BF79D0" w14:textId="77777777" w:rsidR="009369F0" w:rsidRPr="00E129B8" w:rsidRDefault="001D6474" w:rsidP="00303E20">
      <w:pPr>
        <w:pStyle w:val="Paragrafoelenco"/>
        <w:numPr>
          <w:ilvl w:val="0"/>
          <w:numId w:val="1"/>
        </w:numPr>
        <w:jc w:val="both"/>
      </w:pPr>
      <w:r w:rsidRPr="00376AFF">
        <w:rPr>
          <w:lang w:val="en-GB"/>
        </w:rPr>
        <w:t>Scheme for dens</w:t>
      </w:r>
      <w:r w:rsidR="003C485F" w:rsidRPr="00376AFF">
        <w:rPr>
          <w:lang w:val="en-GB"/>
        </w:rPr>
        <w:t xml:space="preserve">e granular flows. </w:t>
      </w:r>
      <w:r w:rsidR="003C485F" w:rsidRPr="00E129B8">
        <w:t>Reference: Amicarelli et al. (2017, IJCFD, [</w:t>
      </w:r>
      <w:r w:rsidR="003C485F" w:rsidRPr="00376AFF">
        <w:rPr>
          <w:lang w:val="en-GB"/>
        </w:rPr>
        <w:fldChar w:fldCharType="begin"/>
      </w:r>
      <w:r w:rsidR="003C485F" w:rsidRPr="00E129B8">
        <w:instrText xml:space="preserve"> REF _Ref520373754 \r \h </w:instrText>
      </w:r>
      <w:r w:rsidR="003C485F" w:rsidRPr="00376AFF">
        <w:rPr>
          <w:lang w:val="en-GB"/>
        </w:rPr>
      </w:r>
      <w:r w:rsidR="003C485F" w:rsidRPr="00376AFF">
        <w:rPr>
          <w:lang w:val="en-GB"/>
        </w:rPr>
        <w:fldChar w:fldCharType="separate"/>
      </w:r>
      <w:r w:rsidR="00093238" w:rsidRPr="00E129B8">
        <w:t>9</w:t>
      </w:r>
      <w:r w:rsidR="003C485F" w:rsidRPr="00376AFF">
        <w:rPr>
          <w:lang w:val="en-GB"/>
        </w:rPr>
        <w:fldChar w:fldCharType="end"/>
      </w:r>
      <w:r w:rsidR="003C485F" w:rsidRPr="00E129B8">
        <w:t>]):</w:t>
      </w:r>
    </w:p>
    <w:p w14:paraId="09B10FAF" w14:textId="77777777" w:rsidR="003C485F" w:rsidRPr="00376AFF" w:rsidRDefault="003C485F" w:rsidP="003C485F">
      <w:pPr>
        <w:pStyle w:val="Paragrafoelenco"/>
        <w:ind w:left="1440"/>
        <w:jc w:val="both"/>
        <w:rPr>
          <w:lang w:val="en-GB"/>
        </w:rPr>
      </w:pPr>
      <w:r w:rsidRPr="00376AFF">
        <w:rPr>
          <w:lang w:val="en-GB"/>
        </w:rPr>
        <w:t xml:space="preserve">Amicarelli A., B. </w:t>
      </w:r>
      <w:proofErr w:type="spellStart"/>
      <w:r w:rsidRPr="00376AFF">
        <w:rPr>
          <w:lang w:val="en-GB"/>
        </w:rPr>
        <w:t>Kocak</w:t>
      </w:r>
      <w:proofErr w:type="spellEnd"/>
      <w:r w:rsidRPr="00376AFF">
        <w:rPr>
          <w:lang w:val="en-GB"/>
        </w:rPr>
        <w:t xml:space="preserve">, S. </w:t>
      </w:r>
      <w:proofErr w:type="spellStart"/>
      <w:r w:rsidRPr="00376AFF">
        <w:rPr>
          <w:lang w:val="en-GB"/>
        </w:rPr>
        <w:t>Sibilla</w:t>
      </w:r>
      <w:proofErr w:type="spellEnd"/>
      <w:r w:rsidRPr="00376AFF">
        <w:rPr>
          <w:lang w:val="en-GB"/>
        </w:rPr>
        <w:t xml:space="preserve">, J. </w:t>
      </w:r>
      <w:proofErr w:type="spellStart"/>
      <w:r w:rsidRPr="00376AFF">
        <w:rPr>
          <w:lang w:val="en-GB"/>
        </w:rPr>
        <w:t>Grabe</w:t>
      </w:r>
      <w:proofErr w:type="spellEnd"/>
      <w:r w:rsidRPr="00376AFF">
        <w:rPr>
          <w:lang w:val="en-GB"/>
        </w:rPr>
        <w:t>; 2017; A 3D Smoothed Particle Hydrodynamics model for erosional dam-break floods; International Journal of Computational Fluid Dynamics, 31(10):413-434; DOI 10.1080/10618562.2017.1422731</w:t>
      </w:r>
    </w:p>
    <w:p w14:paraId="68B36E5C" w14:textId="77777777"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 CAF</w:t>
      </w:r>
      <w:r w:rsidR="00CB7669" w:rsidRPr="00376AFF">
        <w:rPr>
          <w:lang w:val="en-GB"/>
        </w:rPr>
        <w:t>, [</w:t>
      </w:r>
      <w:r w:rsidR="009F3AAC" w:rsidRPr="00376AFF">
        <w:rPr>
          <w:lang w:val="en-GB"/>
        </w:rPr>
        <w:fldChar w:fldCharType="begin"/>
      </w:r>
      <w:r w:rsidR="009F3AAC" w:rsidRPr="00376AFF">
        <w:rPr>
          <w:lang w:val="en-GB"/>
        </w:rPr>
        <w:instrText xml:space="preserve"> REF _Ref447810426 \r \h </w:instrText>
      </w:r>
      <w:r w:rsidR="009F3AAC" w:rsidRPr="00376AFF">
        <w:rPr>
          <w:lang w:val="en-GB"/>
        </w:rPr>
      </w:r>
      <w:r w:rsidR="009F3AAC" w:rsidRPr="00376AFF">
        <w:rPr>
          <w:lang w:val="en-GB"/>
        </w:rPr>
        <w:fldChar w:fldCharType="separate"/>
      </w:r>
      <w:r w:rsidR="00093238">
        <w:rPr>
          <w:lang w:val="en-GB"/>
        </w:rPr>
        <w:t>7</w:t>
      </w:r>
      <w:r w:rsidR="009F3AAC" w:rsidRPr="00376AFF">
        <w:rPr>
          <w:lang w:val="en-GB"/>
        </w:rPr>
        <w:fldChar w:fldCharType="end"/>
      </w:r>
      <w:r w:rsidR="00CB7669" w:rsidRPr="00376AFF">
        <w:rPr>
          <w:lang w:val="en-GB"/>
        </w:rPr>
        <w:t>]</w:t>
      </w:r>
      <w:r w:rsidRPr="00376AFF">
        <w:rPr>
          <w:lang w:val="en-GB"/>
        </w:rPr>
        <w:t xml:space="preserve">): </w:t>
      </w:r>
    </w:p>
    <w:p w14:paraId="469DABB1" w14:textId="77777777" w:rsidR="00173B23" w:rsidRPr="00376AFF" w:rsidRDefault="00173B23" w:rsidP="00173B23">
      <w:pPr>
        <w:pStyle w:val="Paragrafoelenco"/>
        <w:ind w:left="1440"/>
        <w:jc w:val="both"/>
        <w:rPr>
          <w:lang w:val="en-GB"/>
        </w:rPr>
      </w:pPr>
      <w:r w:rsidRPr="00376AFF">
        <w:rPr>
          <w:lang w:val="en-GB"/>
        </w:rPr>
        <w:t xml:space="preserve">Amicarelli A., R. Albano, D. </w:t>
      </w:r>
      <w:proofErr w:type="spellStart"/>
      <w:r w:rsidRPr="00376AFF">
        <w:rPr>
          <w:lang w:val="en-GB"/>
        </w:rPr>
        <w:t>Mirauda</w:t>
      </w:r>
      <w:proofErr w:type="spellEnd"/>
      <w:r w:rsidRPr="00376AFF">
        <w:rPr>
          <w:lang w:val="en-GB"/>
        </w:rPr>
        <w:t xml:space="preserve">, G. Agate, A. Sole, R. </w:t>
      </w:r>
      <w:proofErr w:type="spellStart"/>
      <w:r w:rsidRPr="00376AFF">
        <w:rPr>
          <w:lang w:val="en-GB"/>
        </w:rPr>
        <w:t>Guandalini</w:t>
      </w:r>
      <w:proofErr w:type="spellEnd"/>
      <w:r w:rsidRPr="00376AFF">
        <w:rPr>
          <w:lang w:val="en-GB"/>
        </w:rPr>
        <w:t>; 2015; A Smoothed Particle Hydrodynamics model for 3D solid body transport in free surface flows; Computers &amp; Fluids, 116:205–228, DOI 10.1016/j.compfluid.2015.04.018</w:t>
      </w:r>
    </w:p>
    <w:p w14:paraId="29D09133" w14:textId="77777777"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discrete surface and volume elements, and on a 1D Linearized Partial Riemann Solver coupled with a MUSCL (Monotonic Upstream-</w:t>
      </w:r>
      <w:proofErr w:type="spellStart"/>
      <w:r w:rsidRPr="00376AFF">
        <w:rPr>
          <w:lang w:val="en-GB"/>
        </w:rPr>
        <w:t>Centered</w:t>
      </w:r>
      <w:proofErr w:type="spellEnd"/>
      <w:r w:rsidRPr="00376AFF">
        <w:rPr>
          <w:lang w:val="en-GB"/>
        </w:rPr>
        <w:t xml:space="preserve"> Scheme for Conservation Laws) </w:t>
      </w:r>
      <w:r w:rsidR="00DB3EFF" w:rsidRPr="00376AFF">
        <w:rPr>
          <w:lang w:val="en-GB"/>
        </w:rPr>
        <w:t xml:space="preserve">spatial reconstruction </w:t>
      </w:r>
      <w:r w:rsidRPr="00376AFF">
        <w:rPr>
          <w:lang w:val="en-GB"/>
        </w:rPr>
        <w:t>scheme. Reference: Amicarelli et al. (2013, IJNME</w:t>
      </w:r>
      <w:r w:rsidR="00B4506C" w:rsidRPr="00376AFF">
        <w:rPr>
          <w:lang w:val="en-GB"/>
        </w:rPr>
        <w:t>, [</w:t>
      </w:r>
      <w:r w:rsidR="00B4506C" w:rsidRPr="00376AFF">
        <w:rPr>
          <w:lang w:val="en-GB"/>
        </w:rPr>
        <w:fldChar w:fldCharType="begin"/>
      </w:r>
      <w:r w:rsidR="00B4506C" w:rsidRPr="00376AFF">
        <w:rPr>
          <w:lang w:val="en-GB"/>
        </w:rPr>
        <w:instrText xml:space="preserve"> REF _Ref447811096 \r \h </w:instrText>
      </w:r>
      <w:r w:rsidR="00B4506C" w:rsidRPr="00376AFF">
        <w:rPr>
          <w:lang w:val="en-GB"/>
        </w:rPr>
      </w:r>
      <w:r w:rsidR="00B4506C" w:rsidRPr="00376AFF">
        <w:rPr>
          <w:lang w:val="en-GB"/>
        </w:rPr>
        <w:fldChar w:fldCharType="separate"/>
      </w:r>
      <w:r w:rsidR="00093238">
        <w:rPr>
          <w:lang w:val="en-GB"/>
        </w:rPr>
        <w:t>6</w:t>
      </w:r>
      <w:r w:rsidR="00B4506C" w:rsidRPr="00376AFF">
        <w:rPr>
          <w:lang w:val="en-GB"/>
        </w:rPr>
        <w:fldChar w:fldCharType="end"/>
      </w:r>
      <w:r w:rsidR="00B4506C" w:rsidRPr="00376AFF">
        <w:rPr>
          <w:lang w:val="en-GB"/>
        </w:rPr>
        <w:t>]</w:t>
      </w:r>
      <w:r w:rsidRPr="00376AFF">
        <w:rPr>
          <w:lang w:val="en-GB"/>
        </w:rPr>
        <w:t xml:space="preserve">): </w:t>
      </w:r>
    </w:p>
    <w:p w14:paraId="415F1A95" w14:textId="77777777" w:rsidR="00173B23" w:rsidRPr="00376AFF" w:rsidRDefault="00173B23" w:rsidP="00173B23">
      <w:pPr>
        <w:pStyle w:val="Paragrafoelenco"/>
        <w:ind w:left="1440"/>
        <w:jc w:val="both"/>
        <w:rPr>
          <w:lang w:val="en-GB"/>
        </w:rPr>
      </w:pPr>
      <w:r w:rsidRPr="00376AFF">
        <w:rPr>
          <w:lang w:val="en-GB"/>
        </w:rPr>
        <w:t xml:space="preserve">Amicarelli A., G. Agate, R. </w:t>
      </w:r>
      <w:proofErr w:type="spellStart"/>
      <w:r w:rsidRPr="00376AFF">
        <w:rPr>
          <w:lang w:val="en-GB"/>
        </w:rPr>
        <w:t>Guandalini</w:t>
      </w:r>
      <w:proofErr w:type="spellEnd"/>
      <w:r w:rsidRPr="00376AFF">
        <w:rPr>
          <w:lang w:val="en-GB"/>
        </w:rPr>
        <w:t xml:space="preserve">; 2013; A 3D Fully </w:t>
      </w:r>
      <w:proofErr w:type="spellStart"/>
      <w:r w:rsidRPr="00376AFF">
        <w:rPr>
          <w:lang w:val="en-GB"/>
        </w:rPr>
        <w:t>Lagrangian</w:t>
      </w:r>
      <w:proofErr w:type="spellEnd"/>
      <w:r w:rsidRPr="00376AFF">
        <w:rPr>
          <w:lang w:val="en-GB"/>
        </w:rPr>
        <w:t xml:space="preserve"> Smoothed Particle Hydrodynamics model with both volume and surface discrete elements; International Journal for Numerical Methods in Engineering, 95, 419–450, DOI: 10.1002/nme.4514.</w:t>
      </w:r>
    </w:p>
    <w:p w14:paraId="788BA3C9" w14:textId="77777777"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 JHE</w:t>
      </w:r>
      <w:r w:rsidR="00B4506C" w:rsidRPr="00376AFF">
        <w:rPr>
          <w:lang w:val="en-GB"/>
        </w:rPr>
        <w:t>, [</w:t>
      </w:r>
      <w:r w:rsidR="00B4506C" w:rsidRPr="00376AFF">
        <w:rPr>
          <w:lang w:val="en-GB"/>
        </w:rPr>
        <w:fldChar w:fldCharType="begin"/>
      </w:r>
      <w:r w:rsidR="00B4506C" w:rsidRPr="00376AFF">
        <w:rPr>
          <w:lang w:val="en-GB"/>
        </w:rPr>
        <w:instrText xml:space="preserve"> REF _Ref447811118 \r \h </w:instrText>
      </w:r>
      <w:r w:rsidR="00B4506C" w:rsidRPr="00376AFF">
        <w:rPr>
          <w:lang w:val="en-GB"/>
        </w:rPr>
      </w:r>
      <w:r w:rsidR="00B4506C" w:rsidRPr="00376AFF">
        <w:rPr>
          <w:lang w:val="en-GB"/>
        </w:rPr>
        <w:fldChar w:fldCharType="separate"/>
      </w:r>
      <w:r w:rsidR="00093238">
        <w:rPr>
          <w:lang w:val="en-GB"/>
        </w:rPr>
        <w:t>122</w:t>
      </w:r>
      <w:r w:rsidR="00B4506C" w:rsidRPr="00376AFF">
        <w:rPr>
          <w:lang w:val="en-GB"/>
        </w:rPr>
        <w:fldChar w:fldCharType="end"/>
      </w:r>
      <w:r w:rsidR="00B4506C" w:rsidRPr="00376AFF">
        <w:rPr>
          <w:lang w:val="en-GB"/>
        </w:rPr>
        <w:t>]</w:t>
      </w:r>
      <w:r w:rsidRPr="00376AFF">
        <w:rPr>
          <w:lang w:val="en-GB"/>
        </w:rPr>
        <w:t xml:space="preserve">): </w:t>
      </w:r>
    </w:p>
    <w:p w14:paraId="2017582C" w14:textId="77777777" w:rsidR="00173B23" w:rsidRPr="00376AFF" w:rsidRDefault="00173B23" w:rsidP="00173B23">
      <w:pPr>
        <w:pStyle w:val="Paragrafoelenco"/>
        <w:ind w:left="1440"/>
        <w:jc w:val="both"/>
        <w:rPr>
          <w:lang w:val="en-GB"/>
        </w:rPr>
      </w:pPr>
      <w:r w:rsidRPr="00376AFF">
        <w:rPr>
          <w:lang w:val="en-GB"/>
        </w:rPr>
        <w:t xml:space="preserve">Manenti S., S. </w:t>
      </w:r>
      <w:proofErr w:type="spellStart"/>
      <w:r w:rsidRPr="00376AFF">
        <w:rPr>
          <w:lang w:val="en-GB"/>
        </w:rPr>
        <w:t>Sibilla</w:t>
      </w:r>
      <w:proofErr w:type="spellEnd"/>
      <w:r w:rsidRPr="00376AFF">
        <w:rPr>
          <w:lang w:val="en-GB"/>
        </w:rPr>
        <w:t xml:space="preserve">, M. </w:t>
      </w:r>
      <w:proofErr w:type="spellStart"/>
      <w:r w:rsidRPr="00376AFF">
        <w:rPr>
          <w:lang w:val="en-GB"/>
        </w:rPr>
        <w:t>Gallati</w:t>
      </w:r>
      <w:proofErr w:type="spellEnd"/>
      <w:r w:rsidRPr="00376AFF">
        <w:rPr>
          <w:lang w:val="en-GB"/>
        </w:rPr>
        <w:t xml:space="preserve">, G. Agate, R. </w:t>
      </w:r>
      <w:proofErr w:type="spellStart"/>
      <w:r w:rsidRPr="00376AFF">
        <w:rPr>
          <w:lang w:val="en-GB"/>
        </w:rPr>
        <w:t>Guandalini</w:t>
      </w:r>
      <w:proofErr w:type="spellEnd"/>
      <w:r w:rsidRPr="00376AFF">
        <w:rPr>
          <w:lang w:val="en-GB"/>
        </w:rPr>
        <w:t xml:space="preserve">; 2012; SPH Simulation of Sediment Flushing Induced by a Rapid Water Flow; Journal of Hydraulic Engineering ASCE 138(3): 227-311. </w:t>
      </w:r>
    </w:p>
    <w:p w14:paraId="3A9E5718" w14:textId="77777777"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 EACFM</w:t>
      </w:r>
      <w:r w:rsidR="00B4506C" w:rsidRPr="00376AFF">
        <w:rPr>
          <w:lang w:val="en-GB"/>
        </w:rPr>
        <w:t>, [</w:t>
      </w:r>
      <w:r w:rsidR="00B4506C" w:rsidRPr="00376AFF">
        <w:rPr>
          <w:lang w:val="en-GB"/>
        </w:rPr>
        <w:fldChar w:fldCharType="begin"/>
      </w:r>
      <w:r w:rsidR="00B4506C" w:rsidRPr="00376AFF">
        <w:rPr>
          <w:lang w:val="en-GB"/>
        </w:rPr>
        <w:instrText xml:space="preserve"> REF _Ref341105389 \r \h </w:instrText>
      </w:r>
      <w:r w:rsidR="00B4506C" w:rsidRPr="00376AFF">
        <w:rPr>
          <w:lang w:val="en-GB"/>
        </w:rPr>
      </w:r>
      <w:r w:rsidR="00B4506C" w:rsidRPr="00376AFF">
        <w:rPr>
          <w:lang w:val="en-GB"/>
        </w:rPr>
        <w:fldChar w:fldCharType="separate"/>
      </w:r>
      <w:r w:rsidR="00093238">
        <w:rPr>
          <w:lang w:val="en-GB"/>
        </w:rPr>
        <w:t>46</w:t>
      </w:r>
      <w:r w:rsidR="00B4506C" w:rsidRPr="00376AFF">
        <w:rPr>
          <w:lang w:val="en-GB"/>
        </w:rPr>
        <w:fldChar w:fldCharType="end"/>
      </w:r>
      <w:r w:rsidR="00B4506C" w:rsidRPr="00376AFF">
        <w:rPr>
          <w:lang w:val="en-GB"/>
        </w:rPr>
        <w:t>]</w:t>
      </w:r>
      <w:r w:rsidRPr="00376AFF">
        <w:rPr>
          <w:lang w:val="en-GB"/>
        </w:rPr>
        <w:t xml:space="preserve">): </w:t>
      </w:r>
    </w:p>
    <w:p w14:paraId="677FF5A7" w14:textId="77777777" w:rsidR="00173B23" w:rsidRPr="00376AFF" w:rsidRDefault="00173B23" w:rsidP="00235EA2">
      <w:pPr>
        <w:pStyle w:val="Paragrafoelenco"/>
        <w:ind w:left="1440"/>
        <w:jc w:val="both"/>
        <w:rPr>
          <w:lang w:val="en-GB"/>
        </w:rPr>
      </w:pPr>
      <w:r w:rsidRPr="00376AFF">
        <w:rPr>
          <w:lang w:val="en-GB"/>
        </w:rPr>
        <w:t xml:space="preserve">Di Monaco A., Manenti S., </w:t>
      </w:r>
      <w:proofErr w:type="spellStart"/>
      <w:r w:rsidRPr="00376AFF">
        <w:rPr>
          <w:lang w:val="en-GB"/>
        </w:rPr>
        <w:t>Gallati</w:t>
      </w:r>
      <w:proofErr w:type="spellEnd"/>
      <w:r w:rsidRPr="00376AFF">
        <w:rPr>
          <w:lang w:val="en-GB"/>
        </w:rPr>
        <w:t xml:space="preserve"> M., </w:t>
      </w:r>
      <w:proofErr w:type="spellStart"/>
      <w:r w:rsidRPr="00376AFF">
        <w:rPr>
          <w:lang w:val="en-GB"/>
        </w:rPr>
        <w:t>Sibilla</w:t>
      </w:r>
      <w:proofErr w:type="spellEnd"/>
      <w:r w:rsidRPr="00376AFF">
        <w:rPr>
          <w:lang w:val="en-GB"/>
        </w:rPr>
        <w:t xml:space="preserve"> S., Agate G., </w:t>
      </w:r>
      <w:proofErr w:type="spellStart"/>
      <w:r w:rsidRPr="00376AFF">
        <w:rPr>
          <w:lang w:val="en-GB"/>
        </w:rPr>
        <w:t>Guandalini</w:t>
      </w:r>
      <w:proofErr w:type="spellEnd"/>
      <w:r w:rsidRPr="00376AFF">
        <w:rPr>
          <w:lang w:val="en-GB"/>
        </w:rPr>
        <w:t xml:space="preserve"> R., 2011; SPH </w:t>
      </w:r>
      <w:proofErr w:type="spellStart"/>
      <w:r w:rsidRPr="00376AFF">
        <w:rPr>
          <w:lang w:val="en-GB"/>
        </w:rPr>
        <w:t>modeling</w:t>
      </w:r>
      <w:proofErr w:type="spellEnd"/>
      <w:r w:rsidRPr="00376AFF">
        <w:rPr>
          <w:lang w:val="en-GB"/>
        </w:rPr>
        <w:t xml:space="preserve"> of solid boundaries through a semi-analytic approach; Engineering Applications of Computational Fluid Mechanics, 5, 1, 1–15.</w:t>
      </w:r>
    </w:p>
    <w:p w14:paraId="330001E1" w14:textId="77777777"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14:paraId="2254D208" w14:textId="77777777"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093238" w:rsidRPr="00376AFF">
        <w:rPr>
          <w:rFonts w:ascii="Times New Roman" w:hAnsi="Times New Roman"/>
        </w:rPr>
        <w:t xml:space="preserve">Table </w:t>
      </w:r>
      <w:r w:rsidR="00093238">
        <w:rPr>
          <w:rFonts w:ascii="Times New Roman" w:hAnsi="Times New Roman"/>
          <w:noProof/>
        </w:rPr>
        <w:t>1</w:t>
      </w:r>
      <w:r w:rsidR="00093238" w:rsidRPr="00376AFF">
        <w:rPr>
          <w:rFonts w:ascii="Times New Roman" w:hAnsi="Times New Roman"/>
        </w:rPr>
        <w:t>.</w:t>
      </w:r>
      <w:r w:rsidR="00093238">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14:paraId="2B0A46B6" w14:textId="77777777"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14:paraId="44478ABC" w14:textId="77777777"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r w:rsidRPr="00376AFF">
        <w:rPr>
          <w:rFonts w:ascii="Times New Roman" w:hAnsi="Times New Roman"/>
          <w:sz w:val="24"/>
          <w:szCs w:val="24"/>
        </w:rPr>
        <w:t>.</w:t>
      </w:r>
    </w:p>
    <w:p w14:paraId="07A2273E" w14:textId="77777777"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14:paraId="3CF899ED" w14:textId="77777777" w:rsidTr="00902F55">
        <w:trPr>
          <w:trHeight w:val="301"/>
        </w:trPr>
        <w:tc>
          <w:tcPr>
            <w:tcW w:w="1074" w:type="pct"/>
            <w:tcBorders>
              <w:top w:val="nil"/>
              <w:left w:val="nil"/>
              <w:bottom w:val="nil"/>
              <w:right w:val="nil"/>
            </w:tcBorders>
            <w:shd w:val="clear" w:color="auto" w:fill="auto"/>
            <w:vAlign w:val="center"/>
            <w:hideMark/>
          </w:tcPr>
          <w:p w14:paraId="72C819F0" w14:textId="77777777"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14:paraId="0197F0AC" w14:textId="77777777"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14:paraId="297F7E3A" w14:textId="77777777" w:rsidTr="00902F55">
        <w:trPr>
          <w:trHeight w:val="301"/>
        </w:trPr>
        <w:tc>
          <w:tcPr>
            <w:tcW w:w="1074" w:type="pct"/>
            <w:tcBorders>
              <w:top w:val="nil"/>
              <w:left w:val="nil"/>
              <w:bottom w:val="nil"/>
              <w:right w:val="nil"/>
            </w:tcBorders>
            <w:shd w:val="clear" w:color="auto" w:fill="auto"/>
            <w:vAlign w:val="center"/>
          </w:tcPr>
          <w:p w14:paraId="2835EFB8" w14:textId="77777777"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14:paraId="383A23E3" w14:textId="77777777"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14:paraId="11C997AD" w14:textId="77777777" w:rsidTr="00902F55">
        <w:trPr>
          <w:trHeight w:val="301"/>
        </w:trPr>
        <w:tc>
          <w:tcPr>
            <w:tcW w:w="1074" w:type="pct"/>
            <w:tcBorders>
              <w:top w:val="nil"/>
              <w:left w:val="nil"/>
              <w:bottom w:val="nil"/>
              <w:right w:val="nil"/>
            </w:tcBorders>
            <w:shd w:val="clear" w:color="auto" w:fill="auto"/>
            <w:noWrap/>
            <w:vAlign w:val="center"/>
            <w:hideMark/>
          </w:tcPr>
          <w:p w14:paraId="1B1A4AD8" w14:textId="77777777"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14:paraId="5AB5F6CA" w14:textId="77777777"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14:paraId="0726CD72" w14:textId="77777777" w:rsidTr="00902F55">
        <w:trPr>
          <w:trHeight w:val="301"/>
        </w:trPr>
        <w:tc>
          <w:tcPr>
            <w:tcW w:w="1074" w:type="pct"/>
            <w:tcBorders>
              <w:top w:val="nil"/>
              <w:left w:val="nil"/>
              <w:bottom w:val="nil"/>
              <w:right w:val="nil"/>
            </w:tcBorders>
            <w:shd w:val="clear" w:color="auto" w:fill="auto"/>
            <w:noWrap/>
            <w:vAlign w:val="center"/>
            <w:hideMark/>
          </w:tcPr>
          <w:p w14:paraId="7DCC77B9"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src</w:t>
            </w:r>
            <w:proofErr w:type="spellEnd"/>
          </w:p>
        </w:tc>
        <w:tc>
          <w:tcPr>
            <w:tcW w:w="3926" w:type="pct"/>
            <w:tcBorders>
              <w:top w:val="nil"/>
              <w:left w:val="nil"/>
              <w:bottom w:val="nil"/>
              <w:right w:val="nil"/>
            </w:tcBorders>
            <w:shd w:val="clear" w:color="auto" w:fill="auto"/>
            <w:noWrap/>
            <w:vAlign w:val="center"/>
            <w:hideMark/>
          </w:tcPr>
          <w:p w14:paraId="2819F709"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proofErr w:type="spellStart"/>
            <w:r w:rsidRPr="00376AFF">
              <w:rPr>
                <w:rFonts w:ascii="Times New Roman" w:eastAsia="Times New Roman" w:hAnsi="Times New Roman"/>
                <w:color w:val="000000"/>
                <w:sz w:val="20"/>
                <w:szCs w:val="20"/>
                <w:lang w:eastAsia="en-GB"/>
              </w:rPr>
              <w:t>makefile</w:t>
            </w:r>
            <w:proofErr w:type="spellEnd"/>
            <w:r w:rsidR="00097E4F" w:rsidRPr="00376AFF">
              <w:rPr>
                <w:rFonts w:ascii="Times New Roman" w:eastAsia="Times New Roman" w:hAnsi="Times New Roman"/>
                <w:color w:val="000000"/>
                <w:sz w:val="20"/>
                <w:szCs w:val="20"/>
                <w:lang w:eastAsia="en-GB"/>
              </w:rPr>
              <w:t>)</w:t>
            </w:r>
          </w:p>
        </w:tc>
      </w:tr>
      <w:tr w:rsidR="00097E4F" w:rsidRPr="00376AFF" w14:paraId="571129D1" w14:textId="77777777" w:rsidTr="00902F55">
        <w:trPr>
          <w:trHeight w:val="301"/>
        </w:trPr>
        <w:tc>
          <w:tcPr>
            <w:tcW w:w="1074" w:type="pct"/>
            <w:tcBorders>
              <w:top w:val="nil"/>
              <w:left w:val="nil"/>
              <w:bottom w:val="nil"/>
              <w:right w:val="nil"/>
            </w:tcBorders>
            <w:shd w:val="clear" w:color="auto" w:fill="auto"/>
            <w:noWrap/>
            <w:vAlign w:val="center"/>
            <w:hideMark/>
          </w:tcPr>
          <w:p w14:paraId="76A4323A"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14:paraId="1427D488" w14:textId="77777777"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 xml:space="preserve">iled with </w:t>
            </w:r>
            <w:proofErr w:type="spellStart"/>
            <w:r w:rsidR="00DE48F4" w:rsidRPr="00376AFF">
              <w:rPr>
                <w:rFonts w:ascii="Times New Roman" w:eastAsia="Times New Roman" w:hAnsi="Times New Roman"/>
                <w:color w:val="000000"/>
                <w:sz w:val="20"/>
                <w:szCs w:val="20"/>
                <w:lang w:eastAsia="en-GB"/>
              </w:rPr>
              <w:t>gfortran</w:t>
            </w:r>
            <w:proofErr w:type="spellEnd"/>
            <w:r w:rsidR="00DE48F4" w:rsidRPr="00376AFF">
              <w:rPr>
                <w:rFonts w:ascii="Times New Roman" w:eastAsia="Times New Roman" w:hAnsi="Times New Roman"/>
                <w:color w:val="000000"/>
                <w:sz w:val="20"/>
                <w:szCs w:val="20"/>
                <w:lang w:eastAsia="en-GB"/>
              </w:rPr>
              <w:t>/ifort for optimized</w:t>
            </w:r>
            <w:r w:rsidRPr="00376AFF">
              <w:rPr>
                <w:rFonts w:ascii="Times New Roman" w:eastAsia="Times New Roman" w:hAnsi="Times New Roman"/>
                <w:color w:val="000000"/>
                <w:sz w:val="20"/>
                <w:szCs w:val="20"/>
                <w:lang w:eastAsia="en-GB"/>
              </w:rPr>
              <w:t xml:space="preserve"> executions</w:t>
            </w:r>
          </w:p>
        </w:tc>
      </w:tr>
      <w:tr w:rsidR="00DE48F4" w:rsidRPr="00376AFF" w14:paraId="689815D6" w14:textId="77777777" w:rsidTr="00902F55">
        <w:trPr>
          <w:trHeight w:val="301"/>
        </w:trPr>
        <w:tc>
          <w:tcPr>
            <w:tcW w:w="1074" w:type="pct"/>
            <w:tcBorders>
              <w:top w:val="nil"/>
              <w:left w:val="nil"/>
              <w:bottom w:val="nil"/>
              <w:right w:val="nil"/>
            </w:tcBorders>
            <w:shd w:val="clear" w:color="auto" w:fill="auto"/>
            <w:noWrap/>
            <w:vAlign w:val="center"/>
          </w:tcPr>
          <w:p w14:paraId="487E0A8C"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14:paraId="26676B9C"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/ifort for debug scalar executions</w:t>
            </w:r>
          </w:p>
        </w:tc>
      </w:tr>
      <w:tr w:rsidR="00DE48F4" w:rsidRPr="00376AFF" w14:paraId="3E71B939" w14:textId="77777777" w:rsidTr="00902F55">
        <w:trPr>
          <w:trHeight w:val="301"/>
        </w:trPr>
        <w:tc>
          <w:tcPr>
            <w:tcW w:w="1074" w:type="pct"/>
            <w:tcBorders>
              <w:top w:val="nil"/>
              <w:left w:val="nil"/>
              <w:bottom w:val="nil"/>
              <w:right w:val="nil"/>
            </w:tcBorders>
            <w:shd w:val="clear" w:color="auto" w:fill="auto"/>
            <w:noWrap/>
            <w:vAlign w:val="center"/>
          </w:tcPr>
          <w:p w14:paraId="2D8AAE9A" w14:textId="77777777"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proofErr w:type="spellStart"/>
            <w:r w:rsidRPr="00376AFF">
              <w:rPr>
                <w:rFonts w:ascii="Times New Roman" w:eastAsia="Times New Roman" w:hAnsi="Times New Roman"/>
                <w:color w:val="000000"/>
                <w:sz w:val="20"/>
                <w:szCs w:val="20"/>
                <w:lang w:eastAsia="en-GB"/>
              </w:rPr>
              <w:t>debug_omp</w:t>
            </w:r>
            <w:proofErr w:type="spellEnd"/>
          </w:p>
        </w:tc>
        <w:tc>
          <w:tcPr>
            <w:tcW w:w="3926" w:type="pct"/>
            <w:tcBorders>
              <w:top w:val="nil"/>
              <w:left w:val="nil"/>
              <w:bottom w:val="nil"/>
              <w:right w:val="nil"/>
            </w:tcBorders>
            <w:shd w:val="clear" w:color="auto" w:fill="auto"/>
            <w:noWrap/>
            <w:vAlign w:val="center"/>
          </w:tcPr>
          <w:p w14:paraId="3C590716" w14:textId="77777777"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 xml:space="preserve">SPHERA executable files compiled with </w:t>
            </w:r>
            <w:proofErr w:type="spellStart"/>
            <w:r w:rsidRPr="00376AFF">
              <w:rPr>
                <w:rFonts w:ascii="Times New Roman" w:eastAsia="Times New Roman" w:hAnsi="Times New Roman"/>
                <w:color w:val="000000"/>
                <w:sz w:val="20"/>
                <w:szCs w:val="20"/>
                <w:lang w:eastAsia="en-GB"/>
              </w:rPr>
              <w:t>gfortran</w:t>
            </w:r>
            <w:proofErr w:type="spellEnd"/>
            <w:r w:rsidRPr="00376AFF">
              <w:rPr>
                <w:rFonts w:ascii="Times New Roman" w:eastAsia="Times New Roman" w:hAnsi="Times New Roman"/>
                <w:color w:val="000000"/>
                <w:sz w:val="20"/>
                <w:szCs w:val="20"/>
                <w:lang w:eastAsia="en-GB"/>
              </w:rPr>
              <w:t>/ifort for debug parallel executions</w:t>
            </w:r>
          </w:p>
        </w:tc>
      </w:tr>
      <w:tr w:rsidR="00097E4F" w:rsidRPr="00376AFF" w14:paraId="0D7E2E79" w14:textId="77777777" w:rsidTr="00902F55">
        <w:trPr>
          <w:trHeight w:val="301"/>
        </w:trPr>
        <w:tc>
          <w:tcPr>
            <w:tcW w:w="1074" w:type="pct"/>
            <w:tcBorders>
              <w:top w:val="nil"/>
              <w:left w:val="nil"/>
              <w:bottom w:val="nil"/>
              <w:right w:val="nil"/>
            </w:tcBorders>
            <w:shd w:val="clear" w:color="auto" w:fill="auto"/>
            <w:noWrap/>
            <w:vAlign w:val="center"/>
            <w:hideMark/>
          </w:tcPr>
          <w:p w14:paraId="2BDB9E91" w14:textId="77777777"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14:paraId="235EF8DE" w14:textId="77777777"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14:paraId="3CC998EC" w14:textId="77777777" w:rsidR="00C96195" w:rsidRPr="00376AFF" w:rsidRDefault="00131662" w:rsidP="00131662">
      <w:pPr>
        <w:spacing w:after="0" w:line="240" w:lineRule="auto"/>
        <w:jc w:val="center"/>
        <w:rPr>
          <w:rFonts w:ascii="Times New Roman" w:hAnsi="Times New Roman"/>
        </w:rPr>
      </w:pPr>
      <w:bookmarkStart w:id="14" w:name="_Ref447805381"/>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14"/>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
    <w:p w14:paraId="1CFC5BB8" w14:textId="77777777"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66716395"/>
      <w:r w:rsidRPr="00376AF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14:paraId="18576E59" w14:textId="77777777"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w:t>
      </w:r>
      <w:proofErr w:type="gramStart"/>
      <w:r w:rsidR="00EC217D" w:rsidRPr="00376AFF">
        <w:rPr>
          <w:sz w:val="24"/>
          <w:szCs w:val="24"/>
        </w:rPr>
        <w:t>. ”</w:t>
      </w:r>
      <w:proofErr w:type="gramEnd"/>
    </w:p>
    <w:p w14:paraId="6D311143" w14:textId="77777777" w:rsidR="00EC217D" w:rsidRPr="00376AFF" w:rsidRDefault="00EC217D" w:rsidP="0028379E">
      <w:pPr>
        <w:spacing w:after="0" w:line="240" w:lineRule="auto"/>
        <w:rPr>
          <w:rFonts w:ascii="Times New Roman" w:hAnsi="Times New Roman"/>
          <w:sz w:val="24"/>
          <w:szCs w:val="24"/>
        </w:rPr>
      </w:pPr>
    </w:p>
    <w:p w14:paraId="0E703BBE" w14:textId="77777777"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66716396"/>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2"/>
      <w:bookmarkEnd w:id="23"/>
      <w:bookmarkEnd w:id="24"/>
      <w:bookmarkEnd w:id="25"/>
      <w:bookmarkEnd w:id="26"/>
      <w:bookmarkEnd w:id="27"/>
      <w:r w:rsidR="00355018" w:rsidRPr="00376AFF">
        <w:rPr>
          <w:rFonts w:ascii="Book Antiqua" w:hAnsi="Book Antiqua"/>
          <w:caps/>
          <w:kern w:val="0"/>
          <w:sz w:val="24"/>
          <w:szCs w:val="24"/>
        </w:rPr>
        <w:t>.0</w:t>
      </w:r>
      <w:bookmarkEnd w:id="28"/>
    </w:p>
    <w:p w14:paraId="02B09A01"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14:paraId="4C10D1C2"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14:paraId="3C4BDE90" w14:textId="77777777"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14:paraId="45A6180C" w14:textId="77777777"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w:t>
      </w:r>
      <w:proofErr w:type="spellStart"/>
      <w:r w:rsidR="00EC217D" w:rsidRPr="00376AFF">
        <w:rPr>
          <w:rFonts w:ascii="Times New Roman" w:hAnsi="Times New Roman"/>
          <w:sz w:val="24"/>
          <w:szCs w:val="24"/>
        </w:rPr>
        <w:t>Fondo</w:t>
      </w:r>
      <w:proofErr w:type="spellEnd"/>
      <w:r w:rsidR="00EC217D" w:rsidRPr="00376AFF">
        <w:rPr>
          <w:rFonts w:ascii="Times New Roman" w:hAnsi="Times New Roman"/>
          <w:sz w:val="24"/>
          <w:szCs w:val="24"/>
        </w:rPr>
        <w:t xml:space="preserve"> di </w:t>
      </w:r>
      <w:proofErr w:type="spellStart"/>
      <w:r w:rsidR="00EC217D" w:rsidRPr="00376AFF">
        <w:rPr>
          <w:rFonts w:ascii="Times New Roman" w:hAnsi="Times New Roman"/>
          <w:sz w:val="24"/>
          <w:szCs w:val="24"/>
        </w:rPr>
        <w:t>Ricerca</w:t>
      </w:r>
      <w:proofErr w:type="spellEnd"/>
      <w:r w:rsidR="00EC217D" w:rsidRPr="00376AFF">
        <w:rPr>
          <w:rFonts w:ascii="Times New Roman" w:hAnsi="Times New Roman"/>
          <w:sz w:val="24"/>
          <w:szCs w:val="24"/>
        </w:rPr>
        <w:t xml:space="preserve"> per il Sistema </w:t>
      </w:r>
      <w:proofErr w:type="spellStart"/>
      <w:r w:rsidR="00EC217D" w:rsidRPr="00376AFF">
        <w:rPr>
          <w:rFonts w:ascii="Times New Roman" w:hAnsi="Times New Roman"/>
          <w:sz w:val="24"/>
          <w:szCs w:val="24"/>
        </w:rPr>
        <w:t>Elettrico</w:t>
      </w:r>
      <w:proofErr w:type="spellEnd"/>
      <w:r w:rsidR="00EC217D" w:rsidRPr="00376AFF">
        <w:rPr>
          <w:rFonts w:ascii="Times New Roman" w:hAnsi="Times New Roman"/>
          <w:sz w:val="24"/>
          <w:szCs w:val="24"/>
        </w:rPr>
        <w:t>” within the frame of a Program Agreement between RSE SpA and the Italian Ministry of Economic Development (</w:t>
      </w:r>
      <w:proofErr w:type="spellStart"/>
      <w:r w:rsidR="00EC217D" w:rsidRPr="00376AFF">
        <w:rPr>
          <w:rFonts w:ascii="Times New Roman" w:hAnsi="Times New Roman"/>
          <w:sz w:val="24"/>
          <w:szCs w:val="24"/>
        </w:rPr>
        <w:t>Ministero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dello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Sviluppo</w:t>
      </w:r>
      <w:proofErr w:type="spellEnd"/>
      <w:r w:rsidR="00EC217D" w:rsidRPr="00376AFF">
        <w:rPr>
          <w:rFonts w:ascii="Times New Roman" w:hAnsi="Times New Roman"/>
          <w:sz w:val="24"/>
          <w:szCs w:val="24"/>
        </w:rPr>
        <w:t xml:space="preserve"> </w:t>
      </w:r>
      <w:proofErr w:type="spellStart"/>
      <w:r w:rsidR="00EC217D" w:rsidRPr="00376AFF">
        <w:rPr>
          <w:rFonts w:ascii="Times New Roman" w:hAnsi="Times New Roman"/>
          <w:sz w:val="24"/>
          <w:szCs w:val="24"/>
        </w:rPr>
        <w:t>Economico</w:t>
      </w:r>
      <w:proofErr w:type="spellEnd"/>
      <w:r w:rsidR="00EC217D" w:rsidRPr="00376AFF">
        <w:rPr>
          <w:rFonts w:ascii="Times New Roman" w:hAnsi="Times New Roman"/>
          <w:sz w:val="24"/>
          <w:szCs w:val="24"/>
        </w:rPr>
        <w:t>).”</w:t>
      </w:r>
    </w:p>
    <w:p w14:paraId="0FF5671E" w14:textId="77777777" w:rsidR="00EC217D" w:rsidRPr="00376AFF" w:rsidRDefault="00EC217D" w:rsidP="0028379E">
      <w:pPr>
        <w:spacing w:after="0" w:line="240" w:lineRule="auto"/>
        <w:rPr>
          <w:rFonts w:ascii="Times New Roman" w:hAnsi="Times New Roman"/>
          <w:sz w:val="24"/>
          <w:szCs w:val="24"/>
        </w:rPr>
      </w:pPr>
    </w:p>
    <w:p w14:paraId="5481ACCF" w14:textId="77777777"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66716397"/>
      <w:r w:rsidRPr="00376AF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14:paraId="0DCF62E9"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14:paraId="681232B9" w14:textId="77777777"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14:paraId="1D30D83F" w14:textId="77777777"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Every modifications of a code derived from a GNU-GPL code must underline every modifications with respect to the original GNU-GPL code.</w:t>
      </w:r>
    </w:p>
    <w:p w14:paraId="75E4B815" w14:textId="77777777" w:rsidR="00562C88" w:rsidRPr="00376AFF" w:rsidRDefault="00562C88" w:rsidP="00562C88">
      <w:pPr>
        <w:spacing w:after="0" w:line="240" w:lineRule="auto"/>
        <w:jc w:val="both"/>
        <w:rPr>
          <w:rFonts w:ascii="Times New Roman" w:hAnsi="Times New Roman"/>
          <w:sz w:val="24"/>
          <w:szCs w:val="24"/>
        </w:rPr>
      </w:pPr>
    </w:p>
    <w:p w14:paraId="6276FD9B" w14:textId="77777777" w:rsidR="00562C88" w:rsidRPr="00376AFF" w:rsidRDefault="00562C88" w:rsidP="0028379E">
      <w:pPr>
        <w:spacing w:after="0" w:line="240" w:lineRule="auto"/>
        <w:rPr>
          <w:rFonts w:ascii="Times New Roman" w:hAnsi="Times New Roman"/>
          <w:sz w:val="24"/>
          <w:szCs w:val="24"/>
        </w:rPr>
      </w:pPr>
    </w:p>
    <w:p w14:paraId="09EC0671" w14:textId="77777777"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66716398"/>
      <w:r w:rsidRPr="00376AF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376AFF">
        <w:rPr>
          <w:rFonts w:ascii="Book Antiqua" w:hAnsi="Book Antiqua"/>
          <w:caps/>
          <w:kern w:val="0"/>
          <w:sz w:val="24"/>
          <w:szCs w:val="24"/>
        </w:rPr>
        <w:t xml:space="preserve"> </w:t>
      </w:r>
    </w:p>
    <w:p w14:paraId="3EBFDC71" w14:textId="77777777"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14:paraId="6178A826" w14:textId="77777777"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Pr="00376AFF">
        <w:rPr>
          <w:rFonts w:ascii="Times New Roman" w:hAnsi="Times New Roman"/>
          <w:sz w:val="24"/>
          <w:szCs w:val="24"/>
        </w:rPr>
        <w:t>GitHub</w:t>
      </w:r>
      <w:r w:rsidR="00883CCE" w:rsidRPr="00376AFF">
        <w:rPr>
          <w:rFonts w:ascii="Times New Roman" w:hAnsi="Times New Roman"/>
          <w:sz w:val="24"/>
          <w:szCs w:val="24"/>
        </w:rPr>
        <w:t xml:space="preserve"> ([</w:t>
      </w:r>
      <w:r w:rsidR="00883CCE" w:rsidRPr="00376AFF">
        <w:rPr>
          <w:rFonts w:ascii="Times New Roman" w:hAnsi="Times New Roman"/>
          <w:sz w:val="24"/>
          <w:szCs w:val="24"/>
        </w:rPr>
        <w:fldChar w:fldCharType="begin"/>
      </w:r>
      <w:r w:rsidR="00883CCE" w:rsidRPr="00376AFF">
        <w:rPr>
          <w:rFonts w:ascii="Times New Roman" w:hAnsi="Times New Roman"/>
          <w:sz w:val="24"/>
          <w:szCs w:val="24"/>
        </w:rPr>
        <w:instrText xml:space="preserve"> REF _Ref447812094 \r \h </w:instrText>
      </w:r>
      <w:r w:rsidR="00883CCE" w:rsidRPr="00376AFF">
        <w:rPr>
          <w:rFonts w:ascii="Times New Roman" w:hAnsi="Times New Roman"/>
          <w:sz w:val="24"/>
          <w:szCs w:val="24"/>
        </w:rPr>
      </w:r>
      <w:r w:rsidR="00883CCE" w:rsidRPr="00376AFF">
        <w:rPr>
          <w:rFonts w:ascii="Times New Roman" w:hAnsi="Times New Roman"/>
          <w:sz w:val="24"/>
          <w:szCs w:val="24"/>
        </w:rPr>
        <w:fldChar w:fldCharType="separate"/>
      </w:r>
      <w:r w:rsidR="00093238">
        <w:rPr>
          <w:rFonts w:ascii="Times New Roman" w:hAnsi="Times New Roman"/>
          <w:sz w:val="24"/>
          <w:szCs w:val="24"/>
        </w:rPr>
        <w:t>184</w:t>
      </w:r>
      <w:r w:rsidR="00883CCE" w:rsidRPr="00376AFF">
        <w:rPr>
          <w:rFonts w:ascii="Times New Roman" w:hAnsi="Times New Roman"/>
          <w:sz w:val="24"/>
          <w:szCs w:val="24"/>
        </w:rPr>
        <w:fldChar w:fldCharType="end"/>
      </w:r>
      <w:r w:rsidR="00883CCE" w:rsidRPr="00376AFF">
        <w:rPr>
          <w:rFonts w:ascii="Times New Roman" w:hAnsi="Times New Roman"/>
          <w:sz w:val="24"/>
          <w:szCs w:val="24"/>
        </w:rPr>
        <w:t>]). Potential developers or users may:</w:t>
      </w:r>
    </w:p>
    <w:p w14:paraId="6CD7B67C"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r w:rsidR="00B54E66" w:rsidRPr="00376AFF">
        <w:rPr>
          <w:lang w:val="en-GB"/>
        </w:rPr>
        <w:t>);</w:t>
      </w:r>
    </w:p>
    <w:p w14:paraId="2A80967A" w14:textId="77777777"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r w:rsidR="00B54E66" w:rsidRPr="00376AFF">
        <w:rPr>
          <w:lang w:val="en-GB"/>
        </w:rPr>
        <w:t>);</w:t>
      </w:r>
    </w:p>
    <w:p w14:paraId="2219A1A9" w14:textId="77777777"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r w:rsidR="00B54E66" w:rsidRPr="00376AFF">
        <w:rPr>
          <w:lang w:val="en-GB"/>
        </w:rPr>
        <w:t>);</w:t>
      </w:r>
    </w:p>
    <w:p w14:paraId="4C5B93FB" w14:textId="77777777"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14:paraId="7048D7E0" w14:textId="77777777"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r w:rsidR="00B54E66" w:rsidRPr="00376AFF">
        <w:rPr>
          <w:lang w:val="en-GB"/>
        </w:rPr>
        <w:t>SPHERA;</w:t>
      </w:r>
    </w:p>
    <w:p w14:paraId="358EA875" w14:textId="77777777"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14:paraId="3CE1628D" w14:textId="77777777" w:rsidR="000279A4" w:rsidRPr="00376AFF" w:rsidRDefault="000279A4" w:rsidP="00034CDC">
      <w:pPr>
        <w:pStyle w:val="Paragrafoelenco"/>
        <w:numPr>
          <w:ilvl w:val="0"/>
          <w:numId w:val="14"/>
        </w:numPr>
        <w:jc w:val="both"/>
        <w:rPr>
          <w:lang w:val="en-GB"/>
        </w:rPr>
      </w:pPr>
      <w:r w:rsidRPr="00376AFF">
        <w:rPr>
          <w:lang w:val="en-GB"/>
        </w:rPr>
        <w:t>be interested in attending free internships on SPHERA at RSE as academic students</w:t>
      </w:r>
      <w:r w:rsidR="00BF3BA0" w:rsidRPr="00376AFF">
        <w:rPr>
          <w:lang w:val="en-GB"/>
        </w:rPr>
        <w:t xml:space="preserve"> (</w:t>
      </w:r>
      <w:proofErr w:type="gramStart"/>
      <w:r w:rsidR="00BF3BA0" w:rsidRPr="00376AFF">
        <w:rPr>
          <w:lang w:val="en-GB"/>
        </w:rPr>
        <w:t>Bachelor Degree</w:t>
      </w:r>
      <w:proofErr w:type="gramEnd"/>
      <w:r w:rsidR="00BF3BA0" w:rsidRPr="00376AFF">
        <w:rPr>
          <w:lang w:val="en-GB"/>
        </w:rPr>
        <w:t>, Master Degree and PhD students)</w:t>
      </w:r>
      <w:r w:rsidRPr="00376AFF">
        <w:rPr>
          <w:lang w:val="en-GB"/>
        </w:rPr>
        <w:t>.</w:t>
      </w:r>
    </w:p>
    <w:p w14:paraId="2D8E9118" w14:textId="77777777"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14:paraId="5160FF56" w14:textId="77777777"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public repository </w:t>
      </w:r>
      <w:r w:rsidR="00B54E66" w:rsidRPr="00376AFF">
        <w:rPr>
          <w:rFonts w:ascii="Times New Roman" w:hAnsi="Times New Roman"/>
          <w:sz w:val="24"/>
          <w:szCs w:val="24"/>
        </w:rPr>
        <w:t>(</w:t>
      </w:r>
      <w:r w:rsidR="00EA2957" w:rsidRPr="00376AFF">
        <w:rPr>
          <w:rFonts w:ascii="Times New Roman" w:hAnsi="Times New Roman"/>
          <w:sz w:val="24"/>
          <w:szCs w:val="24"/>
        </w:rPr>
        <w:t>[</w:t>
      </w:r>
      <w:r w:rsidR="00EA2957" w:rsidRPr="00376AFF">
        <w:rPr>
          <w:rFonts w:ascii="Times New Roman" w:hAnsi="Times New Roman"/>
          <w:sz w:val="24"/>
          <w:szCs w:val="24"/>
        </w:rPr>
        <w:fldChar w:fldCharType="begin"/>
      </w:r>
      <w:r w:rsidR="00EA2957" w:rsidRPr="00376AFF">
        <w:rPr>
          <w:rFonts w:ascii="Times New Roman" w:hAnsi="Times New Roman"/>
          <w:sz w:val="24"/>
          <w:szCs w:val="24"/>
        </w:rPr>
        <w:instrText xml:space="preserve"> REF _Ref447812094 \r \h </w:instrText>
      </w:r>
      <w:r w:rsidR="00EA2957" w:rsidRPr="00376AFF">
        <w:rPr>
          <w:rFonts w:ascii="Times New Roman" w:hAnsi="Times New Roman"/>
          <w:sz w:val="24"/>
          <w:szCs w:val="24"/>
        </w:rPr>
      </w:r>
      <w:r w:rsidR="00EA2957" w:rsidRPr="00376AFF">
        <w:rPr>
          <w:rFonts w:ascii="Times New Roman" w:hAnsi="Times New Roman"/>
          <w:sz w:val="24"/>
          <w:szCs w:val="24"/>
        </w:rPr>
        <w:fldChar w:fldCharType="separate"/>
      </w:r>
      <w:r w:rsidR="00093238">
        <w:rPr>
          <w:rFonts w:ascii="Times New Roman" w:hAnsi="Times New Roman"/>
          <w:sz w:val="24"/>
          <w:szCs w:val="24"/>
        </w:rPr>
        <w:t>184</w:t>
      </w:r>
      <w:r w:rsidR="00EA2957"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14:paraId="11307A3C" w14:textId="77777777"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14:paraId="0BCE0A2B" w14:textId="77777777" w:rsidR="005C6B81" w:rsidRPr="00376AFF" w:rsidRDefault="005C6B81" w:rsidP="00034CDC">
      <w:pPr>
        <w:pStyle w:val="Paragrafoelenco"/>
        <w:numPr>
          <w:ilvl w:val="0"/>
          <w:numId w:val="15"/>
        </w:numPr>
        <w:jc w:val="both"/>
        <w:rPr>
          <w:lang w:val="en-GB"/>
        </w:rPr>
      </w:pPr>
      <w:r w:rsidRPr="00376AFF">
        <w:rPr>
          <w:lang w:val="en-GB"/>
        </w:rPr>
        <w:t>https://git-scm.com/</w:t>
      </w:r>
    </w:p>
    <w:p w14:paraId="7A68DA33" w14:textId="77777777"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14:paraId="2387DAC7" w14:textId="77777777"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r w:rsidR="005C6B81" w:rsidRPr="00376AFF">
        <w:rPr>
          <w:rFonts w:ascii="Times New Roman" w:hAnsi="Times New Roman"/>
          <w:sz w:val="24"/>
          <w:szCs w:val="24"/>
        </w:rPr>
        <w:t>user name</w:t>
      </w:r>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user name</w:t>
      </w:r>
      <w:r w:rsidR="005C6B81" w:rsidRPr="00376AFF">
        <w:rPr>
          <w:rFonts w:ascii="Times New Roman" w:hAnsi="Times New Roman"/>
          <w:sz w:val="24"/>
          <w:szCs w:val="24"/>
        </w:rPr>
        <w:t>).</w:t>
      </w:r>
    </w:p>
    <w:p w14:paraId="2DE0CEB3" w14:textId="77777777" w:rsidR="000C3886" w:rsidRPr="00376AFF"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14:paraId="24666AAB" w14:textId="77777777"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093238" w:rsidRPr="00093238">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14:paraId="0816DA19" w14:textId="77777777"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14:paraId="3E1C0871" w14:textId="77777777" w:rsidTr="005D1DA9">
        <w:tc>
          <w:tcPr>
            <w:tcW w:w="5000" w:type="pct"/>
            <w:vAlign w:val="bottom"/>
          </w:tcPr>
          <w:p w14:paraId="6FB9987E" w14:textId="77777777"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5582140B" wp14:editId="7A47D524">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14:paraId="547CBBD4" w14:textId="77777777" w:rsidR="005D1DA9" w:rsidRPr="00376AFF" w:rsidRDefault="005D1DA9" w:rsidP="005D1DA9">
      <w:pPr>
        <w:spacing w:after="0" w:line="240" w:lineRule="auto"/>
        <w:jc w:val="center"/>
        <w:rPr>
          <w:rFonts w:ascii="Times New Roman" w:hAnsi="Times New Roman"/>
        </w:rPr>
      </w:pPr>
      <w:bookmarkStart w:id="45" w:name="_Ref448227012"/>
      <w:bookmarkStart w:id="46" w:name="_Ref448227009"/>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45"/>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r w:rsidR="00A46DB4" w:rsidRPr="00376AFF">
        <w:rPr>
          <w:rFonts w:ascii="Times New Roman" w:hAnsi="Times New Roman"/>
        </w:rPr>
        <w:t>Executable codes</w:t>
      </w:r>
      <w:r w:rsidRPr="00376AFF">
        <w:rPr>
          <w:rFonts w:ascii="Times New Roman" w:hAnsi="Times New Roman"/>
        </w:rPr>
        <w:t>.</w:t>
      </w:r>
      <w:bookmarkEnd w:id="46"/>
    </w:p>
    <w:p w14:paraId="503E999E" w14:textId="77777777"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14:paraId="44408DA8" w14:textId="77777777" w:rsidTr="005D1DA9">
        <w:tc>
          <w:tcPr>
            <w:tcW w:w="5000" w:type="pct"/>
            <w:vAlign w:val="bottom"/>
          </w:tcPr>
          <w:p w14:paraId="0C9827EE" w14:textId="77777777"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30C8BC8A" wp14:editId="1FF5DAB8">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14:paraId="7B8748B5" w14:textId="77777777" w:rsidR="005D1DA9" w:rsidRPr="00376AFF" w:rsidRDefault="005D1DA9" w:rsidP="005D1DA9">
      <w:pPr>
        <w:spacing w:after="0" w:line="240" w:lineRule="auto"/>
        <w:jc w:val="center"/>
        <w:rPr>
          <w:rFonts w:ascii="Times New Roman" w:hAnsi="Times New Roman"/>
          <w:szCs w:val="24"/>
        </w:rPr>
      </w:pPr>
      <w:bookmarkStart w:id="47" w:name="_Ref448227013"/>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2</w:t>
      </w:r>
      <w:r w:rsidRPr="00376AFF">
        <w:rPr>
          <w:rFonts w:ascii="Times New Roman" w:hAnsi="Times New Roman"/>
          <w:szCs w:val="24"/>
        </w:rPr>
        <w:fldChar w:fldCharType="end"/>
      </w:r>
      <w:bookmarkEnd w:id="47"/>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Documen</w:t>
      </w:r>
      <w:r w:rsidR="00A832E0" w:rsidRPr="00376AFF">
        <w:rPr>
          <w:rFonts w:ascii="Times New Roman" w:hAnsi="Times New Roman"/>
          <w:szCs w:val="24"/>
        </w:rPr>
        <w:t>tation</w:t>
      </w:r>
      <w:r w:rsidRPr="00376AFF">
        <w:rPr>
          <w:rFonts w:ascii="Times New Roman" w:hAnsi="Times New Roman"/>
          <w:szCs w:val="24"/>
        </w:rPr>
        <w:t>.</w:t>
      </w:r>
    </w:p>
    <w:p w14:paraId="0FFD506D" w14:textId="77777777"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14:paraId="07B1AAE3" w14:textId="77777777" w:rsidTr="00822C58">
        <w:tc>
          <w:tcPr>
            <w:tcW w:w="5000" w:type="pct"/>
            <w:vAlign w:val="bottom"/>
          </w:tcPr>
          <w:p w14:paraId="04032511" w14:textId="77777777"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5D47D7E" wp14:editId="33DF0A8A">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3"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F5724C" w14:textId="77777777" w:rsidR="00B54E66" w:rsidRPr="00376AFF" w:rsidRDefault="00B54E66" w:rsidP="00B54E66">
      <w:pPr>
        <w:spacing w:after="0" w:line="240" w:lineRule="auto"/>
        <w:jc w:val="center"/>
        <w:rPr>
          <w:rFonts w:ascii="Times New Roman" w:hAnsi="Times New Roman"/>
          <w:szCs w:val="24"/>
        </w:rPr>
      </w:pPr>
      <w:bookmarkStart w:id="48" w:name="_Ref448227014"/>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3</w:t>
      </w:r>
      <w:r w:rsidRPr="00376AFF">
        <w:rPr>
          <w:rFonts w:ascii="Times New Roman" w:hAnsi="Times New Roman"/>
          <w:szCs w:val="24"/>
        </w:rPr>
        <w:fldChar w:fldCharType="end"/>
      </w:r>
      <w:bookmarkEnd w:id="48"/>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14:paraId="742EB169" w14:textId="77777777" w:rsidR="00B54E66" w:rsidRPr="00376AFF" w:rsidRDefault="00B54E66" w:rsidP="00B54E66">
      <w:pPr>
        <w:spacing w:after="0" w:line="240" w:lineRule="auto"/>
        <w:jc w:val="center"/>
        <w:rPr>
          <w:rFonts w:ascii="Times New Roman" w:hAnsi="Times New Roman"/>
          <w:sz w:val="24"/>
          <w:szCs w:val="24"/>
        </w:rPr>
      </w:pPr>
    </w:p>
    <w:p w14:paraId="3E590740"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2C59E3B0" w14:textId="77777777" w:rsidTr="00822C58">
        <w:tc>
          <w:tcPr>
            <w:tcW w:w="5000" w:type="pct"/>
            <w:vAlign w:val="bottom"/>
          </w:tcPr>
          <w:p w14:paraId="7877F0B2" w14:textId="77777777"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0EA419B7" wp14:editId="487B4331">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4"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8096B4" w14:textId="77777777" w:rsidR="00B54E66" w:rsidRPr="00376AFF" w:rsidRDefault="00B54E66" w:rsidP="00B54E66">
      <w:pPr>
        <w:spacing w:after="0" w:line="240" w:lineRule="auto"/>
        <w:jc w:val="center"/>
        <w:rPr>
          <w:rFonts w:ascii="Times New Roman" w:hAnsi="Times New Roman"/>
          <w:szCs w:val="24"/>
        </w:rPr>
      </w:pPr>
      <w:bookmarkStart w:id="49" w:name="_Ref44822701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4</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14:paraId="532240F8" w14:textId="77777777" w:rsidR="00B54E66" w:rsidRPr="00376AFF" w:rsidRDefault="00B54E66" w:rsidP="00B54E66">
      <w:pPr>
        <w:jc w:val="center"/>
        <w:rPr>
          <w:sz w:val="24"/>
          <w:szCs w:val="24"/>
        </w:rPr>
      </w:pPr>
    </w:p>
    <w:p w14:paraId="6423522B" w14:textId="77777777"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14:paraId="313FEDC1" w14:textId="77777777" w:rsidTr="00822C58">
        <w:tc>
          <w:tcPr>
            <w:tcW w:w="5000" w:type="pct"/>
            <w:vAlign w:val="bottom"/>
          </w:tcPr>
          <w:p w14:paraId="3A1420ED" w14:textId="77777777"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3BCD941B" wp14:editId="58B79976">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5"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90CDCA" w14:textId="77777777" w:rsidR="00B54E66" w:rsidRPr="00376AFF" w:rsidRDefault="00B54E66" w:rsidP="00B54E66">
      <w:pPr>
        <w:spacing w:after="0" w:line="240" w:lineRule="auto"/>
        <w:jc w:val="center"/>
        <w:rPr>
          <w:rFonts w:ascii="Times New Roman" w:hAnsi="Times New Roman"/>
          <w:szCs w:val="24"/>
        </w:rPr>
      </w:pPr>
      <w:bookmarkStart w:id="50" w:name="_Ref44822701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14:paraId="5A33C5ED" w14:textId="77777777"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14:paraId="330B57CE" w14:textId="77777777" w:rsidTr="00822C58">
        <w:tc>
          <w:tcPr>
            <w:tcW w:w="5000" w:type="pct"/>
            <w:vAlign w:val="bottom"/>
          </w:tcPr>
          <w:p w14:paraId="0F3D0591" w14:textId="77777777"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168732EA" wp14:editId="5BB8F5D3">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6"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34424A" w14:textId="77777777" w:rsidR="00B54E66" w:rsidRPr="00376AFF" w:rsidRDefault="00B54E66" w:rsidP="00B54E66">
      <w:pPr>
        <w:spacing w:after="0" w:line="240" w:lineRule="auto"/>
        <w:jc w:val="center"/>
        <w:rPr>
          <w:rFonts w:ascii="Times New Roman" w:hAnsi="Times New Roman"/>
          <w:szCs w:val="24"/>
        </w:rPr>
      </w:pPr>
      <w:bookmarkStart w:id="51" w:name="_Ref44822701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
    <w:p w14:paraId="50E00386" w14:textId="77777777" w:rsidR="00B54E66" w:rsidRPr="00376AFF" w:rsidRDefault="00B54E66" w:rsidP="00B54E66">
      <w:pPr>
        <w:rPr>
          <w:sz w:val="24"/>
          <w:szCs w:val="24"/>
        </w:rPr>
      </w:pPr>
    </w:p>
    <w:p w14:paraId="3CF40213" w14:textId="77777777"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61BB900B" wp14:editId="7391E184">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14:paraId="780056EF" w14:textId="77777777" w:rsidR="00B54E66" w:rsidRPr="00376AFF" w:rsidRDefault="00B54E66" w:rsidP="00B54E66">
      <w:pPr>
        <w:spacing w:after="0" w:line="240" w:lineRule="auto"/>
        <w:jc w:val="center"/>
        <w:rPr>
          <w:rFonts w:ascii="Times New Roman" w:hAnsi="Times New Roman"/>
          <w:szCs w:val="24"/>
        </w:rPr>
      </w:pPr>
      <w:bookmarkStart w:id="52" w:name="_Ref447793735"/>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7</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r w:rsidRPr="00376AFF">
        <w:rPr>
          <w:rFonts w:ascii="Times New Roman" w:hAnsi="Times New Roman"/>
          <w:szCs w:val="24"/>
        </w:rPr>
        <w:t>).</w:t>
      </w:r>
    </w:p>
    <w:p w14:paraId="40140C54" w14:textId="77777777" w:rsidR="00B54E66" w:rsidRPr="00376AFF" w:rsidRDefault="00B54E66" w:rsidP="00B54E66">
      <w:pPr>
        <w:spacing w:after="0" w:line="240" w:lineRule="auto"/>
        <w:jc w:val="both"/>
        <w:rPr>
          <w:rFonts w:ascii="Times New Roman" w:hAnsi="Times New Roman"/>
          <w:sz w:val="24"/>
          <w:szCs w:val="24"/>
        </w:rPr>
      </w:pPr>
    </w:p>
    <w:p w14:paraId="5C29D5F2" w14:textId="77777777"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66716399"/>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3"/>
      <w:r w:rsidRPr="00376AFF">
        <w:rPr>
          <w:rFonts w:ascii="Book Antiqua" w:hAnsi="Book Antiqua"/>
          <w:caps/>
          <w:kern w:val="0"/>
          <w:sz w:val="24"/>
          <w:szCs w:val="24"/>
        </w:rPr>
        <w:t xml:space="preserve"> as a boundary treatment scheme for fixed boundaries</w:t>
      </w:r>
      <w:bookmarkEnd w:id="54"/>
    </w:p>
    <w:p w14:paraId="4C01802D" w14:textId="77777777" w:rsidR="003D504A" w:rsidRPr="00376AFF" w:rsidRDefault="003D504A" w:rsidP="00B33ED4">
      <w:pPr>
        <w:spacing w:after="0" w:line="240" w:lineRule="auto"/>
        <w:jc w:val="both"/>
        <w:rPr>
          <w:rFonts w:ascii="Times New Roman" w:hAnsi="Times New Roman"/>
          <w:sz w:val="24"/>
          <w:szCs w:val="24"/>
        </w:rPr>
      </w:pPr>
    </w:p>
    <w:p w14:paraId="709F2153" w14:textId="77777777"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
    <w:p w14:paraId="23CE6B55" w14:textId="77777777"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14:paraId="40F87139" w14:textId="77777777"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14:paraId="161C6D47" w14:textId="77777777" w:rsidR="00B33ED4" w:rsidRPr="00376AFF" w:rsidRDefault="00B33ED4" w:rsidP="00BE32E1">
      <w:pPr>
        <w:spacing w:after="0" w:line="240" w:lineRule="auto"/>
        <w:jc w:val="both"/>
        <w:rPr>
          <w:rFonts w:ascii="Cambria Math" w:hAnsi="Cambria Math"/>
          <w:sz w:val="24"/>
          <w:szCs w:val="24"/>
        </w:rPr>
      </w:pPr>
    </w:p>
    <w:p w14:paraId="5B9900E7" w14:textId="77777777" w:rsidR="0037327E" w:rsidRPr="00376AFF" w:rsidRDefault="0037327E" w:rsidP="0037327E">
      <w:pPr>
        <w:pStyle w:val="Amicarellititle2"/>
      </w:pPr>
      <w:bookmarkStart w:id="55" w:name="_Toc66716400"/>
      <w:r w:rsidRPr="00376AFF">
        <w:t>Smoothed Particle Hydrodynamics (SPH)</w:t>
      </w:r>
      <w:bookmarkEnd w:id="55"/>
    </w:p>
    <w:p w14:paraId="17C47C08"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14:paraId="67D6F7C6" w14:textId="77777777"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 xml:space="preserve">olating (or  smoothing functions), called kernel functions. </w:t>
      </w:r>
    </w:p>
    <w:p w14:paraId="3CEC61F6" w14:textId="77777777"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6CD23145" w14:textId="77777777" w:rsidTr="004260C5">
        <w:tc>
          <w:tcPr>
            <w:tcW w:w="4539" w:type="pct"/>
            <w:vAlign w:val="center"/>
          </w:tcPr>
          <w:p w14:paraId="5376FDF2" w14:textId="77777777"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w14:anchorId="3E8577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39.6pt" o:ole="">
                  <v:imagedata r:id="rId18" o:title=""/>
                </v:shape>
                <o:OLEObject Type="Embed" ProgID="Equation.3" ShapeID="_x0000_i1025" DrawAspect="Content" ObjectID="_1687595956" r:id="rId19"/>
              </w:object>
            </w:r>
          </w:p>
        </w:tc>
        <w:tc>
          <w:tcPr>
            <w:tcW w:w="461" w:type="pct"/>
            <w:vAlign w:val="center"/>
          </w:tcPr>
          <w:p w14:paraId="16F9161E" w14:textId="77777777"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
          </w:p>
        </w:tc>
      </w:tr>
    </w:tbl>
    <w:p w14:paraId="56B922FE" w14:textId="77777777" w:rsidR="0037327E" w:rsidRPr="00376AFF" w:rsidRDefault="0037327E" w:rsidP="0037327E">
      <w:pPr>
        <w:spacing w:after="0" w:line="240" w:lineRule="auto"/>
        <w:jc w:val="both"/>
        <w:rPr>
          <w:rFonts w:ascii="Times New Roman" w:hAnsi="Times New Roman"/>
          <w:sz w:val="24"/>
          <w:szCs w:val="24"/>
        </w:rPr>
      </w:pPr>
    </w:p>
    <w:p w14:paraId="17805F17" w14:textId="77777777" w:rsidR="004260C5"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2743A8" w:rsidRPr="00376AFF">
        <w:rPr>
          <w:rFonts w:ascii="Times New Roman" w:hAnsi="Times New Roman"/>
          <w:sz w:val="24"/>
          <w:szCs w:val="24"/>
        </w:rPr>
        <w:t xml:space="preserve">here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is the kernel function</w:t>
      </w:r>
      <w:r w:rsidR="00F958D2" w:rsidRPr="00376AFF">
        <w:rPr>
          <w:rFonts w:ascii="Times New Roman" w:hAnsi="Times New Roman"/>
          <w:sz w:val="24"/>
          <w:szCs w:val="24"/>
        </w:rPr>
        <w:t xml:space="preserve"> </w:t>
      </w:r>
      <w:r w:rsidR="00F958D2" w:rsidRPr="00376AFF">
        <w:rPr>
          <w:rFonts w:ascii="Times New Roman" w:hAnsi="Times New Roman"/>
        </w:rPr>
        <w:t>([</w:t>
      </w:r>
      <w:r w:rsidR="00F958D2" w:rsidRPr="00376AFF">
        <w:rPr>
          <w:rFonts w:ascii="Times New Roman" w:hAnsi="Times New Roman"/>
        </w:rPr>
        <w:fldChar w:fldCharType="begin"/>
      </w:r>
      <w:r w:rsidR="00F958D2" w:rsidRPr="00376AFF">
        <w:rPr>
          <w:rFonts w:ascii="Times New Roman" w:hAnsi="Times New Roman"/>
        </w:rPr>
        <w:instrText xml:space="preserve"> REF _Ref341167858 \r \h </w:instrText>
      </w:r>
      <w:r w:rsidR="00F958D2" w:rsidRPr="00376AFF">
        <w:rPr>
          <w:rFonts w:ascii="Times New Roman" w:hAnsi="Times New Roman"/>
        </w:rPr>
      </w:r>
      <w:r w:rsidR="00F958D2" w:rsidRPr="00376AFF">
        <w:rPr>
          <w:rFonts w:ascii="Times New Roman" w:hAnsi="Times New Roman"/>
        </w:rPr>
        <w:fldChar w:fldCharType="separate"/>
      </w:r>
      <w:r w:rsidR="00093238">
        <w:rPr>
          <w:rFonts w:ascii="Times New Roman" w:hAnsi="Times New Roman"/>
        </w:rPr>
        <w:t>10</w:t>
      </w:r>
      <w:r w:rsidR="00F958D2" w:rsidRPr="00376AFF">
        <w:rPr>
          <w:rFonts w:ascii="Times New Roman" w:hAnsi="Times New Roman"/>
        </w:rPr>
        <w:fldChar w:fldCharType="end"/>
      </w:r>
      <w:r w:rsidR="00F958D2" w:rsidRPr="00376AFF">
        <w:rPr>
          <w:rFonts w:ascii="Times New Roman" w:hAnsi="Times New Roman"/>
        </w:rPr>
        <w:t>])</w:t>
      </w:r>
      <w:r w:rsidR="002743A8" w:rsidRPr="00376AFF">
        <w:rPr>
          <w:rFonts w:ascii="Times New Roman" w:hAnsi="Times New Roman"/>
          <w:sz w:val="24"/>
          <w:szCs w:val="24"/>
        </w:rPr>
        <w:t xml:space="preserve">,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proofErr w:type="spellStart"/>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proofErr w:type="spellEnd"/>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14:paraId="32CCAFA7" w14:textId="77777777"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proofErr w:type="spellStart"/>
      <w:r w:rsidR="004260C5" w:rsidRPr="00376AFF">
        <w:rPr>
          <w:rFonts w:ascii="Times New Roman" w:hAnsi="Times New Roman"/>
          <w:i/>
          <w:sz w:val="24"/>
          <w:szCs w:val="24"/>
        </w:rPr>
        <w:t>i</w:t>
      </w:r>
      <w:proofErr w:type="spellEnd"/>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7C27237" w14:textId="77777777" w:rsidTr="004260C5">
        <w:tc>
          <w:tcPr>
            <w:tcW w:w="4539" w:type="pct"/>
            <w:vAlign w:val="center"/>
          </w:tcPr>
          <w:p w14:paraId="717B5948"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w14:anchorId="2155583F">
                <v:shape id="_x0000_i1026" type="#_x0000_t75" style="width:180.6pt;height:45pt" o:ole="">
                  <v:imagedata r:id="rId20" o:title=""/>
                </v:shape>
                <o:OLEObject Type="Embed" ProgID="Equation.3" ShapeID="_x0000_i1026" DrawAspect="Content" ObjectID="_1687595957" r:id="rId21"/>
              </w:object>
            </w:r>
          </w:p>
        </w:tc>
        <w:tc>
          <w:tcPr>
            <w:tcW w:w="461" w:type="pct"/>
            <w:vAlign w:val="center"/>
          </w:tcPr>
          <w:p w14:paraId="241D012A" w14:textId="77777777"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14:paraId="49A4662C" w14:textId="77777777" w:rsidR="0037327E" w:rsidRPr="00376AFF" w:rsidRDefault="0037327E" w:rsidP="0037327E">
      <w:pPr>
        <w:spacing w:after="0" w:line="240" w:lineRule="auto"/>
        <w:jc w:val="both"/>
        <w:rPr>
          <w:rFonts w:ascii="Times New Roman" w:hAnsi="Times New Roman"/>
          <w:sz w:val="24"/>
          <w:szCs w:val="24"/>
        </w:rPr>
      </w:pPr>
    </w:p>
    <w:p w14:paraId="42F076AF" w14:textId="77777777"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Adami</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_Ref355092535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_Ref341106958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83</w:t>
      </w:r>
      <w:r w:rsidRPr="00376AFF">
        <w:rPr>
          <w:rFonts w:ascii="Times New Roman" w:hAnsi="Times New Roman"/>
          <w:sz w:val="24"/>
          <w:szCs w:val="24"/>
        </w:rPr>
        <w:fldChar w:fldCharType="end"/>
      </w:r>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Macia</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_Ref448249600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_Ref392147289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003D4BF2" w:rsidRPr="00376AFF">
        <w:rPr>
          <w:rFonts w:ascii="Times New Roman" w:hAnsi="Times New Roman"/>
          <w:sz w:val="24"/>
          <w:szCs w:val="24"/>
        </w:rPr>
        <w:fldChar w:fldCharType="begin"/>
      </w:r>
      <w:r w:rsidR="003D4BF2" w:rsidRPr="00376AFF">
        <w:rPr>
          <w:rFonts w:ascii="Times New Roman" w:hAnsi="Times New Roman"/>
          <w:sz w:val="24"/>
          <w:szCs w:val="24"/>
        </w:rPr>
        <w:instrText xml:space="preserve"> REF _Ref447811096 \r \h </w:instrText>
      </w:r>
      <w:r w:rsidR="003D4BF2" w:rsidRPr="00376AFF">
        <w:rPr>
          <w:rFonts w:ascii="Times New Roman" w:hAnsi="Times New Roman"/>
          <w:sz w:val="24"/>
          <w:szCs w:val="24"/>
        </w:rPr>
      </w:r>
      <w:r w:rsidR="003D4BF2" w:rsidRPr="00376AFF">
        <w:rPr>
          <w:rFonts w:ascii="Times New Roman" w:hAnsi="Times New Roman"/>
          <w:sz w:val="24"/>
          <w:szCs w:val="24"/>
        </w:rPr>
        <w:fldChar w:fldCharType="separate"/>
      </w:r>
      <w:r w:rsidR="00093238">
        <w:rPr>
          <w:rFonts w:ascii="Times New Roman" w:hAnsi="Times New Roman"/>
          <w:sz w:val="24"/>
          <w:szCs w:val="24"/>
        </w:rPr>
        <w:t>6</w:t>
      </w:r>
      <w:r w:rsidR="003D4BF2" w:rsidRPr="00376AFF">
        <w:rPr>
          <w:rFonts w:ascii="Times New Roman" w:hAnsi="Times New Roman"/>
          <w:sz w:val="24"/>
          <w:szCs w:val="24"/>
        </w:rPr>
        <w:fldChar w:fldCharType="end"/>
      </w:r>
      <w:r w:rsidR="003D4BF2" w:rsidRPr="00376AFF">
        <w:rPr>
          <w:rFonts w:ascii="Times New Roman" w:hAnsi="Times New Roman"/>
          <w:sz w:val="24"/>
          <w:szCs w:val="24"/>
        </w:rPr>
        <w:t>]</w:t>
      </w:r>
      <w:r w:rsidR="0037327E" w:rsidRPr="00376AFF">
        <w:rPr>
          <w:rFonts w:ascii="Times New Roman" w:hAnsi="Times New Roman"/>
          <w:sz w:val="24"/>
          <w:szCs w:val="24"/>
        </w:rPr>
        <w:t>).</w:t>
      </w:r>
    </w:p>
    <w:p w14:paraId="1E05E31B" w14:textId="77777777"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14:paraId="0D53EBF2" w14:textId="77777777" w:rsidTr="004260C5">
        <w:tc>
          <w:tcPr>
            <w:tcW w:w="4539" w:type="pct"/>
            <w:vAlign w:val="center"/>
          </w:tcPr>
          <w:p w14:paraId="62E639E1" w14:textId="77777777"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w14:anchorId="62272A5F">
                <v:shape id="_x0000_i1027" type="#_x0000_t75" style="width:123.6pt;height:45pt" o:ole="">
                  <v:imagedata r:id="rId22" o:title=""/>
                </v:shape>
                <o:OLEObject Type="Embed" ProgID="Equation.3" ShapeID="_x0000_i1027" DrawAspect="Content" ObjectID="_1687595958" r:id="rId23"/>
              </w:object>
            </w:r>
          </w:p>
        </w:tc>
        <w:tc>
          <w:tcPr>
            <w:tcW w:w="461" w:type="pct"/>
            <w:vAlign w:val="center"/>
          </w:tcPr>
          <w:p w14:paraId="354759FC" w14:textId="77777777"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14:paraId="678F5CC2" w14:textId="77777777" w:rsidR="0037327E" w:rsidRPr="00376AFF" w:rsidRDefault="0037327E" w:rsidP="0037327E">
      <w:pPr>
        <w:spacing w:after="0" w:line="240" w:lineRule="auto"/>
        <w:jc w:val="both"/>
        <w:rPr>
          <w:rFonts w:ascii="Times New Roman" w:hAnsi="Times New Roman"/>
          <w:sz w:val="24"/>
          <w:szCs w:val="24"/>
        </w:rPr>
      </w:pPr>
    </w:p>
    <w:p w14:paraId="01E66103" w14:textId="77777777" w:rsidR="003D4BF2"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3D4BF2" w:rsidRPr="00376AFF">
        <w:rPr>
          <w:rFonts w:ascii="Times New Roman" w:hAnsi="Times New Roman"/>
          <w:sz w:val="24"/>
          <w:szCs w:val="24"/>
        </w:rPr>
        <w:t xml:space="preserve">here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14:paraId="7E245E18" w14:textId="77777777"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w:t>
      </w:r>
      <w:proofErr w:type="spellStart"/>
      <w:r w:rsidRPr="00376AFF">
        <w:rPr>
          <w:rFonts w:ascii="Times New Roman" w:hAnsi="Times New Roman"/>
          <w:sz w:val="24"/>
          <w:szCs w:val="24"/>
        </w:rPr>
        <w:t>th</w:t>
      </w:r>
      <w:proofErr w:type="spellEnd"/>
      <w:r w:rsidRPr="00376AFF">
        <w:rPr>
          <w:rFonts w:ascii="Times New Roman" w:hAnsi="Times New Roman"/>
          <w:sz w:val="24"/>
          <w:szCs w:val="24"/>
        </w:rPr>
        <w:t xml:space="preserve">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14:paraId="543AACCA" w14:textId="77777777"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 xml:space="preserve">erivatives in the fluid dynamics balance equations by means of a particle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mesh-less technique.</w:t>
      </w:r>
    </w:p>
    <w:p w14:paraId="6A03ABB4" w14:textId="77777777"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14:paraId="29DF0EEE" w14:textId="77777777"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of SPH models refer to the following topics: floods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Vacondio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_Ref353451683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203</w:t>
      </w:r>
      <w:r w:rsidRPr="00376AFF">
        <w:rPr>
          <w:rFonts w:ascii="Times New Roman" w:hAnsi="Times New Roman"/>
          <w:sz w:val="24"/>
          <w:szCs w:val="24"/>
        </w:rPr>
        <w:fldChar w:fldCharType="end"/>
      </w:r>
      <w:r w:rsidRPr="00376AFF">
        <w:rPr>
          <w:rFonts w:ascii="Times New Roman" w:hAnsi="Times New Roman"/>
          <w:sz w:val="24"/>
          <w:szCs w:val="24"/>
        </w:rPr>
        <w:t>]</w:t>
      </w:r>
      <w:r w:rsidR="00376EDF" w:rsidRPr="00376AFF">
        <w:rPr>
          <w:rFonts w:ascii="Times New Roman" w:hAnsi="Times New Roman"/>
          <w:sz w:val="24"/>
          <w:szCs w:val="24"/>
        </w:rPr>
        <w:t>; Amicarelli et al., 2015,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_Ref447810426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7</w:t>
      </w:r>
      <w:r w:rsidR="00376EDF" w:rsidRPr="00376AFF">
        <w:rPr>
          <w:rFonts w:ascii="Times New Roman" w:hAnsi="Times New Roman"/>
          <w:sz w:val="24"/>
          <w:szCs w:val="24"/>
        </w:rPr>
        <w:fldChar w:fldCharType="end"/>
      </w:r>
      <w:r w:rsidR="00376EDF" w:rsidRPr="00376AFF">
        <w:rPr>
          <w:rFonts w:ascii="Times New Roman" w:hAnsi="Times New Roman"/>
          <w:sz w:val="24"/>
          <w:szCs w:val="24"/>
        </w:rPr>
        <w:t>]; Di Monaco et al., 2011,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_Ref341105389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46</w:t>
      </w:r>
      <w:r w:rsidR="00376EDF" w:rsidRPr="00376AFF">
        <w:rPr>
          <w:rFonts w:ascii="Times New Roman" w:hAnsi="Times New Roman"/>
          <w:sz w:val="24"/>
          <w:szCs w:val="24"/>
        </w:rPr>
        <w:fldChar w:fldCharType="end"/>
      </w:r>
      <w:r w:rsidR="00376EDF"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w:t>
      </w:r>
      <w:proofErr w:type="spellStart"/>
      <w:r w:rsidR="0037327E" w:rsidRPr="00376AFF">
        <w:rPr>
          <w:rFonts w:ascii="Times New Roman" w:hAnsi="Times New Roman"/>
          <w:sz w:val="24"/>
          <w:szCs w:val="24"/>
        </w:rPr>
        <w:t>Souto</w:t>
      </w:r>
      <w:proofErr w:type="spellEnd"/>
      <w:r w:rsidR="0037327E" w:rsidRPr="00376AFF">
        <w:rPr>
          <w:rFonts w:ascii="Times New Roman" w:hAnsi="Times New Roman"/>
          <w:sz w:val="24"/>
          <w:szCs w:val="24"/>
        </w:rPr>
        <w:t>-Iglesias et al.</w:t>
      </w:r>
      <w:r w:rsidRPr="00376AFF">
        <w:rPr>
          <w:rFonts w:ascii="Times New Roman" w:hAnsi="Times New Roman"/>
          <w:sz w:val="24"/>
          <w:szCs w:val="24"/>
        </w:rPr>
        <w:t>,</w:t>
      </w:r>
      <w:r w:rsidR="0037327E" w:rsidRPr="00376AFF">
        <w:rPr>
          <w:rFonts w:ascii="Times New Roman" w:hAnsi="Times New Roman"/>
          <w:sz w:val="24"/>
          <w:szCs w:val="24"/>
        </w:rPr>
        <w:t xml:space="preserve"> 2006,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_Ref448250470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188</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Delorme et al.</w:t>
      </w:r>
      <w:r w:rsidRPr="00376AFF">
        <w:rPr>
          <w:rFonts w:ascii="Times New Roman" w:hAnsi="Times New Roman"/>
          <w:sz w:val="24"/>
          <w:szCs w:val="24"/>
        </w:rPr>
        <w:t>,</w:t>
      </w:r>
      <w:r w:rsidR="0037327E" w:rsidRPr="00376AFF">
        <w:rPr>
          <w:rFonts w:ascii="Times New Roman" w:hAnsi="Times New Roman"/>
          <w:sz w:val="24"/>
          <w:szCs w:val="24"/>
        </w:rPr>
        <w:t xml:space="preserve"> 2009</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_Ref341167265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42</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_Ref392152861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156</w:t>
      </w:r>
      <w:r w:rsidRPr="00376AFF">
        <w:rPr>
          <w:rFonts w:ascii="Times New Roman" w:hAnsi="Times New Roman"/>
          <w:sz w:val="24"/>
          <w:szCs w:val="24"/>
        </w:rPr>
        <w:fldChar w:fldCharType="end"/>
      </w:r>
      <w:r w:rsidRPr="00376AFF">
        <w:rPr>
          <w:rFonts w:ascii="Times New Roman" w:hAnsi="Times New Roman"/>
          <w:sz w:val="24"/>
          <w:szCs w:val="24"/>
        </w:rPr>
        <w:t xml:space="preserve">]; </w:t>
      </w:r>
      <w:proofErr w:type="spellStart"/>
      <w:r w:rsidR="0037327E" w:rsidRPr="00376AFF">
        <w:rPr>
          <w:rFonts w:ascii="Times New Roman" w:hAnsi="Times New Roman"/>
          <w:sz w:val="24"/>
          <w:szCs w:val="24"/>
        </w:rPr>
        <w:t>Antuono</w:t>
      </w:r>
      <w:proofErr w:type="spellEnd"/>
      <w:r w:rsidR="0037327E" w:rsidRPr="00376AFF">
        <w:rPr>
          <w:rFonts w:ascii="Times New Roman" w:hAnsi="Times New Roman"/>
          <w:sz w:val="24"/>
          <w:szCs w:val="24"/>
        </w:rPr>
        <w:t xml:space="preserve">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_Ref416452881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_Ref448250561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118</w:t>
      </w:r>
      <w:r w:rsidRPr="00376AFF">
        <w:rPr>
          <w:rFonts w:ascii="Times New Roman" w:hAnsi="Times New Roman"/>
          <w:sz w:val="24"/>
          <w:szCs w:val="24"/>
        </w:rPr>
        <w:fldChar w:fldCharType="end"/>
      </w:r>
      <w:r w:rsidR="0073619E" w:rsidRPr="00376AFF">
        <w:rPr>
          <w:rFonts w:ascii="Times New Roman" w:hAnsi="Times New Roman"/>
          <w:sz w:val="24"/>
          <w:szCs w:val="24"/>
        </w:rPr>
        <w:t xml:space="preserve">]; </w:t>
      </w:r>
      <w:proofErr w:type="spellStart"/>
      <w:r w:rsidR="0037327E" w:rsidRPr="00376AFF">
        <w:rPr>
          <w:rFonts w:ascii="Times New Roman" w:hAnsi="Times New Roman"/>
          <w:sz w:val="24"/>
          <w:szCs w:val="24"/>
        </w:rPr>
        <w:t>Omidvar</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 2012a,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_Ref341106852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149</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_Ref341105325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125</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_Ref448250704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_Ref447811118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Koukouvinis</w:t>
      </w:r>
      <w:proofErr w:type="spellEnd"/>
      <w:r w:rsidR="0037327E" w:rsidRPr="00376AFF">
        <w:rPr>
          <w:rFonts w:ascii="Times New Roman" w:hAnsi="Times New Roman"/>
          <w:sz w:val="24"/>
          <w:szCs w:val="24"/>
        </w:rPr>
        <w:t xml:space="preserve">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_Ref392882464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100</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 &amp; Monaghan</w:t>
      </w:r>
      <w:r w:rsidR="0073619E" w:rsidRPr="00376AFF">
        <w:rPr>
          <w:rFonts w:ascii="Times New Roman" w:hAnsi="Times New Roman"/>
          <w:sz w:val="24"/>
          <w:szCs w:val="24"/>
        </w:rPr>
        <w:t>,</w:t>
      </w:r>
      <w:r w:rsidR="0037327E" w:rsidRPr="00376AFF">
        <w:rPr>
          <w:rFonts w:ascii="Times New Roman" w:hAnsi="Times New Roman"/>
          <w:sz w:val="24"/>
          <w:szCs w:val="24"/>
        </w:rPr>
        <w:t xml:space="preserve"> 2007</w:t>
      </w:r>
      <w:r w:rsidR="0073619E" w:rsidRPr="00376AFF">
        <w:rPr>
          <w:rFonts w:ascii="Times New Roman" w:hAnsi="Times New Roman"/>
          <w:sz w:val="24"/>
          <w:szCs w:val="24"/>
        </w:rPr>
        <w:t xml:space="preserve">, </w:t>
      </w:r>
      <w:r w:rsidR="008E6ED1" w:rsidRPr="00376AFF">
        <w:rPr>
          <w:rFonts w:ascii="Times New Roman" w:hAnsi="Times New Roman"/>
          <w:sz w:val="24"/>
          <w:szCs w:val="24"/>
        </w:rPr>
        <w:t>[</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_Ref449700759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164</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_Ref392885315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162</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 xml:space="preserve">(e.g., </w:t>
      </w:r>
      <w:proofErr w:type="spellStart"/>
      <w:r w:rsidR="0037327E" w:rsidRPr="00376AFF">
        <w:rPr>
          <w:rFonts w:ascii="Times New Roman" w:hAnsi="Times New Roman"/>
          <w:sz w:val="24"/>
          <w:szCs w:val="24"/>
        </w:rPr>
        <w:t>Kajtar</w:t>
      </w:r>
      <w:proofErr w:type="spellEnd"/>
      <w:r w:rsidR="0037327E" w:rsidRPr="00376AFF">
        <w:rPr>
          <w:rFonts w:ascii="Times New Roman" w:hAnsi="Times New Roman"/>
          <w:sz w:val="24"/>
          <w:szCs w:val="24"/>
        </w:rPr>
        <w:t xml:space="preserve"> &amp; Monaghan,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_Ref341107030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95</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p>
    <w:p w14:paraId="6D4C8192" w14:textId="77777777" w:rsidR="0037327E" w:rsidRPr="00376AFF" w:rsidRDefault="0037327E" w:rsidP="00BE32E1">
      <w:pPr>
        <w:spacing w:after="0" w:line="240" w:lineRule="auto"/>
        <w:jc w:val="both"/>
        <w:rPr>
          <w:rFonts w:ascii="Cambria Math" w:hAnsi="Cambria Math"/>
          <w:sz w:val="24"/>
          <w:szCs w:val="24"/>
        </w:rPr>
      </w:pPr>
    </w:p>
    <w:p w14:paraId="2B13B853" w14:textId="77777777" w:rsidR="00F91289" w:rsidRPr="00376AFF" w:rsidRDefault="00F91289" w:rsidP="003D504A">
      <w:pPr>
        <w:pStyle w:val="Amicarellititle2"/>
      </w:pPr>
      <w:bookmarkStart w:id="59" w:name="_Ref448234808"/>
      <w:bookmarkStart w:id="60" w:name="_Ref448237262"/>
      <w:bookmarkStart w:id="61" w:name="_Ref448237267"/>
      <w:bookmarkStart w:id="62" w:name="_Ref448246225"/>
      <w:bookmarkStart w:id="63" w:name="_Toc66716401"/>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of Di Monaco et al. (2011</w:t>
      </w:r>
      <w:r w:rsidR="003F4AE4" w:rsidRPr="00376AFF">
        <w:t>; semi-analytic approach</w:t>
      </w:r>
      <w:r w:rsidR="00C70139" w:rsidRPr="00376AFF">
        <w:t>)</w:t>
      </w:r>
      <w:bookmarkEnd w:id="59"/>
      <w:bookmarkEnd w:id="60"/>
      <w:bookmarkEnd w:id="61"/>
      <w:bookmarkEnd w:id="62"/>
      <w:bookmarkEnd w:id="63"/>
    </w:p>
    <w:p w14:paraId="2E930C6A" w14:textId="77777777"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relies on </w:t>
      </w:r>
      <w:r w:rsidR="00A466CF" w:rsidRPr="00376AFF">
        <w:rPr>
          <w:rFonts w:ascii="Times New Roman" w:hAnsi="Times New Roman"/>
          <w:sz w:val="24"/>
          <w:szCs w:val="24"/>
        </w:rPr>
        <w:t>[</w:t>
      </w:r>
      <w:r w:rsidR="00A466CF" w:rsidRPr="00376AFF">
        <w:rPr>
          <w:rFonts w:ascii="Times New Roman" w:hAnsi="Times New Roman"/>
          <w:sz w:val="24"/>
          <w:szCs w:val="24"/>
        </w:rPr>
        <w:fldChar w:fldCharType="begin"/>
      </w:r>
      <w:r w:rsidR="00A466CF" w:rsidRPr="00376AFF">
        <w:rPr>
          <w:rFonts w:ascii="Times New Roman" w:hAnsi="Times New Roman"/>
          <w:sz w:val="24"/>
          <w:szCs w:val="24"/>
        </w:rPr>
        <w:instrText xml:space="preserve"> REF _Ref341105389 \r \h </w:instrText>
      </w:r>
      <w:r w:rsidR="00A466CF" w:rsidRPr="00376AFF">
        <w:rPr>
          <w:rFonts w:ascii="Times New Roman" w:hAnsi="Times New Roman"/>
          <w:sz w:val="24"/>
          <w:szCs w:val="24"/>
        </w:rPr>
      </w:r>
      <w:r w:rsidR="00A466CF" w:rsidRPr="00376AFF">
        <w:rPr>
          <w:rFonts w:ascii="Times New Roman" w:hAnsi="Times New Roman"/>
          <w:sz w:val="24"/>
          <w:szCs w:val="24"/>
        </w:rPr>
        <w:fldChar w:fldCharType="separate"/>
      </w:r>
      <w:r w:rsidR="00093238">
        <w:rPr>
          <w:rFonts w:ascii="Times New Roman" w:hAnsi="Times New Roman"/>
          <w:sz w:val="24"/>
          <w:szCs w:val="24"/>
        </w:rPr>
        <w:t>46</w:t>
      </w:r>
      <w:r w:rsidR="00A466CF" w:rsidRPr="00376AFF">
        <w:rPr>
          <w:rFonts w:ascii="Times New Roman" w:hAnsi="Times New Roman"/>
          <w:sz w:val="24"/>
          <w:szCs w:val="24"/>
        </w:rPr>
        <w:fldChar w:fldCharType="end"/>
      </w:r>
      <w:r w:rsidR="00A466CF" w:rsidRPr="00376AFF">
        <w:rPr>
          <w:rFonts w:ascii="Times New Roman" w:hAnsi="Times New Roman"/>
          <w:sz w:val="24"/>
          <w:szCs w:val="24"/>
        </w:rPr>
        <w:t xml:space="preserve">] and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14:paraId="5A500431" w14:textId="77777777"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 [</w:t>
      </w:r>
      <w:r w:rsidR="00761FA0" w:rsidRPr="00376AFF">
        <w:rPr>
          <w:rFonts w:ascii="Times New Roman" w:hAnsi="Times New Roman"/>
          <w:sz w:val="24"/>
          <w:szCs w:val="24"/>
        </w:rPr>
        <w:fldChar w:fldCharType="begin"/>
      </w:r>
      <w:r w:rsidR="00761FA0" w:rsidRPr="00376AFF">
        <w:rPr>
          <w:rFonts w:ascii="Times New Roman" w:hAnsi="Times New Roman"/>
          <w:sz w:val="24"/>
          <w:szCs w:val="24"/>
        </w:rPr>
        <w:instrText xml:space="preserve"> REF _Ref341105485 \r \h </w:instrText>
      </w:r>
      <w:r w:rsidR="00761FA0" w:rsidRPr="00376AFF">
        <w:rPr>
          <w:rFonts w:ascii="Times New Roman" w:hAnsi="Times New Roman"/>
          <w:sz w:val="24"/>
          <w:szCs w:val="24"/>
        </w:rPr>
      </w:r>
      <w:r w:rsidR="00761FA0" w:rsidRPr="00376AFF">
        <w:rPr>
          <w:rFonts w:ascii="Times New Roman" w:hAnsi="Times New Roman"/>
          <w:sz w:val="24"/>
          <w:szCs w:val="24"/>
        </w:rPr>
        <w:fldChar w:fldCharType="separate"/>
      </w:r>
      <w:r w:rsidR="00093238">
        <w:rPr>
          <w:rFonts w:ascii="Times New Roman" w:hAnsi="Times New Roman"/>
          <w:sz w:val="24"/>
          <w:szCs w:val="24"/>
        </w:rPr>
        <w:t>210</w:t>
      </w:r>
      <w:r w:rsidR="00761FA0" w:rsidRPr="00376AFF">
        <w:rPr>
          <w:rFonts w:ascii="Times New Roman" w:hAnsi="Times New Roman"/>
          <w:sz w:val="24"/>
          <w:szCs w:val="24"/>
        </w:rPr>
        <w:fldChar w:fldCharType="end"/>
      </w:r>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 xml:space="preserve">Di Monaco et al. (2011,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14:paraId="4ABDA2CB" w14:textId="77777777"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14:paraId="5D6D8DB7" w14:textId="77777777" w:rsidTr="0059092D">
        <w:tc>
          <w:tcPr>
            <w:tcW w:w="4539" w:type="pct"/>
            <w:vAlign w:val="center"/>
          </w:tcPr>
          <w:p w14:paraId="681B1B2A"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w14:anchorId="13917547">
                <v:shape id="_x0000_i1028" type="#_x0000_t75" style="width:293.4pt;height:46.8pt" o:ole="">
                  <v:imagedata r:id="rId24" o:title=""/>
                </v:shape>
                <o:OLEObject Type="Embed" ProgID="Equation.3" ShapeID="_x0000_i1028" DrawAspect="Content" ObjectID="_1687595959" r:id="rId25"/>
              </w:object>
            </w:r>
          </w:p>
          <w:p w14:paraId="72EDF6CB" w14:textId="77777777"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w14:anchorId="4E4CD472">
                <v:shape id="_x0000_i1029" type="#_x0000_t75" style="width:67.2pt;height:32.4pt" o:ole="">
                  <v:imagedata r:id="rId26" o:title=""/>
                </v:shape>
                <o:OLEObject Type="Embed" ProgID="Equation.3" ShapeID="_x0000_i1029" DrawAspect="Content" ObjectID="_1687595960" r:id="rId27"/>
              </w:object>
            </w:r>
          </w:p>
        </w:tc>
        <w:tc>
          <w:tcPr>
            <w:tcW w:w="461" w:type="pct"/>
            <w:vAlign w:val="center"/>
          </w:tcPr>
          <w:p w14:paraId="2E21B019" w14:textId="77777777"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4"/>
            <w:r w:rsidRPr="00376AFF">
              <w:rPr>
                <w:rFonts w:ascii="Times New Roman" w:eastAsia="Times New Roman" w:hAnsi="Times New Roman"/>
                <w:b w:val="0"/>
                <w:bCs w:val="0"/>
                <w:color w:val="auto"/>
                <w:sz w:val="24"/>
                <w:szCs w:val="24"/>
                <w:lang w:eastAsia="it-IT"/>
              </w:rPr>
              <w:t>)</w:t>
            </w:r>
          </w:p>
        </w:tc>
      </w:tr>
    </w:tbl>
    <w:p w14:paraId="4EE28F21" w14:textId="77777777" w:rsidR="00F91289" w:rsidRPr="00376AFF" w:rsidRDefault="00F91289" w:rsidP="00E705B5">
      <w:pPr>
        <w:pStyle w:val="Corpotesto"/>
        <w:spacing w:after="0" w:line="240" w:lineRule="auto"/>
        <w:ind w:firstLine="0"/>
        <w:rPr>
          <w:sz w:val="24"/>
          <w:szCs w:val="24"/>
        </w:rPr>
      </w:pPr>
    </w:p>
    <w:p w14:paraId="6499C32C"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position w:val="-10"/>
          <w:lang w:val="en-GB"/>
        </w:rPr>
        <w:object w:dxaOrig="1120" w:dyaOrig="340" w14:anchorId="747F0755">
          <v:shape id="_x0000_i1030" type="#_x0000_t75" style="width:57pt;height:17.4pt" o:ole="">
            <v:imagedata r:id="rId28" o:title=""/>
          </v:shape>
          <o:OLEObject Type="Embed" ProgID="Equation.3" ShapeID="_x0000_i1030" DrawAspect="Content" ObjectID="_1687595961" r:id="rId29"/>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w:t>
      </w:r>
      <w:proofErr w:type="gramStart"/>
      <w:r w:rsidRPr="00376AFF">
        <w:rPr>
          <w:rFonts w:ascii="Times New Roman" w:hAnsi="Times New Roman"/>
          <w:lang w:val="en-GB"/>
        </w:rPr>
        <w:t>time.</w:t>
      </w:r>
      <w:proofErr w:type="gramEnd"/>
      <w:r w:rsidRPr="00376AFF">
        <w:rPr>
          <w:rFonts w:ascii="Times New Roman" w:hAnsi="Times New Roman"/>
          <w:lang w:val="en-GB"/>
        </w:rPr>
        <w:t xml:space="preserv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14:paraId="79E1552F" w14:textId="77777777"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_Ref341105485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210</w:t>
      </w:r>
      <w:r w:rsidR="00F91289" w:rsidRPr="00376AFF">
        <w:rPr>
          <w:rFonts w:ascii="Times New Roman" w:hAnsi="Times New Roman"/>
          <w:lang w:val="en-GB"/>
        </w:rPr>
        <w:fldChar w:fldCharType="end"/>
      </w:r>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14:paraId="4294110C" w14:textId="77777777" w:rsidTr="0059092D">
        <w:tc>
          <w:tcPr>
            <w:tcW w:w="4566" w:type="pct"/>
            <w:vAlign w:val="center"/>
          </w:tcPr>
          <w:p w14:paraId="548DE2FC" w14:textId="77777777"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5"/>
            <w:r w:rsidR="00F060FC" w:rsidRPr="00376AFF">
              <w:rPr>
                <w:rFonts w:ascii="Times New Roman" w:hAnsi="Times New Roman"/>
                <w:position w:val="-36"/>
                <w:sz w:val="24"/>
                <w:szCs w:val="24"/>
              </w:rPr>
              <w:object w:dxaOrig="5060" w:dyaOrig="800" w14:anchorId="484933A0">
                <v:shape id="_x0000_i1031" type="#_x0000_t75" style="width:253.8pt;height:39.6pt" o:ole="">
                  <v:imagedata r:id="rId30" o:title=""/>
                </v:shape>
                <o:OLEObject Type="Embed" ProgID="Equation.3" ShapeID="_x0000_i1031" DrawAspect="Content" ObjectID="_1687595962" r:id="rId31"/>
              </w:object>
            </w:r>
            <w:commentRangeEnd w:id="65"/>
            <w:r w:rsidR="00FD3639" w:rsidRPr="00376AFF">
              <w:rPr>
                <w:rStyle w:val="Rimandocommento"/>
                <w:rFonts w:ascii="Times New Roman" w:eastAsia="Times New Roman" w:hAnsi="Times New Roman"/>
                <w:szCs w:val="20"/>
                <w:lang w:eastAsia="it-IT"/>
              </w:rPr>
              <w:commentReference w:id="65"/>
            </w:r>
          </w:p>
        </w:tc>
        <w:tc>
          <w:tcPr>
            <w:tcW w:w="434" w:type="pct"/>
            <w:vAlign w:val="center"/>
          </w:tcPr>
          <w:p w14:paraId="6249C193" w14:textId="77777777" w:rsidR="00F91289" w:rsidRPr="00376AFF" w:rsidRDefault="00BC1AE1" w:rsidP="00BC1AE1">
            <w:pPr>
              <w:pStyle w:val="Didascalia"/>
              <w:keepNext/>
              <w:spacing w:after="0"/>
              <w:rPr>
                <w:rFonts w:ascii="Times New Roman" w:hAnsi="Times New Roman"/>
                <w:position w:val="-30"/>
                <w:sz w:val="24"/>
                <w:szCs w:val="24"/>
              </w:rPr>
            </w:pPr>
            <w:bookmarkStart w:id="66"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6"/>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14:paraId="455EE1BC" w14:textId="77777777" w:rsidR="00F91289" w:rsidRPr="00376AFF" w:rsidRDefault="00F91289" w:rsidP="00E705B5">
      <w:pPr>
        <w:pStyle w:val="Normale1"/>
        <w:spacing w:line="240" w:lineRule="auto"/>
        <w:jc w:val="both"/>
        <w:rPr>
          <w:rFonts w:ascii="Times New Roman" w:hAnsi="Times New Roman"/>
          <w:lang w:val="en-GB"/>
        </w:rPr>
      </w:pPr>
    </w:p>
    <w:p w14:paraId="6406C41C"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14:paraId="729E45B4"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_Ref341105389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46</w:t>
      </w:r>
      <w:r w:rsidRPr="00376AFF">
        <w:rPr>
          <w:rFonts w:ascii="Times New Roman" w:hAnsi="Times New Roman"/>
          <w:lang w:val="en-GB"/>
        </w:rPr>
        <w:fldChar w:fldCharType="end"/>
      </w:r>
      <w:r w:rsidRPr="00376AFF">
        <w:rPr>
          <w:rFonts w:ascii="Times New Roman" w:hAnsi="Times New Roman"/>
          <w:lang w:val="en-GB"/>
        </w:rPr>
        <w:t>]</w:t>
      </w:r>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166D62D0" w14:textId="77777777" w:rsidTr="0059092D">
        <w:tc>
          <w:tcPr>
            <w:tcW w:w="4539" w:type="pct"/>
            <w:vAlign w:val="center"/>
          </w:tcPr>
          <w:p w14:paraId="3CE4FAEF"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7"/>
            <w:r w:rsidR="00F060FC" w:rsidRPr="00376AFF">
              <w:rPr>
                <w:rFonts w:ascii="Times New Roman" w:hAnsi="Times New Roman"/>
                <w:position w:val="-36"/>
                <w:sz w:val="24"/>
                <w:szCs w:val="24"/>
              </w:rPr>
              <w:object w:dxaOrig="10160" w:dyaOrig="800" w14:anchorId="3B4E62C2">
                <v:shape id="_x0000_i1032" type="#_x0000_t75" style="width:435.6pt;height:34.2pt" o:ole="">
                  <v:imagedata r:id="rId32" o:title=""/>
                </v:shape>
                <o:OLEObject Type="Embed" ProgID="Equation.3" ShapeID="_x0000_i1032" DrawAspect="Content" ObjectID="_1687595963" r:id="rId33"/>
              </w:object>
            </w:r>
            <w:commentRangeEnd w:id="67"/>
            <w:r w:rsidR="00CB44CC" w:rsidRPr="00376AFF">
              <w:rPr>
                <w:rStyle w:val="Rimandocommento"/>
                <w:rFonts w:ascii="Times New Roman" w:eastAsia="Times New Roman" w:hAnsi="Times New Roman"/>
                <w:szCs w:val="20"/>
                <w:lang w:eastAsia="it-IT"/>
              </w:rPr>
              <w:commentReference w:id="67"/>
            </w:r>
          </w:p>
        </w:tc>
        <w:tc>
          <w:tcPr>
            <w:tcW w:w="461" w:type="pct"/>
            <w:vAlign w:val="center"/>
          </w:tcPr>
          <w:p w14:paraId="377B7612" w14:textId="77777777"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7489F8" w14:textId="77777777" w:rsidR="00F91289" w:rsidRPr="00376AFF" w:rsidRDefault="00F91289" w:rsidP="00E705B5">
      <w:pPr>
        <w:pStyle w:val="Normale1"/>
        <w:spacing w:line="240" w:lineRule="auto"/>
        <w:jc w:val="both"/>
        <w:rPr>
          <w:rFonts w:ascii="Times New Roman" w:hAnsi="Times New Roman"/>
          <w:lang w:val="en-GB"/>
        </w:rPr>
      </w:pPr>
    </w:p>
    <w:p w14:paraId="7ADDE91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14:paraId="595F2720" w14:textId="77777777" w:rsidTr="0059092D">
        <w:tc>
          <w:tcPr>
            <w:tcW w:w="4539" w:type="pct"/>
            <w:vAlign w:val="center"/>
          </w:tcPr>
          <w:p w14:paraId="2E437304"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w14:anchorId="492F79F4">
                <v:shape id="_x0000_i1033" type="#_x0000_t75" style="width:150pt;height:39.6pt" o:ole="">
                  <v:imagedata r:id="rId34" o:title=""/>
                </v:shape>
                <o:OLEObject Type="Embed" ProgID="Equation.3" ShapeID="_x0000_i1033" DrawAspect="Content" ObjectID="_1687595964" r:id="rId35"/>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w14:anchorId="3D665870">
                <v:shape id="_x0000_i1034" type="#_x0000_t75" style="width:127.8pt;height:39.6pt" o:ole="">
                  <v:imagedata r:id="rId36" o:title=""/>
                </v:shape>
                <o:OLEObject Type="Embed" ProgID="Equation.3" ShapeID="_x0000_i1034" DrawAspect="Content" ObjectID="_1687595965" r:id="rId37"/>
              </w:object>
            </w:r>
          </w:p>
        </w:tc>
        <w:tc>
          <w:tcPr>
            <w:tcW w:w="461" w:type="pct"/>
            <w:vAlign w:val="center"/>
          </w:tcPr>
          <w:p w14:paraId="6CA036B1" w14:textId="77777777"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26CD629" w14:textId="77777777" w:rsidR="00F91289" w:rsidRPr="00376AFF" w:rsidRDefault="00F91289" w:rsidP="00E705B5">
      <w:pPr>
        <w:pStyle w:val="Normale1"/>
        <w:spacing w:line="240" w:lineRule="auto"/>
        <w:jc w:val="both"/>
        <w:rPr>
          <w:rFonts w:ascii="Times New Roman" w:hAnsi="Times New Roman"/>
          <w:lang w:val="en-GB"/>
        </w:rPr>
      </w:pPr>
    </w:p>
    <w:p w14:paraId="1460AD14" w14:textId="77777777" w:rsidR="00F91289" w:rsidRPr="00376AFF" w:rsidRDefault="00F91289" w:rsidP="00E705B5">
      <w:pPr>
        <w:pStyle w:val="Normale1"/>
        <w:spacing w:line="240" w:lineRule="auto"/>
        <w:jc w:val="both"/>
        <w:rPr>
          <w:rFonts w:ascii="Times New Roman" w:hAnsi="Times New Roman"/>
          <w:lang w:val="en-GB"/>
        </w:rPr>
      </w:pPr>
      <w:del w:id="68"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w14:anchorId="1A5B8F84">
          <v:shape id="_x0000_i1035" type="#_x0000_t75" style="width:32.4pt;height:19.8pt" o:ole="">
            <v:imagedata r:id="rId38" o:title=""/>
          </v:shape>
          <o:OLEObject Type="Embed" ProgID="Equation.3" ShapeID="_x0000_i1035" DrawAspect="Content" ObjectID="_1687595966" r:id="rId39"/>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vector </w:t>
      </w:r>
      <w:r w:rsidRPr="00376AFF">
        <w:rPr>
          <w:rFonts w:ascii="Times New Roman" w:hAnsi="Times New Roman"/>
          <w:position w:val="-14"/>
          <w:lang w:val="en-GB"/>
        </w:rPr>
        <w:object w:dxaOrig="660" w:dyaOrig="380" w14:anchorId="459D71BA">
          <v:shape id="_x0000_i1036" type="#_x0000_t75" style="width:32.4pt;height:19.8pt" o:ole="">
            <v:imagedata r:id="rId40" o:title=""/>
          </v:shape>
          <o:OLEObject Type="Embed" ProgID="Equation.3" ShapeID="_x0000_i1036" DrawAspect="Content" ObjectID="_1687595967" r:id="rId41"/>
        </w:object>
      </w:r>
      <w:r w:rsidRPr="00376AFF">
        <w:rPr>
          <w:rFonts w:ascii="Times New Roman" w:hAnsi="Times New Roman"/>
          <w:lang w:val="en-GB"/>
        </w:rPr>
        <w:t xml:space="preserve">. </w:t>
      </w:r>
      <w:del w:id="69"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14:paraId="7D2A50E4" w14:textId="77777777" w:rsidTr="0059092D">
        <w:tc>
          <w:tcPr>
            <w:tcW w:w="4539" w:type="pct"/>
            <w:vAlign w:val="center"/>
          </w:tcPr>
          <w:p w14:paraId="5BDC84FF" w14:textId="77777777" w:rsidR="00F91289" w:rsidRPr="00376AFF" w:rsidRDefault="00F91289" w:rsidP="0059092D">
            <w:pPr>
              <w:spacing w:line="240" w:lineRule="auto"/>
              <w:jc w:val="center"/>
              <w:rPr>
                <w:rFonts w:ascii="Times New Roman" w:hAnsi="Times New Roman"/>
                <w:position w:val="-30"/>
                <w:sz w:val="24"/>
                <w:szCs w:val="24"/>
              </w:rPr>
            </w:pPr>
            <w:del w:id="70" w:author="Amicarelli Andrea (RSE)" w:date="2020-04-13T15:05:00Z">
              <w:r w:rsidRPr="00376AFF" w:rsidDel="00EF44F5">
                <w:rPr>
                  <w:rFonts w:ascii="Times New Roman" w:hAnsi="Times New Roman"/>
                  <w:position w:val="-30"/>
                  <w:sz w:val="24"/>
                  <w:szCs w:val="24"/>
                </w:rPr>
                <w:object w:dxaOrig="8020" w:dyaOrig="1200" w14:anchorId="4420BDF1">
                  <v:shape id="_x0000_i1037" type="#_x0000_t75" style="width:400.8pt;height:60.6pt" o:ole="">
                    <v:imagedata r:id="rId42" o:title=""/>
                  </v:shape>
                  <o:OLEObject Type="Embed" ProgID="Equation.3" ShapeID="_x0000_i1037" DrawAspect="Content" ObjectID="_1687595968" r:id="rId43"/>
                </w:object>
              </w:r>
            </w:del>
          </w:p>
        </w:tc>
        <w:tc>
          <w:tcPr>
            <w:tcW w:w="461" w:type="pct"/>
            <w:vAlign w:val="center"/>
          </w:tcPr>
          <w:p w14:paraId="35E71556" w14:textId="77777777"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14:paraId="5B6E3410" w14:textId="77777777" w:rsidR="00E7789D" w:rsidRPr="00376AFF" w:rsidRDefault="00E7789D" w:rsidP="00E7789D">
      <w:pPr>
        <w:pStyle w:val="Normale1"/>
        <w:spacing w:line="240" w:lineRule="auto"/>
        <w:jc w:val="both"/>
        <w:rPr>
          <w:rFonts w:ascii="Times New Roman" w:hAnsi="Times New Roman"/>
          <w:lang w:val="en-GB"/>
        </w:rPr>
      </w:pPr>
      <w:commentRangeStart w:id="72"/>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14:paraId="6EDE53AE" w14:textId="77777777" w:rsidTr="007B78B0">
        <w:tc>
          <w:tcPr>
            <w:tcW w:w="4539" w:type="pct"/>
            <w:vAlign w:val="center"/>
          </w:tcPr>
          <w:p w14:paraId="2DD01FC2" w14:textId="77777777"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w14:anchorId="3723AA6E">
                <v:shape id="_x0000_i1038" type="#_x0000_t75" style="width:56.4pt;height:18pt" o:ole="">
                  <v:imagedata r:id="rId44" o:title=""/>
                </v:shape>
                <o:OLEObject Type="Embed" ProgID="Equation.3" ShapeID="_x0000_i1038" DrawAspect="Content" ObjectID="_1687595969" r:id="rId45"/>
              </w:object>
            </w:r>
          </w:p>
        </w:tc>
        <w:tc>
          <w:tcPr>
            <w:tcW w:w="461" w:type="pct"/>
            <w:vAlign w:val="center"/>
          </w:tcPr>
          <w:p w14:paraId="245F1611" w14:textId="77777777"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3D1B51"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5BAA2B85" w14:textId="77777777" w:rsidTr="007B78B0">
        <w:tc>
          <w:tcPr>
            <w:tcW w:w="4539" w:type="pct"/>
            <w:vAlign w:val="center"/>
          </w:tcPr>
          <w:p w14:paraId="5D4DDB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w14:anchorId="6E4E1CAB">
                <v:shape id="_x0000_i1039" type="#_x0000_t75" style="width:285pt;height:19.8pt" o:ole="">
                  <v:imagedata r:id="rId46" o:title=""/>
                </v:shape>
                <o:OLEObject Type="Embed" ProgID="Equation.3" ShapeID="_x0000_i1039" DrawAspect="Content" ObjectID="_1687595970" r:id="rId47"/>
              </w:object>
            </w:r>
          </w:p>
        </w:tc>
        <w:tc>
          <w:tcPr>
            <w:tcW w:w="461" w:type="pct"/>
            <w:vAlign w:val="center"/>
          </w:tcPr>
          <w:p w14:paraId="0EF8037A"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A54831B" w14:textId="77777777" w:rsidR="00E7789D" w:rsidRPr="00376AFF" w:rsidRDefault="00E7789D" w:rsidP="00E7789D">
      <w:pPr>
        <w:pStyle w:val="Normale1"/>
        <w:spacing w:line="240" w:lineRule="auto"/>
        <w:jc w:val="both"/>
        <w:rPr>
          <w:rFonts w:ascii="Times New Roman" w:hAnsi="Times New Roman"/>
          <w:lang w:val="en-GB"/>
        </w:rPr>
      </w:pPr>
    </w:p>
    <w:p w14:paraId="07366AF8"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t</w:t>
      </w:r>
      <w:proofErr w:type="spellEnd"/>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14:paraId="4DB25C7F"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4B705123" w14:textId="77777777" w:rsidTr="007B78B0">
        <w:tc>
          <w:tcPr>
            <w:tcW w:w="4539" w:type="pct"/>
            <w:vAlign w:val="center"/>
          </w:tcPr>
          <w:p w14:paraId="4E935B03"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w14:anchorId="45AEBCBD">
                <v:shape id="_x0000_i1040" type="#_x0000_t75" style="width:282pt;height:16.8pt" o:ole="">
                  <v:imagedata r:id="rId48" o:title=""/>
                </v:shape>
                <o:OLEObject Type="Embed" ProgID="Equation.3" ShapeID="_x0000_i1040" DrawAspect="Content" ObjectID="_1687595971" r:id="rId49"/>
              </w:object>
            </w:r>
          </w:p>
        </w:tc>
        <w:tc>
          <w:tcPr>
            <w:tcW w:w="461" w:type="pct"/>
            <w:vAlign w:val="center"/>
          </w:tcPr>
          <w:p w14:paraId="06176AFE"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EE594C4" w14:textId="77777777" w:rsidR="0021148F" w:rsidRPr="00376AFF" w:rsidRDefault="0021148F" w:rsidP="0021148F">
      <w:pPr>
        <w:pStyle w:val="Normale1"/>
        <w:spacing w:line="240" w:lineRule="auto"/>
        <w:rPr>
          <w:rFonts w:ascii="Times New Roman" w:hAnsi="Times New Roman"/>
          <w:sz w:val="20"/>
          <w:szCs w:val="20"/>
          <w:lang w:val="en-GB"/>
        </w:rPr>
      </w:pPr>
    </w:p>
    <w:p w14:paraId="3888F001" w14:textId="77777777"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14:paraId="786C372B"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14:paraId="138ACF59" w14:textId="77777777" w:rsidTr="007B78B0">
        <w:tc>
          <w:tcPr>
            <w:tcW w:w="4539" w:type="pct"/>
            <w:vAlign w:val="center"/>
          </w:tcPr>
          <w:p w14:paraId="6A8D6088"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w14:anchorId="5B8B78CC">
                <v:shape id="_x0000_i1041" type="#_x0000_t75" style="width:326.4pt;height:19.8pt" o:ole="">
                  <v:imagedata r:id="rId50" o:title=""/>
                </v:shape>
                <o:OLEObject Type="Embed" ProgID="Equation.3" ShapeID="_x0000_i1041" DrawAspect="Content" ObjectID="_1687595972" r:id="rId51"/>
              </w:object>
            </w:r>
          </w:p>
        </w:tc>
        <w:tc>
          <w:tcPr>
            <w:tcW w:w="461" w:type="pct"/>
            <w:vAlign w:val="center"/>
          </w:tcPr>
          <w:p w14:paraId="4CBD419C"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413C5C" w14:textId="77777777" w:rsidR="0021148F" w:rsidRPr="00376AFF" w:rsidRDefault="0021148F" w:rsidP="0021148F">
      <w:pPr>
        <w:pStyle w:val="Normale1"/>
        <w:spacing w:line="240" w:lineRule="auto"/>
        <w:rPr>
          <w:rFonts w:ascii="Times New Roman" w:hAnsi="Times New Roman"/>
          <w:sz w:val="20"/>
          <w:szCs w:val="20"/>
          <w:lang w:val="en-GB"/>
        </w:rPr>
      </w:pPr>
    </w:p>
    <w:p w14:paraId="14B563A6"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14:paraId="55A9307B" w14:textId="77777777" w:rsidTr="007B78B0">
        <w:tc>
          <w:tcPr>
            <w:tcW w:w="4539" w:type="pct"/>
            <w:vAlign w:val="center"/>
          </w:tcPr>
          <w:p w14:paraId="0DBCA310"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w14:anchorId="10A617A8">
                <v:shape id="_x0000_i1042" type="#_x0000_t75" style="width:238.2pt;height:20.4pt" o:ole="">
                  <v:imagedata r:id="rId52" o:title=""/>
                </v:shape>
                <o:OLEObject Type="Embed" ProgID="Equation.3" ShapeID="_x0000_i1042" DrawAspect="Content" ObjectID="_1687595973" r:id="rId53"/>
              </w:object>
            </w:r>
          </w:p>
        </w:tc>
        <w:tc>
          <w:tcPr>
            <w:tcW w:w="461" w:type="pct"/>
            <w:vAlign w:val="center"/>
          </w:tcPr>
          <w:p w14:paraId="18C8426E"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5B334" w14:textId="77777777" w:rsidR="0021148F" w:rsidRPr="00376AFF" w:rsidRDefault="0021148F" w:rsidP="0021148F">
      <w:pPr>
        <w:pStyle w:val="Normale1"/>
        <w:spacing w:line="240" w:lineRule="auto"/>
        <w:rPr>
          <w:rFonts w:ascii="Times New Roman" w:hAnsi="Times New Roman"/>
          <w:sz w:val="20"/>
          <w:szCs w:val="20"/>
          <w:lang w:val="en-GB"/>
        </w:rPr>
      </w:pPr>
    </w:p>
    <w:p w14:paraId="13A8A789"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151222E7" w14:textId="77777777" w:rsidTr="007B78B0">
        <w:tc>
          <w:tcPr>
            <w:tcW w:w="4539" w:type="pct"/>
            <w:vAlign w:val="center"/>
          </w:tcPr>
          <w:p w14:paraId="482FFDD9"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w14:anchorId="4EE650F0">
                <v:shape id="_x0000_i1043" type="#_x0000_t75" style="width:206.4pt;height:19.8pt" o:ole="">
                  <v:imagedata r:id="rId54" o:title=""/>
                </v:shape>
                <o:OLEObject Type="Embed" ProgID="Equation.3" ShapeID="_x0000_i1043" DrawAspect="Content" ObjectID="_1687595974" r:id="rId55"/>
              </w:object>
            </w:r>
          </w:p>
        </w:tc>
        <w:tc>
          <w:tcPr>
            <w:tcW w:w="461" w:type="pct"/>
            <w:vAlign w:val="center"/>
          </w:tcPr>
          <w:p w14:paraId="742A47D1"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3D1A2B3" w14:textId="77777777" w:rsidR="0021148F" w:rsidRPr="00376AFF" w:rsidRDefault="0021148F" w:rsidP="0021148F">
      <w:pPr>
        <w:pStyle w:val="Normale1"/>
        <w:spacing w:line="240" w:lineRule="auto"/>
        <w:rPr>
          <w:rFonts w:ascii="Times New Roman" w:hAnsi="Times New Roman"/>
          <w:sz w:val="20"/>
          <w:szCs w:val="20"/>
          <w:lang w:val="en-GB"/>
        </w:rPr>
      </w:pPr>
    </w:p>
    <w:p w14:paraId="4C5BA25D" w14:textId="77777777"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14:paraId="7D421C47" w14:textId="77777777" w:rsidTr="007B78B0">
        <w:tc>
          <w:tcPr>
            <w:tcW w:w="4539" w:type="pct"/>
            <w:vAlign w:val="center"/>
          </w:tcPr>
          <w:p w14:paraId="7270B501" w14:textId="77777777"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w14:anchorId="74BBD6E9">
                <v:shape id="_x0000_i1044" type="#_x0000_t75" style="width:101.4pt;height:15.6pt" o:ole="">
                  <v:imagedata r:id="rId56" o:title=""/>
                </v:shape>
                <o:OLEObject Type="Embed" ProgID="Equation.3" ShapeID="_x0000_i1044" DrawAspect="Content" ObjectID="_1687595975" r:id="rId57"/>
              </w:object>
            </w:r>
          </w:p>
        </w:tc>
        <w:tc>
          <w:tcPr>
            <w:tcW w:w="461" w:type="pct"/>
            <w:vAlign w:val="center"/>
          </w:tcPr>
          <w:p w14:paraId="68DCE4CB" w14:textId="77777777"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2"/>
    <w:p w14:paraId="6C43DC82" w14:textId="77777777"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2"/>
      </w:r>
    </w:p>
    <w:p w14:paraId="026F45DD" w14:textId="77777777"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14:paraId="7B8C56CB" w14:textId="77777777" w:rsidTr="0059092D">
        <w:tc>
          <w:tcPr>
            <w:tcW w:w="4539" w:type="pct"/>
            <w:vAlign w:val="center"/>
          </w:tcPr>
          <w:p w14:paraId="01D7F2A6"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w14:anchorId="65308CAC">
                <v:shape id="_x0000_i1045" type="#_x0000_t75" style="width:318pt;height:39.6pt" o:ole="">
                  <v:imagedata r:id="rId58" o:title=""/>
                </v:shape>
                <o:OLEObject Type="Embed" ProgID="Equation.3" ShapeID="_x0000_i1045" DrawAspect="Content" ObjectID="_1687595976" r:id="rId59"/>
              </w:object>
            </w:r>
          </w:p>
        </w:tc>
        <w:tc>
          <w:tcPr>
            <w:tcW w:w="461" w:type="pct"/>
            <w:vAlign w:val="center"/>
          </w:tcPr>
          <w:p w14:paraId="54848919" w14:textId="77777777"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3"/>
            <w:r w:rsidRPr="00376AFF">
              <w:rPr>
                <w:rFonts w:ascii="Times New Roman" w:eastAsia="Times New Roman" w:hAnsi="Times New Roman"/>
                <w:b w:val="0"/>
                <w:bCs w:val="0"/>
                <w:color w:val="auto"/>
                <w:sz w:val="24"/>
                <w:szCs w:val="24"/>
                <w:lang w:eastAsia="it-IT"/>
              </w:rPr>
              <w:t xml:space="preserve">) </w:t>
            </w:r>
          </w:p>
        </w:tc>
      </w:tr>
    </w:tbl>
    <w:p w14:paraId="51EAB6AF" w14:textId="77777777" w:rsidR="00F91289" w:rsidRPr="00376AFF" w:rsidRDefault="00F91289" w:rsidP="00E705B5">
      <w:pPr>
        <w:pStyle w:val="Normale1"/>
        <w:spacing w:line="240" w:lineRule="auto"/>
        <w:jc w:val="both"/>
        <w:rPr>
          <w:rFonts w:ascii="Times New Roman" w:hAnsi="Times New Roman"/>
          <w:lang w:val="en-GB"/>
        </w:rPr>
      </w:pPr>
    </w:p>
    <w:p w14:paraId="346F4B0A" w14:textId="77777777" w:rsidR="00F91289"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14:paraId="2C9E94F4" w14:textId="77777777" w:rsidR="0044085B" w:rsidRPr="00376AFF" w:rsidRDefault="0044085B" w:rsidP="00E705B5">
      <w:pPr>
        <w:pStyle w:val="Normale1"/>
        <w:spacing w:line="240" w:lineRule="auto"/>
        <w:jc w:val="both"/>
        <w:rPr>
          <w:rFonts w:ascii="Times New Roman" w:hAnsi="Times New Roman"/>
          <w:lang w:val="en-GB"/>
        </w:rPr>
      </w:pPr>
      <w:ins w:id="74"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5AC511B5"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w14:anchorId="12918F35">
          <v:shape id="_x0000_i1046" type="#_x0000_t75" style="width:17.4pt;height:20.4pt" o:ole="">
            <v:imagedata r:id="rId60" o:title=""/>
          </v:shape>
          <o:OLEObject Type="Embed" ProgID="Equation.3" ShapeID="_x0000_i1046" DrawAspect="Content" ObjectID="_1687595977" r:id="rId61"/>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14:paraId="6D3FF4CD" w14:textId="77777777" w:rsidTr="0059092D">
        <w:tc>
          <w:tcPr>
            <w:tcW w:w="4539" w:type="pct"/>
            <w:vAlign w:val="center"/>
          </w:tcPr>
          <w:commentRangeStart w:id="75"/>
          <w:p w14:paraId="55452804"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w14:anchorId="752FAD3B">
                <v:shape id="_x0000_i1047" type="#_x0000_t75" style="width:279pt;height:39.6pt" o:ole="">
                  <v:imagedata r:id="rId62" o:title=""/>
                </v:shape>
                <o:OLEObject Type="Embed" ProgID="Equation.3" ShapeID="_x0000_i1047" DrawAspect="Content" ObjectID="_1687595978" r:id="rId63"/>
              </w:object>
            </w:r>
          </w:p>
          <w:p w14:paraId="591D046F" w14:textId="77777777"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w14:anchorId="4115AD7D">
                <v:shape id="_x0000_i1048" type="#_x0000_t75" style="width:394.2pt;height:39.6pt" o:ole="">
                  <v:imagedata r:id="rId64" o:title=""/>
                </v:shape>
                <o:OLEObject Type="Embed" ProgID="Equation.3" ShapeID="_x0000_i1048" DrawAspect="Content" ObjectID="_1687595979" r:id="rId65"/>
              </w:object>
            </w:r>
          </w:p>
          <w:p w14:paraId="493FEE24" w14:textId="77777777"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w14:anchorId="77AD7464">
                <v:shape id="_x0000_i1049" type="#_x0000_t75" style="width:296.4pt;height:39.6pt" o:ole="">
                  <v:imagedata r:id="rId66" o:title=""/>
                </v:shape>
                <o:OLEObject Type="Embed" ProgID="Equation.3" ShapeID="_x0000_i1049" DrawAspect="Content" ObjectID="_1687595980" r:id="rId67"/>
              </w:object>
            </w:r>
          </w:p>
        </w:tc>
        <w:tc>
          <w:tcPr>
            <w:tcW w:w="461" w:type="pct"/>
            <w:vAlign w:val="center"/>
          </w:tcPr>
          <w:p w14:paraId="349FB06C" w14:textId="77777777"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14:paraId="499F46F2" w14:textId="77777777" w:rsidR="00132A27" w:rsidRPr="00376AFF" w:rsidRDefault="00132A27" w:rsidP="00E705B5">
      <w:pPr>
        <w:pStyle w:val="Normale1"/>
        <w:spacing w:line="240" w:lineRule="auto"/>
        <w:jc w:val="both"/>
        <w:rPr>
          <w:rFonts w:ascii="Times New Roman" w:hAnsi="Times New Roman"/>
          <w:lang w:val="en-GB"/>
        </w:rPr>
      </w:pPr>
    </w:p>
    <w:p w14:paraId="7E719018" w14:textId="77777777" w:rsidR="00F91289" w:rsidRDefault="00F91289" w:rsidP="00E705B5">
      <w:pPr>
        <w:pStyle w:val="Normale1"/>
        <w:spacing w:line="240" w:lineRule="auto"/>
        <w:jc w:val="both"/>
        <w:rPr>
          <w:rFonts w:ascii="Times New Roman" w:hAnsi="Times New Roman"/>
          <w:lang w:val="en-GB"/>
        </w:rPr>
      </w:pPr>
      <w:proofErr w:type="spellStart"/>
      <w:r w:rsidRPr="00376AFF">
        <w:rPr>
          <w:rFonts w:ascii="Times New Roman" w:hAnsi="Times New Roman"/>
          <w:lang w:val="en-GB"/>
        </w:rPr>
        <w:t xml:space="preserve">where </w:t>
      </w:r>
      <w:r w:rsidRPr="00376AFF">
        <w:rPr>
          <w:rFonts w:ascii="Times New Roman" w:hAnsi="Times New Roman"/>
          <w:i/>
          <w:u w:val="single"/>
          <w:lang w:val="en-GB"/>
        </w:rPr>
        <w:t>a</w:t>
      </w:r>
      <w:r w:rsidRPr="00376AFF">
        <w:rPr>
          <w:rFonts w:ascii="Times New Roman" w:hAnsi="Times New Roman"/>
          <w:i/>
          <w:vertAlign w:val="subscript"/>
          <w:lang w:val="en-GB"/>
        </w:rPr>
        <w:t>s</w:t>
      </w:r>
      <w:proofErr w:type="spellEnd"/>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14:paraId="65B1F548" w14:textId="77777777" w:rsidR="0044085B" w:rsidRPr="00376AFF" w:rsidRDefault="0044085B" w:rsidP="0044085B">
      <w:pPr>
        <w:pStyle w:val="Normale1"/>
        <w:spacing w:line="240" w:lineRule="auto"/>
        <w:jc w:val="both"/>
        <w:rPr>
          <w:rFonts w:ascii="Times New Roman" w:hAnsi="Times New Roman"/>
          <w:lang w:val="en-GB"/>
        </w:rPr>
      </w:pPr>
      <w:commentRangeStart w:id="78"/>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8"/>
      <w:r>
        <w:rPr>
          <w:rStyle w:val="Rimandocommento"/>
          <w:rFonts w:ascii="Times New Roman" w:hAnsi="Times New Roman"/>
          <w:szCs w:val="20"/>
        </w:rPr>
        <w:commentReference w:id="78"/>
      </w:r>
    </w:p>
    <w:p w14:paraId="771BC210" w14:textId="77777777" w:rsidR="00A24A8D" w:rsidRPr="00376AFF" w:rsidRDefault="00A24A8D" w:rsidP="00A24A8D">
      <w:pPr>
        <w:pStyle w:val="Normale1"/>
        <w:spacing w:line="240" w:lineRule="auto"/>
        <w:jc w:val="both"/>
        <w:rPr>
          <w:rFonts w:ascii="Times New Roman" w:hAnsi="Times New Roman"/>
          <w:lang w:val="en-GB"/>
        </w:rPr>
      </w:pPr>
      <w:ins w:id="79"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80" w:author="Amicarelli Andrea (RSE)" w:date="2020-11-25T10:08:00Z">
        <w:r w:rsidR="00E37C1F" w:rsidRPr="00376AFF">
          <w:rPr>
            <w:rFonts w:ascii="Times New Roman" w:hAnsi="Times New Roman"/>
            <w:lang w:val="en-GB"/>
          </w:rPr>
          <w:t>u</w:t>
        </w:r>
      </w:ins>
      <w:ins w:id="81" w:author="Amicarelli Andrea (RSE)" w:date="2020-04-13T09:55:00Z">
        <w:r w:rsidRPr="00376AFF">
          <w:rPr>
            <w:rFonts w:ascii="Times New Roman" w:hAnsi="Times New Roman"/>
            <w:lang w:val="en-GB"/>
          </w:rPr>
          <w:t>ninfluential.</w:t>
        </w:r>
      </w:ins>
    </w:p>
    <w:p w14:paraId="7EF0EA20" w14:textId="77777777" w:rsidR="00F53D8F" w:rsidRPr="00376AFF" w:rsidRDefault="00F53D8F" w:rsidP="00F53D8F">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14:paraId="7B52D9D0" w14:textId="77777777" w:rsidR="00494F5B" w:rsidRPr="00376AFF" w:rsidRDefault="00494F5B" w:rsidP="00494F5B">
      <w:pPr>
        <w:pStyle w:val="Normale1"/>
        <w:spacing w:line="240" w:lineRule="auto"/>
        <w:jc w:val="both"/>
        <w:rPr>
          <w:rFonts w:ascii="Times New Roman" w:hAnsi="Times New Roman"/>
          <w:lang w:val="en-GB"/>
        </w:rPr>
      </w:pPr>
      <w:ins w:id="83"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14:paraId="347AFB12" w14:textId="77777777" w:rsidR="00897949" w:rsidRPr="00376AFF" w:rsidRDefault="00897949" w:rsidP="00897949">
      <w:pPr>
        <w:pStyle w:val="Normale1"/>
        <w:spacing w:line="240" w:lineRule="auto"/>
        <w:rPr>
          <w:rFonts w:ascii="Times New Roman" w:hAnsi="Times New Roman"/>
          <w:lang w:val="en-GB"/>
        </w:rPr>
      </w:pPr>
      <w:commentRangeStart w:id="84"/>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_Ref341105389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46</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_Ref327274323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18</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A57FA0F" w14:textId="77777777" w:rsidTr="00897949">
        <w:tc>
          <w:tcPr>
            <w:tcW w:w="4539" w:type="pct"/>
            <w:vAlign w:val="center"/>
          </w:tcPr>
          <w:p w14:paraId="6CFEBAC7"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w14:anchorId="54571451">
                <v:shape id="_x0000_i1050" type="#_x0000_t75" style="width:285pt;height:39.6pt" o:ole="">
                  <v:imagedata r:id="rId68" o:title=""/>
                </v:shape>
                <o:OLEObject Type="Embed" ProgID="Equation.3" ShapeID="_x0000_i1050" DrawAspect="Content" ObjectID="_1687595981" r:id="rId69"/>
              </w:object>
            </w:r>
          </w:p>
        </w:tc>
        <w:tc>
          <w:tcPr>
            <w:tcW w:w="461" w:type="pct"/>
            <w:vAlign w:val="center"/>
          </w:tcPr>
          <w:p w14:paraId="03504AF3"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14:paraId="5C20EA9D" w14:textId="77777777"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sidRPr="00093238">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14:paraId="6163CEBA" w14:textId="77777777" w:rsidTr="00897949">
        <w:tc>
          <w:tcPr>
            <w:tcW w:w="4539" w:type="pct"/>
            <w:vAlign w:val="center"/>
          </w:tcPr>
          <w:p w14:paraId="75D57FB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w14:anchorId="2BB34829">
                <v:shape id="_x0000_i1051" type="#_x0000_t75" style="width:219pt;height:39.6pt" o:ole="">
                  <v:imagedata r:id="rId70" o:title=""/>
                </v:shape>
                <o:OLEObject Type="Embed" ProgID="Equation.3" ShapeID="_x0000_i1051" DrawAspect="Content" ObjectID="_1687595982" r:id="rId71"/>
              </w:object>
            </w:r>
          </w:p>
        </w:tc>
        <w:tc>
          <w:tcPr>
            <w:tcW w:w="461" w:type="pct"/>
            <w:vAlign w:val="center"/>
          </w:tcPr>
          <w:p w14:paraId="1A91AB42"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6"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14:paraId="4CFEA7E9" w14:textId="77777777" w:rsidR="00897949" w:rsidRPr="00376AFF" w:rsidRDefault="00897949" w:rsidP="00897949">
      <w:pPr>
        <w:pStyle w:val="Normale1"/>
        <w:spacing w:line="240" w:lineRule="auto"/>
        <w:rPr>
          <w:rFonts w:ascii="Times New Roman" w:hAnsi="Times New Roman"/>
          <w:lang w:val="en-GB"/>
        </w:rPr>
      </w:pPr>
    </w:p>
    <w:p w14:paraId="607C7686"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 [</w:t>
      </w:r>
      <w:r w:rsidRPr="00376AFF">
        <w:rPr>
          <w:rFonts w:ascii="Times New Roman" w:hAnsi="Times New Roman"/>
          <w:lang w:val="en-GB"/>
        </w:rPr>
        <w:fldChar w:fldCharType="begin"/>
      </w:r>
      <w:r w:rsidRPr="00376AFF">
        <w:rPr>
          <w:rFonts w:ascii="Times New Roman" w:hAnsi="Times New Roman"/>
          <w:lang w:val="en-GB"/>
        </w:rPr>
        <w:instrText xml:space="preserve"> REF _Ref327274323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18</w:t>
      </w:r>
      <w:r w:rsidRPr="00376AFF">
        <w:rPr>
          <w:rFonts w:ascii="Times New Roman" w:hAnsi="Times New Roman"/>
          <w:lang w:val="en-GB"/>
        </w:rPr>
        <w:fldChar w:fldCharType="end"/>
      </w:r>
      <w:r w:rsidRPr="00376AFF">
        <w:rPr>
          <w:rFonts w:ascii="Times New Roman" w:hAnsi="Times New Roman"/>
          <w:lang w:val="en-GB"/>
        </w:rPr>
        <w:t>]</w:t>
      </w:r>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58EDBC15" w14:textId="77777777" w:rsidTr="00897949">
        <w:tc>
          <w:tcPr>
            <w:tcW w:w="4539" w:type="pct"/>
            <w:vAlign w:val="center"/>
          </w:tcPr>
          <w:p w14:paraId="21DBED9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w14:anchorId="17E4137B">
                <v:shape id="_x0000_i1052" type="#_x0000_t75" style="width:199.2pt;height:39.6pt" o:ole="">
                  <v:imagedata r:id="rId72" o:title=""/>
                </v:shape>
                <o:OLEObject Type="Embed" ProgID="Equation.3" ShapeID="_x0000_i1052" DrawAspect="Content" ObjectID="_1687595983" r:id="rId73"/>
              </w:object>
            </w:r>
          </w:p>
        </w:tc>
        <w:tc>
          <w:tcPr>
            <w:tcW w:w="461" w:type="pct"/>
            <w:vAlign w:val="center"/>
          </w:tcPr>
          <w:p w14:paraId="0D3582F5"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3554B9E" w14:textId="77777777" w:rsidR="00897949" w:rsidRPr="00376AFF" w:rsidRDefault="00897949" w:rsidP="00897949">
      <w:pPr>
        <w:pStyle w:val="Normale1"/>
        <w:spacing w:line="240" w:lineRule="auto"/>
        <w:rPr>
          <w:rFonts w:ascii="Times New Roman" w:hAnsi="Times New Roman"/>
          <w:lang w:val="en-GB"/>
        </w:rPr>
      </w:pPr>
    </w:p>
    <w:p w14:paraId="6A42CC01"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14:paraId="5295E267" w14:textId="77777777" w:rsidTr="00897949">
        <w:tc>
          <w:tcPr>
            <w:tcW w:w="4539" w:type="pct"/>
            <w:vAlign w:val="center"/>
          </w:tcPr>
          <w:p w14:paraId="1F9939E0"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w14:anchorId="23CC0D35">
                <v:shape id="_x0000_i1053" type="#_x0000_t75" style="width:160.2pt;height:33.6pt" o:ole="">
                  <v:imagedata r:id="rId74" o:title=""/>
                </v:shape>
                <o:OLEObject Type="Embed" ProgID="Equation.3" ShapeID="_x0000_i1053" DrawAspect="Content" ObjectID="_1687595984" r:id="rId75"/>
              </w:object>
            </w:r>
          </w:p>
        </w:tc>
        <w:tc>
          <w:tcPr>
            <w:tcW w:w="461" w:type="pct"/>
            <w:vAlign w:val="center"/>
          </w:tcPr>
          <w:p w14:paraId="544E1559"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B1B78E9" w14:textId="77777777" w:rsidR="00897949" w:rsidRPr="00376AFF" w:rsidRDefault="00897949" w:rsidP="00897949">
      <w:pPr>
        <w:pStyle w:val="Normale1"/>
        <w:spacing w:line="240" w:lineRule="auto"/>
        <w:rPr>
          <w:rFonts w:ascii="Times New Roman" w:hAnsi="Times New Roman"/>
          <w:lang w:val="en-GB"/>
        </w:rPr>
      </w:pPr>
    </w:p>
    <w:p w14:paraId="47FA6746" w14:textId="77777777"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is a factor analogous to Cleary’s formulation</w:t>
      </w:r>
      <w:r w:rsidR="003666BA" w:rsidRPr="00376AFF">
        <w:rPr>
          <w:rFonts w:ascii="Times New Roman" w:hAnsi="Times New Roman"/>
          <w:lang w:val="en-GB"/>
        </w:rPr>
        <w:t xml:space="preserve"> (Basa et al., 2009,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_Ref327274323 \r \h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Pr>
          <w:rFonts w:ascii="Times New Roman" w:hAnsi="Times New Roman"/>
          <w:lang w:val="en-GB"/>
        </w:rPr>
        <w:t>18</w:t>
      </w:r>
      <w:r w:rsidR="003666BA" w:rsidRPr="00376AFF">
        <w:rPr>
          <w:rFonts w:ascii="Times New Roman" w:hAnsi="Times New Roman"/>
          <w:lang w:val="en-GB"/>
        </w:rPr>
        <w:fldChar w:fldCharType="end"/>
      </w:r>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3B73074C" w14:textId="77777777" w:rsidTr="00897949">
        <w:tc>
          <w:tcPr>
            <w:tcW w:w="4539" w:type="pct"/>
            <w:vAlign w:val="center"/>
          </w:tcPr>
          <w:p w14:paraId="6C58C018" w14:textId="77777777"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w14:anchorId="66237495">
                <v:shape id="_x0000_i1054" type="#_x0000_t75" style="width:49.2pt;height:33.6pt" o:ole="">
                  <v:imagedata r:id="rId76" o:title=""/>
                </v:shape>
                <o:OLEObject Type="Embed" ProgID="Equation.3" ShapeID="_x0000_i1054" DrawAspect="Content" ObjectID="_1687595985" r:id="rId77"/>
              </w:object>
            </w:r>
          </w:p>
        </w:tc>
        <w:tc>
          <w:tcPr>
            <w:tcW w:w="461" w:type="pct"/>
            <w:vAlign w:val="center"/>
          </w:tcPr>
          <w:p w14:paraId="23CE467E"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6EBB8F0" w14:textId="77777777" w:rsidR="00897949" w:rsidRPr="00376AFF" w:rsidRDefault="00897949" w:rsidP="00897949">
      <w:pPr>
        <w:pStyle w:val="Normale1"/>
        <w:spacing w:line="240" w:lineRule="auto"/>
        <w:rPr>
          <w:rFonts w:ascii="Times New Roman" w:hAnsi="Times New Roman"/>
          <w:sz w:val="20"/>
          <w:szCs w:val="20"/>
          <w:lang w:val="en-GB"/>
        </w:rPr>
      </w:pPr>
    </w:p>
    <w:p w14:paraId="5C22B038" w14:textId="77777777"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14:paraId="1352E1D7" w14:textId="77777777" w:rsidTr="00897949">
        <w:tc>
          <w:tcPr>
            <w:tcW w:w="4539" w:type="pct"/>
            <w:vAlign w:val="center"/>
          </w:tcPr>
          <w:p w14:paraId="39CF36CD" w14:textId="77777777"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w14:anchorId="793C5928">
                <v:shape id="_x0000_i1055" type="#_x0000_t75" style="width:81pt;height:36pt" o:ole="">
                  <v:imagedata r:id="rId78" o:title=""/>
                </v:shape>
                <o:OLEObject Type="Embed" ProgID="Equation.3" ShapeID="_x0000_i1055" DrawAspect="Content" ObjectID="_1687595986" r:id="rId79"/>
              </w:object>
            </w:r>
          </w:p>
          <w:p w14:paraId="5D7623DF" w14:textId="77777777"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w14:anchorId="1B355C5A">
                <v:shape id="_x0000_i1056" type="#_x0000_t75" style="width:371.4pt;height:39.6pt" o:ole="">
                  <v:imagedata r:id="rId80" o:title=""/>
                </v:shape>
                <o:OLEObject Type="Embed" ProgID="Equation.3" ShapeID="_x0000_i1056" DrawAspect="Content" ObjectID="_1687595987" r:id="rId81"/>
              </w:object>
            </w:r>
          </w:p>
        </w:tc>
        <w:tc>
          <w:tcPr>
            <w:tcW w:w="461" w:type="pct"/>
            <w:vAlign w:val="center"/>
          </w:tcPr>
          <w:p w14:paraId="184B1435" w14:textId="77777777"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4"/>
    <w:p w14:paraId="6DAEAB80" w14:textId="77777777" w:rsidR="00897949" w:rsidRPr="00376AFF" w:rsidRDefault="00EF7A6C" w:rsidP="00897949">
      <w:pPr>
        <w:pStyle w:val="Normale1"/>
        <w:spacing w:line="240" w:lineRule="auto"/>
        <w:rPr>
          <w:ins w:id="87"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4"/>
      </w:r>
    </w:p>
    <w:p w14:paraId="60F648C1" w14:textId="77777777"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14:paraId="37A71CA0" w14:textId="77777777" w:rsidTr="0059092D">
        <w:tc>
          <w:tcPr>
            <w:tcW w:w="4539" w:type="pct"/>
            <w:vAlign w:val="center"/>
          </w:tcPr>
          <w:p w14:paraId="63520CAC"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w14:anchorId="6924B63E">
                <v:shape id="_x0000_i1057" type="#_x0000_t75" style="width:87pt;height:20.4pt" o:ole="">
                  <v:imagedata r:id="rId82" o:title=""/>
                </v:shape>
                <o:OLEObject Type="Embed" ProgID="Equation.3" ShapeID="_x0000_i1057" DrawAspect="Content" ObjectID="_1687595988" r:id="rId83"/>
              </w:object>
            </w:r>
          </w:p>
        </w:tc>
        <w:tc>
          <w:tcPr>
            <w:tcW w:w="461" w:type="pct"/>
            <w:vAlign w:val="center"/>
          </w:tcPr>
          <w:p w14:paraId="5DBD064A" w14:textId="77777777"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101F481" w14:textId="77777777" w:rsidR="00F91289" w:rsidRPr="00376AFF" w:rsidRDefault="00F91289" w:rsidP="00E705B5">
      <w:pPr>
        <w:pStyle w:val="Normale1"/>
        <w:spacing w:line="240" w:lineRule="auto"/>
        <w:jc w:val="both"/>
        <w:rPr>
          <w:rFonts w:ascii="Times New Roman" w:hAnsi="Times New Roman"/>
          <w:b/>
          <w:lang w:val="en-GB"/>
        </w:rPr>
      </w:pPr>
    </w:p>
    <w:p w14:paraId="630DAC30"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14:paraId="1E93978A" w14:textId="77777777" w:rsidR="002E7C44" w:rsidRPr="00376AFF" w:rsidRDefault="002E7C44" w:rsidP="00E705B5">
      <w:pPr>
        <w:pStyle w:val="Normale1"/>
        <w:spacing w:line="240" w:lineRule="auto"/>
        <w:jc w:val="both"/>
        <w:rPr>
          <w:rFonts w:ascii="Times New Roman" w:hAnsi="Times New Roman"/>
          <w:lang w:val="en-GB"/>
        </w:rPr>
      </w:pPr>
    </w:p>
    <w:p w14:paraId="1F294467" w14:textId="77777777" w:rsidR="002E7C44" w:rsidRPr="00376AFF" w:rsidRDefault="00C11848" w:rsidP="00B66629">
      <w:pPr>
        <w:pStyle w:val="Amicarellititle2"/>
      </w:pPr>
      <w:bookmarkStart w:id="88" w:name="_Ref57195835"/>
      <w:bookmarkStart w:id="89" w:name="_Toc66716402"/>
      <w:commentRangeStart w:id="90"/>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90"/>
      <w:r w:rsidRPr="00376AFF">
        <w:rPr>
          <w:rStyle w:val="Rimandocommento"/>
          <w:b w:val="0"/>
          <w:szCs w:val="20"/>
        </w:rPr>
        <w:commentReference w:id="90"/>
      </w:r>
      <w:bookmarkEnd w:id="88"/>
      <w:bookmarkEnd w:id="89"/>
    </w:p>
    <w:p w14:paraId="0D31F0E6" w14:textId="77777777"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093238">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14:paraId="4FF353FD" w14:textId="77777777"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14:paraId="44E9DFBC" w14:textId="77777777"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1"/>
      <w:r w:rsidR="00716294" w:rsidRPr="00376AFF">
        <w:rPr>
          <w:rFonts w:ascii="Times New Roman" w:hAnsi="Times New Roman"/>
          <w:lang w:val="en-GB"/>
        </w:rPr>
        <w:t>2019</w:t>
      </w:r>
      <w:commentRangeEnd w:id="91"/>
      <w:r w:rsidR="00716294" w:rsidRPr="00376AFF">
        <w:rPr>
          <w:rStyle w:val="Rimandocommento"/>
          <w:rFonts w:ascii="Times New Roman" w:hAnsi="Times New Roman"/>
          <w:szCs w:val="20"/>
          <w:lang w:val="en-GB"/>
        </w:rPr>
        <w:commentReference w:id="91"/>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Any other choice might be good if well motivated. For example, when the roughness is large, it might have sense to increase the wall-function depth. However, it is suggested not to make the wall-</w:t>
      </w:r>
      <w:r w:rsidR="00716294" w:rsidRPr="00376AFF">
        <w:rPr>
          <w:rFonts w:ascii="Times New Roman" w:hAnsi="Times New Roman"/>
          <w:lang w:val="en-GB"/>
        </w:rPr>
        <w:lastRenderedPageBreak/>
        <w:t>function contain more than 1-particle layer, otherwise the energy dissipation would be too large. The exact detection of the 1-particle layer should be avoided as it is too cumbersome and useless.</w:t>
      </w:r>
    </w:p>
    <w:p w14:paraId="5B390C6E" w14:textId="77777777"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proofErr w:type="spellStart"/>
      <w:r w:rsidR="008B7632" w:rsidRPr="00376AFF">
        <w:rPr>
          <w:rFonts w:ascii="Times New Roman" w:hAnsi="Times New Roman"/>
          <w:lang w:val="en-GB"/>
        </w:rPr>
        <w:t>Chezy</w:t>
      </w:r>
      <w:proofErr w:type="spellEnd"/>
      <w:r w:rsidR="008B7632" w:rsidRPr="00376AFF">
        <w:rPr>
          <w:rFonts w:ascii="Times New Roman" w:hAnsi="Times New Roman"/>
          <w:lang w:val="en-GB"/>
        </w:rPr>
        <w:t xml:space="preserve">-like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w:t>
      </w:r>
      <w:proofErr w:type="spellStart"/>
      <w:r w:rsidR="002153BD" w:rsidRPr="00376AFF">
        <w:rPr>
          <w:rFonts w:ascii="Times New Roman" w:hAnsi="Times New Roman"/>
          <w:lang w:val="en-GB"/>
        </w:rPr>
        <w:t>Peppo</w:t>
      </w:r>
      <w:proofErr w:type="spellEnd"/>
      <w:r w:rsidR="002153BD" w:rsidRPr="00376AFF">
        <w:rPr>
          <w:rFonts w:ascii="Times New Roman" w:hAnsi="Times New Roman"/>
          <w:lang w:val="en-GB"/>
        </w:rPr>
        <w:t xml:space="preserve"> &amp; </w:t>
      </w:r>
      <w:proofErr w:type="spellStart"/>
      <w:r w:rsidR="002153BD" w:rsidRPr="00376AFF">
        <w:rPr>
          <w:rFonts w:ascii="Times New Roman" w:hAnsi="Times New Roman"/>
          <w:lang w:val="en-GB"/>
        </w:rPr>
        <w:t>Datei</w:t>
      </w:r>
      <w:proofErr w:type="spellEnd"/>
      <w:r w:rsidR="002153BD" w:rsidRPr="00376AFF">
        <w:rPr>
          <w:rFonts w:ascii="Times New Roman" w:hAnsi="Times New Roman"/>
          <w:lang w:val="en-GB"/>
        </w:rPr>
        <w:t xml:space="preserve">, </w:t>
      </w:r>
      <w:commentRangeStart w:id="92"/>
      <w:r w:rsidR="002153BD" w:rsidRPr="00376AFF">
        <w:rPr>
          <w:rFonts w:ascii="Times New Roman" w:hAnsi="Times New Roman"/>
          <w:lang w:val="en-GB"/>
        </w:rPr>
        <w:t>2003</w:t>
      </w:r>
      <w:commentRangeEnd w:id="92"/>
      <w:r w:rsidR="002153BD" w:rsidRPr="00376AFF">
        <w:rPr>
          <w:rStyle w:val="Rimandocommento"/>
          <w:rFonts w:ascii="Times New Roman" w:hAnsi="Times New Roman"/>
          <w:szCs w:val="20"/>
          <w:lang w:val="en-GB"/>
        </w:rPr>
        <w:commentReference w:id="92"/>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 xml:space="preserve">Manning’s or </w:t>
      </w:r>
      <w:proofErr w:type="spellStart"/>
      <w:r w:rsidR="008B7632" w:rsidRPr="00376AFF">
        <w:rPr>
          <w:rFonts w:ascii="Times New Roman" w:hAnsi="Times New Roman"/>
          <w:lang w:val="en-GB"/>
        </w:rPr>
        <w:t>Gauckler</w:t>
      </w:r>
      <w:proofErr w:type="spellEnd"/>
      <w:r w:rsidR="008B7632" w:rsidRPr="00376AFF">
        <w:rPr>
          <w:rFonts w:ascii="Times New Roman" w:hAnsi="Times New Roman"/>
          <w:lang w:val="en-GB"/>
        </w:rPr>
        <w:t>-Strickler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14:paraId="369ECFB2" w14:textId="77777777"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14:paraId="0592C38C"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14:paraId="6A648A34" w14:textId="77777777"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14:paraId="2E16DD82" w14:textId="77777777"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14:paraId="3E3C9E4A" w14:textId="77777777"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w:t>
      </w:r>
      <w:proofErr w:type="spellStart"/>
      <w:r w:rsidR="00BB64B7" w:rsidRPr="00376AFF">
        <w:rPr>
          <w:rFonts w:ascii="Times New Roman" w:hAnsi="Times New Roman"/>
          <w:lang w:val="en-GB"/>
        </w:rPr>
        <w:t>Gauckler</w:t>
      </w:r>
      <w:proofErr w:type="spellEnd"/>
      <w:r w:rsidR="00BB64B7" w:rsidRPr="00376AFF">
        <w:rPr>
          <w:rFonts w:ascii="Times New Roman" w:hAnsi="Times New Roman"/>
          <w:lang w:val="en-GB"/>
        </w:rPr>
        <w:t>-Strickler’s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14:paraId="36916376"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14:paraId="02A172E6" w14:textId="77777777"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14:paraId="06C18A8B" w14:textId="77777777"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14:paraId="49ECB7B0" w14:textId="77777777"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14:paraId="194FA675" w14:textId="77777777" w:rsidR="002E7C44" w:rsidRPr="00376AFF" w:rsidRDefault="00120B38" w:rsidP="002E7C44">
      <w:pPr>
        <w:pStyle w:val="Normale1"/>
        <w:spacing w:line="240" w:lineRule="auto"/>
        <w:jc w:val="both"/>
        <w:rPr>
          <w:rFonts w:ascii="Times New Roman" w:hAnsi="Times New Roman"/>
          <w:lang w:val="en-GB"/>
        </w:rPr>
      </w:pPr>
      <w:bookmarkStart w:id="93"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3"/>
      <w:r w:rsidRPr="00376AFF">
        <w:rPr>
          <w:rFonts w:ascii="Times New Roman" w:hAnsi="Times New Roman"/>
          <w:lang w:val="en-GB"/>
        </w:rPr>
        <w:t xml:space="preserve"> is derived in the following.</w:t>
      </w:r>
    </w:p>
    <w:p w14:paraId="1FB1A4A8"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3C718DC3" w14:textId="77777777" w:rsidTr="00B66629">
        <w:tc>
          <w:tcPr>
            <w:tcW w:w="4539" w:type="pct"/>
            <w:vAlign w:val="center"/>
          </w:tcPr>
          <w:p w14:paraId="7D0685D0" w14:textId="77777777" w:rsidR="00072799" w:rsidRPr="00376AFF" w:rsidRDefault="00072799" w:rsidP="00B66629">
            <w:pPr>
              <w:jc w:val="center"/>
              <w:rPr>
                <w:rFonts w:ascii="Times New Roman" w:hAnsi="Times New Roman"/>
                <w:position w:val="-30"/>
                <w:sz w:val="24"/>
                <w:szCs w:val="24"/>
              </w:rPr>
            </w:pPr>
            <w:r w:rsidRPr="00376AFF">
              <w:rPr>
                <w:position w:val="-30"/>
              </w:rPr>
              <w:object w:dxaOrig="3900" w:dyaOrig="780" w14:anchorId="407068A7">
                <v:shape id="_x0000_i1058" type="#_x0000_t75" style="width:184.2pt;height:39.6pt" o:ole="">
                  <v:imagedata r:id="rId84" o:title=""/>
                </v:shape>
                <o:OLEObject Type="Embed" ProgID="Equation.3" ShapeID="_x0000_i1058" DrawAspect="Content" ObjectID="_1687595989" r:id="rId85"/>
              </w:object>
            </w:r>
          </w:p>
        </w:tc>
        <w:tc>
          <w:tcPr>
            <w:tcW w:w="461" w:type="pct"/>
            <w:vAlign w:val="center"/>
          </w:tcPr>
          <w:p w14:paraId="7E487305"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5850EC" w14:textId="77777777" w:rsidR="00072799" w:rsidRPr="00376AFF" w:rsidRDefault="00072799" w:rsidP="002E7C44">
      <w:pPr>
        <w:pStyle w:val="Normale1"/>
        <w:spacing w:line="240" w:lineRule="auto"/>
        <w:jc w:val="both"/>
        <w:rPr>
          <w:rFonts w:ascii="Times New Roman" w:hAnsi="Times New Roman"/>
          <w:lang w:val="en-GB"/>
        </w:rPr>
      </w:pPr>
    </w:p>
    <w:p w14:paraId="36255AD5"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14:paraId="3697FD95" w14:textId="77777777" w:rsidTr="00B66629">
        <w:tc>
          <w:tcPr>
            <w:tcW w:w="4539" w:type="pct"/>
            <w:vAlign w:val="center"/>
          </w:tcPr>
          <w:p w14:paraId="521A62D6" w14:textId="77777777" w:rsidR="00072799" w:rsidRPr="00376AFF" w:rsidRDefault="008C6487" w:rsidP="00B66629">
            <w:pPr>
              <w:jc w:val="center"/>
              <w:rPr>
                <w:rFonts w:ascii="Times New Roman" w:hAnsi="Times New Roman"/>
                <w:position w:val="-30"/>
                <w:sz w:val="24"/>
                <w:szCs w:val="24"/>
              </w:rPr>
            </w:pPr>
            <w:r w:rsidRPr="00376AFF">
              <w:rPr>
                <w:position w:val="-32"/>
              </w:rPr>
              <w:object w:dxaOrig="1920" w:dyaOrig="760" w14:anchorId="336B995F">
                <v:shape id="_x0000_i1059" type="#_x0000_t75" style="width:91.8pt;height:37.8pt" o:ole="">
                  <v:imagedata r:id="rId86" o:title=""/>
                </v:shape>
                <o:OLEObject Type="Embed" ProgID="Equation.3" ShapeID="_x0000_i1059" DrawAspect="Content" ObjectID="_1687595990" r:id="rId87"/>
              </w:object>
            </w:r>
          </w:p>
        </w:tc>
        <w:tc>
          <w:tcPr>
            <w:tcW w:w="461" w:type="pct"/>
            <w:vAlign w:val="center"/>
          </w:tcPr>
          <w:p w14:paraId="594E9431"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FE8188A" w14:textId="77777777" w:rsidR="00072799" w:rsidRPr="00376AFF" w:rsidRDefault="00072799" w:rsidP="002E7C44">
      <w:pPr>
        <w:pStyle w:val="Normale1"/>
        <w:spacing w:line="240" w:lineRule="auto"/>
        <w:jc w:val="both"/>
        <w:rPr>
          <w:rFonts w:ascii="Times New Roman" w:hAnsi="Times New Roman"/>
          <w:lang w:val="en-GB"/>
        </w:rPr>
      </w:pPr>
    </w:p>
    <w:p w14:paraId="0602570E" w14:textId="77777777"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proofErr w:type="spellStart"/>
      <w:r w:rsidRPr="00376AFF">
        <w:rPr>
          <w:rFonts w:ascii="Times New Roman" w:hAnsi="Times New Roman"/>
          <w:i/>
          <w:lang w:val="en-GB"/>
        </w:rPr>
        <w:t>k</w:t>
      </w:r>
      <w:r w:rsidRPr="00376AFF">
        <w:rPr>
          <w:rFonts w:ascii="Times New Roman" w:hAnsi="Times New Roman"/>
          <w:i/>
          <w:vertAlign w:val="subscript"/>
          <w:lang w:val="en-GB"/>
        </w:rPr>
        <w:t>v</w:t>
      </w:r>
      <w:proofErr w:type="spellEnd"/>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14:paraId="0284EBCF" w14:textId="77777777" w:rsidTr="00B66629">
        <w:tc>
          <w:tcPr>
            <w:tcW w:w="4539" w:type="pct"/>
            <w:vAlign w:val="center"/>
          </w:tcPr>
          <w:p w14:paraId="22D25D60" w14:textId="77777777" w:rsidR="00072799" w:rsidRPr="00376AFF" w:rsidRDefault="008C6487" w:rsidP="00072799">
            <w:pPr>
              <w:jc w:val="center"/>
              <w:rPr>
                <w:rFonts w:ascii="Times New Roman" w:hAnsi="Times New Roman"/>
                <w:position w:val="-30"/>
                <w:sz w:val="24"/>
                <w:szCs w:val="24"/>
              </w:rPr>
            </w:pPr>
            <w:r w:rsidRPr="00376AFF">
              <w:rPr>
                <w:position w:val="-70"/>
              </w:rPr>
              <w:object w:dxaOrig="6560" w:dyaOrig="1560" w14:anchorId="41E7AF06">
                <v:shape id="_x0000_i1060" type="#_x0000_t75" style="width:310.2pt;height:78pt" o:ole="">
                  <v:imagedata r:id="rId88" o:title=""/>
                </v:shape>
                <o:OLEObject Type="Embed" ProgID="Equation.3" ShapeID="_x0000_i1060" DrawAspect="Content" ObjectID="_1687595991" r:id="rId89"/>
              </w:object>
            </w:r>
          </w:p>
        </w:tc>
        <w:tc>
          <w:tcPr>
            <w:tcW w:w="461" w:type="pct"/>
            <w:vAlign w:val="center"/>
          </w:tcPr>
          <w:p w14:paraId="7B54E292"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4"/>
            <w:r w:rsidRPr="00376AFF">
              <w:rPr>
                <w:rFonts w:ascii="Times New Roman" w:eastAsia="Times New Roman" w:hAnsi="Times New Roman"/>
                <w:b w:val="0"/>
                <w:bCs w:val="0"/>
                <w:color w:val="auto"/>
                <w:sz w:val="24"/>
                <w:szCs w:val="24"/>
                <w:lang w:eastAsia="it-IT"/>
              </w:rPr>
              <w:t xml:space="preserve"> </w:t>
            </w:r>
          </w:p>
        </w:tc>
      </w:tr>
    </w:tbl>
    <w:p w14:paraId="405725E9" w14:textId="77777777" w:rsidR="00072799" w:rsidRPr="00376AFF" w:rsidRDefault="00072799" w:rsidP="002E7C44">
      <w:pPr>
        <w:pStyle w:val="Normale1"/>
        <w:spacing w:line="240" w:lineRule="auto"/>
        <w:jc w:val="both"/>
        <w:rPr>
          <w:rFonts w:ascii="Times New Roman" w:hAnsi="Times New Roman"/>
          <w:lang w:val="en-GB"/>
        </w:rPr>
      </w:pPr>
    </w:p>
    <w:p w14:paraId="6A5640F3" w14:textId="77777777"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One notices that </w:t>
      </w:r>
      <w:proofErr w:type="spellStart"/>
      <w:r w:rsidRPr="00376AFF">
        <w:rPr>
          <w:rFonts w:ascii="Times New Roman" w:hAnsi="Times New Roman"/>
          <w:lang w:val="en-GB"/>
        </w:rPr>
        <w:t>f</w:t>
      </w:r>
      <w:r w:rsidR="002E7C44" w:rsidRPr="00376AFF">
        <w:rPr>
          <w:rFonts w:ascii="Times New Roman" w:hAnsi="Times New Roman"/>
          <w:lang w:val="en-GB"/>
        </w:rPr>
        <w:t xml:space="preserve">or </w:t>
      </w:r>
      <w:r w:rsidRPr="00376AFF">
        <w:rPr>
          <w:rFonts w:ascii="Times New Roman" w:hAnsi="Times New Roman"/>
          <w:i/>
          <w:lang w:val="en-GB"/>
        </w:rPr>
        <w:t>d</w:t>
      </w:r>
      <w:proofErr w:type="spellEnd"/>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14:paraId="0A068AF0" w14:textId="77777777" w:rsidR="002E7C44" w:rsidRPr="00376AFF" w:rsidRDefault="00120B38" w:rsidP="002E7C44">
      <w:pPr>
        <w:pStyle w:val="Normale1"/>
        <w:spacing w:line="240" w:lineRule="auto"/>
        <w:jc w:val="both"/>
        <w:rPr>
          <w:rFonts w:ascii="Times New Roman" w:hAnsi="Times New Roman"/>
          <w:lang w:val="en-GB"/>
        </w:rPr>
      </w:pPr>
      <w:bookmarkStart w:id="95"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5"/>
    </w:p>
    <w:tbl>
      <w:tblPr>
        <w:tblW w:w="4999" w:type="pct"/>
        <w:tblLayout w:type="fixed"/>
        <w:tblLook w:val="01E0" w:firstRow="1" w:lastRow="1" w:firstColumn="1" w:lastColumn="1" w:noHBand="0" w:noVBand="0"/>
      </w:tblPr>
      <w:tblGrid>
        <w:gridCol w:w="8944"/>
        <w:gridCol w:w="908"/>
      </w:tblGrid>
      <w:tr w:rsidR="00072799" w:rsidRPr="00376AFF" w14:paraId="2CBACBC5" w14:textId="77777777" w:rsidTr="00072799">
        <w:tc>
          <w:tcPr>
            <w:tcW w:w="4539" w:type="pct"/>
            <w:vAlign w:val="center"/>
          </w:tcPr>
          <w:p w14:paraId="380CD8CD" w14:textId="77777777" w:rsidR="00072799" w:rsidRPr="00376AFF" w:rsidRDefault="0045533F" w:rsidP="00072799">
            <w:pPr>
              <w:jc w:val="center"/>
            </w:pPr>
            <w:r w:rsidRPr="00376AFF">
              <w:rPr>
                <w:position w:val="-30"/>
              </w:rPr>
              <w:object w:dxaOrig="6100" w:dyaOrig="720" w14:anchorId="70324707">
                <v:shape id="_x0000_i1061" type="#_x0000_t75" style="width:286.8pt;height:36pt" o:ole="">
                  <v:imagedata r:id="rId90" o:title=""/>
                </v:shape>
                <o:OLEObject Type="Embed" ProgID="Equation.3" ShapeID="_x0000_i1061" DrawAspect="Content" ObjectID="_1687595992" r:id="rId91"/>
              </w:object>
            </w:r>
          </w:p>
          <w:p w14:paraId="5FE6127A" w14:textId="77777777" w:rsidR="00CB1216" w:rsidRPr="00376AFF" w:rsidRDefault="00CB1216" w:rsidP="00CB1216">
            <w:pPr>
              <w:jc w:val="center"/>
              <w:rPr>
                <w:rFonts w:ascii="Times New Roman" w:hAnsi="Times New Roman"/>
                <w:position w:val="-30"/>
                <w:sz w:val="24"/>
                <w:szCs w:val="24"/>
              </w:rPr>
            </w:pPr>
            <w:r w:rsidRPr="00376AFF">
              <w:rPr>
                <w:position w:val="-34"/>
              </w:rPr>
              <w:object w:dxaOrig="6180" w:dyaOrig="840" w14:anchorId="53DBCD2E">
                <v:shape id="_x0000_i1062" type="#_x0000_t75" style="width:292.2pt;height:41.4pt" o:ole="">
                  <v:imagedata r:id="rId92" o:title=""/>
                </v:shape>
                <o:OLEObject Type="Embed" ProgID="Equation.3" ShapeID="_x0000_i1062" DrawAspect="Content" ObjectID="_1687595993" r:id="rId93"/>
              </w:object>
            </w:r>
          </w:p>
        </w:tc>
        <w:tc>
          <w:tcPr>
            <w:tcW w:w="461" w:type="pct"/>
            <w:vAlign w:val="center"/>
          </w:tcPr>
          <w:p w14:paraId="185FC2A4"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14:paraId="15281544" w14:textId="77777777"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w:t>
      </w:r>
      <w:proofErr w:type="spellStart"/>
      <w:r w:rsidR="00CB1216" w:rsidRPr="00376AFF">
        <w:rPr>
          <w:rFonts w:ascii="Times New Roman" w:hAnsi="Times New Roman"/>
          <w:lang w:val="en-GB"/>
        </w:rPr>
        <w:t>Pa×s</w:t>
      </w:r>
      <w:proofErr w:type="spellEnd"/>
      <w:r w:rsidR="00CB1216" w:rsidRPr="00376AFF">
        <w:rPr>
          <w:rFonts w:ascii="Times New Roman" w:hAnsi="Times New Roman"/>
          <w:lang w:val="en-GB"/>
        </w:rPr>
        <w:t xml:space="preserve">)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093238" w:rsidRPr="00093238">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14:paraId="3DC49D3B" w14:textId="77777777"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2AA5697" w14:textId="77777777" w:rsidTr="00B66629">
        <w:tc>
          <w:tcPr>
            <w:tcW w:w="4539" w:type="pct"/>
            <w:vAlign w:val="center"/>
          </w:tcPr>
          <w:p w14:paraId="3AD0BDDF"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w14:anchorId="325B3E72">
                <v:shape id="_x0000_i1063" type="#_x0000_t75" style="width:112.2pt;height:35.4pt" o:ole="">
                  <v:imagedata r:id="rId94" o:title=""/>
                </v:shape>
                <o:OLEObject Type="Embed" ProgID="Equation.3" ShapeID="_x0000_i1063" DrawAspect="Content" ObjectID="_1687595994" r:id="rId95"/>
              </w:object>
            </w:r>
          </w:p>
        </w:tc>
        <w:tc>
          <w:tcPr>
            <w:tcW w:w="461" w:type="pct"/>
            <w:vAlign w:val="center"/>
          </w:tcPr>
          <w:p w14:paraId="7510DAE4"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14:paraId="7BC898C6" w14:textId="77777777" w:rsidR="00072799" w:rsidRPr="00376AFF" w:rsidRDefault="00072799" w:rsidP="002E7C44">
      <w:pPr>
        <w:pStyle w:val="Normale1"/>
        <w:spacing w:line="240" w:lineRule="auto"/>
        <w:jc w:val="both"/>
        <w:rPr>
          <w:rFonts w:ascii="Times New Roman" w:hAnsi="Times New Roman"/>
          <w:lang w:val="en-GB"/>
        </w:rPr>
      </w:pPr>
    </w:p>
    <w:p w14:paraId="5999CD6D" w14:textId="7777777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_Ref341105389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46</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091C52FB" w14:textId="77777777" w:rsidTr="00B66629">
        <w:tc>
          <w:tcPr>
            <w:tcW w:w="4539" w:type="pct"/>
            <w:vAlign w:val="center"/>
          </w:tcPr>
          <w:p w14:paraId="7C6AC535"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w14:anchorId="717761FE">
                <v:shape id="_x0000_i1064" type="#_x0000_t75" style="width:135.6pt;height:19.8pt" o:ole="">
                  <v:imagedata r:id="rId96" o:title=""/>
                </v:shape>
                <o:OLEObject Type="Embed" ProgID="Equation.3" ShapeID="_x0000_i1064" DrawAspect="Content" ObjectID="_1687595995" r:id="rId97"/>
              </w:object>
            </w:r>
          </w:p>
        </w:tc>
        <w:tc>
          <w:tcPr>
            <w:tcW w:w="461" w:type="pct"/>
            <w:vAlign w:val="center"/>
          </w:tcPr>
          <w:p w14:paraId="271C70B3"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14:paraId="1EA81365" w14:textId="77777777" w:rsidR="00072799" w:rsidRPr="00376AFF" w:rsidRDefault="00072799" w:rsidP="002E7C44">
      <w:pPr>
        <w:pStyle w:val="Normale1"/>
        <w:spacing w:line="240" w:lineRule="auto"/>
        <w:jc w:val="both"/>
        <w:rPr>
          <w:rFonts w:ascii="Times New Roman" w:hAnsi="Times New Roman"/>
          <w:lang w:val="en-GB"/>
        </w:rPr>
      </w:pPr>
    </w:p>
    <w:p w14:paraId="30FCC39D" w14:textId="77777777"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14:paraId="48FA76F4" w14:textId="77777777" w:rsidTr="00B66629">
        <w:tc>
          <w:tcPr>
            <w:tcW w:w="4539" w:type="pct"/>
            <w:vAlign w:val="center"/>
          </w:tcPr>
          <w:p w14:paraId="6BE9212B"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w14:anchorId="0BF75186">
                <v:shape id="_x0000_i1065" type="#_x0000_t75" style="width:112.2pt;height:36pt" o:ole="">
                  <v:imagedata r:id="rId98" o:title=""/>
                </v:shape>
                <o:OLEObject Type="Embed" ProgID="Equation.3" ShapeID="_x0000_i1065" DrawAspect="Content" ObjectID="_1687595996" r:id="rId99"/>
              </w:object>
            </w:r>
            <w:r w:rsidR="008C6487" w:rsidRPr="00376AFF">
              <w:t xml:space="preserve">,   </w:t>
            </w:r>
            <w:r w:rsidR="008C6487" w:rsidRPr="00376AFF">
              <w:rPr>
                <w:position w:val="-30"/>
              </w:rPr>
              <w:object w:dxaOrig="2620" w:dyaOrig="720" w14:anchorId="29FF4C16">
                <v:shape id="_x0000_i1066" type="#_x0000_t75" style="width:125.4pt;height:36pt" o:ole="">
                  <v:imagedata r:id="rId100" o:title=""/>
                </v:shape>
                <o:OLEObject Type="Embed" ProgID="Equation.3" ShapeID="_x0000_i1066" DrawAspect="Content" ObjectID="_1687595997" r:id="rId101"/>
              </w:object>
            </w:r>
          </w:p>
        </w:tc>
        <w:tc>
          <w:tcPr>
            <w:tcW w:w="461" w:type="pct"/>
            <w:vAlign w:val="center"/>
          </w:tcPr>
          <w:p w14:paraId="69AA653B"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14:paraId="4BB24568" w14:textId="77777777" w:rsidR="00072799" w:rsidRPr="00376AFF" w:rsidRDefault="00072799" w:rsidP="002E7C44">
      <w:pPr>
        <w:pStyle w:val="Normale1"/>
        <w:spacing w:line="240" w:lineRule="auto"/>
        <w:jc w:val="both"/>
        <w:rPr>
          <w:rFonts w:ascii="Times New Roman" w:hAnsi="Times New Roman"/>
          <w:lang w:val="en-GB"/>
        </w:rPr>
      </w:pPr>
    </w:p>
    <w:p w14:paraId="111D8DA9" w14:textId="77777777"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6D2879FC" w14:textId="77777777" w:rsidTr="00B66629">
        <w:tc>
          <w:tcPr>
            <w:tcW w:w="4539" w:type="pct"/>
            <w:vAlign w:val="center"/>
          </w:tcPr>
          <w:p w14:paraId="35D04EEF" w14:textId="77777777"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w14:anchorId="4216A9A1">
                <v:shape id="_x0000_i1067" type="#_x0000_t75" style="width:116.4pt;height:54.6pt" o:ole="">
                  <v:imagedata r:id="rId102" o:title=""/>
                </v:shape>
                <o:OLEObject Type="Embed" ProgID="Equation.3" ShapeID="_x0000_i1067" DrawAspect="Content" ObjectID="_1687595998" r:id="rId103"/>
              </w:object>
            </w:r>
          </w:p>
        </w:tc>
        <w:tc>
          <w:tcPr>
            <w:tcW w:w="461" w:type="pct"/>
            <w:vAlign w:val="center"/>
          </w:tcPr>
          <w:p w14:paraId="1370E5B1"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14:paraId="44DCABB6" w14:textId="77777777" w:rsidR="00072799" w:rsidRPr="00376AFF" w:rsidRDefault="00072799" w:rsidP="002E7C44">
      <w:pPr>
        <w:pStyle w:val="Normale1"/>
        <w:spacing w:line="240" w:lineRule="auto"/>
        <w:jc w:val="both"/>
        <w:rPr>
          <w:rFonts w:ascii="Times New Roman" w:hAnsi="Times New Roman"/>
          <w:lang w:val="en-GB"/>
        </w:rPr>
      </w:pPr>
    </w:p>
    <w:p w14:paraId="60B445FF" w14:textId="77777777"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14:paraId="7EEE4284" w14:textId="77777777"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59023C46" w14:textId="77777777" w:rsidTr="00B66629">
        <w:tc>
          <w:tcPr>
            <w:tcW w:w="4539" w:type="pct"/>
            <w:vAlign w:val="center"/>
          </w:tcPr>
          <w:p w14:paraId="157ABDF6" w14:textId="77777777"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w14:anchorId="7A7663D2">
                <v:shape id="_x0000_i1068" type="#_x0000_t75" style="width:216.6pt;height:41.4pt" o:ole="">
                  <v:imagedata r:id="rId104" o:title=""/>
                </v:shape>
                <o:OLEObject Type="Embed" ProgID="Equation.3" ShapeID="_x0000_i1068" DrawAspect="Content" ObjectID="_1687595999" r:id="rId105"/>
              </w:object>
            </w:r>
          </w:p>
        </w:tc>
        <w:tc>
          <w:tcPr>
            <w:tcW w:w="461" w:type="pct"/>
            <w:vAlign w:val="center"/>
          </w:tcPr>
          <w:p w14:paraId="20D65186"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14:paraId="45CF24EB" w14:textId="77777777" w:rsidR="00072799" w:rsidRPr="00376AFF" w:rsidRDefault="00072799" w:rsidP="002E7C44">
      <w:pPr>
        <w:pStyle w:val="Normale1"/>
        <w:spacing w:line="240" w:lineRule="auto"/>
        <w:jc w:val="both"/>
        <w:rPr>
          <w:rFonts w:ascii="Times New Roman" w:hAnsi="Times New Roman"/>
          <w:lang w:val="en-GB"/>
        </w:rPr>
      </w:pPr>
    </w:p>
    <w:p w14:paraId="36C81CE5" w14:textId="77777777"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lastRenderedPageBreak/>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14:paraId="360948A5" w14:textId="77777777"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_Ref57185004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123</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52B607D3" w14:textId="77777777" w:rsidTr="00255B9F">
        <w:tc>
          <w:tcPr>
            <w:tcW w:w="4539" w:type="pct"/>
            <w:vAlign w:val="center"/>
          </w:tcPr>
          <w:p w14:paraId="1D34B869"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w14:anchorId="2AE0636E">
                <v:shape id="_x0000_i1069" type="#_x0000_t75" style="width:72.6pt;height:28.8pt" o:ole="">
                  <v:imagedata r:id="rId106" o:title=""/>
                </v:shape>
                <o:OLEObject Type="Embed" ProgID="Equation.3" ShapeID="_x0000_i1069" DrawAspect="Content" ObjectID="_1687596000" r:id="rId107"/>
              </w:object>
            </w:r>
          </w:p>
        </w:tc>
        <w:tc>
          <w:tcPr>
            <w:tcW w:w="461" w:type="pct"/>
            <w:vAlign w:val="center"/>
          </w:tcPr>
          <w:p w14:paraId="0A935F27" w14:textId="77777777"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2"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2"/>
            <w:r w:rsidRPr="00376AFF">
              <w:rPr>
                <w:rFonts w:ascii="Times New Roman" w:eastAsia="Times New Roman" w:hAnsi="Times New Roman"/>
                <w:b w:val="0"/>
                <w:bCs w:val="0"/>
                <w:color w:val="auto"/>
                <w:sz w:val="24"/>
                <w:szCs w:val="24"/>
                <w:lang w:eastAsia="it-IT"/>
              </w:rPr>
              <w:t xml:space="preserve"> </w:t>
            </w:r>
          </w:p>
        </w:tc>
      </w:tr>
    </w:tbl>
    <w:p w14:paraId="2C570D62" w14:textId="77777777" w:rsidR="00255B9F" w:rsidRPr="00376AFF" w:rsidRDefault="00255B9F" w:rsidP="00255B9F">
      <w:pPr>
        <w:pStyle w:val="Normale1"/>
        <w:spacing w:line="240" w:lineRule="auto"/>
        <w:jc w:val="both"/>
        <w:rPr>
          <w:rFonts w:ascii="Times New Roman" w:hAnsi="Times New Roman"/>
          <w:lang w:val="en-GB"/>
        </w:rPr>
      </w:pPr>
    </w:p>
    <w:p w14:paraId="22A93960" w14:textId="77777777"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particle approach, ...).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14:paraId="510AEA5F" w14:textId="77777777"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proofErr w:type="spellStart"/>
      <w:r w:rsidR="00255B9F" w:rsidRPr="00376AFF">
        <w:rPr>
          <w:rFonts w:ascii="Times New Roman" w:hAnsi="Times New Roman"/>
          <w:lang w:val="en-GB"/>
        </w:rPr>
        <w:t>Citrini</w:t>
      </w:r>
      <w:proofErr w:type="spellEnd"/>
      <w:r w:rsidR="00255B9F" w:rsidRPr="00376AFF">
        <w:rPr>
          <w:rFonts w:ascii="Times New Roman" w:hAnsi="Times New Roman"/>
          <w:lang w:val="en-GB"/>
        </w:rPr>
        <w:t xml:space="preserve"> &amp; </w:t>
      </w:r>
      <w:proofErr w:type="spellStart"/>
      <w:r w:rsidR="00255B9F" w:rsidRPr="00376AFF">
        <w:rPr>
          <w:rFonts w:ascii="Times New Roman" w:hAnsi="Times New Roman"/>
          <w:lang w:val="en-GB"/>
        </w:rPr>
        <w:t>Noseda</w:t>
      </w:r>
      <w:proofErr w:type="spellEnd"/>
      <w:r w:rsidRPr="00376AFF">
        <w:rPr>
          <w:rFonts w:ascii="Times New Roman" w:hAnsi="Times New Roman"/>
          <w:lang w:val="en-GB"/>
        </w:rPr>
        <w:t xml:space="preserve">, </w:t>
      </w:r>
      <w:commentRangeStart w:id="103"/>
      <w:r w:rsidR="002153BD" w:rsidRPr="00376AFF">
        <w:rPr>
          <w:rFonts w:ascii="Times New Roman" w:hAnsi="Times New Roman"/>
          <w:lang w:val="en-GB"/>
        </w:rPr>
        <w:t>1987</w:t>
      </w:r>
      <w:commentRangeEnd w:id="103"/>
      <w:r w:rsidR="002153BD" w:rsidRPr="00376AFF">
        <w:rPr>
          <w:rStyle w:val="Rimandocommento"/>
          <w:rFonts w:ascii="Times New Roman" w:hAnsi="Times New Roman"/>
          <w:szCs w:val="20"/>
          <w:lang w:val="en-GB"/>
        </w:rPr>
        <w:commentReference w:id="103"/>
      </w:r>
      <w:r w:rsidR="002153BD" w:rsidRPr="00376AFF">
        <w:rPr>
          <w:rFonts w:ascii="Times New Roman" w:hAnsi="Times New Roman"/>
          <w:lang w:val="en-GB"/>
        </w:rPr>
        <w:t xml:space="preserve">, [],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noProof/>
          <w:lang w:val="en-GB"/>
        </w:rPr>
        <w:t>44</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14:paraId="02D9384F" w14:textId="77777777" w:rsidTr="00255B9F">
        <w:tc>
          <w:tcPr>
            <w:tcW w:w="4539" w:type="pct"/>
            <w:vAlign w:val="center"/>
          </w:tcPr>
          <w:p w14:paraId="2ACE17D4" w14:textId="77777777"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w14:anchorId="7D533B6A">
                <v:shape id="_x0000_i1070" type="#_x0000_t75" style="width:39.6pt;height:27.6pt" o:ole="">
                  <v:imagedata r:id="rId108" o:title=""/>
                </v:shape>
                <o:OLEObject Type="Embed" ProgID="Equation.3" ShapeID="_x0000_i1070" DrawAspect="Content" ObjectID="_1687596001" r:id="rId109"/>
              </w:object>
            </w:r>
          </w:p>
        </w:tc>
        <w:tc>
          <w:tcPr>
            <w:tcW w:w="461" w:type="pct"/>
            <w:vAlign w:val="center"/>
          </w:tcPr>
          <w:p w14:paraId="3F74E746" w14:textId="77777777"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251D3F0" w14:textId="77777777" w:rsidR="00255B9F" w:rsidRPr="00376AFF" w:rsidRDefault="00255B9F" w:rsidP="002E7C44">
      <w:pPr>
        <w:pStyle w:val="Normale1"/>
        <w:spacing w:line="240" w:lineRule="auto"/>
        <w:jc w:val="both"/>
        <w:rPr>
          <w:rFonts w:ascii="Times New Roman" w:hAnsi="Times New Roman"/>
          <w:lang w:val="en-GB"/>
        </w:rPr>
      </w:pPr>
    </w:p>
    <w:p w14:paraId="783C8297" w14:textId="77777777"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14:paraId="3E64F481" w14:textId="77777777" w:rsidTr="00A81827">
        <w:tc>
          <w:tcPr>
            <w:tcW w:w="4539" w:type="pct"/>
            <w:vAlign w:val="center"/>
          </w:tcPr>
          <w:p w14:paraId="446ADAFC" w14:textId="77777777"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w14:anchorId="7D1B4425">
                <v:shape id="_x0000_i1071" type="#_x0000_t75" style="width:204.6pt;height:79.2pt" o:ole="">
                  <v:imagedata r:id="rId110" o:title=""/>
                </v:shape>
                <o:OLEObject Type="Embed" ProgID="Equation.3" ShapeID="_x0000_i1071" DrawAspect="Content" ObjectID="_1687596002" r:id="rId111"/>
              </w:object>
            </w:r>
          </w:p>
        </w:tc>
        <w:tc>
          <w:tcPr>
            <w:tcW w:w="461" w:type="pct"/>
            <w:vAlign w:val="center"/>
          </w:tcPr>
          <w:p w14:paraId="525FC066" w14:textId="77777777"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4"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4"/>
            <w:r w:rsidRPr="00376AFF">
              <w:rPr>
                <w:rFonts w:ascii="Times New Roman" w:eastAsia="Times New Roman" w:hAnsi="Times New Roman"/>
                <w:b w:val="0"/>
                <w:bCs w:val="0"/>
                <w:color w:val="auto"/>
                <w:sz w:val="24"/>
                <w:szCs w:val="24"/>
                <w:lang w:eastAsia="it-IT"/>
              </w:rPr>
              <w:t xml:space="preserve"> </w:t>
            </w:r>
          </w:p>
        </w:tc>
      </w:tr>
    </w:tbl>
    <w:p w14:paraId="4204BE79" w14:textId="77777777" w:rsidR="00A81827" w:rsidRPr="00376AFF" w:rsidRDefault="00A81827" w:rsidP="00A81827">
      <w:pPr>
        <w:pStyle w:val="Normale1"/>
        <w:spacing w:line="240" w:lineRule="auto"/>
        <w:jc w:val="both"/>
        <w:rPr>
          <w:rFonts w:ascii="Times New Roman" w:hAnsi="Times New Roman"/>
          <w:lang w:val="en-GB"/>
        </w:rPr>
      </w:pPr>
    </w:p>
    <w:p w14:paraId="4B0BF7FB" w14:textId="77777777"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14:paraId="253531BA" w14:textId="77777777"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093238" w:rsidRPr="00093238">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14:paraId="211F321F" w14:textId="77777777" w:rsidTr="00B66629">
        <w:tc>
          <w:tcPr>
            <w:tcW w:w="4539" w:type="pct"/>
            <w:vAlign w:val="center"/>
          </w:tcPr>
          <w:p w14:paraId="04C1625F" w14:textId="77777777" w:rsidR="00072799" w:rsidRPr="00376AFF" w:rsidRDefault="00A81827" w:rsidP="00B66629">
            <w:pPr>
              <w:spacing w:line="240" w:lineRule="auto"/>
              <w:jc w:val="center"/>
            </w:pPr>
            <w:r w:rsidRPr="00376AFF">
              <w:rPr>
                <w:position w:val="-12"/>
              </w:rPr>
              <w:object w:dxaOrig="3519" w:dyaOrig="360" w14:anchorId="1A123C59">
                <v:shape id="_x0000_i1072" type="#_x0000_t75" style="width:166.8pt;height:18pt" o:ole="">
                  <v:imagedata r:id="rId112" o:title=""/>
                </v:shape>
                <o:OLEObject Type="Embed" ProgID="Equation.3" ShapeID="_x0000_i1072" DrawAspect="Content" ObjectID="_1687596003" r:id="rId113"/>
              </w:object>
            </w:r>
          </w:p>
          <w:p w14:paraId="09E79A07" w14:textId="77777777" w:rsidR="007D5D55" w:rsidRPr="00376AFF" w:rsidRDefault="00A81827" w:rsidP="007D5D55">
            <w:pPr>
              <w:spacing w:line="240" w:lineRule="auto"/>
              <w:jc w:val="center"/>
            </w:pPr>
            <w:r w:rsidRPr="00376AFF">
              <w:rPr>
                <w:position w:val="-12"/>
              </w:rPr>
              <w:object w:dxaOrig="3379" w:dyaOrig="360" w14:anchorId="48A1F461">
                <v:shape id="_x0000_i1073" type="#_x0000_t75" style="width:159.6pt;height:18pt" o:ole="">
                  <v:imagedata r:id="rId114" o:title=""/>
                </v:shape>
                <o:OLEObject Type="Embed" ProgID="Equation.3" ShapeID="_x0000_i1073" DrawAspect="Content" ObjectID="_1687596004" r:id="rId115"/>
              </w:object>
            </w:r>
          </w:p>
        </w:tc>
        <w:tc>
          <w:tcPr>
            <w:tcW w:w="461" w:type="pct"/>
            <w:vAlign w:val="center"/>
          </w:tcPr>
          <w:p w14:paraId="150CA4E9" w14:textId="77777777"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4D2A0EF" w14:textId="77777777"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5F74CA36" w14:textId="77777777"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14:paraId="1E7E6E35" w14:textId="77777777"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14:paraId="7356B301" w14:textId="77777777"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_Ref341105709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57</w:t>
      </w:r>
      <w:r w:rsidR="002153BD" w:rsidRPr="00376AFF">
        <w:rPr>
          <w:rFonts w:ascii="Times New Roman" w:hAnsi="Times New Roman"/>
          <w:lang w:val="en-GB"/>
        </w:rPr>
        <w:fldChar w:fldCharType="end"/>
      </w:r>
      <w:r w:rsidR="002153BD" w:rsidRPr="00376AFF">
        <w:rPr>
          <w:rFonts w:ascii="Times New Roman" w:hAnsi="Times New Roman"/>
          <w:lang w:val="en-GB"/>
        </w:rPr>
        <w:t>]</w:t>
      </w:r>
      <w:r w:rsidR="00A81827" w:rsidRPr="00376AFF">
        <w:rPr>
          <w:rFonts w:ascii="Times New Roman" w:hAnsi="Times New Roman"/>
          <w:lang w:val="en-GB"/>
        </w:rPr>
        <w:t>; CFX, 2020</w:t>
      </w:r>
      <w:r w:rsidR="002153BD" w:rsidRPr="00376AFF">
        <w:rPr>
          <w:rFonts w:ascii="Times New Roman" w:hAnsi="Times New Roman"/>
          <w:lang w:val="en-GB"/>
        </w:rPr>
        <w:t xml:space="preserve">, </w:t>
      </w:r>
      <w:commentRangeStart w:id="105"/>
      <w:r w:rsidR="002153BD" w:rsidRPr="00376AFF">
        <w:rPr>
          <w:rFonts w:ascii="Times New Roman" w:hAnsi="Times New Roman"/>
          <w:lang w:val="en-GB"/>
        </w:rPr>
        <w:t>[]</w:t>
      </w:r>
      <w:commentRangeEnd w:id="105"/>
      <w:r w:rsidR="002153BD" w:rsidRPr="00376AFF">
        <w:rPr>
          <w:rStyle w:val="Rimandocommento"/>
          <w:rFonts w:ascii="Times New Roman" w:hAnsi="Times New Roman"/>
          <w:szCs w:val="20"/>
          <w:lang w:val="en-GB"/>
        </w:rPr>
        <w:commentReference w:id="105"/>
      </w:r>
      <w:r w:rsidR="002E7C44" w:rsidRPr="00376AFF">
        <w:rPr>
          <w:rFonts w:ascii="Times New Roman" w:hAnsi="Times New Roman"/>
          <w:lang w:val="en-GB"/>
        </w:rPr>
        <w:t>).</w:t>
      </w:r>
    </w:p>
    <w:p w14:paraId="601E1FB4" w14:textId="77777777" w:rsidR="00981CB0" w:rsidRDefault="00981CB0" w:rsidP="00981CB0">
      <w:pPr>
        <w:pStyle w:val="Normale1"/>
        <w:spacing w:line="240" w:lineRule="auto"/>
        <w:jc w:val="both"/>
        <w:rPr>
          <w:rFonts w:ascii="Times New Roman" w:hAnsi="Times New Roman"/>
          <w:lang w:val="en-GB"/>
        </w:rPr>
      </w:pPr>
    </w:p>
    <w:p w14:paraId="7EB31D6B" w14:textId="77777777" w:rsidR="006048FB" w:rsidRPr="006048FB" w:rsidRDefault="006048FB" w:rsidP="006048FB">
      <w:pPr>
        <w:pStyle w:val="Amicarellititle2"/>
      </w:pPr>
      <w:bookmarkStart w:id="106" w:name="_Ref63061761"/>
      <w:bookmarkStart w:id="107" w:name="_Toc64122595"/>
      <w:bookmarkStart w:id="108" w:name="_Toc66716403"/>
      <w:commentRangeStart w:id="109"/>
      <w:r w:rsidRPr="006048FB">
        <w:t>Dirichlet’s boundary conditions for the water depth</w:t>
      </w:r>
      <w:bookmarkEnd w:id="106"/>
      <w:bookmarkEnd w:id="107"/>
      <w:commentRangeEnd w:id="109"/>
      <w:r>
        <w:rPr>
          <w:rStyle w:val="Rimandocommento"/>
          <w:b w:val="0"/>
          <w:szCs w:val="20"/>
          <w:lang w:val="it-IT"/>
        </w:rPr>
        <w:commentReference w:id="109"/>
      </w:r>
      <w:bookmarkEnd w:id="108"/>
    </w:p>
    <w:p w14:paraId="387C9AB1"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Dirichlet’s boundary conditions on water depth is reported in the present section. The zone associated with these boundary conditions are defined as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can be defined within the same domain.</w:t>
      </w:r>
    </w:p>
    <w:p w14:paraId="1F4745DB"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Every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proofErr w:type="spellStart"/>
      <w:r w:rsidRPr="00376AFF">
        <w:rPr>
          <w:rFonts w:ascii="Times New Roman" w:hAnsi="Times New Roman"/>
          <w:i/>
          <w:sz w:val="24"/>
          <w:szCs w:val="24"/>
        </w:rPr>
        <w:t>z</w:t>
      </w:r>
      <w:r w:rsidRPr="00376AFF">
        <w:rPr>
          <w:rFonts w:ascii="Times New Roman" w:hAnsi="Times New Roman"/>
          <w:i/>
          <w:sz w:val="24"/>
          <w:szCs w:val="24"/>
          <w:vertAlign w:val="subscript"/>
        </w:rPr>
        <w:t>BC,max</w:t>
      </w:r>
      <w:proofErr w:type="spellEnd"/>
      <w:r w:rsidRPr="00376AFF">
        <w:rPr>
          <w:rFonts w:ascii="Times New Roman" w:hAnsi="Times New Roman"/>
          <w:sz w:val="24"/>
          <w:szCs w:val="24"/>
        </w:rPr>
        <w:t xml:space="preserve"> (m), with local hydrostatic or uniform conditions for pressure (according to the user choice).</w:t>
      </w:r>
    </w:p>
    <w:p w14:paraId="0C4F95F6"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Nonetheless, the zones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14:paraId="6438C912"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is reported in the following.</w:t>
      </w:r>
    </w:p>
    <w:p w14:paraId="7186950C"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5310E193"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schemes).</w:t>
      </w:r>
    </w:p>
    <w:p w14:paraId="49AA93C0"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proofErr w:type="spellStart"/>
      <w:r w:rsidRPr="00376AFF">
        <w:rPr>
          <w:rFonts w:ascii="Times New Roman" w:hAnsi="Times New Roman"/>
          <w:i/>
          <w:sz w:val="24"/>
          <w:szCs w:val="24"/>
        </w:rPr>
        <w:t>CalcVarLength</w:t>
      </w:r>
      <w:proofErr w:type="spellEnd"/>
      <w:r w:rsidRPr="00376AFF">
        <w:rPr>
          <w:rFonts w:ascii="Times New Roman" w:hAnsi="Times New Roman"/>
          <w:sz w:val="24"/>
          <w:szCs w:val="24"/>
        </w:rPr>
        <w:t>” and its sub-units), following the subroutine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xml:space="preserve">”, a complete SPH smoothing procedure for velocity is applied only to the new particles emitted in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 to the zone of the associated solid bottom </w:t>
      </w:r>
      <w:proofErr w:type="spellStart"/>
      <w:r w:rsidRPr="00376AFF">
        <w:rPr>
          <w:rFonts w:ascii="Times New Roman" w:hAnsi="Times New Roman"/>
          <w:i/>
          <w:sz w:val="24"/>
          <w:szCs w:val="24"/>
        </w:rPr>
        <w:t>Car_top_zone</w:t>
      </w:r>
      <w:proofErr w:type="spellEnd"/>
      <w:r w:rsidRPr="00376AFF">
        <w:rPr>
          <w:rFonts w:ascii="Times New Roman" w:hAnsi="Times New Roman"/>
          <w:sz w:val="24"/>
          <w:szCs w:val="24"/>
        </w:rPr>
        <w:t xml:space="preserve">, so that the new particles can be treated as standard computational nodes after the initialization, even during their staying in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w:t>
      </w:r>
    </w:p>
    <w:p w14:paraId="2FF3144D" w14:textId="77777777"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proofErr w:type="spellStart"/>
      <w:r w:rsidRPr="00376AFF">
        <w:rPr>
          <w:rFonts w:ascii="Times New Roman" w:hAnsi="Times New Roman"/>
          <w:i/>
          <w:sz w:val="24"/>
          <w:szCs w:val="24"/>
        </w:rPr>
        <w:t>BC</w:t>
      </w:r>
      <w:r w:rsidRPr="00376AFF">
        <w:rPr>
          <w:rFonts w:ascii="Times New Roman" w:hAnsi="Times New Roman"/>
          <w:i/>
          <w:sz w:val="24"/>
          <w:szCs w:val="24"/>
          <w:vertAlign w:val="subscript"/>
        </w:rPr>
        <w:t>z,max</w:t>
      </w:r>
      <w:proofErr w:type="spellEnd"/>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proofErr w:type="spellStart"/>
      <w:r w:rsidRPr="00376AFF">
        <w:rPr>
          <w:rFonts w:ascii="Times New Roman" w:hAnsi="Times New Roman"/>
          <w:i/>
          <w:sz w:val="24"/>
          <w:szCs w:val="24"/>
        </w:rPr>
        <w:t>BC_zmax_anyt</w:t>
      </w:r>
      <w:proofErr w:type="spellEnd"/>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proofErr w:type="spellStart"/>
      <w:r w:rsidRPr="00376AFF">
        <w:rPr>
          <w:rFonts w:ascii="Times New Roman" w:hAnsi="Times New Roman"/>
          <w:i/>
          <w:sz w:val="24"/>
          <w:szCs w:val="24"/>
        </w:rPr>
        <w:t>GeneratePart</w:t>
      </w:r>
      <w:proofErr w:type="spellEnd"/>
      <w:r w:rsidRPr="00376AFF">
        <w:rPr>
          <w:rFonts w:ascii="Times New Roman" w:hAnsi="Times New Roman"/>
          <w:sz w:val="24"/>
          <w:szCs w:val="24"/>
        </w:rPr>
        <w:t>” to make the code more effective: “</w:t>
      </w:r>
      <w:proofErr w:type="spellStart"/>
      <w:r w:rsidRPr="00376AFF">
        <w:rPr>
          <w:rFonts w:ascii="Times New Roman" w:hAnsi="Times New Roman"/>
          <w:i/>
          <w:sz w:val="24"/>
          <w:szCs w:val="24"/>
        </w:rPr>
        <w:t>domain_edges</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pos_plus_white_noise</w:t>
      </w:r>
      <w:proofErr w:type="spellEnd"/>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proofErr w:type="spellStart"/>
      <w:r w:rsidRPr="00376AFF">
        <w:rPr>
          <w:rFonts w:ascii="Times New Roman" w:hAnsi="Times New Roman"/>
          <w:i/>
          <w:sz w:val="24"/>
          <w:szCs w:val="24"/>
        </w:rPr>
        <w:t>particle_position_extrusion</w:t>
      </w:r>
      <w:proofErr w:type="spellEnd"/>
      <w:r w:rsidRPr="00376AFF">
        <w:rPr>
          <w:rFonts w:ascii="Times New Roman" w:hAnsi="Times New Roman"/>
          <w:sz w:val="24"/>
          <w:szCs w:val="24"/>
        </w:rPr>
        <w:t>”, “</w:t>
      </w:r>
      <w:proofErr w:type="spellStart"/>
      <w:r w:rsidRPr="00376AFF">
        <w:rPr>
          <w:rFonts w:ascii="Times New Roman" w:hAnsi="Times New Roman"/>
          <w:i/>
          <w:sz w:val="24"/>
          <w:szCs w:val="24"/>
        </w:rPr>
        <w:t>particles_in_out_dams</w:t>
      </w:r>
      <w:proofErr w:type="spellEnd"/>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14:paraId="1B5EA8DD" w14:textId="77777777" w:rsidR="006048FB" w:rsidRPr="00376AFF" w:rsidRDefault="006048FB" w:rsidP="00981CB0">
      <w:pPr>
        <w:pStyle w:val="Normale1"/>
        <w:spacing w:line="240" w:lineRule="auto"/>
        <w:jc w:val="both"/>
        <w:rPr>
          <w:rFonts w:ascii="Times New Roman" w:hAnsi="Times New Roman"/>
          <w:lang w:val="en-GB"/>
        </w:rPr>
      </w:pPr>
    </w:p>
    <w:p w14:paraId="1980E66D" w14:textId="77777777" w:rsidR="00F91289" w:rsidRPr="00376AFF" w:rsidRDefault="00DD2AB0" w:rsidP="003D504A">
      <w:pPr>
        <w:pStyle w:val="Amicarellititle2"/>
      </w:pPr>
      <w:bookmarkStart w:id="110" w:name="_Ref448249339"/>
      <w:bookmarkStart w:id="111" w:name="_Ref449701616"/>
      <w:bookmarkStart w:id="112" w:name="_Toc66716404"/>
      <w:r w:rsidRPr="00376AFF">
        <w:t xml:space="preserve">SPH </w:t>
      </w:r>
      <w:r w:rsidR="00F91289" w:rsidRPr="00376AFF">
        <w:t>balance equations for rigid body transport</w:t>
      </w:r>
      <w:bookmarkEnd w:id="110"/>
      <w:bookmarkEnd w:id="111"/>
      <w:bookmarkEnd w:id="112"/>
    </w:p>
    <w:p w14:paraId="0114A9A9" w14:textId="77777777"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14:paraId="10BD658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3"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4"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08FA4AC" w14:textId="77777777" w:rsidTr="0059092D">
        <w:tc>
          <w:tcPr>
            <w:tcW w:w="4539" w:type="pct"/>
            <w:vAlign w:val="center"/>
          </w:tcPr>
          <w:commentRangeStart w:id="115"/>
          <w:p w14:paraId="4CEBC6AD"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w14:anchorId="0829031C">
                <v:shape id="_x0000_i1074" type="#_x0000_t75" style="width:1in;height:34.2pt" o:ole="">
                  <v:imagedata r:id="rId116" o:title=""/>
                </v:shape>
                <o:OLEObject Type="Embed" ProgID="Equation.3" ShapeID="_x0000_i1074" DrawAspect="Content" ObjectID="_1687596005" r:id="rId117"/>
              </w:object>
            </w:r>
          </w:p>
          <w:p w14:paraId="0C31C4C3" w14:textId="77777777"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w14:anchorId="286902CB">
                <v:shape id="_x0000_i1075" type="#_x0000_t75" style="width:153pt;height:32.4pt" o:ole="">
                  <v:imagedata r:id="rId118" o:title=""/>
                </v:shape>
                <o:OLEObject Type="Embed" ProgID="Equation.3" ShapeID="_x0000_i1075" DrawAspect="Content" ObjectID="_1687596006" r:id="rId119"/>
              </w:object>
            </w:r>
          </w:p>
        </w:tc>
        <w:tc>
          <w:tcPr>
            <w:tcW w:w="461" w:type="pct"/>
            <w:vAlign w:val="center"/>
          </w:tcPr>
          <w:p w14:paraId="6C5629D4" w14:textId="77777777"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6" w:name="_Ref448232479"/>
            <w:bookmarkStart w:id="117" w:name="_Ref42155593"/>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6"/>
            <w:r w:rsidRPr="00376AFF">
              <w:rPr>
                <w:rFonts w:ascii="Times New Roman" w:eastAsia="Times New Roman" w:hAnsi="Times New Roman"/>
                <w:b w:val="0"/>
                <w:bCs w:val="0"/>
                <w:color w:val="auto"/>
                <w:sz w:val="24"/>
                <w:szCs w:val="24"/>
                <w:lang w:eastAsia="it-IT"/>
              </w:rPr>
              <w:t xml:space="preserve"> </w:t>
            </w:r>
            <w:commentRangeEnd w:id="115"/>
            <w:r w:rsidR="00A14CDA" w:rsidRPr="00376AFF">
              <w:rPr>
                <w:rStyle w:val="Rimandocommento"/>
                <w:rFonts w:ascii="Times New Roman" w:eastAsia="Times New Roman" w:hAnsi="Times New Roman"/>
                <w:b w:val="0"/>
                <w:bCs w:val="0"/>
                <w:color w:val="auto"/>
                <w:szCs w:val="20"/>
                <w:lang w:eastAsia="it-IT"/>
              </w:rPr>
              <w:commentReference w:id="115"/>
            </w:r>
            <w:bookmarkEnd w:id="117"/>
          </w:p>
        </w:tc>
      </w:tr>
    </w:tbl>
    <w:p w14:paraId="61AD41A9" w14:textId="77777777" w:rsidR="00A14CDA" w:rsidRPr="00376AFF" w:rsidRDefault="00A14CDA" w:rsidP="00E705B5">
      <w:pPr>
        <w:pStyle w:val="Corpotesto"/>
        <w:spacing w:after="0" w:line="240" w:lineRule="auto"/>
        <w:ind w:firstLine="0"/>
        <w:rPr>
          <w:ins w:id="118" w:author="Amicarelli Andrea (RSE)" w:date="2020-06-04T09:32:00Z"/>
          <w:sz w:val="24"/>
          <w:szCs w:val="24"/>
        </w:rPr>
      </w:pPr>
    </w:p>
    <w:p w14:paraId="4EBCCECE" w14:textId="77777777" w:rsidR="00607996" w:rsidRPr="00376AFF" w:rsidRDefault="00607996" w:rsidP="00E705B5">
      <w:pPr>
        <w:pStyle w:val="Corpotesto"/>
        <w:spacing w:after="0" w:line="240" w:lineRule="auto"/>
        <w:ind w:firstLine="0"/>
        <w:rPr>
          <w:sz w:val="24"/>
          <w:szCs w:val="24"/>
        </w:rPr>
      </w:pPr>
      <w:ins w:id="119"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0" w:author="Amicarelli Andrea (RSE)" w:date="2020-06-04T09:34:00Z">
        <w:r w:rsidRPr="00376AFF">
          <w:rPr>
            <w:sz w:val="24"/>
            <w:szCs w:val="24"/>
          </w:rPr>
          <w:t xml:space="preserve"> represents the balance equation of the momentum of a solid rigid body</w:t>
        </w:r>
      </w:ins>
      <w:ins w:id="121" w:author="Amicarelli Andrea (RSE)" w:date="2020-06-04T09:35:00Z">
        <w:r w:rsidRPr="00376AFF">
          <w:rPr>
            <w:sz w:val="24"/>
            <w:szCs w:val="24"/>
          </w:rPr>
          <w:t>,</w:t>
        </w:r>
      </w:ins>
      <w:ins w:id="122" w:author="Amicarelli Andrea (RSE)" w:date="2020-06-04T09:34:00Z">
        <w:r w:rsidRPr="00376AFF">
          <w:rPr>
            <w:sz w:val="24"/>
            <w:szCs w:val="24"/>
          </w:rPr>
          <w:t xml:space="preserve"> which translates </w:t>
        </w:r>
      </w:ins>
      <w:ins w:id="123" w:author="Amicarelli Andrea (RSE)" w:date="2020-06-04T09:36:00Z">
        <w:r w:rsidRPr="00376AFF">
          <w:rPr>
            <w:sz w:val="24"/>
            <w:szCs w:val="24"/>
          </w:rPr>
          <w:t>with no rotation around its barycentre</w:t>
        </w:r>
      </w:ins>
      <w:ins w:id="124" w:author="Amicarelli Andrea (RSE)" w:date="2020-06-04T09:34:00Z">
        <w:r w:rsidRPr="00376AFF">
          <w:rPr>
            <w:sz w:val="24"/>
            <w:szCs w:val="24"/>
          </w:rPr>
          <w:t>.</w:t>
        </w:r>
      </w:ins>
      <w:r w:rsidRPr="00376AFF">
        <w:rPr>
          <w:sz w:val="24"/>
          <w:szCs w:val="24"/>
        </w:rPr>
        <w:t xml:space="preserve"> </w:t>
      </w:r>
      <w:ins w:id="125" w:author="Amicarelli Andrea (RSE)" w:date="2020-06-04T09:32:00Z">
        <w:r w:rsidRPr="00376AFF">
          <w:rPr>
            <w:sz w:val="24"/>
            <w:szCs w:val="24"/>
          </w:rPr>
          <w:t xml:space="preserve">The </w:t>
        </w:r>
      </w:ins>
      <w:ins w:id="126" w:author="Amicarelli Andrea (RSE)" w:date="2020-06-04T09:35:00Z">
        <w:r w:rsidRPr="00376AFF">
          <w:rPr>
            <w:sz w:val="24"/>
            <w:szCs w:val="24"/>
          </w:rPr>
          <w:t>s</w:t>
        </w:r>
      </w:ins>
      <w:ins w:id="127" w:author="Amicarelli Andrea (RSE)" w:date="2020-06-04T09:34:00Z">
        <w:r w:rsidRPr="00376AFF">
          <w:rPr>
            <w:sz w:val="24"/>
            <w:szCs w:val="24"/>
          </w:rPr>
          <w:t xml:space="preserve">econd </w:t>
        </w:r>
      </w:ins>
      <w:ins w:id="128"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9" w:author="Amicarelli Andrea (RSE)" w:date="2020-06-04T09:34:00Z">
        <w:r w:rsidRPr="00376AFF">
          <w:rPr>
            <w:sz w:val="24"/>
            <w:szCs w:val="24"/>
          </w:rPr>
          <w:t xml:space="preserve">represents the </w:t>
        </w:r>
        <w:r w:rsidRPr="00376AFF">
          <w:rPr>
            <w:sz w:val="24"/>
            <w:szCs w:val="24"/>
          </w:rPr>
          <w:lastRenderedPageBreak/>
          <w:t>balance equation of the momentum of a solid rigid body which rotates with no translation of its barycentre</w:t>
        </w:r>
      </w:ins>
      <w:ins w:id="130" w:author="Amicarelli Andrea (RSE)" w:date="2020-06-04T09:35:00Z">
        <w:r w:rsidRPr="00376AFF">
          <w:rPr>
            <w:sz w:val="24"/>
            <w:szCs w:val="24"/>
          </w:rPr>
          <w:t>; it is the balance equation of the body angular momentum</w:t>
        </w:r>
      </w:ins>
      <w:ins w:id="131" w:author="Amicarelli Andrea (RSE)" w:date="2020-06-04T09:34:00Z">
        <w:r w:rsidRPr="00376AFF">
          <w:rPr>
            <w:sz w:val="24"/>
            <w:szCs w:val="24"/>
          </w:rPr>
          <w:t xml:space="preserve">. </w:t>
        </w:r>
      </w:ins>
      <w:r w:rsidRPr="00376AFF">
        <w:rPr>
          <w:sz w:val="24"/>
          <w:szCs w:val="24"/>
        </w:rPr>
        <w:t xml:space="preserve"> </w:t>
      </w:r>
    </w:p>
    <w:p w14:paraId="3C568995" w14:textId="77777777" w:rsidR="00F91289" w:rsidRPr="00376AFF" w:rsidRDefault="00A14CDA" w:rsidP="00E705B5">
      <w:pPr>
        <w:pStyle w:val="Corpotesto"/>
        <w:spacing w:after="0" w:line="240" w:lineRule="auto"/>
        <w:ind w:firstLine="0"/>
        <w:rPr>
          <w:sz w:val="24"/>
          <w:szCs w:val="24"/>
        </w:rPr>
      </w:pPr>
      <w:ins w:id="132"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3"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14:paraId="57CD2FD8" w14:textId="77777777" w:rsidTr="00A14CDA">
        <w:tc>
          <w:tcPr>
            <w:tcW w:w="4539" w:type="pct"/>
            <w:vAlign w:val="center"/>
          </w:tcPr>
          <w:commentRangeStart w:id="134"/>
          <w:p w14:paraId="5EE8DD50"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w14:anchorId="5F9CF35F">
                <v:shape id="_x0000_i1076" type="#_x0000_t75" style="width:64.8pt;height:31.8pt" o:ole="">
                  <v:imagedata r:id="rId120" o:title=""/>
                </v:shape>
                <o:OLEObject Type="Embed" ProgID="Equation.3" ShapeID="_x0000_i1076" DrawAspect="Content" ObjectID="_1687596007" r:id="rId121"/>
              </w:object>
            </w:r>
          </w:p>
          <w:p w14:paraId="267F2B25" w14:textId="77777777"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w14:anchorId="2331643F">
                <v:shape id="_x0000_i1077" type="#_x0000_t75" style="width:48pt;height:32.4pt" o:ole="">
                  <v:imagedata r:id="rId122" o:title=""/>
                </v:shape>
                <o:OLEObject Type="Embed" ProgID="Equation.3" ShapeID="_x0000_i1077" DrawAspect="Content" ObjectID="_1687596008" r:id="rId123"/>
              </w:object>
            </w:r>
          </w:p>
        </w:tc>
        <w:tc>
          <w:tcPr>
            <w:tcW w:w="461" w:type="pct"/>
            <w:vAlign w:val="center"/>
          </w:tcPr>
          <w:p w14:paraId="77A6DF30" w14:textId="77777777"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4"/>
            <w:r w:rsidR="00A14CDA" w:rsidRPr="00376AFF">
              <w:rPr>
                <w:rStyle w:val="Rimandocommento"/>
                <w:rFonts w:ascii="Times New Roman" w:eastAsia="Times New Roman" w:hAnsi="Times New Roman"/>
                <w:b w:val="0"/>
                <w:bCs w:val="0"/>
                <w:color w:val="auto"/>
                <w:szCs w:val="20"/>
                <w:lang w:eastAsia="it-IT"/>
              </w:rPr>
              <w:commentReference w:id="134"/>
            </w:r>
          </w:p>
        </w:tc>
      </w:tr>
    </w:tbl>
    <w:p w14:paraId="75B15199" w14:textId="77777777" w:rsidR="007D6E7F" w:rsidRPr="00376AFF" w:rsidRDefault="007D6E7F" w:rsidP="00E705B5">
      <w:pPr>
        <w:pStyle w:val="Corpotesto"/>
        <w:spacing w:after="0" w:line="240" w:lineRule="auto"/>
        <w:ind w:firstLine="0"/>
        <w:rPr>
          <w:sz w:val="24"/>
          <w:szCs w:val="24"/>
        </w:rPr>
      </w:pPr>
    </w:p>
    <w:p w14:paraId="2E945C82" w14:textId="77777777" w:rsidR="00A32296" w:rsidRPr="00376AFF" w:rsidRDefault="00A32296" w:rsidP="00E705B5">
      <w:pPr>
        <w:pStyle w:val="Normale1"/>
        <w:spacing w:line="240" w:lineRule="auto"/>
        <w:jc w:val="both"/>
        <w:rPr>
          <w:rFonts w:ascii="Times New Roman" w:hAnsi="Times New Roman"/>
          <w:lang w:val="en-GB"/>
        </w:rPr>
      </w:pPr>
      <w:ins w:id="135"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14:paraId="0CADBFDF" w14:textId="77777777"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14:paraId="00A67CEC"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6"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7"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8"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w:t>
      </w:r>
      <w:proofErr w:type="spellStart"/>
      <w:r w:rsidRPr="00376AFF">
        <w:rPr>
          <w:rFonts w:ascii="Times New Roman" w:hAnsi="Times New Roman"/>
          <w:lang w:val="en-GB"/>
        </w:rPr>
        <w:t>momentum</w:t>
      </w:r>
      <w:ins w:id="139" w:author="Amicarelli Andrea (RSE)" w:date="2020-06-04T09:27:00Z">
        <w:r w:rsidR="00A32296" w:rsidRPr="00376AFF">
          <w:rPr>
            <w:rFonts w:ascii="Times New Roman" w:hAnsi="Times New Roman"/>
            <w:lang w:val="en-GB"/>
          </w:rPr>
          <w:t>.</w:t>
        </w:r>
      </w:ins>
      <w:del w:id="140"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proofErr w:type="spellEnd"/>
      <w:r w:rsidRPr="00376AFF">
        <w:rPr>
          <w:rFonts w:ascii="Times New Roman" w:hAnsi="Times New Roman"/>
          <w:lang w:val="en-GB"/>
        </w:rPr>
        <w:t xml:space="preserve"> is the global/resultant force acting on the solid</w:t>
      </w:r>
      <w:del w:id="141" w:author="Amicarelli Andrea (RSE)" w:date="2020-06-04T09:27:00Z">
        <w:r w:rsidRPr="00376AFF" w:rsidDel="00A32296">
          <w:rPr>
            <w:rFonts w:ascii="Times New Roman" w:hAnsi="Times New Roman"/>
            <w:lang w:val="en-GB"/>
          </w:rPr>
          <w:delText>)</w:delText>
        </w:r>
      </w:del>
      <w:ins w:id="142"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3"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4"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093238" w:rsidRPr="00093238">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5"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6"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7" w:author="Amicarelli Andrea (RSE)" w:date="2020-06-04T09:28:00Z">
        <w:r w:rsidRPr="00376AFF" w:rsidDel="00A32296">
          <w:rPr>
            <w:rFonts w:ascii="Times New Roman" w:hAnsi="Times New Roman"/>
            <w:lang w:val="en-GB"/>
          </w:rPr>
          <w:delText xml:space="preserve"> </w:delText>
        </w:r>
      </w:del>
      <w:ins w:id="148" w:author="Amicarelli Andrea (RSE)" w:date="2020-06-04T09:28:00Z">
        <w:r w:rsidR="00A32296" w:rsidRPr="00376AFF">
          <w:rPr>
            <w:rFonts w:ascii="Times New Roman" w:hAnsi="Times New Roman"/>
            <w:lang w:val="en-GB"/>
          </w:rPr>
          <w:t xml:space="preserve">, where </w:t>
        </w:r>
      </w:ins>
      <w:del w:id="149"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50" w:author="Amicarelli Andrea (RSE)" w:date="2020-06-04T09:28:00Z">
        <w:r w:rsidRPr="00376AFF" w:rsidDel="00A32296">
          <w:rPr>
            <w:rFonts w:ascii="Times New Roman" w:hAnsi="Times New Roman"/>
            <w:lang w:val="en-GB"/>
          </w:rPr>
          <w:delText>)</w:delText>
        </w:r>
      </w:del>
      <w:ins w:id="151" w:author="Amicarelli Andrea (RSE)" w:date="2020-06-04T09:28:00Z">
        <w:r w:rsidR="00A32296" w:rsidRPr="00376AFF">
          <w:rPr>
            <w:rFonts w:ascii="Times New Roman" w:hAnsi="Times New Roman"/>
            <w:lang w:val="en-GB"/>
          </w:rPr>
          <w:t>.</w:t>
        </w:r>
      </w:ins>
      <w:del w:id="152"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w14:anchorId="38DF8B78">
          <v:shape id="_x0000_i1078" type="#_x0000_t75" style="width:15pt;height:21.6pt" o:ole="">
            <v:imagedata r:id="rId124" o:title=""/>
          </v:shape>
          <o:OLEObject Type="Embed" ProgID="Equation.3" ShapeID="_x0000_i1078" DrawAspect="Content" ObjectID="_1687596009" r:id="rId125"/>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39E33B64" w14:textId="77777777" w:rsidTr="0059092D">
        <w:tc>
          <w:tcPr>
            <w:tcW w:w="4539" w:type="pct"/>
            <w:vAlign w:val="center"/>
          </w:tcPr>
          <w:commentRangeStart w:id="153"/>
          <w:p w14:paraId="0E1311F9" w14:textId="77777777"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w14:anchorId="72F6587A">
                <v:shape id="_x0000_i1079" type="#_x0000_t75" style="width:273.6pt;height:81.6pt" o:ole="">
                  <v:imagedata r:id="rId126" o:title=""/>
                </v:shape>
                <o:OLEObject Type="Embed" ProgID="Equation.3" ShapeID="_x0000_i1079" DrawAspect="Content" ObjectID="_1687596010" r:id="rId127"/>
              </w:object>
            </w:r>
            <w:r w:rsidRPr="00376AFF">
              <w:rPr>
                <w:rFonts w:ascii="Times New Roman" w:hAnsi="Times New Roman"/>
                <w:sz w:val="24"/>
                <w:szCs w:val="24"/>
              </w:rPr>
              <w:t>,</w:t>
            </w:r>
          </w:p>
          <w:p w14:paraId="0CA545B1" w14:textId="77777777"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w14:anchorId="6FAD3103">
                <v:shape id="_x0000_i1080" type="#_x0000_t75" style="width:279pt;height:116.4pt" o:ole="">
                  <v:imagedata r:id="rId128" o:title=""/>
                </v:shape>
                <o:OLEObject Type="Embed" ProgID="Equation.3" ShapeID="_x0000_i1080" DrawAspect="Content" ObjectID="_1687596011" r:id="rId129"/>
              </w:object>
            </w:r>
          </w:p>
        </w:tc>
        <w:tc>
          <w:tcPr>
            <w:tcW w:w="461" w:type="pct"/>
            <w:vAlign w:val="center"/>
          </w:tcPr>
          <w:p w14:paraId="3B6F5A2D" w14:textId="77777777"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4"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4"/>
            <w:r w:rsidRPr="00376AFF">
              <w:rPr>
                <w:rFonts w:ascii="Times New Roman" w:eastAsia="Times New Roman" w:hAnsi="Times New Roman"/>
                <w:b w:val="0"/>
                <w:bCs w:val="0"/>
                <w:color w:val="auto"/>
                <w:sz w:val="24"/>
                <w:szCs w:val="24"/>
                <w:lang w:eastAsia="it-IT"/>
              </w:rPr>
              <w:t xml:space="preserve"> </w:t>
            </w:r>
            <w:commentRangeEnd w:id="153"/>
            <w:r w:rsidR="008603CD" w:rsidRPr="00376AFF">
              <w:rPr>
                <w:rStyle w:val="Rimandocommento"/>
                <w:rFonts w:ascii="Times New Roman" w:eastAsia="Times New Roman" w:hAnsi="Times New Roman"/>
                <w:b w:val="0"/>
                <w:bCs w:val="0"/>
                <w:color w:val="auto"/>
                <w:szCs w:val="20"/>
                <w:lang w:eastAsia="it-IT"/>
              </w:rPr>
              <w:commentReference w:id="153"/>
            </w:r>
          </w:p>
        </w:tc>
      </w:tr>
    </w:tbl>
    <w:p w14:paraId="5D6A2E9D" w14:textId="77777777" w:rsidR="00F91289" w:rsidRPr="00376AFF" w:rsidRDefault="00F91289" w:rsidP="00E705B5">
      <w:pPr>
        <w:pStyle w:val="Normale1"/>
        <w:spacing w:line="240" w:lineRule="auto"/>
        <w:jc w:val="both"/>
        <w:rPr>
          <w:rFonts w:ascii="Times New Roman" w:hAnsi="Times New Roman"/>
          <w:lang w:val="en-GB"/>
        </w:rPr>
      </w:pPr>
    </w:p>
    <w:p w14:paraId="4D8B1B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14:paraId="6CA0198B" w14:textId="77777777" w:rsidR="004A7301" w:rsidRPr="00376AFF" w:rsidRDefault="009E60BA" w:rsidP="00E705B5">
      <w:pPr>
        <w:pStyle w:val="Normale1"/>
        <w:spacing w:line="240" w:lineRule="auto"/>
        <w:jc w:val="both"/>
        <w:rPr>
          <w:rFonts w:ascii="Times New Roman" w:hAnsi="Times New Roman"/>
          <w:lang w:val="en-GB"/>
        </w:rPr>
      </w:pPr>
      <w:ins w:id="155" w:author="Amicarelli Andrea (RSE)" w:date="2020-04-13T14:21:00Z">
        <w:r w:rsidRPr="00376AFF">
          <w:rPr>
            <w:rFonts w:ascii="Times New Roman" w:hAnsi="Times New Roman"/>
            <w:lang w:val="en-GB"/>
          </w:rPr>
          <w:t xml:space="preserve">One considers the final formulation of the </w:t>
        </w:r>
      </w:ins>
      <w:ins w:id="156" w:author="Amicarelli Andrea (RSE)" w:date="2020-06-04T09:29:00Z">
        <w:r w:rsidR="00A32296" w:rsidRPr="00376AFF">
          <w:rPr>
            <w:rFonts w:ascii="Times New Roman" w:hAnsi="Times New Roman"/>
            <w:lang w:val="en-GB"/>
          </w:rPr>
          <w:t>second</w:t>
        </w:r>
      </w:ins>
      <w:ins w:id="157"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58"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9" w:author="Amicarelli Andrea (RSE)" w:date="2020-06-04T09:30:00Z">
        <w:r w:rsidR="00A32296" w:rsidRPr="00376AFF">
          <w:rPr>
            <w:rFonts w:ascii="Times New Roman" w:hAnsi="Times New Roman"/>
            <w:lang w:val="en-GB"/>
          </w:rPr>
          <w:t>torque-</w:t>
        </w:r>
      </w:ins>
      <w:ins w:id="160"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14:paraId="5500E068" w14:textId="77777777" w:rsidR="007E2B1C" w:rsidRPr="00376AFF" w:rsidRDefault="007E2B1C" w:rsidP="00E705B5">
      <w:pPr>
        <w:pStyle w:val="Normale1"/>
        <w:spacing w:line="240" w:lineRule="auto"/>
        <w:jc w:val="both"/>
        <w:rPr>
          <w:ins w:id="161" w:author="Amicarelli Andrea (RSE)" w:date="2020-06-04T09:52:00Z"/>
          <w:rFonts w:ascii="Times New Roman" w:hAnsi="Times New Roman"/>
          <w:lang w:val="en-GB"/>
        </w:rPr>
      </w:pPr>
      <w:ins w:id="162" w:author="Amicarelli Andrea (RSE)" w:date="2020-06-04T09:31:00Z">
        <w:r w:rsidRPr="00376AFF">
          <w:rPr>
            <w:rFonts w:ascii="Times New Roman" w:hAnsi="Times New Roman"/>
            <w:lang w:val="en-GB"/>
          </w:rPr>
          <w:t>T</w:t>
        </w:r>
      </w:ins>
      <w:ins w:id="163"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4" w:author="Amicarelli Andrea (RSE)" w:date="2020-06-04T09:50:00Z">
        <w:r w:rsidRPr="00376AFF">
          <w:rPr>
            <w:rFonts w:ascii="Times New Roman" w:hAnsi="Times New Roman"/>
            <w:lang w:val="en-GB"/>
          </w:rPr>
          <w:t xml:space="preserve">occurs when the integral of the </w:t>
        </w:r>
      </w:ins>
      <w:ins w:id="165" w:author="Amicarelli Andrea (RSE)" w:date="2020-06-04T09:51:00Z">
        <w:r w:rsidRPr="00376AFF">
          <w:rPr>
            <w:rFonts w:ascii="Times New Roman" w:hAnsi="Times New Roman"/>
            <w:lang w:val="en-GB"/>
          </w:rPr>
          <w:t xml:space="preserve">external forces, </w:t>
        </w:r>
      </w:ins>
      <w:ins w:id="166" w:author="Amicarelli Andrea (RSE)" w:date="2020-06-04T09:50:00Z">
        <w:r w:rsidRPr="00376AFF">
          <w:rPr>
            <w:rFonts w:ascii="Times New Roman" w:hAnsi="Times New Roman"/>
            <w:lang w:val="en-GB"/>
          </w:rPr>
          <w:t>internal forces</w:t>
        </w:r>
      </w:ins>
      <w:ins w:id="167" w:author="Amicarelli Andrea (RSE)" w:date="2020-06-04T09:51:00Z">
        <w:r w:rsidRPr="00376AFF">
          <w:rPr>
            <w:rFonts w:ascii="Times New Roman" w:hAnsi="Times New Roman"/>
            <w:lang w:val="en-GB"/>
          </w:rPr>
          <w:t xml:space="preserve"> and external torques are null, but the integral of the internal torque</w:t>
        </w:r>
      </w:ins>
      <w:ins w:id="168" w:author="Amicarelli Andrea (RSE)" w:date="2020-06-04T09:52:00Z">
        <w:r w:rsidRPr="00376AFF">
          <w:rPr>
            <w:rFonts w:ascii="Times New Roman" w:hAnsi="Times New Roman"/>
            <w:lang w:val="en-GB"/>
          </w:rPr>
          <w:t>s</w:t>
        </w:r>
      </w:ins>
      <w:ins w:id="169" w:author="Amicarelli Andrea (RSE)" w:date="2020-06-04T09:51:00Z">
        <w:r w:rsidRPr="00376AFF">
          <w:rPr>
            <w:rFonts w:ascii="Times New Roman" w:hAnsi="Times New Roman"/>
            <w:lang w:val="en-GB"/>
          </w:rPr>
          <w:t xml:space="preserve"> is non</w:t>
        </w:r>
      </w:ins>
      <w:ins w:id="170" w:author="Amicarelli Andrea (RSE)" w:date="2020-06-04T09:52:00Z">
        <w:r w:rsidRPr="00376AFF">
          <w:rPr>
            <w:rFonts w:ascii="Times New Roman" w:hAnsi="Times New Roman"/>
            <w:lang w:val="en-GB"/>
          </w:rPr>
          <w:t>-</w:t>
        </w:r>
      </w:ins>
      <w:ins w:id="171" w:author="Amicarelli Andrea (RSE)" w:date="2020-06-04T09:51:00Z">
        <w:r w:rsidRPr="00376AFF">
          <w:rPr>
            <w:rFonts w:ascii="Times New Roman" w:hAnsi="Times New Roman"/>
            <w:lang w:val="en-GB"/>
          </w:rPr>
          <w:t>null</w:t>
        </w:r>
      </w:ins>
      <w:ins w:id="172" w:author="Amicarelli Andrea (RSE)" w:date="2020-06-04T09:52:00Z">
        <w:r w:rsidRPr="00376AFF">
          <w:rPr>
            <w:rFonts w:ascii="Times New Roman" w:hAnsi="Times New Roman"/>
            <w:lang w:val="en-GB"/>
          </w:rPr>
          <w:t xml:space="preserve">. The internal torques are induced by the internal forces. These </w:t>
        </w:r>
      </w:ins>
      <w:ins w:id="173" w:author="Amicarelli Andrea (RSE)" w:date="2020-06-04T09:53:00Z">
        <w:r w:rsidRPr="00376AFF">
          <w:rPr>
            <w:rFonts w:ascii="Times New Roman" w:hAnsi="Times New Roman"/>
            <w:lang w:val="en-GB"/>
          </w:rPr>
          <w:t xml:space="preserve">normal and shear stresses within the body material </w:t>
        </w:r>
      </w:ins>
      <w:ins w:id="174" w:author="Amicarelli Andrea (RSE)" w:date="2020-06-04T09:52:00Z">
        <w:r w:rsidRPr="00376AFF">
          <w:rPr>
            <w:rFonts w:ascii="Times New Roman" w:hAnsi="Times New Roman"/>
            <w:lang w:val="en-GB"/>
          </w:rPr>
          <w:t xml:space="preserve">are </w:t>
        </w:r>
      </w:ins>
      <w:ins w:id="175" w:author="Amicarelli Andrea (RSE)" w:date="2020-06-04T09:50:00Z">
        <w:r w:rsidRPr="00376AFF">
          <w:rPr>
            <w:rFonts w:ascii="Times New Roman" w:hAnsi="Times New Roman"/>
            <w:lang w:val="en-GB"/>
          </w:rPr>
          <w:t>necessary to permit the centripetal accelerations</w:t>
        </w:r>
      </w:ins>
      <w:ins w:id="176" w:author="Amicarelli Andrea (RSE)" w:date="2020-06-04T09:52:00Z">
        <w:r w:rsidRPr="00376AFF">
          <w:rPr>
            <w:rFonts w:ascii="Times New Roman" w:hAnsi="Times New Roman"/>
            <w:lang w:val="en-GB"/>
          </w:rPr>
          <w:t xml:space="preserve"> of the material points of the body</w:t>
        </w:r>
      </w:ins>
      <w:ins w:id="177" w:author="Amicarelli Andrea (RSE)" w:date="2020-06-04T09:53:00Z">
        <w:r w:rsidRPr="00376AFF">
          <w:rPr>
            <w:rFonts w:ascii="Times New Roman" w:hAnsi="Times New Roman"/>
            <w:lang w:val="en-GB"/>
          </w:rPr>
          <w:t>.</w:t>
        </w:r>
      </w:ins>
    </w:p>
    <w:p w14:paraId="1DADD9D0" w14:textId="77777777" w:rsidR="008603CD" w:rsidRPr="00376AFF" w:rsidRDefault="00A32296" w:rsidP="00E705B5">
      <w:pPr>
        <w:pStyle w:val="Normale1"/>
        <w:spacing w:line="240" w:lineRule="auto"/>
        <w:jc w:val="both"/>
        <w:rPr>
          <w:ins w:id="178" w:author="Amicarelli Andrea (RSE)" w:date="2020-06-04T09:43:00Z"/>
          <w:rFonts w:ascii="Times New Roman" w:hAnsi="Times New Roman"/>
          <w:lang w:val="en-GB"/>
        </w:rPr>
      </w:pPr>
      <w:ins w:id="179" w:author="Amicarelli Andrea (RSE)" w:date="2020-06-04T09:31:00Z">
        <w:r w:rsidRPr="00376AFF">
          <w:rPr>
            <w:rFonts w:ascii="Times New Roman" w:hAnsi="Times New Roman"/>
            <w:lang w:val="en-GB"/>
          </w:rPr>
          <w:t>T</w:t>
        </w:r>
      </w:ins>
      <w:ins w:id="180" w:author="Amicarelli Andrea (RSE)" w:date="2020-04-13T14:21:00Z">
        <w:r w:rsidR="009E60BA" w:rsidRPr="00376AFF">
          <w:rPr>
            <w:rFonts w:ascii="Times New Roman" w:hAnsi="Times New Roman"/>
            <w:lang w:val="en-GB"/>
          </w:rPr>
          <w:t>orque-free precession</w:t>
        </w:r>
      </w:ins>
      <w:ins w:id="181" w:author="Amicarelli Andrea (RSE)" w:date="2020-06-04T09:31:00Z">
        <w:r w:rsidRPr="00376AFF">
          <w:rPr>
            <w:rFonts w:ascii="Times New Roman" w:hAnsi="Times New Roman"/>
            <w:lang w:val="en-GB"/>
          </w:rPr>
          <w:t xml:space="preserve">s </w:t>
        </w:r>
      </w:ins>
      <w:ins w:id="182" w:author="Amicarelli Andrea (RSE)" w:date="2020-06-04T09:40:00Z">
        <w:r w:rsidR="008603CD" w:rsidRPr="00376AFF">
          <w:rPr>
            <w:rFonts w:ascii="Times New Roman" w:hAnsi="Times New Roman"/>
            <w:lang w:val="en-GB"/>
          </w:rPr>
          <w:t xml:space="preserve">are prevented </w:t>
        </w:r>
      </w:ins>
      <w:ins w:id="183" w:author="Amicarelli Andrea (RSE)" w:date="2020-06-04T09:31:00Z">
        <w:r w:rsidRPr="00376AFF">
          <w:rPr>
            <w:rFonts w:ascii="Times New Roman" w:hAnsi="Times New Roman"/>
            <w:lang w:val="en-GB"/>
          </w:rPr>
          <w:t xml:space="preserve">if </w:t>
        </w:r>
      </w:ins>
      <w:ins w:id="184" w:author="Amicarelli Andrea (RSE)" w:date="2020-06-04T09:41:00Z">
        <w:r w:rsidR="008603CD" w:rsidRPr="00376AFF">
          <w:rPr>
            <w:rFonts w:ascii="Times New Roman" w:hAnsi="Times New Roman"/>
            <w:lang w:val="en-GB"/>
          </w:rPr>
          <w:t xml:space="preserve">at least </w:t>
        </w:r>
      </w:ins>
      <w:ins w:id="185" w:author="Amicarelli Andrea (RSE)" w:date="2020-06-04T09:31:00Z">
        <w:r w:rsidRPr="00376AFF">
          <w:rPr>
            <w:rFonts w:ascii="Times New Roman" w:hAnsi="Times New Roman"/>
            <w:lang w:val="en-GB"/>
          </w:rPr>
          <w:t xml:space="preserve">one of the following requirements is satisfied: </w:t>
        </w:r>
      </w:ins>
      <w:ins w:id="186" w:author="Amicarelli Andrea (RSE)" w:date="2020-06-04T09:41:00Z">
        <w:r w:rsidR="008603CD" w:rsidRPr="00376AFF">
          <w:rPr>
            <w:rFonts w:ascii="Times New Roman" w:hAnsi="Times New Roman"/>
            <w:lang w:val="en-GB"/>
          </w:rPr>
          <w:t xml:space="preserve">body symmetry around the current rotation axis; </w:t>
        </w:r>
      </w:ins>
      <w:ins w:id="187"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8" w:author="Amicarelli Andrea (RSE)" w:date="2020-06-04T09:41:00Z">
        <w:r w:rsidR="008603CD" w:rsidRPr="00376AFF">
          <w:rPr>
            <w:rFonts w:ascii="Times New Roman" w:hAnsi="Times New Roman"/>
            <w:lang w:val="en-GB"/>
          </w:rPr>
          <w:t>null angular velocity</w:t>
        </w:r>
      </w:ins>
      <w:ins w:id="189" w:author="Amicarelli Andrea (RSE)" w:date="2020-04-13T14:21:00Z">
        <w:r w:rsidRPr="00376AFF">
          <w:rPr>
            <w:rFonts w:ascii="Times New Roman" w:hAnsi="Times New Roman"/>
            <w:lang w:val="en-GB"/>
          </w:rPr>
          <w:t>.</w:t>
        </w:r>
      </w:ins>
    </w:p>
    <w:p w14:paraId="3189C6D9" w14:textId="77777777" w:rsidR="009E60BA" w:rsidRPr="00376AFF" w:rsidRDefault="008603CD" w:rsidP="00E705B5">
      <w:pPr>
        <w:pStyle w:val="Normale1"/>
        <w:spacing w:line="240" w:lineRule="auto"/>
        <w:jc w:val="both"/>
        <w:rPr>
          <w:rFonts w:ascii="Times New Roman" w:hAnsi="Times New Roman"/>
          <w:lang w:val="en-GB"/>
        </w:rPr>
      </w:pPr>
      <w:ins w:id="190"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91" w:author="Amicarelli Andrea (RSE)" w:date="2020-06-04T09:45:00Z">
        <w:r w:rsidRPr="00376AFF">
          <w:rPr>
            <w:rFonts w:ascii="Times New Roman" w:hAnsi="Times New Roman"/>
            <w:lang w:val="en-GB"/>
          </w:rPr>
          <w:t xml:space="preserve"> and thus can induce a change in the rotation axis in the presence of an external torque. </w:t>
        </w:r>
      </w:ins>
      <w:ins w:id="192" w:author="Amicarelli Andrea (RSE)" w:date="2020-06-04T09:44:00Z">
        <w:r w:rsidRPr="00376AFF">
          <w:rPr>
            <w:rFonts w:ascii="Times New Roman" w:hAnsi="Times New Roman"/>
            <w:lang w:val="en-GB"/>
          </w:rPr>
          <w:t>Torque-induced precession is prevented if at least one of the following condition</w:t>
        </w:r>
      </w:ins>
      <w:ins w:id="193" w:author="Amicarelli Andrea (RSE)" w:date="2020-06-04T09:46:00Z">
        <w:r w:rsidRPr="00376AFF">
          <w:rPr>
            <w:rFonts w:ascii="Times New Roman" w:hAnsi="Times New Roman"/>
            <w:lang w:val="en-GB"/>
          </w:rPr>
          <w:t xml:space="preserve">s is </w:t>
        </w:r>
        <w:r w:rsidRPr="00376AFF">
          <w:rPr>
            <w:rFonts w:ascii="Times New Roman" w:hAnsi="Times New Roman"/>
            <w:lang w:val="en-GB"/>
          </w:rPr>
          <w:lastRenderedPageBreak/>
          <w:t>satisfied: body symmetry around the current rotation axis; body symmetry around the plane normal to the current rotation axis and passing for the body barycentre; null torque.</w:t>
        </w:r>
      </w:ins>
      <w:del w:id="194" w:author="Amicarelli Andrea (RSE)" w:date="2020-06-04T09:30:00Z">
        <w:r w:rsidR="009E60BA" w:rsidRPr="00376AFF" w:rsidDel="00A32296">
          <w:rPr>
            <w:rFonts w:ascii="Times New Roman" w:hAnsi="Times New Roman"/>
            <w:lang w:val="en-GB"/>
          </w:rPr>
          <w:delText xml:space="preserve"> </w:delText>
        </w:r>
      </w:del>
    </w:p>
    <w:p w14:paraId="0D9E34D9"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14:paraId="6F237A7A" w14:textId="77777777" w:rsidTr="0059092D">
        <w:tc>
          <w:tcPr>
            <w:tcW w:w="4539" w:type="pct"/>
            <w:vAlign w:val="center"/>
          </w:tcPr>
          <w:commentRangeStart w:id="195"/>
          <w:p w14:paraId="095E1D49" w14:textId="77777777"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w14:anchorId="623E211F">
                <v:shape id="_x0000_i1081" type="#_x0000_t75" style="width:151.2pt;height:17.4pt" o:ole="">
                  <v:imagedata r:id="rId130" o:title=""/>
                </v:shape>
                <o:OLEObject Type="Embed" ProgID="Equation.3" ShapeID="_x0000_i1081" DrawAspect="Content" ObjectID="_1687596012" r:id="rId131"/>
              </w:object>
            </w:r>
          </w:p>
        </w:tc>
        <w:tc>
          <w:tcPr>
            <w:tcW w:w="461" w:type="pct"/>
            <w:vAlign w:val="center"/>
          </w:tcPr>
          <w:p w14:paraId="7A9632B0" w14:textId="77777777"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6"/>
            <w:r w:rsidRPr="00376AFF">
              <w:rPr>
                <w:rFonts w:ascii="Times New Roman" w:eastAsia="Times New Roman" w:hAnsi="Times New Roman"/>
                <w:b w:val="0"/>
                <w:bCs w:val="0"/>
                <w:color w:val="auto"/>
                <w:sz w:val="24"/>
                <w:szCs w:val="24"/>
                <w:lang w:eastAsia="it-IT"/>
              </w:rPr>
              <w:t xml:space="preserve"> </w:t>
            </w:r>
            <w:commentRangeEnd w:id="195"/>
            <w:r w:rsidR="008A206F" w:rsidRPr="00376AFF">
              <w:rPr>
                <w:rStyle w:val="Rimandocommento"/>
                <w:rFonts w:ascii="Times New Roman" w:eastAsia="Times New Roman" w:hAnsi="Times New Roman"/>
                <w:b w:val="0"/>
                <w:bCs w:val="0"/>
                <w:color w:val="auto"/>
                <w:szCs w:val="20"/>
                <w:lang w:eastAsia="it-IT"/>
              </w:rPr>
              <w:commentReference w:id="195"/>
            </w:r>
          </w:p>
        </w:tc>
      </w:tr>
    </w:tbl>
    <w:p w14:paraId="3F1E93EE" w14:textId="77777777" w:rsidR="00F91289" w:rsidRPr="00376AFF" w:rsidRDefault="00F91289" w:rsidP="00E705B5">
      <w:pPr>
        <w:pStyle w:val="Normale1"/>
        <w:spacing w:line="240" w:lineRule="auto"/>
        <w:jc w:val="both"/>
        <w:rPr>
          <w:rFonts w:ascii="Times New Roman" w:hAnsi="Times New Roman"/>
          <w:u w:val="single"/>
          <w:lang w:val="en-GB"/>
        </w:rPr>
      </w:pPr>
    </w:p>
    <w:p w14:paraId="131DE3CF"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14:paraId="7CB94793"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6AFBC843"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14:paraId="2A887E69" w14:textId="77777777" w:rsidTr="0059092D">
        <w:tc>
          <w:tcPr>
            <w:tcW w:w="4539" w:type="pct"/>
            <w:vAlign w:val="center"/>
          </w:tcPr>
          <w:p w14:paraId="583EA7E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w14:anchorId="048984CC">
                <v:shape id="_x0000_i1082" type="#_x0000_t75" style="width:79.2pt;height:27pt" o:ole="">
                  <v:imagedata r:id="rId132" o:title=""/>
                </v:shape>
                <o:OLEObject Type="Embed" ProgID="Equation.3" ShapeID="_x0000_i1082" DrawAspect="Content" ObjectID="_1687596013" r:id="rId133"/>
              </w:object>
            </w:r>
          </w:p>
        </w:tc>
        <w:tc>
          <w:tcPr>
            <w:tcW w:w="461" w:type="pct"/>
            <w:vAlign w:val="center"/>
          </w:tcPr>
          <w:p w14:paraId="76BC229B" w14:textId="77777777"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1663D69" w14:textId="77777777" w:rsidR="00F91289" w:rsidRPr="00376AFF" w:rsidRDefault="00F91289" w:rsidP="00E705B5">
      <w:pPr>
        <w:pStyle w:val="Normale1"/>
        <w:spacing w:line="240" w:lineRule="auto"/>
        <w:jc w:val="both"/>
        <w:rPr>
          <w:rFonts w:ascii="Times New Roman" w:hAnsi="Times New Roman"/>
          <w:lang w:val="en-GB"/>
        </w:rPr>
      </w:pPr>
    </w:p>
    <w:p w14:paraId="5A4ED8FB"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14:paraId="1DE70E58" w14:textId="77777777"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14:paraId="441E14CB"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s</w:t>
      </w:r>
      <w:proofErr w:type="spellEnd"/>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14:paraId="3A6884D6" w14:textId="77777777" w:rsidTr="0059092D">
        <w:tc>
          <w:tcPr>
            <w:tcW w:w="4539" w:type="pct"/>
            <w:vAlign w:val="center"/>
          </w:tcPr>
          <w:p w14:paraId="51108CE2"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w14:anchorId="2AB8341E">
                <v:shape id="_x0000_i1083" type="#_x0000_t75" style="width:90.6pt;height:27.6pt" o:ole="">
                  <v:imagedata r:id="rId134" o:title=""/>
                </v:shape>
                <o:OLEObject Type="Embed" ProgID="Equation.3" ShapeID="_x0000_i1083" DrawAspect="Content" ObjectID="_1687596014" r:id="rId135"/>
              </w:object>
            </w:r>
          </w:p>
        </w:tc>
        <w:tc>
          <w:tcPr>
            <w:tcW w:w="461" w:type="pct"/>
            <w:vAlign w:val="center"/>
          </w:tcPr>
          <w:p w14:paraId="02F98B7A"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6BCE474" w14:textId="77777777" w:rsidR="00F91289" w:rsidRPr="00376AFF" w:rsidRDefault="00F91289" w:rsidP="00E705B5">
      <w:pPr>
        <w:pStyle w:val="Normale1"/>
        <w:spacing w:line="240" w:lineRule="auto"/>
        <w:jc w:val="both"/>
        <w:rPr>
          <w:rFonts w:ascii="Times New Roman" w:hAnsi="Times New Roman"/>
          <w:lang w:val="en-GB"/>
        </w:rPr>
      </w:pPr>
    </w:p>
    <w:p w14:paraId="27951766"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14:paraId="1DAF750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14:paraId="7F87A138" w14:textId="77777777" w:rsidTr="0059092D">
        <w:tc>
          <w:tcPr>
            <w:tcW w:w="4539" w:type="pct"/>
            <w:vAlign w:val="center"/>
          </w:tcPr>
          <w:p w14:paraId="6F2A5B1F"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w14:anchorId="77B42A9A">
                <v:shape id="_x0000_i1084" type="#_x0000_t75" style="width:91.8pt;height:20.4pt" o:ole="">
                  <v:imagedata r:id="rId136" o:title=""/>
                </v:shape>
                <o:OLEObject Type="Embed" ProgID="Equation.3" ShapeID="_x0000_i1084" DrawAspect="Content" ObjectID="_1687596015" r:id="rId137"/>
              </w:object>
            </w:r>
          </w:p>
        </w:tc>
        <w:tc>
          <w:tcPr>
            <w:tcW w:w="461" w:type="pct"/>
            <w:vAlign w:val="center"/>
          </w:tcPr>
          <w:p w14:paraId="46F6A794"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140D3FD" w14:textId="77777777" w:rsidR="00F91289" w:rsidRPr="00376AFF" w:rsidRDefault="00F91289" w:rsidP="00E705B5">
      <w:pPr>
        <w:pStyle w:val="Normale1"/>
        <w:spacing w:line="240" w:lineRule="auto"/>
        <w:jc w:val="both"/>
        <w:rPr>
          <w:rFonts w:ascii="Times New Roman" w:hAnsi="Times New Roman"/>
          <w:lang w:val="en-GB"/>
        </w:rPr>
      </w:pPr>
    </w:p>
    <w:p w14:paraId="7F114116"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w14:anchorId="55D34FA1">
          <v:shape id="_x0000_i1085" type="#_x0000_t75" style="width:19.8pt;height:17.4pt" o:ole="">
            <v:imagedata r:id="rId138" o:title=""/>
          </v:shape>
          <o:OLEObject Type="Embed" ProgID="Equation.3" ShapeID="_x0000_i1085" DrawAspect="Content" ObjectID="_1687596016" r:id="rId139"/>
        </w:object>
      </w:r>
      <w:r w:rsidR="00F91289" w:rsidRPr="00376AFF">
        <w:rPr>
          <w:rFonts w:ascii="Times New Roman" w:hAnsi="Times New Roman"/>
          <w:lang w:val="en-GB"/>
        </w:rPr>
        <w:t xml:space="preserve">is the increment in the body rotation angle during the on-going time step and </w:t>
      </w:r>
      <w:proofErr w:type="spellStart"/>
      <w:r w:rsidR="00F91289" w:rsidRPr="00376AFF">
        <w:rPr>
          <w:rFonts w:ascii="Times New Roman" w:hAnsi="Times New Roman"/>
          <w:i/>
          <w:lang w:val="en-GB"/>
        </w:rPr>
        <w:t>R</w:t>
      </w:r>
      <w:r w:rsidR="00F91289" w:rsidRPr="00376AFF">
        <w:rPr>
          <w:rFonts w:ascii="Times New Roman" w:hAnsi="Times New Roman"/>
          <w:i/>
          <w:vertAlign w:val="subscript"/>
          <w:lang w:val="en-GB"/>
        </w:rPr>
        <w:t>ij</w:t>
      </w:r>
      <w:proofErr w:type="spellEnd"/>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14:paraId="61E0192D" w14:textId="77777777" w:rsidTr="0059092D">
        <w:tc>
          <w:tcPr>
            <w:tcW w:w="4539" w:type="pct"/>
            <w:vAlign w:val="center"/>
          </w:tcPr>
          <w:p w14:paraId="53FAE15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w14:anchorId="26A2ACBB">
                <v:shape id="_x0000_i1086" type="#_x0000_t75" style="width:283.2pt;height:20.4pt" o:ole="">
                  <v:imagedata r:id="rId140" o:title=""/>
                </v:shape>
                <o:OLEObject Type="Embed" ProgID="Equation.3" ShapeID="_x0000_i1086" DrawAspect="Content" ObjectID="_1687596017" r:id="rId141"/>
              </w:object>
            </w:r>
          </w:p>
          <w:p w14:paraId="5AA32290" w14:textId="77777777"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w14:anchorId="49C94239">
                <v:shape id="_x0000_i1087" type="#_x0000_t75" style="width:155.4pt;height:20.4pt" o:ole="">
                  <v:imagedata r:id="rId142" o:title=""/>
                </v:shape>
                <o:OLEObject Type="Embed" ProgID="Equation.3" ShapeID="_x0000_i1087" DrawAspect="Content" ObjectID="_1687596018" r:id="rId143"/>
              </w:object>
            </w:r>
          </w:p>
          <w:p w14:paraId="3F71E05B" w14:textId="77777777"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w14:anchorId="48FE58B4">
                <v:shape id="_x0000_i1088" type="#_x0000_t75" style="width:142.8pt;height:50.4pt" o:ole="">
                  <v:imagedata r:id="rId144" o:title=""/>
                </v:shape>
                <o:OLEObject Type="Embed" ProgID="Equation.3" ShapeID="_x0000_i1088" DrawAspect="Content" ObjectID="_1687596019" r:id="rId145"/>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w14:anchorId="609DBC9E">
                <v:shape id="_x0000_i1089" type="#_x0000_t75" style="width:140.4pt;height:50.4pt" o:ole="">
                  <v:imagedata r:id="rId146" o:title=""/>
                </v:shape>
                <o:OLEObject Type="Embed" ProgID="Equation.3" ShapeID="_x0000_i1089" DrawAspect="Content" ObjectID="_1687596020" r:id="rId147"/>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w14:anchorId="1E59E154">
                <v:shape id="_x0000_i1090" type="#_x0000_t75" style="width:138pt;height:48pt" o:ole="">
                  <v:imagedata r:id="rId148" o:title=""/>
                </v:shape>
                <o:OLEObject Type="Embed" ProgID="Equation.3" ShapeID="_x0000_i1090" DrawAspect="Content" ObjectID="_1687596021" r:id="rId149"/>
              </w:object>
            </w:r>
          </w:p>
        </w:tc>
        <w:tc>
          <w:tcPr>
            <w:tcW w:w="461" w:type="pct"/>
            <w:vAlign w:val="center"/>
          </w:tcPr>
          <w:p w14:paraId="0EB8C812"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D32CDDA" w14:textId="77777777" w:rsidR="00E45088" w:rsidRPr="00376AFF" w:rsidRDefault="00E45088" w:rsidP="00E45088">
      <w:pPr>
        <w:pStyle w:val="Normale1"/>
        <w:spacing w:line="240" w:lineRule="auto"/>
        <w:rPr>
          <w:ins w:id="197" w:author="Amicarelli Andrea (RSE)" w:date="2020-04-13T11:56:00Z"/>
          <w:rFonts w:ascii="Times New Roman" w:hAnsi="Times New Roman"/>
          <w:lang w:val="en-GB"/>
        </w:rPr>
      </w:pPr>
      <w:ins w:id="198" w:author="Amicarelli Andrea (RSE)" w:date="2020-04-13T11:56:00Z">
        <w:r w:rsidRPr="00376AFF">
          <w:rPr>
            <w:rFonts w:ascii="Times New Roman" w:hAnsi="Times New Roman"/>
            <w:lang w:val="en-GB"/>
          </w:rPr>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14:paraId="511023B9" w14:textId="77777777" w:rsidR="008A206F" w:rsidRPr="00376AFF" w:rsidRDefault="008A206F" w:rsidP="00FB0BAA">
      <w:pPr>
        <w:pStyle w:val="Normale1"/>
        <w:spacing w:line="240" w:lineRule="auto"/>
        <w:rPr>
          <w:rFonts w:ascii="Times New Roman" w:hAnsi="Times New Roman"/>
          <w:lang w:val="en-GB"/>
        </w:rPr>
      </w:pPr>
    </w:p>
    <w:p w14:paraId="7337500A" w14:textId="77777777" w:rsidR="00171640" w:rsidRPr="00376AFF" w:rsidRDefault="00171640" w:rsidP="00171640">
      <w:pPr>
        <w:pStyle w:val="Amicarellititle2"/>
      </w:pPr>
      <w:bookmarkStart w:id="199" w:name="_Ref521058256"/>
      <w:bookmarkStart w:id="200" w:name="_Toc66716405"/>
      <w:r w:rsidRPr="00376AFF">
        <w:t>Improving 3D rotations</w:t>
      </w:r>
      <w:bookmarkEnd w:id="199"/>
      <w:bookmarkEnd w:id="200"/>
    </w:p>
    <w:p w14:paraId="2C0675B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14:paraId="28A1DB09" w14:textId="77777777" w:rsidTr="00585F46">
        <w:tc>
          <w:tcPr>
            <w:tcW w:w="4539" w:type="pct"/>
            <w:vAlign w:val="center"/>
          </w:tcPr>
          <w:p w14:paraId="0EDDA3B4" w14:textId="77777777" w:rsidR="00171640" w:rsidRPr="00376AFF" w:rsidRDefault="00171640" w:rsidP="00585F46">
            <w:pPr>
              <w:spacing w:line="240" w:lineRule="auto"/>
              <w:jc w:val="center"/>
            </w:pPr>
            <w:r w:rsidRPr="00376AFF">
              <w:rPr>
                <w:position w:val="-30"/>
              </w:rPr>
              <w:object w:dxaOrig="960" w:dyaOrig="620" w14:anchorId="79260484">
                <v:shape id="_x0000_i1091" type="#_x0000_t75" style="width:48pt;height:32.4pt" o:ole="">
                  <v:imagedata r:id="rId122" o:title=""/>
                </v:shape>
                <o:OLEObject Type="Embed" ProgID="Equation.3" ShapeID="_x0000_i1091" DrawAspect="Content" ObjectID="_1687596022" r:id="rId150"/>
              </w:object>
            </w:r>
          </w:p>
          <w:p w14:paraId="67DDDD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w14:anchorId="42883437">
                <v:shape id="_x0000_i1092" type="#_x0000_t75" style="width:67.8pt;height:21.6pt" o:ole="">
                  <v:imagedata r:id="rId151" o:title=""/>
                </v:shape>
                <o:OLEObject Type="Embed" ProgID="Equation.3" ShapeID="_x0000_i1092" DrawAspect="Content" ObjectID="_1687596023" r:id="rId152"/>
              </w:object>
            </w:r>
          </w:p>
        </w:tc>
        <w:tc>
          <w:tcPr>
            <w:tcW w:w="461" w:type="pct"/>
            <w:vAlign w:val="center"/>
          </w:tcPr>
          <w:p w14:paraId="4592B7CC"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1"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1"/>
            <w:r w:rsidRPr="00376AFF">
              <w:rPr>
                <w:rFonts w:ascii="Times New Roman" w:eastAsia="Times New Roman" w:hAnsi="Times New Roman"/>
                <w:b w:val="0"/>
                <w:bCs w:val="0"/>
                <w:color w:val="auto"/>
                <w:sz w:val="24"/>
                <w:szCs w:val="24"/>
                <w:lang w:eastAsia="it-IT"/>
              </w:rPr>
              <w:t xml:space="preserve"> </w:t>
            </w:r>
          </w:p>
        </w:tc>
      </w:tr>
    </w:tbl>
    <w:p w14:paraId="645CBE83" w14:textId="77777777" w:rsidR="00171640" w:rsidRPr="00376AFF" w:rsidRDefault="00171640" w:rsidP="00171640">
      <w:pPr>
        <w:pStyle w:val="Normale1"/>
        <w:spacing w:line="240" w:lineRule="auto"/>
        <w:jc w:val="both"/>
        <w:rPr>
          <w:rFonts w:ascii="Times New Roman" w:hAnsi="Times New Roman"/>
          <w:lang w:val="en-GB"/>
        </w:rPr>
      </w:pPr>
    </w:p>
    <w:p w14:paraId="5505840D"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are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6.45</w:t>
      </w:r>
      <w:r w:rsidR="00093238" w:rsidRPr="00093238">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14:paraId="4FA7C61B"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14:paraId="5DA3AD7E" w14:textId="77777777" w:rsidTr="00585F46">
        <w:tc>
          <w:tcPr>
            <w:tcW w:w="4539" w:type="pct"/>
            <w:vAlign w:val="center"/>
          </w:tcPr>
          <w:p w14:paraId="7267DC6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w14:anchorId="7E47E9FC">
                <v:shape id="_x0000_i1093" type="#_x0000_t75" style="width:96pt;height:34.8pt" o:ole="">
                  <v:imagedata r:id="rId153" o:title=""/>
                </v:shape>
                <o:OLEObject Type="Embed" ProgID="Equation.3" ShapeID="_x0000_i1093" DrawAspect="Content" ObjectID="_1687596024" r:id="rId154"/>
              </w:object>
            </w:r>
          </w:p>
        </w:tc>
        <w:tc>
          <w:tcPr>
            <w:tcW w:w="461" w:type="pct"/>
            <w:vAlign w:val="center"/>
          </w:tcPr>
          <w:p w14:paraId="157FA9D9"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B43956F" w14:textId="77777777" w:rsidR="00171640" w:rsidRPr="00376AFF" w:rsidRDefault="00171640" w:rsidP="00171640">
      <w:pPr>
        <w:pStyle w:val="Normale1"/>
        <w:spacing w:line="240" w:lineRule="auto"/>
        <w:jc w:val="both"/>
        <w:rPr>
          <w:rFonts w:ascii="Times New Roman" w:hAnsi="Times New Roman"/>
          <w:lang w:val="en-GB"/>
        </w:rPr>
      </w:pPr>
    </w:p>
    <w:p w14:paraId="1AC8BB49"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14:paraId="349B78D3" w14:textId="77777777" w:rsidTr="00585F46">
        <w:tc>
          <w:tcPr>
            <w:tcW w:w="4539" w:type="pct"/>
            <w:vAlign w:val="center"/>
          </w:tcPr>
          <w:p w14:paraId="21C5B205"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6"/>
              </w:rPr>
              <w:object w:dxaOrig="4580" w:dyaOrig="440" w14:anchorId="27E857BE">
                <v:shape id="_x0000_i1094" type="#_x0000_t75" style="width:229.2pt;height:21.6pt" o:ole="">
                  <v:imagedata r:id="rId155" o:title=""/>
                </v:shape>
                <o:OLEObject Type="Embed" ProgID="Equation.3" ShapeID="_x0000_i1094" DrawAspect="Content" ObjectID="_1687596025" r:id="rId156"/>
              </w:object>
            </w:r>
          </w:p>
        </w:tc>
        <w:tc>
          <w:tcPr>
            <w:tcW w:w="461" w:type="pct"/>
            <w:vAlign w:val="center"/>
          </w:tcPr>
          <w:p w14:paraId="384B1CC5"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B770687"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R</w:t>
      </w:r>
      <w:proofErr w:type="spellEnd"/>
      <w:r w:rsidRPr="00376AFF">
        <w:rPr>
          <w:rFonts w:ascii="Times New Roman" w:hAnsi="Times New Roman"/>
          <w:lang w:val="en-GB"/>
        </w:rPr>
        <w:t>.</w:t>
      </w:r>
    </w:p>
    <w:p w14:paraId="304234A6" w14:textId="77777777"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14:paraId="515B9390" w14:textId="77777777" w:rsidTr="00585F46">
        <w:tc>
          <w:tcPr>
            <w:tcW w:w="4539" w:type="pct"/>
            <w:vAlign w:val="center"/>
          </w:tcPr>
          <w:p w14:paraId="76EA8258"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w14:anchorId="177ADCC8">
                <v:shape id="_x0000_i1095" type="#_x0000_t75" style="width:166.8pt;height:57.6pt" o:ole="">
                  <v:imagedata r:id="rId157" o:title=""/>
                </v:shape>
                <o:OLEObject Type="Embed" ProgID="Equation.3" ShapeID="_x0000_i1095" DrawAspect="Content" ObjectID="_1687596026" r:id="rId158"/>
              </w:object>
            </w:r>
          </w:p>
        </w:tc>
        <w:tc>
          <w:tcPr>
            <w:tcW w:w="461" w:type="pct"/>
            <w:vAlign w:val="center"/>
          </w:tcPr>
          <w:p w14:paraId="1D975318"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138DEF8"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proofErr w:type="spellStart"/>
      <w:r w:rsidRPr="00376AFF">
        <w:rPr>
          <w:rFonts w:ascii="Times New Roman" w:hAnsi="Times New Roman"/>
          <w:i/>
          <w:lang w:val="en-GB"/>
        </w:rPr>
        <w:t>R</w:t>
      </w:r>
      <w:r w:rsidR="00BD73AE"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14:paraId="3601E7ED" w14:textId="77777777" w:rsidTr="007B739A">
        <w:tc>
          <w:tcPr>
            <w:tcW w:w="4557" w:type="pct"/>
            <w:vAlign w:val="center"/>
          </w:tcPr>
          <w:p w14:paraId="3DCE99E6"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w14:anchorId="5F74A671">
                <v:shape id="_x0000_i1096" type="#_x0000_t75" style="width:438pt;height:52.2pt" o:ole="">
                  <v:imagedata r:id="rId159" o:title=""/>
                </v:shape>
                <o:OLEObject Type="Embed" ProgID="Equation.3" ShapeID="_x0000_i1096" DrawAspect="Content" ObjectID="_1687596027" r:id="rId160"/>
              </w:object>
            </w:r>
          </w:p>
        </w:tc>
        <w:tc>
          <w:tcPr>
            <w:tcW w:w="443" w:type="pct"/>
            <w:vAlign w:val="center"/>
          </w:tcPr>
          <w:p w14:paraId="39F2E32C"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22B39E1" w14:textId="77777777" w:rsidR="007B739A" w:rsidRPr="00376AFF" w:rsidRDefault="007B739A" w:rsidP="007B739A">
      <w:pPr>
        <w:pStyle w:val="Normale1"/>
        <w:spacing w:line="240" w:lineRule="auto"/>
        <w:jc w:val="both"/>
        <w:rPr>
          <w:ins w:id="202" w:author="Amicarelli Andrea (RSE)" w:date="2020-04-13T14:27:00Z"/>
          <w:rFonts w:ascii="Times New Roman" w:hAnsi="Times New Roman"/>
          <w:lang w:val="en-GB"/>
        </w:rPr>
      </w:pPr>
      <w:ins w:id="203" w:author="Amicarelli Andrea (RSE)" w:date="2020-04-13T14:27:00Z">
        <w:r w:rsidRPr="00376AFF">
          <w:rPr>
            <w:rFonts w:ascii="Times New Roman" w:hAnsi="Times New Roman"/>
            <w:lang w:val="en-GB"/>
          </w:rPr>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14:paraId="4F582AD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14:paraId="033C56C3" w14:textId="77777777" w:rsidTr="00585F46">
        <w:tc>
          <w:tcPr>
            <w:tcW w:w="4539" w:type="pct"/>
            <w:vAlign w:val="center"/>
          </w:tcPr>
          <w:p w14:paraId="0470DD4B" w14:textId="77777777" w:rsidR="00171640" w:rsidRPr="00376AFF" w:rsidRDefault="00171640" w:rsidP="00585F46">
            <w:pPr>
              <w:spacing w:line="240" w:lineRule="auto"/>
              <w:jc w:val="center"/>
              <w:rPr>
                <w:sz w:val="20"/>
                <w:szCs w:val="20"/>
              </w:rPr>
            </w:pPr>
            <w:r w:rsidRPr="00376AFF">
              <w:rPr>
                <w:position w:val="-16"/>
                <w:sz w:val="20"/>
                <w:szCs w:val="20"/>
              </w:rPr>
              <w:object w:dxaOrig="1240" w:dyaOrig="400" w14:anchorId="19222953">
                <v:shape id="_x0000_i1097" type="#_x0000_t75" style="width:62.4pt;height:20.4pt" o:ole="">
                  <v:imagedata r:id="rId161" o:title=""/>
                </v:shape>
                <o:OLEObject Type="Embed" ProgID="Equation.3" ShapeID="_x0000_i1097" DrawAspect="Content" ObjectID="_1687596028" r:id="rId162"/>
              </w:object>
            </w:r>
          </w:p>
          <w:p w14:paraId="78E64688" w14:textId="77777777" w:rsidR="00171640" w:rsidRPr="00376AFF" w:rsidRDefault="00171640" w:rsidP="00585F46">
            <w:pPr>
              <w:spacing w:line="240" w:lineRule="auto"/>
              <w:jc w:val="center"/>
              <w:rPr>
                <w:sz w:val="20"/>
                <w:szCs w:val="20"/>
              </w:rPr>
            </w:pPr>
            <w:r w:rsidRPr="00376AFF">
              <w:rPr>
                <w:position w:val="-40"/>
                <w:sz w:val="20"/>
                <w:szCs w:val="20"/>
              </w:rPr>
              <w:object w:dxaOrig="940" w:dyaOrig="820" w14:anchorId="4E981AAF">
                <v:shape id="_x0000_i1098" type="#_x0000_t75" style="width:46.8pt;height:41.4pt" o:ole="">
                  <v:imagedata r:id="rId163" o:title=""/>
                </v:shape>
                <o:OLEObject Type="Embed" ProgID="Equation.3" ShapeID="_x0000_i1098" DrawAspect="Content" ObjectID="_1687596029" r:id="rId164"/>
              </w:object>
            </w:r>
          </w:p>
          <w:p w14:paraId="352CC9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w14:anchorId="3C449AFE">
                <v:shape id="_x0000_i1099" type="#_x0000_t75" style="width:55.8pt;height:24pt" o:ole="">
                  <v:imagedata r:id="rId165" o:title=""/>
                </v:shape>
                <o:OLEObject Type="Embed" ProgID="Equation.3" ShapeID="_x0000_i1099" DrawAspect="Content" ObjectID="_1687596030" r:id="rId166"/>
              </w:object>
            </w:r>
          </w:p>
        </w:tc>
        <w:tc>
          <w:tcPr>
            <w:tcW w:w="461" w:type="pct"/>
            <w:vAlign w:val="center"/>
          </w:tcPr>
          <w:p w14:paraId="12452F82"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CD923B9" w14:textId="77777777" w:rsidR="00171640" w:rsidRPr="00376AFF" w:rsidRDefault="00171640" w:rsidP="00171640">
      <w:pPr>
        <w:pStyle w:val="Normale1"/>
        <w:spacing w:line="240" w:lineRule="auto"/>
        <w:jc w:val="both"/>
        <w:rPr>
          <w:rFonts w:ascii="Times New Roman" w:hAnsi="Times New Roman"/>
          <w:lang w:val="en-GB"/>
        </w:rPr>
      </w:pPr>
    </w:p>
    <w:p w14:paraId="713C427A" w14:textId="77777777"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14:paraId="2FCF4419" w14:textId="77777777"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14:paraId="3D743DA3"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14:paraId="2F6D65C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14:paraId="12E6CC7A" w14:textId="77777777"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2D6F2A94" w14:textId="77777777" w:rsidTr="00585F46">
        <w:tc>
          <w:tcPr>
            <w:tcW w:w="4539" w:type="pct"/>
            <w:vAlign w:val="center"/>
          </w:tcPr>
          <w:p w14:paraId="3B3F32D9"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w14:anchorId="2EFADFEF">
                <v:shape id="_x0000_i1100" type="#_x0000_t75" style="width:64.8pt;height:39.6pt" o:ole="">
                  <v:imagedata r:id="rId167" o:title=""/>
                </v:shape>
                <o:OLEObject Type="Embed" ProgID="Equation.3" ShapeID="_x0000_i1100" DrawAspect="Content" ObjectID="_1687596031" r:id="rId168"/>
              </w:object>
            </w:r>
          </w:p>
        </w:tc>
        <w:tc>
          <w:tcPr>
            <w:tcW w:w="461" w:type="pct"/>
            <w:vAlign w:val="center"/>
          </w:tcPr>
          <w:p w14:paraId="028E7019"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CC12BCA" w14:textId="77777777" w:rsidR="00171640" w:rsidRPr="00376AFF" w:rsidRDefault="00171640" w:rsidP="00171640">
      <w:pPr>
        <w:pStyle w:val="Normale1"/>
        <w:spacing w:line="240" w:lineRule="auto"/>
        <w:jc w:val="both"/>
        <w:rPr>
          <w:rFonts w:ascii="Times New Roman" w:hAnsi="Times New Roman"/>
          <w:lang w:val="en-GB"/>
        </w:rPr>
      </w:pPr>
    </w:p>
    <w:p w14:paraId="39B99B75"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0E141CA2" w14:textId="77777777" w:rsidTr="00585F46">
        <w:tc>
          <w:tcPr>
            <w:tcW w:w="4539" w:type="pct"/>
            <w:vAlign w:val="center"/>
          </w:tcPr>
          <w:p w14:paraId="208D9E63"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w14:anchorId="696DAF9C">
                <v:shape id="_x0000_i1101" type="#_x0000_t75" style="width:92.4pt;height:46.2pt" o:ole="">
                  <v:imagedata r:id="rId169" o:title=""/>
                </v:shape>
                <o:OLEObject Type="Embed" ProgID="Equation.3" ShapeID="_x0000_i1101" DrawAspect="Content" ObjectID="_1687596032" r:id="rId170"/>
              </w:object>
            </w:r>
            <w:r w:rsidRPr="00376AFF">
              <w:rPr>
                <w:sz w:val="20"/>
                <w:szCs w:val="20"/>
              </w:rPr>
              <w:t xml:space="preserve">, but don’t use </w:t>
            </w:r>
            <w:r w:rsidRPr="00376AFF">
              <w:rPr>
                <w:position w:val="-40"/>
                <w:sz w:val="20"/>
                <w:szCs w:val="20"/>
              </w:rPr>
              <w:object w:dxaOrig="2100" w:dyaOrig="920" w14:anchorId="2FF6E112">
                <v:shape id="_x0000_i1102" type="#_x0000_t75" style="width:105pt;height:46.2pt" o:ole="">
                  <v:imagedata r:id="rId171" o:title=""/>
                </v:shape>
                <o:OLEObject Type="Embed" ProgID="Equation.3" ShapeID="_x0000_i1102" DrawAspect="Content" ObjectID="_1687596033" r:id="rId172"/>
              </w:object>
            </w:r>
          </w:p>
        </w:tc>
        <w:tc>
          <w:tcPr>
            <w:tcW w:w="461" w:type="pct"/>
            <w:vAlign w:val="center"/>
          </w:tcPr>
          <w:p w14:paraId="74020F5B"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9B2F05" w14:textId="77777777" w:rsidR="00171640" w:rsidRPr="00376AFF" w:rsidRDefault="00171640" w:rsidP="00171640">
      <w:pPr>
        <w:pStyle w:val="Normale1"/>
        <w:spacing w:line="240" w:lineRule="auto"/>
        <w:jc w:val="both"/>
        <w:rPr>
          <w:rFonts w:ascii="Times New Roman" w:hAnsi="Times New Roman"/>
          <w:lang w:val="en-GB"/>
        </w:rPr>
      </w:pPr>
    </w:p>
    <w:p w14:paraId="4067A730" w14:textId="77777777"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14:paraId="6385A424"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309271EB" w14:textId="77777777" w:rsidTr="00585F46">
        <w:tc>
          <w:tcPr>
            <w:tcW w:w="4539" w:type="pct"/>
            <w:vAlign w:val="center"/>
          </w:tcPr>
          <w:p w14:paraId="18F6F2C4"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w14:anchorId="2D252A82">
                <v:shape id="_x0000_i1103" type="#_x0000_t75" style="width:79.8pt;height:44.4pt" o:ole="">
                  <v:imagedata r:id="rId173" o:title=""/>
                </v:shape>
                <o:OLEObject Type="Embed" ProgID="Equation.3" ShapeID="_x0000_i1103" DrawAspect="Content" ObjectID="_1687596034" r:id="rId174"/>
              </w:object>
            </w:r>
            <w:r w:rsidRPr="00376AFF">
              <w:rPr>
                <w:sz w:val="20"/>
                <w:szCs w:val="20"/>
              </w:rPr>
              <w:t xml:space="preserve">,   </w:t>
            </w:r>
            <w:r w:rsidRPr="00376AFF">
              <w:rPr>
                <w:position w:val="-38"/>
                <w:sz w:val="20"/>
                <w:szCs w:val="20"/>
              </w:rPr>
              <w:object w:dxaOrig="1520" w:dyaOrig="800" w14:anchorId="05DC9532">
                <v:shape id="_x0000_i1104" type="#_x0000_t75" style="width:76.2pt;height:39.6pt" o:ole="">
                  <v:imagedata r:id="rId175" o:title=""/>
                </v:shape>
                <o:OLEObject Type="Embed" ProgID="Equation.3" ShapeID="_x0000_i1104" DrawAspect="Content" ObjectID="_1687596035" r:id="rId176"/>
              </w:object>
            </w:r>
          </w:p>
        </w:tc>
        <w:tc>
          <w:tcPr>
            <w:tcW w:w="461" w:type="pct"/>
            <w:vAlign w:val="center"/>
          </w:tcPr>
          <w:p w14:paraId="54CBFC14"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D29185D" w14:textId="77777777" w:rsidR="00171640" w:rsidRPr="00376AFF" w:rsidRDefault="00171640" w:rsidP="00171640">
      <w:pPr>
        <w:pStyle w:val="Normale1"/>
        <w:spacing w:line="240" w:lineRule="auto"/>
        <w:jc w:val="both"/>
        <w:rPr>
          <w:rFonts w:ascii="Times New Roman" w:hAnsi="Times New Roman"/>
          <w:lang w:val="en-GB"/>
        </w:rPr>
      </w:pPr>
    </w:p>
    <w:p w14:paraId="2C989961"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14:paraId="46CC1427" w14:textId="77777777" w:rsidTr="00585F46">
        <w:tc>
          <w:tcPr>
            <w:tcW w:w="4539" w:type="pct"/>
            <w:vAlign w:val="center"/>
          </w:tcPr>
          <w:p w14:paraId="7540DFCC" w14:textId="77777777"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w14:anchorId="7A545C14">
                <v:shape id="_x0000_i1105" type="#_x0000_t75" style="width:322.2pt;height:141pt" o:ole="">
                  <v:imagedata r:id="rId177" o:title=""/>
                </v:shape>
                <o:OLEObject Type="Embed" ProgID="Equation.3" ShapeID="_x0000_i1105" DrawAspect="Content" ObjectID="_1687596036" r:id="rId178"/>
              </w:object>
            </w:r>
          </w:p>
        </w:tc>
        <w:tc>
          <w:tcPr>
            <w:tcW w:w="461" w:type="pct"/>
            <w:vAlign w:val="center"/>
          </w:tcPr>
          <w:p w14:paraId="54D692D7" w14:textId="77777777"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E2DF20A" w14:textId="77777777" w:rsidR="00171640" w:rsidRPr="00376AFF" w:rsidRDefault="00171640" w:rsidP="00171640">
      <w:pPr>
        <w:pStyle w:val="Normale1"/>
        <w:spacing w:line="240" w:lineRule="auto"/>
        <w:jc w:val="both"/>
        <w:rPr>
          <w:rFonts w:ascii="Times New Roman" w:hAnsi="Times New Roman"/>
          <w:lang w:val="en-GB"/>
        </w:rPr>
      </w:pPr>
    </w:p>
    <w:p w14:paraId="63AB2340" w14:textId="77777777"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14:paraId="3774423D" w14:textId="77777777" w:rsidR="00EF0B15" w:rsidRPr="00376AFF" w:rsidRDefault="00EF0B15" w:rsidP="00171640">
      <w:pPr>
        <w:pStyle w:val="Normale1"/>
        <w:spacing w:line="240" w:lineRule="auto"/>
        <w:jc w:val="both"/>
        <w:rPr>
          <w:rFonts w:ascii="Times New Roman" w:hAnsi="Times New Roman"/>
          <w:lang w:val="en-GB"/>
        </w:rPr>
      </w:pPr>
    </w:p>
    <w:p w14:paraId="021DFEE6" w14:textId="77777777" w:rsidR="00534937" w:rsidRPr="00376AFF" w:rsidRDefault="00534937" w:rsidP="006A2FDC">
      <w:pPr>
        <w:pStyle w:val="Amicarellititle2"/>
        <w:numPr>
          <w:ilvl w:val="1"/>
          <w:numId w:val="22"/>
        </w:numPr>
      </w:pPr>
      <w:bookmarkStart w:id="204" w:name="_Ref32419481"/>
      <w:bookmarkStart w:id="205" w:name="_Ref32424023"/>
      <w:bookmarkStart w:id="206" w:name="_Ref32484255"/>
      <w:bookmarkStart w:id="207" w:name="_Ref32484709"/>
      <w:bookmarkStart w:id="208" w:name="_Ref32585923"/>
      <w:bookmarkStart w:id="209" w:name="_Toc36631727"/>
      <w:bookmarkStart w:id="210" w:name="_Toc66716406"/>
      <w:commentRangeStart w:id="211"/>
      <w:r w:rsidRPr="00376AFF">
        <w:t>Reaction forces</w:t>
      </w:r>
      <w:bookmarkEnd w:id="204"/>
      <w:bookmarkEnd w:id="205"/>
      <w:bookmarkEnd w:id="206"/>
      <w:bookmarkEnd w:id="207"/>
      <w:bookmarkEnd w:id="208"/>
      <w:bookmarkEnd w:id="209"/>
      <w:commentRangeEnd w:id="211"/>
      <w:r w:rsidR="00D64F0F" w:rsidRPr="00376AFF">
        <w:rPr>
          <w:rStyle w:val="Rimandocommento"/>
          <w:b w:val="0"/>
          <w:szCs w:val="20"/>
        </w:rPr>
        <w:commentReference w:id="211"/>
      </w:r>
      <w:bookmarkEnd w:id="210"/>
    </w:p>
    <w:p w14:paraId="53C85DC6"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48C252D1"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61EFFD42" w14:textId="77777777"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 [</w:t>
      </w:r>
      <w:r w:rsidR="00E37C1F" w:rsidRPr="00376AFF">
        <w:rPr>
          <w:rFonts w:ascii="Times New Roman" w:hAnsi="Times New Roman"/>
          <w:lang w:val="en-GB"/>
        </w:rPr>
        <w:fldChar w:fldCharType="begin"/>
      </w:r>
      <w:r w:rsidR="00E37C1F" w:rsidRPr="00376AFF">
        <w:rPr>
          <w:rFonts w:ascii="Times New Roman" w:hAnsi="Times New Roman"/>
          <w:lang w:val="en-GB"/>
        </w:rPr>
        <w:instrText xml:space="preserve"> REF _Ref341105676 \r \h </w:instrText>
      </w:r>
      <w:r w:rsidR="00E37C1F" w:rsidRPr="00376AFF">
        <w:rPr>
          <w:rFonts w:ascii="Times New Roman" w:hAnsi="Times New Roman"/>
          <w:lang w:val="en-GB"/>
        </w:rPr>
      </w:r>
      <w:r w:rsidR="00E37C1F" w:rsidRPr="00376AFF">
        <w:rPr>
          <w:rFonts w:ascii="Times New Roman" w:hAnsi="Times New Roman"/>
          <w:lang w:val="en-GB"/>
        </w:rPr>
        <w:fldChar w:fldCharType="separate"/>
      </w:r>
      <w:r w:rsidR="00093238">
        <w:rPr>
          <w:rFonts w:ascii="Times New Roman" w:hAnsi="Times New Roman"/>
          <w:lang w:val="en-GB"/>
        </w:rPr>
        <w:t>138</w:t>
      </w:r>
      <w:r w:rsidR="00E37C1F" w:rsidRPr="00376AFF">
        <w:rPr>
          <w:rFonts w:ascii="Times New Roman" w:hAnsi="Times New Roman"/>
          <w:lang w:val="en-GB"/>
        </w:rPr>
        <w:fldChar w:fldCharType="end"/>
      </w:r>
      <w:r w:rsidR="00E37C1F" w:rsidRPr="00376AFF">
        <w:rPr>
          <w:rFonts w:ascii="Times New Roman" w:hAnsi="Times New Roman"/>
          <w:lang w:val="en-GB"/>
        </w:rPr>
        <w:t>]</w:t>
      </w:r>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4ED3A4F1" w14:textId="77777777" w:rsidR="00EF0B15" w:rsidRPr="00376AFF" w:rsidRDefault="00534937" w:rsidP="00171640">
      <w:pPr>
        <w:pStyle w:val="Normale1"/>
        <w:spacing w:line="240" w:lineRule="auto"/>
        <w:jc w:val="both"/>
        <w:rPr>
          <w:ins w:id="212"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286B94D5" w14:textId="77777777" w:rsidR="00660577" w:rsidRPr="00376AFF" w:rsidRDefault="00660577" w:rsidP="00660577">
      <w:pPr>
        <w:pStyle w:val="Normale1"/>
        <w:spacing w:line="240" w:lineRule="auto"/>
        <w:jc w:val="both"/>
        <w:rPr>
          <w:ins w:id="213" w:author="Amicarelli Andrea (RSE)" w:date="2020-09-14T21:45:00Z"/>
          <w:rFonts w:ascii="Times New Roman" w:hAnsi="Times New Roman"/>
          <w:lang w:val="en-GB"/>
        </w:rPr>
      </w:pPr>
      <w:ins w:id="214" w:author="Amicarelli Andrea (RSE)" w:date="2020-09-14T21:45:00Z">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ins>
    </w:p>
    <w:p w14:paraId="42397CB5" w14:textId="77777777" w:rsidR="00171640" w:rsidRPr="00376AFF" w:rsidRDefault="00171640" w:rsidP="00171640">
      <w:pPr>
        <w:pStyle w:val="Normale1"/>
        <w:spacing w:line="240" w:lineRule="auto"/>
        <w:jc w:val="both"/>
        <w:rPr>
          <w:rFonts w:ascii="Times New Roman" w:hAnsi="Times New Roman"/>
          <w:lang w:val="en-GB"/>
        </w:rPr>
      </w:pPr>
    </w:p>
    <w:p w14:paraId="3271F09D" w14:textId="77777777" w:rsidR="00FC592D" w:rsidRPr="00376AFF" w:rsidRDefault="00FC592D" w:rsidP="00FC592D">
      <w:pPr>
        <w:pStyle w:val="Amicarellititle2"/>
      </w:pPr>
      <w:bookmarkStart w:id="215" w:name="_Toc482633744"/>
      <w:bookmarkStart w:id="216" w:name="_Ref521058275"/>
      <w:bookmarkStart w:id="217" w:name="_Toc66716407"/>
      <w:r w:rsidRPr="00376AFF">
        <w:t>Sliding friction force</w:t>
      </w:r>
      <w:bookmarkEnd w:id="215"/>
      <w:bookmarkEnd w:id="216"/>
      <w:bookmarkEnd w:id="217"/>
    </w:p>
    <w:p w14:paraId="58288E1A" w14:textId="77777777" w:rsidR="0088494B" w:rsidRPr="00376AFF" w:rsidRDefault="00ED0B27" w:rsidP="001B4F72">
      <w:pPr>
        <w:pStyle w:val="Normale1"/>
        <w:spacing w:line="240" w:lineRule="auto"/>
        <w:jc w:val="both"/>
        <w:rPr>
          <w:rFonts w:ascii="Times New Roman" w:hAnsi="Times New Roman"/>
          <w:lang w:val="en-GB"/>
        </w:rPr>
      </w:pPr>
      <w:ins w:id="218"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19"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14:paraId="26E057D5" w14:textId="77777777" w:rsidR="0088494B" w:rsidRPr="00376AFF" w:rsidRDefault="0088494B" w:rsidP="0088494B">
      <w:pPr>
        <w:pStyle w:val="Normale1"/>
        <w:spacing w:line="240" w:lineRule="auto"/>
        <w:jc w:val="both"/>
        <w:rPr>
          <w:ins w:id="220" w:author="Amicarelli Andrea (RSE)" w:date="2020-04-13T11:54:00Z"/>
          <w:rFonts w:ascii="Times New Roman" w:hAnsi="Times New Roman"/>
          <w:lang w:val="en-GB"/>
        </w:rPr>
      </w:pPr>
      <w:ins w:id="221" w:author="Amicarelli Andrea (RSE)" w:date="2020-04-13T11:54:00Z">
        <w:r w:rsidRPr="00376AFF">
          <w:rPr>
            <w:rFonts w:ascii="Times New Roman" w:hAnsi="Times New Roman"/>
            <w:lang w:val="en-GB"/>
          </w:rPr>
          <w:t xml:space="preserve">The overall normal of the neighbouring frontiers is the unit vector aligned with the vector sum of the neighbouring </w:t>
        </w:r>
        <w:proofErr w:type="spellStart"/>
        <w:r w:rsidRPr="00376AFF">
          <w:rPr>
            <w:rFonts w:ascii="Times New Roman" w:hAnsi="Times New Roman"/>
            <w:lang w:val="en-GB"/>
          </w:rPr>
          <w:t>normals</w:t>
        </w:r>
        <w:proofErr w:type="spellEnd"/>
        <w:r w:rsidRPr="00376AFF">
          <w:rPr>
            <w:rFonts w:ascii="Times New Roman" w:hAnsi="Times New Roman"/>
            <w:lang w:val="en-GB"/>
          </w:rPr>
          <w:t>. In case of need, this sum might be weighted in a proper manner.</w:t>
        </w:r>
      </w:ins>
    </w:p>
    <w:p w14:paraId="07965ECC" w14:textId="77777777" w:rsidR="00FC592D" w:rsidRPr="00376AFF" w:rsidRDefault="00FC592D" w:rsidP="00FC592D">
      <w:pPr>
        <w:pStyle w:val="Amicarellititle3"/>
        <w:rPr>
          <w:lang w:val="en-GB"/>
        </w:rPr>
      </w:pPr>
      <w:bookmarkStart w:id="222" w:name="_Toc66716408"/>
      <w:r w:rsidRPr="00376AFF">
        <w:rPr>
          <w:lang w:val="en-GB"/>
        </w:rPr>
        <w:t>Aerial stage (non-negative value for the input friction angle and body-frontier interactions)</w:t>
      </w:r>
      <w:bookmarkEnd w:id="222"/>
    </w:p>
    <w:p w14:paraId="2EBF7879" w14:textId="77777777"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14:paraId="37DF6869" w14:textId="77777777" w:rsidTr="00B91873">
        <w:tc>
          <w:tcPr>
            <w:tcW w:w="4539" w:type="pct"/>
            <w:vAlign w:val="center"/>
          </w:tcPr>
          <w:p w14:paraId="027D94ED"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w14:anchorId="115D5EF5">
                <v:shape id="_x0000_i1106" type="#_x0000_t75" style="width:183.6pt;height:21.6pt" o:ole="">
                  <v:imagedata r:id="rId179" o:title=""/>
                </v:shape>
                <o:OLEObject Type="Embed" ProgID="Equation.3" ShapeID="_x0000_i1106" DrawAspect="Content" ObjectID="_1687596037" r:id="rId180"/>
              </w:object>
            </w:r>
          </w:p>
        </w:tc>
        <w:tc>
          <w:tcPr>
            <w:tcW w:w="461" w:type="pct"/>
            <w:vAlign w:val="center"/>
          </w:tcPr>
          <w:p w14:paraId="26C6E8D8"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B548A2" w14:textId="77777777" w:rsidR="00FC592D" w:rsidRPr="00376AFF" w:rsidRDefault="00FC592D" w:rsidP="00FC592D">
      <w:pPr>
        <w:spacing w:after="0" w:line="240" w:lineRule="auto"/>
        <w:jc w:val="both"/>
        <w:rPr>
          <w:rFonts w:ascii="Times New Roman" w:hAnsi="Times New Roman"/>
          <w:sz w:val="24"/>
          <w:szCs w:val="24"/>
        </w:rPr>
      </w:pPr>
    </w:p>
    <w:p w14:paraId="15B0231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proofErr w:type="spellStart"/>
      <w:r w:rsidRPr="00376AFF">
        <w:rPr>
          <w:rFonts w:ascii="Times New Roman" w:hAnsi="Times New Roman"/>
          <w:i/>
          <w:sz w:val="24"/>
          <w:szCs w:val="24"/>
          <w:u w:val="single"/>
        </w:rPr>
        <w:t>s</w:t>
      </w:r>
      <w:r w:rsidRPr="00376AFF">
        <w:rPr>
          <w:rFonts w:ascii="Times New Roman" w:hAnsi="Times New Roman"/>
          <w:i/>
          <w:sz w:val="24"/>
          <w:szCs w:val="24"/>
          <w:vertAlign w:val="subscript"/>
        </w:rPr>
        <w:t>w</w:t>
      </w:r>
      <w:proofErr w:type="spellEnd"/>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3"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14:paraId="213E80E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14:paraId="49B88B1E" w14:textId="77777777" w:rsidTr="00B91873">
        <w:tc>
          <w:tcPr>
            <w:tcW w:w="4539" w:type="pct"/>
            <w:vAlign w:val="center"/>
          </w:tcPr>
          <w:p w14:paraId="75E3A7BB"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w14:anchorId="4610A1DD">
                <v:shape id="_x0000_i1107" type="#_x0000_t75" style="width:69.6pt;height:19.8pt" o:ole="">
                  <v:imagedata r:id="rId181" o:title=""/>
                </v:shape>
                <o:OLEObject Type="Embed" ProgID="Equation.3" ShapeID="_x0000_i1107" DrawAspect="Content" ObjectID="_1687596038" r:id="rId182"/>
              </w:object>
            </w:r>
          </w:p>
        </w:tc>
        <w:tc>
          <w:tcPr>
            <w:tcW w:w="461" w:type="pct"/>
            <w:vAlign w:val="center"/>
          </w:tcPr>
          <w:p w14:paraId="39A6A945"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7BDC993" w14:textId="77777777" w:rsidR="00FC592D" w:rsidRPr="00376AFF" w:rsidRDefault="00FC592D" w:rsidP="00FC592D">
      <w:pPr>
        <w:spacing w:after="0" w:line="240" w:lineRule="auto"/>
        <w:jc w:val="both"/>
        <w:rPr>
          <w:rFonts w:ascii="Times New Roman" w:hAnsi="Times New Roman"/>
          <w:sz w:val="24"/>
          <w:szCs w:val="24"/>
        </w:rPr>
      </w:pPr>
    </w:p>
    <w:p w14:paraId="56EAF7C6"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14:paraId="3D7F7A42" w14:textId="77777777" w:rsidTr="00B91873">
        <w:tc>
          <w:tcPr>
            <w:tcW w:w="4539" w:type="pct"/>
            <w:vAlign w:val="center"/>
          </w:tcPr>
          <w:p w14:paraId="0F304BF0"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w14:anchorId="071E725B">
                <v:shape id="_x0000_i1108" type="#_x0000_t75" style="width:136.2pt;height:22.8pt" o:ole="">
                  <v:imagedata r:id="rId183" o:title=""/>
                </v:shape>
                <o:OLEObject Type="Embed" ProgID="Equation.3" ShapeID="_x0000_i1108" DrawAspect="Content" ObjectID="_1687596039" r:id="rId184"/>
              </w:object>
            </w:r>
          </w:p>
        </w:tc>
        <w:tc>
          <w:tcPr>
            <w:tcW w:w="461" w:type="pct"/>
            <w:vAlign w:val="center"/>
          </w:tcPr>
          <w:p w14:paraId="4ADDE3F8"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5E8215A9" w14:textId="77777777" w:rsidR="00FC592D" w:rsidRPr="00376AFF" w:rsidRDefault="00FC592D" w:rsidP="00FC592D">
      <w:pPr>
        <w:spacing w:after="0" w:line="240" w:lineRule="auto"/>
        <w:jc w:val="both"/>
        <w:rPr>
          <w:rFonts w:ascii="Times New Roman" w:hAnsi="Times New Roman"/>
          <w:sz w:val="24"/>
          <w:szCs w:val="24"/>
        </w:rPr>
      </w:pPr>
    </w:p>
    <w:p w14:paraId="3F85CC83" w14:textId="77777777"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14:paraId="1C81EE1C" w14:textId="77777777" w:rsidTr="00B91873">
        <w:tc>
          <w:tcPr>
            <w:tcW w:w="4539" w:type="pct"/>
            <w:vAlign w:val="center"/>
          </w:tcPr>
          <w:p w14:paraId="0B038872"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w14:anchorId="3615C315">
                <v:shape id="_x0000_i1109" type="#_x0000_t75" style="width:83.4pt;height:22.8pt" o:ole="">
                  <v:imagedata r:id="rId185" o:title=""/>
                </v:shape>
                <o:OLEObject Type="Embed" ProgID="Equation.3" ShapeID="_x0000_i1109" DrawAspect="Content" ObjectID="_1687596040" r:id="rId186"/>
              </w:object>
            </w:r>
          </w:p>
        </w:tc>
        <w:tc>
          <w:tcPr>
            <w:tcW w:w="461" w:type="pct"/>
            <w:vAlign w:val="center"/>
          </w:tcPr>
          <w:p w14:paraId="21964280"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F987832" w14:textId="77777777" w:rsidR="00FC592D" w:rsidRPr="00376AFF" w:rsidRDefault="00FC592D" w:rsidP="00FC592D">
      <w:pPr>
        <w:pStyle w:val="Amicarellititle2"/>
        <w:numPr>
          <w:ilvl w:val="0"/>
          <w:numId w:val="0"/>
        </w:numPr>
        <w:ind w:left="792"/>
      </w:pPr>
    </w:p>
    <w:p w14:paraId="5747EFB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14:paraId="7DC3A88D"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14:paraId="51BF28E8" w14:textId="77777777" w:rsidTr="00B91873">
        <w:tc>
          <w:tcPr>
            <w:tcW w:w="4539" w:type="pct"/>
            <w:vAlign w:val="center"/>
          </w:tcPr>
          <w:p w14:paraId="56261318"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w14:anchorId="7BE9D50A">
                <v:shape id="_x0000_i1110" type="#_x0000_t75" style="width:75pt;height:33pt" o:ole="">
                  <v:imagedata r:id="rId187" o:title=""/>
                </v:shape>
                <o:OLEObject Type="Embed" ProgID="Equation.3" ShapeID="_x0000_i1110" DrawAspect="Content" ObjectID="_1687596041" r:id="rId188"/>
              </w:object>
            </w:r>
          </w:p>
        </w:tc>
        <w:tc>
          <w:tcPr>
            <w:tcW w:w="461" w:type="pct"/>
            <w:vAlign w:val="center"/>
          </w:tcPr>
          <w:p w14:paraId="0DB772E3"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D914032" w14:textId="77777777" w:rsidR="00FC592D" w:rsidRPr="00376AFF" w:rsidRDefault="00FC592D" w:rsidP="00FC592D">
      <w:pPr>
        <w:spacing w:after="0" w:line="240" w:lineRule="auto"/>
        <w:jc w:val="both"/>
        <w:rPr>
          <w:rFonts w:ascii="Times New Roman" w:hAnsi="Times New Roman"/>
          <w:sz w:val="24"/>
          <w:szCs w:val="24"/>
        </w:rPr>
      </w:pPr>
    </w:p>
    <w:p w14:paraId="385897EE"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position w:val="-10"/>
          <w:sz w:val="24"/>
          <w:szCs w:val="24"/>
        </w:rPr>
        <w:object w:dxaOrig="380" w:dyaOrig="340" w14:anchorId="549EEDB9">
          <v:shape id="_x0000_i1111" type="#_x0000_t75" style="width:19.8pt;height:17.4pt" o:ole="">
            <v:imagedata r:id="rId189" o:title=""/>
          </v:shape>
          <o:OLEObject Type="Embed" ProgID="Equation.3" ShapeID="_x0000_i1111" DrawAspect="Content" ObjectID="_1687596042" r:id="rId190"/>
        </w:object>
      </w:r>
      <w:r w:rsidRPr="00376AFF">
        <w:rPr>
          <w:rFonts w:ascii="Times New Roman" w:hAnsi="Times New Roman"/>
          <w:sz w:val="24"/>
          <w:szCs w:val="24"/>
        </w:rPr>
        <w:t xml:space="preserve"> is the maximum particle velocity (all over the computational body) tangential to the interacting local frontier </w:t>
      </w:r>
      <w:proofErr w:type="gramStart"/>
      <w:r w:rsidRPr="00376AFF">
        <w:rPr>
          <w:rFonts w:ascii="Times New Roman" w:hAnsi="Times New Roman"/>
          <w:sz w:val="24"/>
          <w:szCs w:val="24"/>
        </w:rPr>
        <w:t>elements.</w:t>
      </w:r>
      <w:proofErr w:type="gramEnd"/>
    </w:p>
    <w:p w14:paraId="39C9502A" w14:textId="77777777" w:rsidR="00FC592D" w:rsidRPr="00376AFF" w:rsidDel="001B4F72" w:rsidRDefault="003F4AE4" w:rsidP="00FC592D">
      <w:pPr>
        <w:spacing w:after="0" w:line="240" w:lineRule="auto"/>
        <w:jc w:val="both"/>
        <w:rPr>
          <w:del w:id="224" w:author="Amicarelli Andrea (RSE)" w:date="2020-04-13T11:51:00Z"/>
          <w:rFonts w:ascii="Times New Roman" w:hAnsi="Times New Roman"/>
          <w:sz w:val="24"/>
          <w:szCs w:val="24"/>
        </w:rPr>
      </w:pPr>
      <w:del w:id="225"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6" w:name="_Toc66436173"/>
        <w:bookmarkStart w:id="227" w:name="_Toc66436530"/>
        <w:bookmarkStart w:id="228" w:name="_Toc66437069"/>
        <w:bookmarkStart w:id="229" w:name="_Toc66437416"/>
        <w:bookmarkStart w:id="230" w:name="_Toc66458607"/>
        <w:bookmarkStart w:id="231" w:name="_Toc66458986"/>
        <w:bookmarkStart w:id="232" w:name="_Toc66459349"/>
        <w:bookmarkStart w:id="233" w:name="_Toc66459969"/>
        <w:bookmarkStart w:id="234" w:name="_Toc66710993"/>
        <w:bookmarkStart w:id="235" w:name="_Toc66712507"/>
        <w:bookmarkStart w:id="236" w:name="_Toc66714359"/>
        <w:bookmarkStart w:id="237" w:name="_Toc66714534"/>
        <w:bookmarkStart w:id="238" w:name="_Toc66714668"/>
        <w:bookmarkStart w:id="239" w:name="_Toc66714802"/>
        <w:bookmarkStart w:id="240" w:name="_Toc66714936"/>
        <w:bookmarkStart w:id="241" w:name="_Toc66715070"/>
        <w:bookmarkStart w:id="242" w:name="_Toc66715204"/>
        <w:bookmarkStart w:id="243" w:name="_Toc66715338"/>
        <w:bookmarkStart w:id="244" w:name="_Toc66715472"/>
        <w:bookmarkStart w:id="245" w:name="_Toc66715606"/>
        <w:bookmarkStart w:id="246" w:name="_Toc66715740"/>
        <w:bookmarkStart w:id="247" w:name="_Toc66715874"/>
        <w:bookmarkStart w:id="248" w:name="_Toc66716008"/>
        <w:bookmarkStart w:id="249" w:name="_Toc66716141"/>
        <w:bookmarkStart w:id="250" w:name="_Toc66716275"/>
        <w:bookmarkStart w:id="251" w:name="_Toc6671640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del>
    </w:p>
    <w:p w14:paraId="7B1538C4" w14:textId="77777777" w:rsidR="00FC592D" w:rsidRPr="00376AFF" w:rsidRDefault="00FC592D" w:rsidP="00FC592D">
      <w:pPr>
        <w:pStyle w:val="Amicarellititle3"/>
        <w:rPr>
          <w:lang w:val="en-GB"/>
        </w:rPr>
      </w:pPr>
      <w:bookmarkStart w:id="252" w:name="_Toc482633745"/>
      <w:bookmarkStart w:id="253" w:name="_Toc66716410"/>
      <w:r w:rsidRPr="00376AFF">
        <w:rPr>
          <w:lang w:val="en-GB"/>
        </w:rPr>
        <w:t>Aerial stage</w:t>
      </w:r>
      <w:bookmarkEnd w:id="252"/>
      <w:r w:rsidRPr="00376AFF">
        <w:rPr>
          <w:lang w:val="en-GB"/>
        </w:rPr>
        <w:t xml:space="preserve"> (negative value for the input friction angle or body-body interactions)</w:t>
      </w:r>
      <w:bookmarkEnd w:id="253"/>
    </w:p>
    <w:p w14:paraId="782FAB6A"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14:paraId="5FB439F3" w14:textId="77777777" w:rsidTr="00B91873">
        <w:tc>
          <w:tcPr>
            <w:tcW w:w="4539" w:type="pct"/>
            <w:vAlign w:val="center"/>
          </w:tcPr>
          <w:p w14:paraId="57CFF738" w14:textId="77777777"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w14:anchorId="7012AD3E">
                <v:shape id="_x0000_i1112" type="#_x0000_t75" style="width:102.6pt;height:20.4pt" o:ole="">
                  <v:imagedata r:id="rId191" o:title=""/>
                </v:shape>
                <o:OLEObject Type="Embed" ProgID="Equation.3" ShapeID="_x0000_i1112" DrawAspect="Content" ObjectID="_1687596043" r:id="rId192"/>
              </w:object>
            </w:r>
          </w:p>
        </w:tc>
        <w:tc>
          <w:tcPr>
            <w:tcW w:w="461" w:type="pct"/>
            <w:vAlign w:val="center"/>
          </w:tcPr>
          <w:p w14:paraId="604C06F8"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02001A9" w14:textId="77777777" w:rsidR="00FC592D" w:rsidRPr="00376AFF" w:rsidRDefault="00FC592D" w:rsidP="00FC592D">
      <w:pPr>
        <w:spacing w:after="0" w:line="240" w:lineRule="auto"/>
        <w:jc w:val="both"/>
        <w:rPr>
          <w:rFonts w:ascii="Times New Roman" w:hAnsi="Times New Roman"/>
          <w:sz w:val="24"/>
          <w:szCs w:val="24"/>
        </w:rPr>
      </w:pPr>
    </w:p>
    <w:p w14:paraId="06EC76D5"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14:paraId="2E09AA42" w14:textId="77777777" w:rsidTr="00B91873">
        <w:tc>
          <w:tcPr>
            <w:tcW w:w="4539" w:type="pct"/>
            <w:vAlign w:val="center"/>
          </w:tcPr>
          <w:p w14:paraId="389772F7"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w14:anchorId="178D17F7">
                <v:shape id="_x0000_i1113" type="#_x0000_t75" style="width:92.4pt;height:24.6pt" o:ole="">
                  <v:imagedata r:id="rId193" o:title=""/>
                </v:shape>
                <o:OLEObject Type="Embed" ProgID="Equation.3" ShapeID="_x0000_i1113" DrawAspect="Content" ObjectID="_1687596044" r:id="rId194"/>
              </w:object>
            </w:r>
          </w:p>
        </w:tc>
        <w:tc>
          <w:tcPr>
            <w:tcW w:w="461" w:type="pct"/>
            <w:vAlign w:val="center"/>
          </w:tcPr>
          <w:p w14:paraId="2522404E"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3D5691D" w14:textId="77777777" w:rsidR="00FC592D" w:rsidRPr="00376AFF" w:rsidRDefault="00FC592D" w:rsidP="00FC592D">
      <w:pPr>
        <w:spacing w:after="0" w:line="240" w:lineRule="auto"/>
        <w:jc w:val="both"/>
        <w:rPr>
          <w:rFonts w:ascii="Times New Roman" w:hAnsi="Times New Roman"/>
          <w:sz w:val="24"/>
          <w:szCs w:val="24"/>
        </w:rPr>
      </w:pPr>
    </w:p>
    <w:p w14:paraId="6D2E4DC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14:paraId="0A559644" w14:textId="77777777" w:rsidTr="00B91873">
        <w:tc>
          <w:tcPr>
            <w:tcW w:w="4539" w:type="pct"/>
            <w:vAlign w:val="center"/>
          </w:tcPr>
          <w:p w14:paraId="246AE01A"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w14:anchorId="1ADD1CB3">
                <v:shape id="_x0000_i1114" type="#_x0000_t75" style="width:86.4pt;height:22.8pt" o:ole="">
                  <v:imagedata r:id="rId195" o:title=""/>
                </v:shape>
                <o:OLEObject Type="Embed" ProgID="Equation.3" ShapeID="_x0000_i1114" DrawAspect="Content" ObjectID="_1687596045" r:id="rId196"/>
              </w:object>
            </w:r>
          </w:p>
        </w:tc>
        <w:tc>
          <w:tcPr>
            <w:tcW w:w="461" w:type="pct"/>
            <w:vAlign w:val="center"/>
          </w:tcPr>
          <w:p w14:paraId="33241565"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7268A0" w14:textId="77777777" w:rsidR="00FC592D" w:rsidRPr="00376AFF" w:rsidRDefault="00FC592D" w:rsidP="00FC592D">
      <w:pPr>
        <w:spacing w:after="0" w:line="240" w:lineRule="auto"/>
        <w:jc w:val="both"/>
        <w:rPr>
          <w:rFonts w:ascii="Times New Roman" w:hAnsi="Times New Roman"/>
          <w:sz w:val="24"/>
          <w:szCs w:val="24"/>
        </w:rPr>
      </w:pPr>
    </w:p>
    <w:p w14:paraId="1024854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14:paraId="39A28C06" w14:textId="77777777" w:rsidTr="00B91873">
        <w:tc>
          <w:tcPr>
            <w:tcW w:w="4539" w:type="pct"/>
            <w:vAlign w:val="center"/>
          </w:tcPr>
          <w:p w14:paraId="64192B96" w14:textId="77777777" w:rsidR="00FC592D" w:rsidRPr="00376AFF" w:rsidRDefault="00FC592D" w:rsidP="00B91873">
            <w:pPr>
              <w:spacing w:line="240" w:lineRule="auto"/>
              <w:jc w:val="center"/>
            </w:pPr>
            <w:r w:rsidRPr="00376AFF">
              <w:rPr>
                <w:position w:val="-16"/>
              </w:rPr>
              <w:object w:dxaOrig="1060" w:dyaOrig="420" w14:anchorId="2FA2BAD2">
                <v:shape id="_x0000_i1115" type="#_x0000_t75" style="width:52.8pt;height:21.6pt" o:ole="">
                  <v:imagedata r:id="rId197" o:title=""/>
                </v:shape>
                <o:OLEObject Type="Embed" ProgID="Equation.3" ShapeID="_x0000_i1115" DrawAspect="Content" ObjectID="_1687596046" r:id="rId198"/>
              </w:object>
            </w:r>
          </w:p>
          <w:p w14:paraId="34AA07F0" w14:textId="77777777" w:rsidR="00FC592D" w:rsidRPr="00376AFF" w:rsidRDefault="00FC592D" w:rsidP="00B91873">
            <w:pPr>
              <w:spacing w:line="240" w:lineRule="auto"/>
              <w:jc w:val="center"/>
            </w:pPr>
            <w:r w:rsidRPr="00376AFF">
              <w:rPr>
                <w:position w:val="-14"/>
              </w:rPr>
              <w:object w:dxaOrig="4140" w:dyaOrig="380" w14:anchorId="10E5E22F">
                <v:shape id="_x0000_i1116" type="#_x0000_t75" style="width:206.4pt;height:19.8pt" o:ole="">
                  <v:imagedata r:id="rId199" o:title=""/>
                </v:shape>
                <o:OLEObject Type="Embed" ProgID="Equation.3" ShapeID="_x0000_i1116" DrawAspect="Content" ObjectID="_1687596047" r:id="rId200"/>
              </w:object>
            </w:r>
          </w:p>
          <w:p w14:paraId="79FF51FC" w14:textId="77777777"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w14:anchorId="5E22DB05">
                <v:shape id="_x0000_i1117" type="#_x0000_t75" style="width:1in;height:19.8pt" o:ole="">
                  <v:imagedata r:id="rId201" o:title=""/>
                </v:shape>
                <o:OLEObject Type="Embed" ProgID="Equation.3" ShapeID="_x0000_i1117" DrawAspect="Content" ObjectID="_1687596048" r:id="rId202"/>
              </w:object>
            </w:r>
          </w:p>
        </w:tc>
        <w:tc>
          <w:tcPr>
            <w:tcW w:w="461" w:type="pct"/>
            <w:vAlign w:val="center"/>
          </w:tcPr>
          <w:p w14:paraId="52F91B8B"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BE28491" w14:textId="77777777" w:rsidR="00FC592D" w:rsidRPr="00376AFF" w:rsidRDefault="00FC592D" w:rsidP="00FC592D">
      <w:pPr>
        <w:spacing w:after="0" w:line="240" w:lineRule="auto"/>
        <w:jc w:val="both"/>
        <w:rPr>
          <w:rFonts w:ascii="Times New Roman" w:hAnsi="Times New Roman"/>
          <w:sz w:val="24"/>
          <w:szCs w:val="24"/>
        </w:rPr>
      </w:pPr>
    </w:p>
    <w:p w14:paraId="2C0485F8"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14:paraId="44944606" w14:textId="77777777" w:rsidR="00594E2B" w:rsidRPr="00376AFF" w:rsidRDefault="00594E2B" w:rsidP="00594E2B">
      <w:pPr>
        <w:spacing w:after="0" w:line="240" w:lineRule="auto"/>
        <w:jc w:val="both"/>
        <w:rPr>
          <w:rFonts w:ascii="Times New Roman" w:hAnsi="Times New Roman"/>
          <w:sz w:val="24"/>
          <w:szCs w:val="24"/>
        </w:rPr>
      </w:pPr>
      <w:ins w:id="254" w:author="Amicarelli Andrea (RSE)" w:date="2020-04-13T11:49:00Z">
        <w:r w:rsidRPr="00376AFF">
          <w:rPr>
            <w:rFonts w:ascii="Times New Roman" w:hAnsi="Times New Roman"/>
            <w:sz w:val="24"/>
            <w:szCs w:val="24"/>
          </w:rPr>
          <w:t>Under this configuration, normal reaction does not provide any torque</w:t>
        </w:r>
      </w:ins>
      <w:ins w:id="255"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56" w:author="Amicarelli Andrea (RSE)" w:date="2020-04-13T11:49:00Z">
        <w:r w:rsidRPr="00376AFF">
          <w:rPr>
            <w:rFonts w:ascii="Times New Roman" w:hAnsi="Times New Roman"/>
            <w:sz w:val="24"/>
            <w:szCs w:val="24"/>
          </w:rPr>
          <w:t>.</w:t>
        </w:r>
      </w:ins>
    </w:p>
    <w:p w14:paraId="074F203C" w14:textId="77777777" w:rsidR="00FC592D" w:rsidRPr="00376AFF" w:rsidRDefault="00FC592D" w:rsidP="00FC592D">
      <w:pPr>
        <w:pStyle w:val="Amicarellititle3"/>
        <w:rPr>
          <w:lang w:val="en-GB"/>
        </w:rPr>
      </w:pPr>
      <w:bookmarkStart w:id="257" w:name="_Toc482633746"/>
      <w:bookmarkStart w:id="258" w:name="_Toc66716411"/>
      <w:r w:rsidRPr="00376AFF">
        <w:rPr>
          <w:lang w:val="en-GB"/>
        </w:rPr>
        <w:t>Submerged stage</w:t>
      </w:r>
      <w:bookmarkEnd w:id="257"/>
      <w:bookmarkEnd w:id="258"/>
    </w:p>
    <w:p w14:paraId="01945F4A" w14:textId="77777777" w:rsidR="00585F46" w:rsidRPr="00376AFF" w:rsidRDefault="00585F46" w:rsidP="00585F46">
      <w:pPr>
        <w:pStyle w:val="Normale1"/>
        <w:spacing w:line="240" w:lineRule="auto"/>
        <w:jc w:val="both"/>
        <w:rPr>
          <w:rFonts w:ascii="Times New Roman" w:hAnsi="Times New Roman"/>
          <w:lang w:val="en-GB"/>
        </w:rPr>
      </w:pPr>
      <w:commentRangeStart w:id="259"/>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14:paraId="6B022362" w14:textId="77777777" w:rsidTr="00585F46">
        <w:tc>
          <w:tcPr>
            <w:tcW w:w="4539" w:type="pct"/>
            <w:vAlign w:val="center"/>
          </w:tcPr>
          <w:p w14:paraId="341843EB"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w14:anchorId="7A3946A0">
                <v:shape id="_x0000_i1118" type="#_x0000_t75" style="width:120.6pt;height:21.6pt" o:ole="">
                  <v:imagedata r:id="rId203" o:title=""/>
                </v:shape>
                <o:OLEObject Type="Embed" ProgID="Equation.3" ShapeID="_x0000_i1118" DrawAspect="Content" ObjectID="_1687596049" r:id="rId204"/>
              </w:object>
            </w:r>
          </w:p>
        </w:tc>
        <w:tc>
          <w:tcPr>
            <w:tcW w:w="461" w:type="pct"/>
            <w:vAlign w:val="center"/>
          </w:tcPr>
          <w:p w14:paraId="21F26464" w14:textId="77777777"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C1460FF" w14:textId="77777777"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u w:val="single"/>
          <w:lang w:val="en-GB"/>
        </w:rPr>
        <w:t>s</w:t>
      </w:r>
      <w:r w:rsidRPr="00376AFF">
        <w:rPr>
          <w:rFonts w:ascii="Times New Roman" w:hAnsi="Times New Roman"/>
          <w:i/>
          <w:vertAlign w:val="subscript"/>
          <w:lang w:val="en-GB"/>
        </w:rPr>
        <w:t>w</w:t>
      </w:r>
      <w:proofErr w:type="spellEnd"/>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14:paraId="44D9F891"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14:paraId="430E13F5" w14:textId="77777777" w:rsidTr="00585F46">
        <w:tc>
          <w:tcPr>
            <w:tcW w:w="4539" w:type="pct"/>
            <w:vAlign w:val="center"/>
          </w:tcPr>
          <w:p w14:paraId="7921BC06"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w14:anchorId="025752FA">
                <v:shape id="_x0000_i1119" type="#_x0000_t75" style="width:125.4pt;height:24pt" o:ole="">
                  <v:imagedata r:id="rId205" o:title=""/>
                </v:shape>
                <o:OLEObject Type="Embed" ProgID="Equation.3" ShapeID="_x0000_i1119" DrawAspect="Content" ObjectID="_1687596050" r:id="rId206"/>
              </w:object>
            </w:r>
          </w:p>
        </w:tc>
        <w:tc>
          <w:tcPr>
            <w:tcW w:w="461" w:type="pct"/>
            <w:vAlign w:val="center"/>
          </w:tcPr>
          <w:p w14:paraId="1E371ADB" w14:textId="77777777"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E20740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14:paraId="0E0FD1BD" w14:textId="77777777"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14:paraId="0E03263A" w14:textId="77777777" w:rsidTr="00585F46">
        <w:tc>
          <w:tcPr>
            <w:tcW w:w="4539" w:type="pct"/>
            <w:vAlign w:val="center"/>
          </w:tcPr>
          <w:p w14:paraId="0FEE050C" w14:textId="77777777"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w14:anchorId="6B16F531">
                <v:shape id="_x0000_i1120" type="#_x0000_t75" style="width:71.4pt;height:30.6pt" o:ole="">
                  <v:imagedata r:id="rId207" o:title=""/>
                </v:shape>
                <o:OLEObject Type="Embed" ProgID="Equation.3" ShapeID="_x0000_i1120" DrawAspect="Content" ObjectID="_1687596051" r:id="rId208"/>
              </w:object>
            </w:r>
          </w:p>
        </w:tc>
        <w:tc>
          <w:tcPr>
            <w:tcW w:w="461" w:type="pct"/>
            <w:vAlign w:val="center"/>
          </w:tcPr>
          <w:p w14:paraId="3944587B" w14:textId="77777777"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9DE33BF"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400" w:dyaOrig="360" w14:anchorId="6AC957BB">
          <v:shape id="_x0000_i1121" type="#_x0000_t75" style="width:20.4pt;height:18.6pt" o:ole="">
            <v:imagedata r:id="rId209" o:title=""/>
          </v:shape>
          <o:OLEObject Type="Embed" ProgID="Equation.3" ShapeID="_x0000_i1121" DrawAspect="Content" ObjectID="_1687596052" r:id="rId210"/>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14:paraId="4C73F476"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1776370D"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2D2A9B95" w14:textId="77777777"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59"/>
      <w:r w:rsidRPr="00376AFF">
        <w:rPr>
          <w:rStyle w:val="Rimandocommento"/>
          <w:rFonts w:ascii="Times New Roman" w:hAnsi="Times New Roman"/>
          <w:szCs w:val="20"/>
          <w:lang w:val="en-GB"/>
        </w:rPr>
        <w:commentReference w:id="259"/>
      </w:r>
    </w:p>
    <w:p w14:paraId="569F5CE6" w14:textId="77777777" w:rsidR="00FC592D" w:rsidRPr="00376AFF" w:rsidDel="00585F46" w:rsidRDefault="00FC592D" w:rsidP="00FC592D">
      <w:pPr>
        <w:spacing w:after="0" w:line="240" w:lineRule="auto"/>
        <w:jc w:val="both"/>
        <w:rPr>
          <w:del w:id="260" w:author="Amicarelli Andrea (RSE)" w:date="2020-04-13T10:22:00Z"/>
          <w:rFonts w:ascii="Times New Roman" w:hAnsi="Times New Roman"/>
          <w:sz w:val="24"/>
          <w:szCs w:val="24"/>
        </w:rPr>
      </w:pPr>
      <w:del w:id="261"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62" w:name="_Toc66436176"/>
        <w:bookmarkStart w:id="263" w:name="_Toc66436533"/>
        <w:bookmarkStart w:id="264" w:name="_Toc66437072"/>
        <w:bookmarkStart w:id="265" w:name="_Toc66437419"/>
        <w:bookmarkStart w:id="266" w:name="_Toc66458610"/>
        <w:bookmarkStart w:id="267" w:name="_Toc66458989"/>
        <w:bookmarkStart w:id="268" w:name="_Toc66459352"/>
        <w:bookmarkStart w:id="269" w:name="_Toc66459972"/>
        <w:bookmarkStart w:id="270" w:name="_Toc66710996"/>
        <w:bookmarkStart w:id="271" w:name="_Toc66712510"/>
        <w:bookmarkStart w:id="272" w:name="_Toc66714362"/>
        <w:bookmarkStart w:id="273" w:name="_Toc66714537"/>
        <w:bookmarkStart w:id="274" w:name="_Toc66714671"/>
        <w:bookmarkStart w:id="275" w:name="_Toc66714805"/>
        <w:bookmarkStart w:id="276" w:name="_Toc66714939"/>
        <w:bookmarkStart w:id="277" w:name="_Toc66715073"/>
        <w:bookmarkStart w:id="278" w:name="_Toc66715207"/>
        <w:bookmarkStart w:id="279" w:name="_Toc66715341"/>
        <w:bookmarkStart w:id="280" w:name="_Toc66715475"/>
        <w:bookmarkStart w:id="281" w:name="_Toc66715609"/>
        <w:bookmarkStart w:id="282" w:name="_Toc66715743"/>
        <w:bookmarkStart w:id="283" w:name="_Toc66715877"/>
        <w:bookmarkStart w:id="284" w:name="_Toc66716011"/>
        <w:bookmarkStart w:id="285" w:name="_Toc66716144"/>
        <w:bookmarkStart w:id="286" w:name="_Toc66716278"/>
        <w:bookmarkStart w:id="287" w:name="_Toc6671641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del>
    </w:p>
    <w:tbl>
      <w:tblPr>
        <w:tblW w:w="5000" w:type="pct"/>
        <w:tblLook w:val="01E0" w:firstRow="1" w:lastRow="1" w:firstColumn="1" w:lastColumn="1" w:noHBand="0" w:noVBand="0"/>
      </w:tblPr>
      <w:tblGrid>
        <w:gridCol w:w="8945"/>
        <w:gridCol w:w="909"/>
      </w:tblGrid>
      <w:tr w:rsidR="00FC592D" w:rsidRPr="00376AFF" w:rsidDel="00585F46" w14:paraId="3DBE55A9" w14:textId="77777777" w:rsidTr="00B91873">
        <w:trPr>
          <w:del w:id="288" w:author="Amicarelli Andrea (RSE)" w:date="2020-04-13T10:22:00Z"/>
        </w:trPr>
        <w:tc>
          <w:tcPr>
            <w:tcW w:w="4539" w:type="pct"/>
            <w:vAlign w:val="center"/>
          </w:tcPr>
          <w:p w14:paraId="3ABBBF1E" w14:textId="77777777" w:rsidR="00FC592D" w:rsidRPr="00376AFF" w:rsidDel="00585F46" w:rsidRDefault="00FC592D" w:rsidP="00B91873">
            <w:pPr>
              <w:spacing w:line="240" w:lineRule="auto"/>
              <w:jc w:val="center"/>
              <w:rPr>
                <w:del w:id="289" w:author="Amicarelli Andrea (RSE)" w:date="2020-04-13T10:22:00Z"/>
              </w:rPr>
            </w:pPr>
            <w:del w:id="290" w:author="Amicarelli Andrea (RSE)" w:date="2020-04-13T10:22:00Z">
              <w:r w:rsidRPr="00376AFF" w:rsidDel="00585F46">
                <w:rPr>
                  <w:position w:val="-16"/>
                </w:rPr>
                <w:object w:dxaOrig="660" w:dyaOrig="400" w14:anchorId="49378650">
                  <v:shape id="_x0000_i1122" type="#_x0000_t75" style="width:32.4pt;height:20.4pt" o:ole="">
                    <v:imagedata r:id="rId211" o:title=""/>
                  </v:shape>
                  <o:OLEObject Type="Embed" ProgID="Equation.3" ShapeID="_x0000_i1122" DrawAspect="Content" ObjectID="_1687596053" r:id="rId212"/>
                </w:object>
              </w:r>
              <w:bookmarkStart w:id="291" w:name="_Toc66436177"/>
              <w:bookmarkStart w:id="292" w:name="_Toc66436534"/>
              <w:bookmarkStart w:id="293" w:name="_Toc66437073"/>
              <w:bookmarkStart w:id="294" w:name="_Toc66437420"/>
              <w:bookmarkStart w:id="295" w:name="_Toc66458611"/>
              <w:bookmarkStart w:id="296" w:name="_Toc66458990"/>
              <w:bookmarkStart w:id="297" w:name="_Toc66459353"/>
              <w:bookmarkStart w:id="298" w:name="_Toc66459973"/>
              <w:bookmarkStart w:id="299" w:name="_Toc66710997"/>
              <w:bookmarkStart w:id="300" w:name="_Toc66712511"/>
              <w:bookmarkStart w:id="301" w:name="_Toc66714363"/>
              <w:bookmarkStart w:id="302" w:name="_Toc66714538"/>
              <w:bookmarkStart w:id="303" w:name="_Toc66714672"/>
              <w:bookmarkStart w:id="304" w:name="_Toc66714806"/>
              <w:bookmarkStart w:id="305" w:name="_Toc66714940"/>
              <w:bookmarkStart w:id="306" w:name="_Toc66715074"/>
              <w:bookmarkStart w:id="307" w:name="_Toc66715208"/>
              <w:bookmarkStart w:id="308" w:name="_Toc66715342"/>
              <w:bookmarkStart w:id="309" w:name="_Toc66715476"/>
              <w:bookmarkStart w:id="310" w:name="_Toc66715610"/>
              <w:bookmarkStart w:id="311" w:name="_Toc66715744"/>
              <w:bookmarkStart w:id="312" w:name="_Toc66715878"/>
              <w:bookmarkStart w:id="313" w:name="_Toc66716012"/>
              <w:bookmarkStart w:id="314" w:name="_Toc66716145"/>
              <w:bookmarkStart w:id="315" w:name="_Toc66716279"/>
              <w:bookmarkStart w:id="316" w:name="_Toc66716413"/>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tc>
        <w:tc>
          <w:tcPr>
            <w:tcW w:w="461" w:type="pct"/>
            <w:vAlign w:val="center"/>
          </w:tcPr>
          <w:p w14:paraId="4F9FBA63" w14:textId="77777777" w:rsidR="00FC592D" w:rsidRPr="00376AFF" w:rsidDel="00585F46" w:rsidRDefault="00FC592D" w:rsidP="00B91873">
            <w:pPr>
              <w:pStyle w:val="Didascalia"/>
              <w:keepNext/>
              <w:spacing w:after="0"/>
              <w:rPr>
                <w:del w:id="317" w:author="Amicarelli Andrea (RSE)" w:date="2020-04-13T10:22:00Z"/>
                <w:rFonts w:ascii="Times New Roman" w:eastAsia="Times New Roman" w:hAnsi="Times New Roman"/>
                <w:b w:val="0"/>
                <w:bCs w:val="0"/>
                <w:color w:val="auto"/>
                <w:sz w:val="24"/>
                <w:szCs w:val="24"/>
                <w:lang w:eastAsia="it-IT"/>
              </w:rPr>
            </w:pPr>
            <w:del w:id="318"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19" w:name="_Toc66436178"/>
              <w:bookmarkStart w:id="320" w:name="_Toc66436535"/>
              <w:bookmarkStart w:id="321" w:name="_Toc66437074"/>
              <w:bookmarkStart w:id="322" w:name="_Toc66437421"/>
              <w:bookmarkStart w:id="323" w:name="_Toc66458612"/>
              <w:bookmarkStart w:id="324" w:name="_Toc66458991"/>
              <w:bookmarkStart w:id="325" w:name="_Toc66459354"/>
              <w:bookmarkStart w:id="326" w:name="_Toc66459974"/>
              <w:bookmarkStart w:id="327" w:name="_Toc66710998"/>
              <w:bookmarkStart w:id="328" w:name="_Toc66712512"/>
              <w:bookmarkStart w:id="329" w:name="_Toc66714364"/>
              <w:bookmarkStart w:id="330" w:name="_Toc66714539"/>
              <w:bookmarkStart w:id="331" w:name="_Toc66714673"/>
              <w:bookmarkStart w:id="332" w:name="_Toc66714807"/>
              <w:bookmarkStart w:id="333" w:name="_Toc66714941"/>
              <w:bookmarkStart w:id="334" w:name="_Toc66715075"/>
              <w:bookmarkStart w:id="335" w:name="_Toc66715209"/>
              <w:bookmarkStart w:id="336" w:name="_Toc66715343"/>
              <w:bookmarkStart w:id="337" w:name="_Toc66715477"/>
              <w:bookmarkStart w:id="338" w:name="_Toc66715611"/>
              <w:bookmarkStart w:id="339" w:name="_Toc66715745"/>
              <w:bookmarkStart w:id="340" w:name="_Toc66715879"/>
              <w:bookmarkStart w:id="341" w:name="_Toc66716013"/>
              <w:bookmarkStart w:id="342" w:name="_Toc66716146"/>
              <w:bookmarkStart w:id="343" w:name="_Toc66716280"/>
              <w:bookmarkStart w:id="344" w:name="_Toc66716414"/>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del>
          </w:p>
        </w:tc>
        <w:bookmarkStart w:id="345" w:name="_Toc66436179"/>
        <w:bookmarkStart w:id="346" w:name="_Toc66436536"/>
        <w:bookmarkStart w:id="347" w:name="_Toc66437075"/>
        <w:bookmarkStart w:id="348" w:name="_Toc66437422"/>
        <w:bookmarkStart w:id="349" w:name="_Toc66458613"/>
        <w:bookmarkStart w:id="350" w:name="_Toc66458992"/>
        <w:bookmarkStart w:id="351" w:name="_Toc66459355"/>
        <w:bookmarkStart w:id="352" w:name="_Toc66459975"/>
        <w:bookmarkStart w:id="353" w:name="_Toc66710999"/>
        <w:bookmarkStart w:id="354" w:name="_Toc66712513"/>
        <w:bookmarkStart w:id="355" w:name="_Toc66714365"/>
        <w:bookmarkStart w:id="356" w:name="_Toc66714540"/>
        <w:bookmarkStart w:id="357" w:name="_Toc66714674"/>
        <w:bookmarkStart w:id="358" w:name="_Toc66714808"/>
        <w:bookmarkStart w:id="359" w:name="_Toc66714942"/>
        <w:bookmarkStart w:id="360" w:name="_Toc66715076"/>
        <w:bookmarkStart w:id="361" w:name="_Toc66715210"/>
        <w:bookmarkStart w:id="362" w:name="_Toc66715344"/>
        <w:bookmarkStart w:id="363" w:name="_Toc66715478"/>
        <w:bookmarkStart w:id="364" w:name="_Toc66715612"/>
        <w:bookmarkStart w:id="365" w:name="_Toc66715746"/>
        <w:bookmarkStart w:id="366" w:name="_Toc66715880"/>
        <w:bookmarkStart w:id="367" w:name="_Toc66716014"/>
        <w:bookmarkStart w:id="368" w:name="_Toc66716147"/>
        <w:bookmarkStart w:id="369" w:name="_Toc66716281"/>
        <w:bookmarkStart w:id="370" w:name="_Toc66716415"/>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tr>
    </w:tbl>
    <w:p w14:paraId="49E90B3C" w14:textId="77777777" w:rsidR="00FC592D" w:rsidRPr="00376AFF" w:rsidDel="00585F46" w:rsidRDefault="00FC592D" w:rsidP="00FC592D">
      <w:pPr>
        <w:spacing w:after="0" w:line="240" w:lineRule="auto"/>
        <w:jc w:val="both"/>
        <w:rPr>
          <w:del w:id="371" w:author="Amicarelli Andrea (RSE)" w:date="2020-04-13T10:22:00Z"/>
          <w:rFonts w:ascii="Times New Roman" w:hAnsi="Times New Roman"/>
          <w:sz w:val="24"/>
          <w:szCs w:val="24"/>
        </w:rPr>
      </w:pPr>
      <w:bookmarkStart w:id="372" w:name="_Toc66436180"/>
      <w:bookmarkStart w:id="373" w:name="_Toc66436537"/>
      <w:bookmarkStart w:id="374" w:name="_Toc66437076"/>
      <w:bookmarkStart w:id="375" w:name="_Toc66437423"/>
      <w:bookmarkStart w:id="376" w:name="_Toc66458614"/>
      <w:bookmarkStart w:id="377" w:name="_Toc66458993"/>
      <w:bookmarkStart w:id="378" w:name="_Toc66459356"/>
      <w:bookmarkStart w:id="379" w:name="_Toc66459976"/>
      <w:bookmarkStart w:id="380" w:name="_Toc66711000"/>
      <w:bookmarkStart w:id="381" w:name="_Toc66712514"/>
      <w:bookmarkStart w:id="382" w:name="_Toc66714366"/>
      <w:bookmarkStart w:id="383" w:name="_Toc66714541"/>
      <w:bookmarkStart w:id="384" w:name="_Toc66714675"/>
      <w:bookmarkStart w:id="385" w:name="_Toc66714809"/>
      <w:bookmarkStart w:id="386" w:name="_Toc66714943"/>
      <w:bookmarkStart w:id="387" w:name="_Toc66715077"/>
      <w:bookmarkStart w:id="388" w:name="_Toc66715211"/>
      <w:bookmarkStart w:id="389" w:name="_Toc66715345"/>
      <w:bookmarkStart w:id="390" w:name="_Toc66715479"/>
      <w:bookmarkStart w:id="391" w:name="_Toc66715613"/>
      <w:bookmarkStart w:id="392" w:name="_Toc66715747"/>
      <w:bookmarkStart w:id="393" w:name="_Toc66715881"/>
      <w:bookmarkStart w:id="394" w:name="_Toc66716015"/>
      <w:bookmarkStart w:id="395" w:name="_Toc66716148"/>
      <w:bookmarkStart w:id="396" w:name="_Toc66716282"/>
      <w:bookmarkStart w:id="397" w:name="_Toc66716416"/>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0C60EAA5" w14:textId="77777777" w:rsidR="00FC592D" w:rsidRPr="00376AFF" w:rsidDel="00585F46" w:rsidRDefault="00FC592D" w:rsidP="00FC592D">
      <w:pPr>
        <w:spacing w:after="0" w:line="240" w:lineRule="auto"/>
        <w:jc w:val="both"/>
        <w:rPr>
          <w:del w:id="398" w:author="Amicarelli Andrea (RSE)" w:date="2020-04-13T10:22:00Z"/>
          <w:rFonts w:ascii="Times New Roman" w:hAnsi="Times New Roman"/>
          <w:sz w:val="24"/>
          <w:szCs w:val="24"/>
        </w:rPr>
      </w:pPr>
      <w:del w:id="399" w:author="Amicarelli Andrea (RSE)" w:date="2020-04-13T10:22:00Z">
        <w:r w:rsidRPr="00376AFF" w:rsidDel="00585F46">
          <w:rPr>
            <w:rFonts w:ascii="Times New Roman" w:hAnsi="Times New Roman"/>
            <w:sz w:val="24"/>
            <w:szCs w:val="24"/>
          </w:rPr>
          <w:delText>The exact formulation reads:</w:delText>
        </w:r>
        <w:bookmarkStart w:id="400" w:name="_Toc66436181"/>
        <w:bookmarkStart w:id="401" w:name="_Toc66436538"/>
        <w:bookmarkStart w:id="402" w:name="_Toc66437077"/>
        <w:bookmarkStart w:id="403" w:name="_Toc66437424"/>
        <w:bookmarkStart w:id="404" w:name="_Toc66458615"/>
        <w:bookmarkStart w:id="405" w:name="_Toc66458994"/>
        <w:bookmarkStart w:id="406" w:name="_Toc66459357"/>
        <w:bookmarkStart w:id="407" w:name="_Toc66459977"/>
        <w:bookmarkStart w:id="408" w:name="_Toc66711001"/>
        <w:bookmarkStart w:id="409" w:name="_Toc66712515"/>
        <w:bookmarkStart w:id="410" w:name="_Toc66714367"/>
        <w:bookmarkStart w:id="411" w:name="_Toc66714542"/>
        <w:bookmarkStart w:id="412" w:name="_Toc66714676"/>
        <w:bookmarkStart w:id="413" w:name="_Toc66714810"/>
        <w:bookmarkStart w:id="414" w:name="_Toc66714944"/>
        <w:bookmarkStart w:id="415" w:name="_Toc66715078"/>
        <w:bookmarkStart w:id="416" w:name="_Toc66715212"/>
        <w:bookmarkStart w:id="417" w:name="_Toc66715346"/>
        <w:bookmarkStart w:id="418" w:name="_Toc66715480"/>
        <w:bookmarkStart w:id="419" w:name="_Toc66715614"/>
        <w:bookmarkStart w:id="420" w:name="_Toc66715748"/>
        <w:bookmarkStart w:id="421" w:name="_Toc66715882"/>
        <w:bookmarkStart w:id="422" w:name="_Toc66716016"/>
        <w:bookmarkStart w:id="423" w:name="_Toc66716149"/>
        <w:bookmarkStart w:id="424" w:name="_Toc66716283"/>
        <w:bookmarkStart w:id="425" w:name="_Toc6671641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del>
    </w:p>
    <w:tbl>
      <w:tblPr>
        <w:tblW w:w="5000" w:type="pct"/>
        <w:tblLook w:val="01E0" w:firstRow="1" w:lastRow="1" w:firstColumn="1" w:lastColumn="1" w:noHBand="0" w:noVBand="0"/>
      </w:tblPr>
      <w:tblGrid>
        <w:gridCol w:w="8945"/>
        <w:gridCol w:w="909"/>
      </w:tblGrid>
      <w:tr w:rsidR="00FC592D" w:rsidRPr="00376AFF" w:rsidDel="00585F46" w14:paraId="38B16AEC" w14:textId="77777777" w:rsidTr="00B91873">
        <w:trPr>
          <w:del w:id="426" w:author="Amicarelli Andrea (RSE)" w:date="2020-04-13T10:22:00Z"/>
        </w:trPr>
        <w:tc>
          <w:tcPr>
            <w:tcW w:w="4539" w:type="pct"/>
            <w:vAlign w:val="center"/>
          </w:tcPr>
          <w:p w14:paraId="7D167A5A" w14:textId="77777777" w:rsidR="00FC592D" w:rsidRPr="00376AFF" w:rsidDel="00585F46" w:rsidRDefault="00FC592D" w:rsidP="00B91873">
            <w:pPr>
              <w:spacing w:line="240" w:lineRule="auto"/>
              <w:jc w:val="center"/>
              <w:rPr>
                <w:del w:id="427" w:author="Amicarelli Andrea (RSE)" w:date="2020-04-13T10:22:00Z"/>
              </w:rPr>
            </w:pPr>
            <w:del w:id="428" w:author="Amicarelli Andrea (RSE)" w:date="2020-04-13T10:22:00Z">
              <w:r w:rsidRPr="00376AFF" w:rsidDel="00585F46">
                <w:rPr>
                  <w:position w:val="-16"/>
                </w:rPr>
                <w:object w:dxaOrig="2900" w:dyaOrig="440" w14:anchorId="72287BC2">
                  <v:shape id="_x0000_i1123" type="#_x0000_t75" style="width:144.6pt;height:21.6pt" o:ole="">
                    <v:imagedata r:id="rId213" o:title=""/>
                  </v:shape>
                  <o:OLEObject Type="Embed" ProgID="Equation.3" ShapeID="_x0000_i1123" DrawAspect="Content" ObjectID="_1687596054" r:id="rId214"/>
                </w:object>
              </w:r>
              <w:bookmarkStart w:id="429" w:name="_Toc66436182"/>
              <w:bookmarkStart w:id="430" w:name="_Toc66436539"/>
              <w:bookmarkStart w:id="431" w:name="_Toc66437078"/>
              <w:bookmarkStart w:id="432" w:name="_Toc66437425"/>
              <w:bookmarkStart w:id="433" w:name="_Toc66458616"/>
              <w:bookmarkStart w:id="434" w:name="_Toc66458995"/>
              <w:bookmarkStart w:id="435" w:name="_Toc66459358"/>
              <w:bookmarkStart w:id="436" w:name="_Toc66459978"/>
              <w:bookmarkStart w:id="437" w:name="_Toc66711002"/>
              <w:bookmarkStart w:id="438" w:name="_Toc66712516"/>
              <w:bookmarkStart w:id="439" w:name="_Toc66714368"/>
              <w:bookmarkStart w:id="440" w:name="_Toc66714543"/>
              <w:bookmarkStart w:id="441" w:name="_Toc66714677"/>
              <w:bookmarkStart w:id="442" w:name="_Toc66714811"/>
              <w:bookmarkStart w:id="443" w:name="_Toc66714945"/>
              <w:bookmarkStart w:id="444" w:name="_Toc66715079"/>
              <w:bookmarkStart w:id="445" w:name="_Toc66715213"/>
              <w:bookmarkStart w:id="446" w:name="_Toc66715347"/>
              <w:bookmarkStart w:id="447" w:name="_Toc66715481"/>
              <w:bookmarkStart w:id="448" w:name="_Toc66715615"/>
              <w:bookmarkStart w:id="449" w:name="_Toc66715749"/>
              <w:bookmarkStart w:id="450" w:name="_Toc66715883"/>
              <w:bookmarkStart w:id="451" w:name="_Toc66716017"/>
              <w:bookmarkStart w:id="452" w:name="_Toc66716150"/>
              <w:bookmarkStart w:id="453" w:name="_Toc66716284"/>
              <w:bookmarkStart w:id="454" w:name="_Toc6671641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del>
          </w:p>
        </w:tc>
        <w:tc>
          <w:tcPr>
            <w:tcW w:w="461" w:type="pct"/>
            <w:vAlign w:val="center"/>
          </w:tcPr>
          <w:p w14:paraId="6260DAA9" w14:textId="77777777" w:rsidR="00FC592D" w:rsidRPr="00376AFF" w:rsidDel="00585F46" w:rsidRDefault="00FC592D" w:rsidP="00B91873">
            <w:pPr>
              <w:pStyle w:val="Didascalia"/>
              <w:keepNext/>
              <w:spacing w:after="0"/>
              <w:rPr>
                <w:del w:id="455" w:author="Amicarelli Andrea (RSE)" w:date="2020-04-13T10:22:00Z"/>
                <w:rFonts w:ascii="Times New Roman" w:eastAsia="Times New Roman" w:hAnsi="Times New Roman"/>
                <w:b w:val="0"/>
                <w:bCs w:val="0"/>
                <w:color w:val="auto"/>
                <w:sz w:val="24"/>
                <w:szCs w:val="24"/>
                <w:lang w:eastAsia="it-IT"/>
              </w:rPr>
            </w:pPr>
            <w:del w:id="456"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457" w:name="_Toc66436183"/>
              <w:bookmarkStart w:id="458" w:name="_Toc66436540"/>
              <w:bookmarkStart w:id="459" w:name="_Toc66437079"/>
              <w:bookmarkStart w:id="460" w:name="_Toc66437426"/>
              <w:bookmarkStart w:id="461" w:name="_Toc66458617"/>
              <w:bookmarkStart w:id="462" w:name="_Toc66458996"/>
              <w:bookmarkStart w:id="463" w:name="_Toc66459359"/>
              <w:bookmarkStart w:id="464" w:name="_Toc66459979"/>
              <w:bookmarkStart w:id="465" w:name="_Toc66711003"/>
              <w:bookmarkStart w:id="466" w:name="_Toc66712517"/>
              <w:bookmarkStart w:id="467" w:name="_Toc66714369"/>
              <w:bookmarkStart w:id="468" w:name="_Toc66714544"/>
              <w:bookmarkStart w:id="469" w:name="_Toc66714678"/>
              <w:bookmarkStart w:id="470" w:name="_Toc66714812"/>
              <w:bookmarkStart w:id="471" w:name="_Toc66714946"/>
              <w:bookmarkStart w:id="472" w:name="_Toc66715080"/>
              <w:bookmarkStart w:id="473" w:name="_Toc66715214"/>
              <w:bookmarkStart w:id="474" w:name="_Toc66715348"/>
              <w:bookmarkStart w:id="475" w:name="_Toc66715482"/>
              <w:bookmarkStart w:id="476" w:name="_Toc66715616"/>
              <w:bookmarkStart w:id="477" w:name="_Toc66715750"/>
              <w:bookmarkStart w:id="478" w:name="_Toc66715884"/>
              <w:bookmarkStart w:id="479" w:name="_Toc66716018"/>
              <w:bookmarkStart w:id="480" w:name="_Toc66716151"/>
              <w:bookmarkStart w:id="481" w:name="_Toc66716285"/>
              <w:bookmarkStart w:id="482" w:name="_Toc6671641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del>
          </w:p>
        </w:tc>
        <w:bookmarkStart w:id="483" w:name="_Toc66436184"/>
        <w:bookmarkStart w:id="484" w:name="_Toc66436541"/>
        <w:bookmarkStart w:id="485" w:name="_Toc66437080"/>
        <w:bookmarkStart w:id="486" w:name="_Toc66437427"/>
        <w:bookmarkStart w:id="487" w:name="_Toc66458618"/>
        <w:bookmarkStart w:id="488" w:name="_Toc66458997"/>
        <w:bookmarkStart w:id="489" w:name="_Toc66459360"/>
        <w:bookmarkStart w:id="490" w:name="_Toc66459980"/>
        <w:bookmarkStart w:id="491" w:name="_Toc66711004"/>
        <w:bookmarkStart w:id="492" w:name="_Toc66712518"/>
        <w:bookmarkStart w:id="493" w:name="_Toc66714370"/>
        <w:bookmarkStart w:id="494" w:name="_Toc66714545"/>
        <w:bookmarkStart w:id="495" w:name="_Toc66714679"/>
        <w:bookmarkStart w:id="496" w:name="_Toc66714813"/>
        <w:bookmarkStart w:id="497" w:name="_Toc66714947"/>
        <w:bookmarkStart w:id="498" w:name="_Toc66715081"/>
        <w:bookmarkStart w:id="499" w:name="_Toc66715215"/>
        <w:bookmarkStart w:id="500" w:name="_Toc66715349"/>
        <w:bookmarkStart w:id="501" w:name="_Toc66715483"/>
        <w:bookmarkStart w:id="502" w:name="_Toc66715617"/>
        <w:bookmarkStart w:id="503" w:name="_Toc66715751"/>
        <w:bookmarkStart w:id="504" w:name="_Toc66715885"/>
        <w:bookmarkStart w:id="505" w:name="_Toc66716019"/>
        <w:bookmarkStart w:id="506" w:name="_Toc66716152"/>
        <w:bookmarkStart w:id="507" w:name="_Toc66716286"/>
        <w:bookmarkStart w:id="508" w:name="_Toc66716420"/>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tr>
    </w:tbl>
    <w:p w14:paraId="095FBE4C" w14:textId="77777777" w:rsidR="00FC592D" w:rsidRPr="00376AFF" w:rsidRDefault="00FC592D" w:rsidP="00FC592D">
      <w:pPr>
        <w:pStyle w:val="Amicarellititle2"/>
      </w:pPr>
      <w:bookmarkStart w:id="509" w:name="_Toc482633747"/>
      <w:bookmarkStart w:id="510" w:name="_Ref521058298"/>
      <w:bookmarkStart w:id="511" w:name="_Toc66716421"/>
      <w:r w:rsidRPr="00376AFF">
        <w:lastRenderedPageBreak/>
        <w:t>Body-boundary normal reaction force under sliding (at null normal velocity)</w:t>
      </w:r>
      <w:bookmarkEnd w:id="509"/>
      <w:bookmarkEnd w:id="510"/>
      <w:bookmarkEnd w:id="511"/>
    </w:p>
    <w:p w14:paraId="391425ED" w14:textId="77777777" w:rsidR="00FC592D" w:rsidRPr="00376AFF" w:rsidRDefault="00FC592D" w:rsidP="00FC592D">
      <w:pPr>
        <w:pStyle w:val="Amicarellititle3"/>
        <w:rPr>
          <w:lang w:val="en-GB"/>
        </w:rPr>
      </w:pPr>
      <w:bookmarkStart w:id="512" w:name="_Toc482633748"/>
      <w:bookmarkStart w:id="513" w:name="_Toc66716422"/>
      <w:r w:rsidRPr="00376AFF">
        <w:rPr>
          <w:lang w:val="en-GB"/>
        </w:rPr>
        <w:t>Aerial stage</w:t>
      </w:r>
      <w:bookmarkEnd w:id="512"/>
      <w:bookmarkEnd w:id="513"/>
    </w:p>
    <w:p w14:paraId="54FFD7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14:paraId="1D572D5A" w14:textId="77777777" w:rsidTr="00B91873">
        <w:tc>
          <w:tcPr>
            <w:tcW w:w="4539" w:type="pct"/>
            <w:vAlign w:val="center"/>
          </w:tcPr>
          <w:p w14:paraId="75F7703E" w14:textId="77777777" w:rsidR="00FC592D" w:rsidRPr="00376AFF" w:rsidRDefault="00FC592D" w:rsidP="00B91873">
            <w:pPr>
              <w:spacing w:line="240" w:lineRule="auto"/>
              <w:jc w:val="center"/>
            </w:pPr>
            <w:r w:rsidRPr="00376AFF">
              <w:rPr>
                <w:position w:val="-16"/>
              </w:rPr>
              <w:object w:dxaOrig="3440" w:dyaOrig="420" w14:anchorId="1620B35F">
                <v:shape id="_x0000_i1124" type="#_x0000_t75" style="width:171pt;height:21.6pt" o:ole="">
                  <v:imagedata r:id="rId215" o:title=""/>
                </v:shape>
                <o:OLEObject Type="Embed" ProgID="Equation.3" ShapeID="_x0000_i1124" DrawAspect="Content" ObjectID="_1687596055" r:id="rId216"/>
              </w:object>
            </w:r>
          </w:p>
        </w:tc>
        <w:tc>
          <w:tcPr>
            <w:tcW w:w="461" w:type="pct"/>
            <w:vAlign w:val="center"/>
          </w:tcPr>
          <w:p w14:paraId="3099F4F5"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473A113" w14:textId="77777777" w:rsidR="00FC592D" w:rsidRPr="00376AFF" w:rsidRDefault="00FC592D" w:rsidP="00FC592D">
      <w:pPr>
        <w:spacing w:after="0" w:line="240" w:lineRule="auto"/>
        <w:jc w:val="both"/>
        <w:rPr>
          <w:rFonts w:ascii="Times New Roman" w:hAnsi="Times New Roman"/>
          <w:sz w:val="24"/>
          <w:szCs w:val="24"/>
        </w:rPr>
      </w:pPr>
    </w:p>
    <w:p w14:paraId="52F72567"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 xml:space="preserve">-Eq.(6.32)-. The overall normal of the neighbouring frontiers is the unit vector aligned with the vector sum of the neighbouring </w:t>
      </w:r>
      <w:proofErr w:type="spellStart"/>
      <w:r w:rsidRPr="00376AFF">
        <w:rPr>
          <w:rFonts w:ascii="Times New Roman" w:hAnsi="Times New Roman"/>
          <w:sz w:val="24"/>
          <w:szCs w:val="24"/>
        </w:rPr>
        <w:t>normals</w:t>
      </w:r>
      <w:proofErr w:type="spellEnd"/>
      <w:r w:rsidRPr="00376AFF">
        <w:rPr>
          <w:rFonts w:ascii="Times New Roman" w:hAnsi="Times New Roman"/>
          <w:sz w:val="24"/>
          <w:szCs w:val="24"/>
        </w:rPr>
        <w:t>.</w:t>
      </w:r>
    </w:p>
    <w:p w14:paraId="6E62AF8A" w14:textId="77777777" w:rsidR="00FC592D" w:rsidRPr="00376AFF" w:rsidRDefault="00FC592D" w:rsidP="00FC592D">
      <w:pPr>
        <w:pStyle w:val="Amicarellititle3"/>
        <w:rPr>
          <w:lang w:val="en-GB"/>
        </w:rPr>
      </w:pPr>
      <w:bookmarkStart w:id="514" w:name="_Toc482633749"/>
      <w:bookmarkStart w:id="515" w:name="_Toc66716423"/>
      <w:r w:rsidRPr="00376AFF">
        <w:rPr>
          <w:lang w:val="en-GB"/>
        </w:rPr>
        <w:t>Submerged stage</w:t>
      </w:r>
      <w:bookmarkEnd w:id="514"/>
      <w:bookmarkEnd w:id="515"/>
    </w:p>
    <w:p w14:paraId="5AF53A24"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14:paraId="4B8D08B4" w14:textId="77777777" w:rsidTr="00B91873">
        <w:tc>
          <w:tcPr>
            <w:tcW w:w="4539" w:type="pct"/>
            <w:vAlign w:val="center"/>
          </w:tcPr>
          <w:p w14:paraId="0CC45E68" w14:textId="77777777" w:rsidR="00FC592D" w:rsidRPr="00376AFF" w:rsidRDefault="00FC592D" w:rsidP="00B91873">
            <w:pPr>
              <w:spacing w:line="240" w:lineRule="auto"/>
              <w:jc w:val="center"/>
            </w:pPr>
            <w:r w:rsidRPr="00376AFF">
              <w:rPr>
                <w:position w:val="-16"/>
              </w:rPr>
              <w:object w:dxaOrig="2040" w:dyaOrig="400" w14:anchorId="7F8DFA95">
                <v:shape id="_x0000_i1125" type="#_x0000_t75" style="width:101.4pt;height:20.4pt" o:ole="">
                  <v:imagedata r:id="rId217" o:title=""/>
                </v:shape>
                <o:OLEObject Type="Embed" ProgID="Equation.3" ShapeID="_x0000_i1125" DrawAspect="Content" ObjectID="_1687596056" r:id="rId218"/>
              </w:object>
            </w:r>
          </w:p>
        </w:tc>
        <w:tc>
          <w:tcPr>
            <w:tcW w:w="461" w:type="pct"/>
            <w:vAlign w:val="center"/>
          </w:tcPr>
          <w:p w14:paraId="646681C3"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3CCAF" w14:textId="77777777"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14:paraId="456EDADE" w14:textId="77777777" w:rsidTr="00B91873">
        <w:tc>
          <w:tcPr>
            <w:tcW w:w="4539" w:type="pct"/>
            <w:vAlign w:val="center"/>
          </w:tcPr>
          <w:p w14:paraId="4D2059F9" w14:textId="77777777" w:rsidR="00FC592D" w:rsidRPr="00376AFF" w:rsidRDefault="00FC592D" w:rsidP="00B91873">
            <w:pPr>
              <w:spacing w:line="240" w:lineRule="auto"/>
              <w:jc w:val="center"/>
            </w:pPr>
            <w:r w:rsidRPr="00376AFF">
              <w:rPr>
                <w:position w:val="-16"/>
              </w:rPr>
              <w:object w:dxaOrig="3180" w:dyaOrig="420" w14:anchorId="04D31361">
                <v:shape id="_x0000_i1126" type="#_x0000_t75" style="width:158.4pt;height:21.6pt" o:ole="">
                  <v:imagedata r:id="rId219" o:title=""/>
                </v:shape>
                <o:OLEObject Type="Embed" ProgID="Equation.3" ShapeID="_x0000_i1126" DrawAspect="Content" ObjectID="_1687596057" r:id="rId220"/>
              </w:object>
            </w:r>
          </w:p>
        </w:tc>
        <w:tc>
          <w:tcPr>
            <w:tcW w:w="461" w:type="pct"/>
            <w:vAlign w:val="center"/>
          </w:tcPr>
          <w:p w14:paraId="6D287DCC" w14:textId="77777777"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CF55E2" w14:textId="77777777" w:rsidR="00FC592D" w:rsidRPr="00376AFF" w:rsidRDefault="00FC592D" w:rsidP="00FB0BAA">
      <w:pPr>
        <w:pStyle w:val="Normale1"/>
        <w:spacing w:line="240" w:lineRule="auto"/>
        <w:rPr>
          <w:rFonts w:ascii="Times New Roman" w:hAnsi="Times New Roman"/>
          <w:lang w:val="en-GB"/>
        </w:rPr>
      </w:pPr>
    </w:p>
    <w:p w14:paraId="551E93C5" w14:textId="77777777" w:rsidR="00F91289" w:rsidRPr="00376AFF" w:rsidRDefault="00B90520" w:rsidP="003D504A">
      <w:pPr>
        <w:pStyle w:val="Amicarellititle2"/>
      </w:pPr>
      <w:bookmarkStart w:id="516" w:name="_Ref448249340"/>
      <w:bookmarkStart w:id="517" w:name="_Ref449701630"/>
      <w:bookmarkStart w:id="518" w:name="_Toc66716424"/>
      <w:r w:rsidRPr="00376AFF">
        <w:t>F</w:t>
      </w:r>
      <w:r w:rsidR="00F91289" w:rsidRPr="00376AFF">
        <w:t>luid-body interaction terms</w:t>
      </w:r>
      <w:bookmarkEnd w:id="516"/>
      <w:bookmarkEnd w:id="517"/>
      <w:bookmarkEnd w:id="518"/>
      <w:r w:rsidR="00F91289" w:rsidRPr="00376AFF">
        <w:t xml:space="preserve"> </w:t>
      </w:r>
    </w:p>
    <w:p w14:paraId="1117D026" w14:textId="77777777" w:rsidR="00B90520" w:rsidRPr="00376AFF" w:rsidRDefault="00B90520" w:rsidP="00B90520">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003F4AE4" w:rsidRPr="00376AFF">
        <w:rPr>
          <w:rFonts w:ascii="Times New Roman" w:hAnsi="Times New Roman"/>
          <w:lang w:val="en-GB"/>
        </w:rPr>
        <w:t>], whose reading</w:t>
      </w:r>
      <w:r w:rsidRPr="00376AFF">
        <w:rPr>
          <w:rFonts w:ascii="Times New Roman" w:hAnsi="Times New Roman"/>
          <w:lang w:val="en-GB"/>
        </w:rPr>
        <w:t xml:space="preserve"> is suggested for further details.</w:t>
      </w:r>
    </w:p>
    <w:p w14:paraId="599904A4" w14:textId="77777777"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 [</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_Ref521059265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8</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093238">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The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proofErr w:type="spellStart"/>
      <w:r w:rsidR="003E30F0" w:rsidRPr="00376AFF">
        <w:rPr>
          <w:rFonts w:ascii="Times New Roman" w:hAnsi="Times New Roman"/>
          <w:lang w:val="en-GB"/>
        </w:rPr>
        <w:t>Adami</w:t>
      </w:r>
      <w:proofErr w:type="spellEnd"/>
      <w:r w:rsidR="003E30F0" w:rsidRPr="00376AFF">
        <w:rPr>
          <w:rFonts w:ascii="Times New Roman" w:hAnsi="Times New Roman"/>
          <w:lang w:val="en-GB"/>
        </w:rPr>
        <w:t xml:space="preserve">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14:paraId="5E53E25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14:paraId="2CB0FD20" w14:textId="77777777" w:rsidTr="0059092D">
        <w:tc>
          <w:tcPr>
            <w:tcW w:w="4539" w:type="pct"/>
            <w:vAlign w:val="center"/>
          </w:tcPr>
          <w:p w14:paraId="531E15FD" w14:textId="77777777"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w14:anchorId="309B1D6C">
                <v:shape id="_x0000_i1127" type="#_x0000_t75" style="width:147pt;height:27pt" o:ole="">
                  <v:imagedata r:id="rId221" o:title=""/>
                </v:shape>
                <o:OLEObject Type="Embed" ProgID="Equation.3" ShapeID="_x0000_i1127" DrawAspect="Content" ObjectID="_1687596058" r:id="rId222"/>
              </w:object>
            </w:r>
          </w:p>
        </w:tc>
        <w:tc>
          <w:tcPr>
            <w:tcW w:w="461" w:type="pct"/>
            <w:vAlign w:val="center"/>
          </w:tcPr>
          <w:p w14:paraId="443E7F93"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19"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19"/>
            <w:r w:rsidRPr="00376AFF">
              <w:rPr>
                <w:rFonts w:ascii="Times New Roman" w:eastAsia="Times New Roman" w:hAnsi="Times New Roman"/>
                <w:b w:val="0"/>
                <w:bCs w:val="0"/>
                <w:color w:val="auto"/>
                <w:sz w:val="24"/>
                <w:szCs w:val="24"/>
                <w:lang w:eastAsia="it-IT"/>
              </w:rPr>
              <w:t xml:space="preserve"> </w:t>
            </w:r>
          </w:p>
        </w:tc>
      </w:tr>
    </w:tbl>
    <w:p w14:paraId="1CEB7C7C" w14:textId="77777777" w:rsidR="00C41506" w:rsidRPr="00376AFF" w:rsidRDefault="00C41506" w:rsidP="00C41506">
      <w:pPr>
        <w:pStyle w:val="Normale1"/>
        <w:spacing w:line="240" w:lineRule="auto"/>
        <w:jc w:val="both"/>
        <w:rPr>
          <w:rFonts w:ascii="Times New Roman" w:hAnsi="Times New Roman"/>
          <w:lang w:val="en-GB"/>
        </w:rPr>
      </w:pPr>
      <w:commentRangeStart w:id="520"/>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093238" w:rsidRPr="00093238">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14:paraId="569DCB42" w14:textId="77777777" w:rsidTr="00897949">
        <w:tc>
          <w:tcPr>
            <w:tcW w:w="4539" w:type="pct"/>
            <w:vAlign w:val="center"/>
          </w:tcPr>
          <w:p w14:paraId="11135BF2" w14:textId="77777777"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w14:anchorId="49C48004">
                <v:shape id="_x0000_i1128" type="#_x0000_t75" style="width:2in;height:24.6pt" o:ole="">
                  <v:imagedata r:id="rId223" o:title=""/>
                </v:shape>
                <o:OLEObject Type="Embed" ProgID="Equation.3" ShapeID="_x0000_i1128" DrawAspect="Content" ObjectID="_1687596059" r:id="rId224"/>
              </w:object>
            </w:r>
          </w:p>
        </w:tc>
        <w:tc>
          <w:tcPr>
            <w:tcW w:w="461" w:type="pct"/>
            <w:vAlign w:val="center"/>
          </w:tcPr>
          <w:p w14:paraId="2EBAFD8D" w14:textId="77777777"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20"/>
    <w:p w14:paraId="7E8B964A" w14:textId="77777777"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20"/>
      </w:r>
    </w:p>
    <w:p w14:paraId="4C1183A0"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14:paraId="54382991" w14:textId="77777777" w:rsidTr="0059092D">
        <w:tc>
          <w:tcPr>
            <w:tcW w:w="4539" w:type="pct"/>
            <w:vAlign w:val="center"/>
          </w:tcPr>
          <w:commentRangeStart w:id="521"/>
          <w:p w14:paraId="56F37CF2" w14:textId="77777777"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w14:anchorId="126FF3BF">
                <v:shape id="_x0000_i1129" type="#_x0000_t75" style="width:244.8pt;height:37.8pt" o:ole="">
                  <v:imagedata r:id="rId225" o:title=""/>
                </v:shape>
                <o:OLEObject Type="Embed" ProgID="Equation.3" ShapeID="_x0000_i1129" DrawAspect="Content" ObjectID="_1687596060" r:id="rId226"/>
              </w:object>
            </w:r>
            <w:commentRangeEnd w:id="521"/>
            <w:r w:rsidRPr="00376AFF">
              <w:rPr>
                <w:rStyle w:val="Rimandocommento"/>
                <w:rFonts w:ascii="Times New Roman" w:eastAsia="Times New Roman" w:hAnsi="Times New Roman"/>
                <w:szCs w:val="20"/>
                <w:lang w:eastAsia="it-IT"/>
              </w:rPr>
              <w:commentReference w:id="521"/>
            </w:r>
          </w:p>
        </w:tc>
        <w:tc>
          <w:tcPr>
            <w:tcW w:w="461" w:type="pct"/>
            <w:vAlign w:val="center"/>
          </w:tcPr>
          <w:p w14:paraId="560D385D"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2"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2"/>
            <w:r w:rsidRPr="00376AFF">
              <w:rPr>
                <w:rFonts w:ascii="Times New Roman" w:eastAsia="Times New Roman" w:hAnsi="Times New Roman"/>
                <w:b w:val="0"/>
                <w:bCs w:val="0"/>
                <w:color w:val="auto"/>
                <w:sz w:val="24"/>
                <w:szCs w:val="24"/>
                <w:lang w:eastAsia="it-IT"/>
              </w:rPr>
              <w:t xml:space="preserve"> </w:t>
            </w:r>
          </w:p>
        </w:tc>
      </w:tr>
    </w:tbl>
    <w:p w14:paraId="099F7B18" w14:textId="77777777" w:rsidR="00F91289" w:rsidRPr="00376AFF" w:rsidRDefault="00F91289" w:rsidP="00E705B5">
      <w:pPr>
        <w:pStyle w:val="Normale1"/>
        <w:spacing w:line="240" w:lineRule="auto"/>
        <w:jc w:val="both"/>
        <w:rPr>
          <w:rFonts w:ascii="Times New Roman" w:hAnsi="Times New Roman"/>
          <w:lang w:val="en-GB"/>
        </w:rPr>
      </w:pPr>
    </w:p>
    <w:p w14:paraId="4641EBE9" w14:textId="77777777" w:rsidR="0072353B" w:rsidRPr="00376AFF" w:rsidRDefault="0072353B" w:rsidP="00E705B5">
      <w:pPr>
        <w:pStyle w:val="Normale1"/>
        <w:spacing w:line="240" w:lineRule="auto"/>
        <w:jc w:val="both"/>
        <w:rPr>
          <w:rFonts w:ascii="Times New Roman" w:hAnsi="Times New Roman"/>
          <w:lang w:val="en-GB"/>
        </w:rPr>
      </w:pPr>
      <w:commentRangeStart w:id="523"/>
      <w:r w:rsidRPr="00376AFF">
        <w:rPr>
          <w:rFonts w:ascii="Times New Roman" w:hAnsi="Times New Roman"/>
          <w:lang w:val="en-GB"/>
        </w:rPr>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523"/>
      <w:r w:rsidRPr="00376AFF">
        <w:rPr>
          <w:rStyle w:val="Rimandocommento"/>
          <w:rFonts w:ascii="Times New Roman" w:hAnsi="Times New Roman"/>
          <w:szCs w:val="20"/>
          <w:lang w:val="en-GB"/>
        </w:rPr>
        <w:commentReference w:id="523"/>
      </w:r>
      <w:commentRangeStart w:id="524"/>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w:t>
      </w:r>
      <w:proofErr w:type="spellStart"/>
      <w:r w:rsidRPr="00376AFF">
        <w:rPr>
          <w:rFonts w:ascii="Times New Roman" w:hAnsi="Times New Roman"/>
          <w:lang w:val="en-GB"/>
        </w:rPr>
        <w:t>Adami</w:t>
      </w:r>
      <w:proofErr w:type="spellEnd"/>
      <w:r w:rsidRPr="00376AFF">
        <w:rPr>
          <w:rFonts w:ascii="Times New Roman" w:hAnsi="Times New Roman"/>
          <w:lang w:val="en-GB"/>
        </w:rPr>
        <w:t xml:space="preserve"> et al. (2012,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whereas the last term will be discussed later on this section.</w:t>
      </w:r>
      <w:commentRangeEnd w:id="524"/>
      <w:r w:rsidRPr="00376AFF">
        <w:rPr>
          <w:rStyle w:val="Rimandocommento"/>
          <w:rFonts w:ascii="Times New Roman" w:hAnsi="Times New Roman"/>
          <w:szCs w:val="20"/>
          <w:lang w:val="en-GB"/>
        </w:rPr>
        <w:commentReference w:id="524"/>
      </w:r>
    </w:p>
    <w:p w14:paraId="6A041937"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14:paraId="3A484F70" w14:textId="77777777"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lastRenderedPageBreak/>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14:paraId="1968E963" w14:textId="77777777" w:rsidTr="0059092D">
        <w:tc>
          <w:tcPr>
            <w:tcW w:w="4539" w:type="pct"/>
            <w:vAlign w:val="center"/>
          </w:tcPr>
          <w:p w14:paraId="031C4A37"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w14:anchorId="6BE69524">
                <v:shape id="_x0000_i1130" type="#_x0000_t75" style="width:215.4pt;height:39.6pt" o:ole="">
                  <v:imagedata r:id="rId227" o:title=""/>
                </v:shape>
                <o:OLEObject Type="Embed" ProgID="Equation.3" ShapeID="_x0000_i1130" DrawAspect="Content" ObjectID="_1687596061" r:id="rId228"/>
              </w:object>
            </w:r>
          </w:p>
        </w:tc>
        <w:tc>
          <w:tcPr>
            <w:tcW w:w="461" w:type="pct"/>
            <w:vAlign w:val="center"/>
          </w:tcPr>
          <w:p w14:paraId="6F57E13E" w14:textId="77777777"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5"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5"/>
            <w:r w:rsidRPr="00376AFF">
              <w:rPr>
                <w:rFonts w:ascii="Times New Roman" w:eastAsia="Times New Roman" w:hAnsi="Times New Roman"/>
                <w:b w:val="0"/>
                <w:bCs w:val="0"/>
                <w:color w:val="auto"/>
                <w:sz w:val="24"/>
                <w:szCs w:val="24"/>
                <w:lang w:eastAsia="it-IT"/>
              </w:rPr>
              <w:t xml:space="preserve"> </w:t>
            </w:r>
          </w:p>
        </w:tc>
      </w:tr>
    </w:tbl>
    <w:p w14:paraId="68CE27B2" w14:textId="77777777" w:rsidR="00F91289" w:rsidRPr="00376AFF" w:rsidRDefault="00F91289" w:rsidP="00E705B5">
      <w:pPr>
        <w:pStyle w:val="Normale1"/>
        <w:spacing w:line="240" w:lineRule="auto"/>
        <w:jc w:val="both"/>
        <w:rPr>
          <w:rFonts w:ascii="Times New Roman" w:hAnsi="Times New Roman"/>
          <w:lang w:val="en-GB"/>
        </w:rPr>
      </w:pPr>
    </w:p>
    <w:p w14:paraId="47D5C25D"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14:paraId="6F6BF8E4" w14:textId="77777777" w:rsidTr="00585F46">
        <w:tc>
          <w:tcPr>
            <w:tcW w:w="4539" w:type="pct"/>
            <w:vAlign w:val="center"/>
          </w:tcPr>
          <w:p w14:paraId="6E8E366F"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w14:anchorId="07F46D1C">
                <v:shape id="_x0000_i1131" type="#_x0000_t75" style="width:204.6pt;height:60pt" o:ole="">
                  <v:imagedata r:id="rId229" o:title=""/>
                </v:shape>
                <o:OLEObject Type="Embed" ProgID="Equation.3" ShapeID="_x0000_i1131" DrawAspect="Content" ObjectID="_1687596062" r:id="rId230"/>
              </w:object>
            </w:r>
          </w:p>
        </w:tc>
        <w:tc>
          <w:tcPr>
            <w:tcW w:w="461" w:type="pct"/>
            <w:vAlign w:val="center"/>
          </w:tcPr>
          <w:p w14:paraId="60CB398E" w14:textId="77777777"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26"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6"/>
            <w:r w:rsidRPr="00376AFF">
              <w:rPr>
                <w:rFonts w:ascii="Times New Roman" w:eastAsia="Times New Roman" w:hAnsi="Times New Roman"/>
                <w:b w:val="0"/>
                <w:bCs w:val="0"/>
                <w:color w:val="auto"/>
                <w:sz w:val="24"/>
                <w:szCs w:val="24"/>
                <w:lang w:eastAsia="it-IT"/>
              </w:rPr>
              <w:t xml:space="preserve"> </w:t>
            </w:r>
          </w:p>
        </w:tc>
      </w:tr>
    </w:tbl>
    <w:p w14:paraId="1C3829C8" w14:textId="77777777" w:rsidR="00593811" w:rsidRPr="00376AFF" w:rsidRDefault="00593811" w:rsidP="00593811">
      <w:pPr>
        <w:pStyle w:val="Normale1"/>
        <w:spacing w:line="240" w:lineRule="auto"/>
        <w:jc w:val="both"/>
        <w:rPr>
          <w:rFonts w:ascii="Times New Roman" w:hAnsi="Times New Roman"/>
          <w:lang w:val="en-GB"/>
        </w:rPr>
      </w:pPr>
    </w:p>
    <w:p w14:paraId="31A7A750" w14:textId="77777777"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proofErr w:type="spellStart"/>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proofErr w:type="spellEnd"/>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14:paraId="07CA70BF" w14:textId="77777777"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527"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528" w:author="Amicarelli Andrea (RSE)" w:date="2020-04-13T10:37:00Z">
        <w:r w:rsidR="00EC11DB" w:rsidRPr="00376AFF">
          <w:rPr>
            <w:rFonts w:ascii="Times New Roman" w:hAnsi="Times New Roman"/>
            <w:lang w:val="en-GB"/>
          </w:rPr>
          <w:t>ies</w:t>
        </w:r>
      </w:ins>
      <w:del w:id="529"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proofErr w:type="spellStart"/>
      <w:r w:rsidR="002E081B" w:rsidRPr="00376AFF">
        <w:rPr>
          <w:rFonts w:ascii="Times New Roman" w:hAnsi="Times New Roman"/>
          <w:lang w:val="en-GB"/>
        </w:rPr>
        <w:t>Adami</w:t>
      </w:r>
      <w:proofErr w:type="spellEnd"/>
      <w:r w:rsidR="002E081B" w:rsidRPr="00376AFF">
        <w:rPr>
          <w:rFonts w:ascii="Times New Roman" w:hAnsi="Times New Roman"/>
          <w:lang w:val="en-GB"/>
        </w:rPr>
        <w:t xml:space="preserve"> et al. (2012,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_Ref355092535 \r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Pr>
          <w:rFonts w:ascii="Times New Roman" w:hAnsi="Times New Roman"/>
          <w:lang w:val="en-GB"/>
        </w:rPr>
        <w:t>1</w:t>
      </w:r>
      <w:r w:rsidR="002E081B"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14:paraId="24BF7EAE" w14:textId="77777777" w:rsidTr="00585F46">
        <w:tc>
          <w:tcPr>
            <w:tcW w:w="4539" w:type="pct"/>
            <w:vAlign w:val="center"/>
          </w:tcPr>
          <w:p w14:paraId="7C540A34" w14:textId="77777777"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w14:anchorId="470A755B">
                <v:shape id="_x0000_i1132" type="#_x0000_t75" style="width:344.4pt;height:1in" o:ole="">
                  <v:imagedata r:id="rId231" o:title=""/>
                </v:shape>
                <o:OLEObject Type="Embed" ProgID="Equation.3" ShapeID="_x0000_i1132" DrawAspect="Content" ObjectID="_1687596063" r:id="rId232"/>
              </w:object>
            </w:r>
          </w:p>
        </w:tc>
        <w:tc>
          <w:tcPr>
            <w:tcW w:w="461" w:type="pct"/>
            <w:vAlign w:val="center"/>
          </w:tcPr>
          <w:p w14:paraId="3F185D49" w14:textId="77777777"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30" w:name="_Ref520973008"/>
            <w:bookmarkStart w:id="531"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0"/>
            <w:bookmarkEnd w:id="531"/>
            <w:r w:rsidRPr="00376AFF">
              <w:rPr>
                <w:rFonts w:ascii="Times New Roman" w:eastAsia="Times New Roman" w:hAnsi="Times New Roman"/>
                <w:b w:val="0"/>
                <w:bCs w:val="0"/>
                <w:color w:val="auto"/>
                <w:sz w:val="24"/>
                <w:szCs w:val="24"/>
                <w:lang w:eastAsia="it-IT"/>
              </w:rPr>
              <w:t xml:space="preserve"> </w:t>
            </w:r>
          </w:p>
        </w:tc>
      </w:tr>
    </w:tbl>
    <w:p w14:paraId="616BA5C9" w14:textId="77777777" w:rsidR="000657D8" w:rsidRPr="00376AFF" w:rsidRDefault="000657D8" w:rsidP="00593811">
      <w:pPr>
        <w:pStyle w:val="Normale1"/>
        <w:spacing w:line="240" w:lineRule="auto"/>
        <w:jc w:val="both"/>
        <w:rPr>
          <w:rFonts w:ascii="Times New Roman" w:hAnsi="Times New Roman"/>
          <w:lang w:val="en-GB"/>
        </w:rPr>
      </w:pPr>
    </w:p>
    <w:p w14:paraId="79C40248" w14:textId="77777777" w:rsidR="000657D8" w:rsidRPr="00376AFF" w:rsidRDefault="000657D8" w:rsidP="00593811">
      <w:pPr>
        <w:pStyle w:val="Normale1"/>
        <w:spacing w:line="240" w:lineRule="auto"/>
        <w:jc w:val="both"/>
        <w:rPr>
          <w:rFonts w:ascii="Times New Roman" w:hAnsi="Times New Roman"/>
          <w:lang w:val="en-GB"/>
        </w:rPr>
      </w:pPr>
      <w:commentRangeStart w:id="532"/>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14:paraId="0936CF14" w14:textId="77777777" w:rsidTr="005A34BA">
        <w:tc>
          <w:tcPr>
            <w:tcW w:w="4539" w:type="pct"/>
            <w:vAlign w:val="center"/>
          </w:tcPr>
          <w:p w14:paraId="6F98846E" w14:textId="77777777"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w14:anchorId="77450803">
                <v:shape id="_x0000_i1133" type="#_x0000_t75" style="width:188.4pt;height:39.6pt" o:ole="">
                  <v:imagedata r:id="rId233" o:title=""/>
                </v:shape>
                <o:OLEObject Type="Embed" ProgID="Equation.3" ShapeID="_x0000_i1133" DrawAspect="Content" ObjectID="_1687596064" r:id="rId234"/>
              </w:object>
            </w:r>
          </w:p>
        </w:tc>
        <w:tc>
          <w:tcPr>
            <w:tcW w:w="461" w:type="pct"/>
            <w:vAlign w:val="center"/>
          </w:tcPr>
          <w:p w14:paraId="491D6EF7" w14:textId="77777777"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6B2E179" w14:textId="77777777" w:rsidR="00593811" w:rsidRPr="00376AFF" w:rsidRDefault="00593811" w:rsidP="00593811">
      <w:pPr>
        <w:pStyle w:val="Normale1"/>
        <w:spacing w:line="240" w:lineRule="auto"/>
        <w:jc w:val="both"/>
        <w:rPr>
          <w:rFonts w:ascii="Times New Roman" w:hAnsi="Times New Roman"/>
          <w:lang w:val="en-GB"/>
        </w:rPr>
      </w:pPr>
    </w:p>
    <w:p w14:paraId="6780A311" w14:textId="77777777"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14:paraId="0FC15CC9" w14:textId="77777777" w:rsidTr="005A34BA">
        <w:tc>
          <w:tcPr>
            <w:tcW w:w="4539" w:type="pct"/>
            <w:vAlign w:val="center"/>
          </w:tcPr>
          <w:p w14:paraId="4CFCA149"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w14:anchorId="2E5140C5">
                <v:shape id="_x0000_i1134" type="#_x0000_t75" style="width:375.6pt;height:36pt" o:ole="">
                  <v:imagedata r:id="rId235" o:title=""/>
                </v:shape>
                <o:OLEObject Type="Embed" ProgID="Equation.3" ShapeID="_x0000_i1134" DrawAspect="Content" ObjectID="_1687596065" r:id="rId236"/>
              </w:object>
            </w:r>
          </w:p>
        </w:tc>
        <w:tc>
          <w:tcPr>
            <w:tcW w:w="461" w:type="pct"/>
            <w:vAlign w:val="center"/>
          </w:tcPr>
          <w:p w14:paraId="12C44CC2" w14:textId="77777777"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0811483D" w14:textId="77777777" w:rsidR="005A34BA" w:rsidRPr="00376AFF" w:rsidRDefault="005A34BA" w:rsidP="00593811">
      <w:pPr>
        <w:pStyle w:val="Normale1"/>
        <w:spacing w:line="240" w:lineRule="auto"/>
        <w:jc w:val="both"/>
        <w:rPr>
          <w:rFonts w:ascii="Times New Roman" w:hAnsi="Times New Roman"/>
          <w:lang w:val="en-GB"/>
        </w:rPr>
      </w:pPr>
    </w:p>
    <w:p w14:paraId="1A0D0F00" w14:textId="77777777"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14:paraId="7B9ACB5A" w14:textId="77777777" w:rsidTr="00585F46">
        <w:tc>
          <w:tcPr>
            <w:tcW w:w="4539" w:type="pct"/>
            <w:vAlign w:val="center"/>
          </w:tcPr>
          <w:p w14:paraId="02052761" w14:textId="77777777"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w14:anchorId="7E2E8BC5">
                <v:shape id="_x0000_i1135" type="#_x0000_t75" style="width:325.2pt;height:1in" o:ole="">
                  <v:imagedata r:id="rId237" o:title=""/>
                </v:shape>
                <o:OLEObject Type="Embed" ProgID="Equation.3" ShapeID="_x0000_i1135" DrawAspect="Content" ObjectID="_1687596066" r:id="rId238"/>
              </w:object>
            </w:r>
          </w:p>
        </w:tc>
        <w:tc>
          <w:tcPr>
            <w:tcW w:w="461" w:type="pct"/>
            <w:vAlign w:val="center"/>
          </w:tcPr>
          <w:p w14:paraId="1AC46671" w14:textId="77777777"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533"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3"/>
            <w:r w:rsidRPr="00376AFF">
              <w:rPr>
                <w:rFonts w:ascii="Times New Roman" w:eastAsia="Times New Roman" w:hAnsi="Times New Roman"/>
                <w:b w:val="0"/>
                <w:bCs w:val="0"/>
                <w:color w:val="auto"/>
                <w:sz w:val="24"/>
                <w:szCs w:val="24"/>
                <w:lang w:eastAsia="it-IT"/>
              </w:rPr>
              <w:t xml:space="preserve"> </w:t>
            </w:r>
          </w:p>
        </w:tc>
      </w:tr>
    </w:tbl>
    <w:p w14:paraId="7C78256A" w14:textId="77777777" w:rsidR="00572A1A" w:rsidRPr="00376AFF" w:rsidRDefault="00572A1A" w:rsidP="00593811">
      <w:pPr>
        <w:pStyle w:val="Normale1"/>
        <w:spacing w:line="240" w:lineRule="auto"/>
        <w:jc w:val="both"/>
        <w:rPr>
          <w:rFonts w:ascii="Times New Roman" w:hAnsi="Times New Roman"/>
          <w:lang w:val="en-GB"/>
        </w:rPr>
      </w:pPr>
    </w:p>
    <w:p w14:paraId="28405F1A" w14:textId="77777777"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376AFF" w14:paraId="4B6D16DE" w14:textId="77777777" w:rsidTr="005A34BA">
        <w:tc>
          <w:tcPr>
            <w:tcW w:w="4539" w:type="pct"/>
            <w:vAlign w:val="center"/>
          </w:tcPr>
          <w:p w14:paraId="488D2B35" w14:textId="77777777"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w14:anchorId="5AB50C56">
                <v:shape id="_x0000_i1136" type="#_x0000_t75" style="width:276.6pt;height:73.8pt" o:ole="">
                  <v:imagedata r:id="rId239" o:title=""/>
                </v:shape>
                <o:OLEObject Type="Embed" ProgID="Equation.3" ShapeID="_x0000_i1136" DrawAspect="Content" ObjectID="_1687596067" r:id="rId240"/>
              </w:object>
            </w:r>
          </w:p>
        </w:tc>
        <w:tc>
          <w:tcPr>
            <w:tcW w:w="461" w:type="pct"/>
            <w:vAlign w:val="center"/>
          </w:tcPr>
          <w:p w14:paraId="6ABF6405" w14:textId="77777777"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534"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4"/>
            <w:r w:rsidRPr="00376AFF">
              <w:rPr>
                <w:rFonts w:ascii="Times New Roman" w:eastAsia="Times New Roman" w:hAnsi="Times New Roman"/>
                <w:b w:val="0"/>
                <w:bCs w:val="0"/>
                <w:color w:val="auto"/>
                <w:sz w:val="24"/>
                <w:szCs w:val="24"/>
                <w:lang w:eastAsia="it-IT"/>
              </w:rPr>
              <w:t xml:space="preserve"> </w:t>
            </w:r>
          </w:p>
        </w:tc>
      </w:tr>
    </w:tbl>
    <w:p w14:paraId="33131093" w14:textId="77777777" w:rsidR="005A34BA" w:rsidRPr="00376AFF" w:rsidRDefault="005A34BA" w:rsidP="00593811">
      <w:pPr>
        <w:pStyle w:val="Normale1"/>
        <w:spacing w:line="240" w:lineRule="auto"/>
        <w:jc w:val="both"/>
        <w:rPr>
          <w:rFonts w:ascii="Times New Roman" w:hAnsi="Times New Roman"/>
          <w:lang w:val="en-GB"/>
        </w:rPr>
      </w:pPr>
    </w:p>
    <w:p w14:paraId="7D6FADA4"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093238" w:rsidRPr="00093238">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532"/>
      <w:r w:rsidR="00C41506" w:rsidRPr="00376AFF">
        <w:rPr>
          <w:rStyle w:val="Rimandocommento"/>
          <w:rFonts w:ascii="Times New Roman" w:hAnsi="Times New Roman"/>
          <w:szCs w:val="20"/>
          <w:lang w:val="en-GB"/>
        </w:rPr>
        <w:commentReference w:id="532"/>
      </w:r>
    </w:p>
    <w:p w14:paraId="40656F67" w14:textId="77777777"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14:paraId="0E6FA1F4"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14:paraId="6BA4D7D1" w14:textId="77777777"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14:paraId="2DF86663" w14:textId="77777777" w:rsidR="007B78B0" w:rsidRPr="00376AFF" w:rsidRDefault="007B78B0" w:rsidP="007B78B0">
      <w:pPr>
        <w:pStyle w:val="Normale1"/>
        <w:spacing w:line="240" w:lineRule="auto"/>
        <w:jc w:val="both"/>
        <w:rPr>
          <w:rFonts w:ascii="Times New Roman" w:hAnsi="Times New Roman"/>
          <w:lang w:val="en-GB"/>
        </w:rPr>
      </w:pPr>
      <w:commentRangeStart w:id="535"/>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is only carried out in case of free-slip conditions.</w:t>
      </w:r>
    </w:p>
    <w:p w14:paraId="2D7CA860" w14:textId="77777777"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An improvement on the searching algorithm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provides more accurate results and a computational time reduction with respect to Amicarelli et al. (2015, [</w:t>
      </w:r>
      <w:r w:rsidRPr="00376AFF">
        <w:rPr>
          <w:rFonts w:ascii="Times New Roman" w:hAnsi="Times New Roman"/>
          <w:lang w:val="en-GB"/>
        </w:rPr>
        <w:fldChar w:fldCharType="begin"/>
      </w:r>
      <w:r w:rsidRPr="00376AFF">
        <w:rPr>
          <w:rFonts w:ascii="Times New Roman" w:hAnsi="Times New Roman"/>
          <w:lang w:val="en-GB"/>
        </w:rPr>
        <w:instrText xml:space="preserve"> REF _Ref521059265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8</w:t>
      </w:r>
      <w:r w:rsidRPr="00376AFF">
        <w:rPr>
          <w:rFonts w:ascii="Times New Roman" w:hAnsi="Times New Roman"/>
          <w:lang w:val="en-GB"/>
        </w:rPr>
        <w:fldChar w:fldCharType="end"/>
      </w:r>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14:paraId="176E46A3" w14:textId="77777777" w:rsidTr="007B78B0">
        <w:tc>
          <w:tcPr>
            <w:tcW w:w="4539" w:type="pct"/>
            <w:vAlign w:val="center"/>
          </w:tcPr>
          <w:p w14:paraId="22543E7F"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w14:anchorId="6EA71E2C">
                <v:shape id="_x0000_i1137" type="#_x0000_t75" style="width:108pt;height:19.8pt" o:ole="">
                  <v:imagedata r:id="rId241" o:title=""/>
                </v:shape>
                <o:OLEObject Type="Embed" ProgID="Equation.3" ShapeID="_x0000_i1137" DrawAspect="Content" ObjectID="_1687596068" r:id="rId242"/>
              </w:object>
            </w:r>
          </w:p>
        </w:tc>
        <w:tc>
          <w:tcPr>
            <w:tcW w:w="461" w:type="pct"/>
            <w:vAlign w:val="center"/>
          </w:tcPr>
          <w:p w14:paraId="14EE5CE4" w14:textId="77777777"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C988A57" w14:textId="77777777" w:rsidR="007B78B0" w:rsidRPr="00376AFF" w:rsidRDefault="007B78B0" w:rsidP="007B78B0">
      <w:pPr>
        <w:pStyle w:val="Normale1"/>
        <w:spacing w:line="240" w:lineRule="auto"/>
        <w:jc w:val="both"/>
        <w:rPr>
          <w:rFonts w:ascii="Times New Roman" w:hAnsi="Times New Roman"/>
          <w:lang w:val="en-GB"/>
        </w:rPr>
      </w:pPr>
    </w:p>
    <w:p w14:paraId="0300357A" w14:textId="77777777"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093238" w:rsidRPr="00E129B8">
        <w:rPr>
          <w:rFonts w:ascii="Times New Roman" w:hAnsi="Times New Roman"/>
          <w:lang w:val="en-GB"/>
        </w:rPr>
        <w:t xml:space="preserve">Figure </w:t>
      </w:r>
      <w:r w:rsidR="00093238" w:rsidRPr="00E129B8">
        <w:rPr>
          <w:rFonts w:ascii="Times New Roman" w:hAnsi="Times New Roman"/>
          <w:noProof/>
          <w:lang w:val="en-GB"/>
        </w:rPr>
        <w:t>6</w:t>
      </w:r>
      <w:r w:rsidR="00093238" w:rsidRPr="00E129B8">
        <w:rPr>
          <w:rFonts w:ascii="Times New Roman" w:hAnsi="Times New Roman"/>
          <w:lang w:val="en-GB"/>
        </w:rPr>
        <w:t>.</w:t>
      </w:r>
      <w:r w:rsidR="00093238" w:rsidRPr="00E129B8">
        <w:rPr>
          <w:rFonts w:ascii="Times New Roman" w:hAnsi="Times New Roman"/>
          <w:noProof/>
          <w:lang w:val="en-GB"/>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14:paraId="00794FCF" w14:textId="77777777" w:rsidTr="007B78B0">
        <w:tc>
          <w:tcPr>
            <w:tcW w:w="4539" w:type="pct"/>
            <w:vAlign w:val="center"/>
          </w:tcPr>
          <w:p w14:paraId="3A104530" w14:textId="77777777"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w14:anchorId="1C3D8382">
                <v:shape id="_x0000_i1138" type="#_x0000_t75" style="width:204.6pt;height:38.4pt" o:ole="">
                  <v:imagedata r:id="rId243" o:title=""/>
                </v:shape>
                <o:OLEObject Type="Embed" ProgID="Equation.3" ShapeID="_x0000_i1138" DrawAspect="Content" ObjectID="_1687596069" r:id="rId244"/>
              </w:object>
            </w:r>
          </w:p>
        </w:tc>
        <w:tc>
          <w:tcPr>
            <w:tcW w:w="461" w:type="pct"/>
            <w:vAlign w:val="center"/>
          </w:tcPr>
          <w:p w14:paraId="1D3B214D" w14:textId="77777777"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8F75A97" w14:textId="77777777" w:rsidR="008B5034" w:rsidRPr="00376AFF" w:rsidRDefault="008B5034" w:rsidP="007B78B0">
      <w:pPr>
        <w:pStyle w:val="Normale1"/>
        <w:spacing w:line="240" w:lineRule="auto"/>
        <w:jc w:val="both"/>
        <w:rPr>
          <w:rFonts w:ascii="Times New Roman" w:hAnsi="Times New Roman"/>
          <w:lang w:val="en-GB"/>
        </w:rPr>
      </w:pPr>
    </w:p>
    <w:p w14:paraId="545B3B02" w14:textId="77777777"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535"/>
      <w:r w:rsidRPr="00376AFF">
        <w:rPr>
          <w:rStyle w:val="Rimandocommento"/>
          <w:rFonts w:ascii="Times New Roman" w:hAnsi="Times New Roman"/>
          <w:szCs w:val="20"/>
          <w:lang w:val="en-GB"/>
        </w:rPr>
        <w:commentReference w:id="535"/>
      </w:r>
    </w:p>
    <w:p w14:paraId="4AF38D19" w14:textId="77777777" w:rsidR="003B1BF6" w:rsidRPr="00376AFF"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376AFF" w14:paraId="439B4B14" w14:textId="77777777" w:rsidTr="00E741EF">
        <w:trPr>
          <w:jc w:val="center"/>
        </w:trPr>
        <w:tc>
          <w:tcPr>
            <w:tcW w:w="5000" w:type="pct"/>
            <w:vAlign w:val="center"/>
          </w:tcPr>
          <w:p w14:paraId="7C78DBF5" w14:textId="77777777" w:rsidR="003B1BF6" w:rsidRPr="00376AFF" w:rsidRDefault="00535300" w:rsidP="00E741EF">
            <w:pPr>
              <w:spacing w:after="0" w:line="240" w:lineRule="auto"/>
              <w:jc w:val="center"/>
              <w:rPr>
                <w:position w:val="-10"/>
                <w:sz w:val="16"/>
                <w:szCs w:val="16"/>
              </w:rPr>
            </w:pPr>
            <w:r>
              <w:pict w14:anchorId="13A32E8B">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5"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6" o:title=""/>
                  </v:shape>
                  <v:shape id="_x0000_s1238" type="#_x0000_t75" style="position:absolute;left:6659;top:6563;width:186;height:240">
                    <v:imagedata r:id="rId247" o:title=""/>
                  </v:shape>
                  <v:shape id="_x0000_s1239" type="#_x0000_t75" style="position:absolute;left:6600;top:6040;width:227;height:254">
                    <v:imagedata r:id="rId248" o:title=""/>
                  </v:shape>
                  <v:shape id="_x0000_s1240" type="#_x0000_t75" style="position:absolute;left:6090;top:6360;width:227;height:254">
                    <v:imagedata r:id="rId249" o:title=""/>
                  </v:shape>
                  <w10:wrap type="none"/>
                  <w10:anchorlock/>
                </v:group>
                <o:OLEObject Type="Embed" ProgID="Equation.3" ShapeID="_x0000_s1234" DrawAspect="Content" ObjectID="_1687596208" r:id="rId250"/>
                <o:OLEObject Type="Embed" ProgID="Equation.3" ShapeID="_x0000_s1237" DrawAspect="Content" ObjectID="_1687596209" r:id="rId251"/>
                <o:OLEObject Type="Embed" ProgID="Equation.3" ShapeID="_x0000_s1238" DrawAspect="Content" ObjectID="_1687596210" r:id="rId252"/>
                <o:OLEObject Type="Embed" ProgID="Equation.3" ShapeID="_x0000_s1239" DrawAspect="Content" ObjectID="_1687596211" r:id="rId253"/>
                <o:OLEObject Type="Embed" ProgID="Equation.3" ShapeID="_x0000_s1240" DrawAspect="Content" ObjectID="_1687596212" r:id="rId254"/>
              </w:pict>
            </w:r>
          </w:p>
        </w:tc>
      </w:tr>
    </w:tbl>
    <w:p w14:paraId="379C0885" w14:textId="77777777" w:rsidR="003B1BF6" w:rsidRPr="00376AFF" w:rsidRDefault="003B1BF6" w:rsidP="003B1BF6">
      <w:pPr>
        <w:spacing w:after="0" w:line="240" w:lineRule="auto"/>
        <w:jc w:val="center"/>
        <w:rPr>
          <w:rFonts w:ascii="Times New Roman" w:hAnsi="Times New Roman"/>
          <w:szCs w:val="24"/>
        </w:rPr>
      </w:pPr>
      <w:bookmarkStart w:id="536" w:name="_Ref37685198"/>
      <w:commentRangeStart w:id="53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1</w:t>
      </w:r>
      <w:r w:rsidRPr="00376AFF">
        <w:rPr>
          <w:rFonts w:ascii="Times New Roman" w:hAnsi="Times New Roman"/>
          <w:szCs w:val="24"/>
        </w:rPr>
        <w:fldChar w:fldCharType="end"/>
      </w:r>
      <w:bookmarkEnd w:id="536"/>
      <w:r w:rsidRPr="00376AFF">
        <w:rPr>
          <w:rFonts w:ascii="Times New Roman" w:hAnsi="Times New Roman"/>
          <w:szCs w:val="24"/>
        </w:rPr>
        <w:t>. Searching volume in fluid-body interactions to define the interaction normal to the fluid-body interface.</w:t>
      </w:r>
      <w:commentRangeEnd w:id="537"/>
      <w:r w:rsidRPr="00376AFF">
        <w:rPr>
          <w:rStyle w:val="Rimandocommento"/>
          <w:rFonts w:ascii="Times New Roman" w:eastAsia="Times New Roman" w:hAnsi="Times New Roman"/>
          <w:szCs w:val="20"/>
          <w:lang w:eastAsia="it-IT"/>
        </w:rPr>
        <w:commentReference w:id="537"/>
      </w:r>
    </w:p>
    <w:p w14:paraId="77FFB061" w14:textId="77777777" w:rsidR="003B1BF6" w:rsidRPr="00376AFF" w:rsidRDefault="003B1BF6" w:rsidP="007B78B0">
      <w:pPr>
        <w:pStyle w:val="Normale1"/>
        <w:spacing w:line="240" w:lineRule="auto"/>
        <w:jc w:val="both"/>
        <w:rPr>
          <w:rFonts w:ascii="Times New Roman" w:hAnsi="Times New Roman"/>
          <w:lang w:val="en-GB"/>
        </w:rPr>
      </w:pPr>
    </w:p>
    <w:p w14:paraId="271E5FD1" w14:textId="77777777" w:rsidR="00D27D01" w:rsidRPr="00376AFF" w:rsidRDefault="00D27D01" w:rsidP="00D27D01">
      <w:pPr>
        <w:pStyle w:val="Normale1"/>
        <w:spacing w:line="240" w:lineRule="auto"/>
        <w:jc w:val="both"/>
        <w:rPr>
          <w:ins w:id="538" w:author="Amicarelli Andrea (RSE)" w:date="2020-04-13T15:58:00Z"/>
          <w:rFonts w:ascii="Times New Roman" w:hAnsi="Times New Roman"/>
          <w:lang w:val="en-GB"/>
        </w:rPr>
      </w:pPr>
      <w:ins w:id="539" w:author="Amicarelli Andrea (RSE)" w:date="2020-04-13T15:58:00Z">
        <w:r w:rsidRPr="00376AFF">
          <w:rPr>
            <w:rFonts w:ascii="Times New Roman" w:hAnsi="Times New Roman"/>
            <w:lang w:val="en-GB"/>
          </w:rPr>
          <w:t xml:space="preserve">The search for the fluid-body interaction </w:t>
        </w:r>
        <w:proofErr w:type="spellStart"/>
        <w:r w:rsidRPr="00376AFF">
          <w:rPr>
            <w:rFonts w:ascii="Times New Roman" w:hAnsi="Times New Roman"/>
            <w:lang w:val="en-GB"/>
          </w:rPr>
          <w:t>normals</w:t>
        </w:r>
        <w:proofErr w:type="spellEnd"/>
        <w:r w:rsidRPr="00376AFF">
          <w:rPr>
            <w:rFonts w:ascii="Times New Roman" w:hAnsi="Times New Roman"/>
            <w:lang w:val="en-GB"/>
          </w:rPr>
          <w:t xml:space="preserve"> now explicitly reports possible fluid-solid mass penetrations (just in case of free-slip conditions). In case of penetration (allowed for rough spatial resolutions), the supplementary search for a formal normal now only involves surface body particles.</w:t>
        </w:r>
      </w:ins>
    </w:p>
    <w:p w14:paraId="534EA207" w14:textId="77777777"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14:paraId="0AAABCDD"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14:paraId="7F92D3FB" w14:textId="77777777" w:rsidTr="00585F46">
        <w:tc>
          <w:tcPr>
            <w:tcW w:w="4539" w:type="pct"/>
            <w:vAlign w:val="center"/>
          </w:tcPr>
          <w:p w14:paraId="531C275A"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w14:anchorId="763D44DD">
                <v:shape id="_x0000_i1145" type="#_x0000_t75" style="width:42.6pt;height:17.4pt" o:ole="">
                  <v:imagedata r:id="rId255" o:title=""/>
                </v:shape>
                <o:OLEObject Type="Embed" ProgID="Equation.3" ShapeID="_x0000_i1145" DrawAspect="Content" ObjectID="_1687596070" r:id="rId256"/>
              </w:object>
            </w:r>
          </w:p>
        </w:tc>
        <w:tc>
          <w:tcPr>
            <w:tcW w:w="461" w:type="pct"/>
            <w:vAlign w:val="center"/>
          </w:tcPr>
          <w:p w14:paraId="7A1E82F4" w14:textId="77777777"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EDB4270" w14:textId="77777777" w:rsidR="00DB6C78" w:rsidRPr="00376AFF" w:rsidRDefault="00DB6C78" w:rsidP="00DB6C78">
      <w:pPr>
        <w:pStyle w:val="Normale1"/>
        <w:spacing w:line="240" w:lineRule="auto"/>
        <w:jc w:val="both"/>
        <w:rPr>
          <w:rFonts w:ascii="Times New Roman" w:hAnsi="Times New Roman"/>
          <w:lang w:val="en-GB"/>
        </w:rPr>
      </w:pPr>
    </w:p>
    <w:p w14:paraId="7C909F12"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14:paraId="06B16922" w14:textId="77777777" w:rsidTr="00585F46">
        <w:tc>
          <w:tcPr>
            <w:tcW w:w="4539" w:type="pct"/>
            <w:vAlign w:val="center"/>
          </w:tcPr>
          <w:p w14:paraId="53337451" w14:textId="77777777"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w14:anchorId="2787BF3C">
                <v:shape id="_x0000_i1146" type="#_x0000_t75" style="width:317.4pt;height:22.8pt" o:ole="">
                  <v:imagedata r:id="rId257" o:title=""/>
                </v:shape>
                <o:OLEObject Type="Embed" ProgID="Equation.3" ShapeID="_x0000_i1146" DrawAspect="Content" ObjectID="_1687596071" r:id="rId258"/>
              </w:object>
            </w:r>
          </w:p>
        </w:tc>
        <w:tc>
          <w:tcPr>
            <w:tcW w:w="461" w:type="pct"/>
            <w:vAlign w:val="center"/>
          </w:tcPr>
          <w:p w14:paraId="78022E26" w14:textId="77777777"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540"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0"/>
            <w:r w:rsidRPr="00376AFF">
              <w:rPr>
                <w:rFonts w:ascii="Times New Roman" w:eastAsia="Times New Roman" w:hAnsi="Times New Roman"/>
                <w:b w:val="0"/>
                <w:bCs w:val="0"/>
                <w:color w:val="auto"/>
                <w:sz w:val="24"/>
                <w:szCs w:val="24"/>
                <w:lang w:eastAsia="it-IT"/>
              </w:rPr>
              <w:t xml:space="preserve"> </w:t>
            </w:r>
          </w:p>
        </w:tc>
      </w:tr>
    </w:tbl>
    <w:p w14:paraId="5F1B049B" w14:textId="77777777" w:rsidR="00DB6C78" w:rsidRPr="00376AFF" w:rsidRDefault="00DB6C78" w:rsidP="00DB6C78">
      <w:pPr>
        <w:pStyle w:val="Normale1"/>
        <w:spacing w:line="240" w:lineRule="auto"/>
        <w:jc w:val="both"/>
        <w:rPr>
          <w:rFonts w:ascii="Times New Roman" w:hAnsi="Times New Roman"/>
          <w:lang w:val="en-GB"/>
        </w:rPr>
      </w:pPr>
    </w:p>
    <w:p w14:paraId="2A8CA48C" w14:textId="77777777"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6.83</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14:paraId="70915A76" w14:textId="77777777" w:rsidR="0072353B" w:rsidRPr="00376AFF" w:rsidRDefault="00EE1DF7" w:rsidP="0072353B">
      <w:pPr>
        <w:pStyle w:val="Normale1"/>
        <w:spacing w:line="240" w:lineRule="auto"/>
        <w:jc w:val="both"/>
        <w:rPr>
          <w:rFonts w:ascii="Times New Roman" w:hAnsi="Times New Roman"/>
          <w:lang w:val="en-GB"/>
        </w:rPr>
      </w:pPr>
      <w:commentRangeStart w:id="541"/>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093238" w:rsidRPr="00093238">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14:paraId="13484546" w14:textId="77777777"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14:paraId="54AAF5B9" w14:textId="77777777" w:rsidTr="005A34BA">
        <w:tc>
          <w:tcPr>
            <w:tcW w:w="4539" w:type="pct"/>
            <w:vAlign w:val="center"/>
          </w:tcPr>
          <w:p w14:paraId="56965131"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w14:anchorId="1DC01879">
                <v:shape id="_x0000_i1147" type="#_x0000_t75" style="width:98.4pt;height:71.4pt" o:ole="">
                  <v:imagedata r:id="rId259" o:title=""/>
                </v:shape>
                <o:OLEObject Type="Embed" ProgID="Equation.3" ShapeID="_x0000_i1147" DrawAspect="Content" ObjectID="_1687596072" r:id="rId260"/>
              </w:object>
            </w:r>
          </w:p>
        </w:tc>
        <w:tc>
          <w:tcPr>
            <w:tcW w:w="461" w:type="pct"/>
            <w:vAlign w:val="center"/>
          </w:tcPr>
          <w:p w14:paraId="5FB59892" w14:textId="77777777"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3DA1AE7F"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14:paraId="7EB01460"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14:paraId="3F1DB97E" w14:textId="77777777" w:rsidTr="005A34BA">
        <w:tc>
          <w:tcPr>
            <w:tcW w:w="4539" w:type="pct"/>
            <w:vAlign w:val="center"/>
          </w:tcPr>
          <w:p w14:paraId="440AA9B3"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w14:anchorId="6D778BDB">
                <v:shape id="_x0000_i1148" type="#_x0000_t75" style="width:300pt;height:18.6pt" o:ole="">
                  <v:imagedata r:id="rId261" o:title=""/>
                </v:shape>
                <o:OLEObject Type="Embed" ProgID="Equation.3" ShapeID="_x0000_i1148" DrawAspect="Content" ObjectID="_1687596073" r:id="rId262"/>
              </w:object>
            </w:r>
          </w:p>
        </w:tc>
        <w:tc>
          <w:tcPr>
            <w:tcW w:w="461" w:type="pct"/>
            <w:vAlign w:val="center"/>
          </w:tcPr>
          <w:p w14:paraId="681D178F" w14:textId="77777777"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7261E9DE"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14:paraId="1AA4646C" w14:textId="77777777" w:rsidTr="005A34BA">
        <w:tc>
          <w:tcPr>
            <w:tcW w:w="4539" w:type="pct"/>
            <w:vAlign w:val="center"/>
          </w:tcPr>
          <w:p w14:paraId="3155D459"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w14:anchorId="1E3D4FB7">
                <v:shape id="_x0000_i1149" type="#_x0000_t75" style="width:252.6pt;height:17.4pt" o:ole="">
                  <v:imagedata r:id="rId263" o:title=""/>
                </v:shape>
                <o:OLEObject Type="Embed" ProgID="Equation.3" ShapeID="_x0000_i1149" DrawAspect="Content" ObjectID="_1687596074" r:id="rId264"/>
              </w:object>
            </w:r>
          </w:p>
        </w:tc>
        <w:tc>
          <w:tcPr>
            <w:tcW w:w="461" w:type="pct"/>
            <w:vAlign w:val="center"/>
          </w:tcPr>
          <w:p w14:paraId="44C026FC" w14:textId="77777777"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2FAD32AA"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14:paraId="227D7CC6" w14:textId="77777777"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14:paraId="1993C55C" w14:textId="77777777" w:rsidTr="005A34BA">
        <w:tc>
          <w:tcPr>
            <w:tcW w:w="4539" w:type="pct"/>
            <w:vAlign w:val="center"/>
          </w:tcPr>
          <w:p w14:paraId="432889AD" w14:textId="77777777"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w14:anchorId="3127DC66">
                <v:shape id="_x0000_i1150" type="#_x0000_t75" style="width:96.6pt;height:15.6pt" o:ole="">
                  <v:imagedata r:id="rId56" o:title=""/>
                </v:shape>
                <o:OLEObject Type="Embed" ProgID="Equation.3" ShapeID="_x0000_i1150" DrawAspect="Content" ObjectID="_1687596075" r:id="rId265"/>
              </w:object>
            </w:r>
          </w:p>
        </w:tc>
        <w:tc>
          <w:tcPr>
            <w:tcW w:w="461" w:type="pct"/>
            <w:vAlign w:val="center"/>
          </w:tcPr>
          <w:p w14:paraId="05369236" w14:textId="77777777"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41"/>
    <w:p w14:paraId="5507268C" w14:textId="77777777"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41"/>
      </w:r>
    </w:p>
    <w:p w14:paraId="0E5EB7AF" w14:textId="77777777" w:rsidR="00F91289" w:rsidRPr="00376AFF" w:rsidRDefault="00652F0F" w:rsidP="003D504A">
      <w:pPr>
        <w:pStyle w:val="Amicarellititle2"/>
      </w:pPr>
      <w:bookmarkStart w:id="542" w:name="_Ref448249341"/>
      <w:bookmarkStart w:id="543" w:name="_Toc66716425"/>
      <w:r w:rsidRPr="00376AFF">
        <w:t>S</w:t>
      </w:r>
      <w:r w:rsidR="00F91289" w:rsidRPr="00376AFF">
        <w:t>olid-solid interaction terms</w:t>
      </w:r>
      <w:bookmarkEnd w:id="542"/>
      <w:bookmarkEnd w:id="543"/>
      <w:r w:rsidR="00F91289" w:rsidRPr="00376AFF">
        <w:t xml:space="preserve"> </w:t>
      </w:r>
    </w:p>
    <w:p w14:paraId="62B95A7C" w14:textId="77777777" w:rsidR="000B7E8A" w:rsidRPr="00376AFF" w:rsidRDefault="000B7E8A" w:rsidP="000B7E8A">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ose reading</w:t>
      </w:r>
      <w:r w:rsidRPr="00376AFF">
        <w:rPr>
          <w:rFonts w:ascii="Times New Roman" w:hAnsi="Times New Roman"/>
          <w:lang w:val="en-GB"/>
        </w:rPr>
        <w:t xml:space="preserve"> is suggested for further details.</w:t>
      </w:r>
    </w:p>
    <w:p w14:paraId="7BD143CD" w14:textId="77777777"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14:paraId="2622F9DF" w14:textId="77777777"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w14:anchorId="613F0261">
          <v:shape id="_x0000_i1151" type="#_x0000_t75" style="width:28.8pt;height:19.8pt" o:ole="">
            <v:imagedata r:id="rId266" o:title=""/>
          </v:shape>
          <o:OLEObject Type="Embed" ProgID="Equation.3" ShapeID="_x0000_i1151" DrawAspect="Content" ObjectID="_1687596076" r:id="rId267"/>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14:paraId="40F386F9" w14:textId="77777777" w:rsidTr="009B773C">
        <w:tc>
          <w:tcPr>
            <w:tcW w:w="4539" w:type="pct"/>
            <w:vAlign w:val="center"/>
          </w:tcPr>
          <w:p w14:paraId="26D8B728" w14:textId="77777777"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w14:anchorId="494B2E76">
                <v:shape id="_x0000_i1152" type="#_x0000_t75" style="width:114pt;height:37.2pt" o:ole="">
                  <v:imagedata r:id="rId268" o:title=""/>
                </v:shape>
                <o:OLEObject Type="Embed" ProgID="Equation.3" ShapeID="_x0000_i1152" DrawAspect="Content" ObjectID="_1687596077" r:id="rId269"/>
              </w:object>
            </w:r>
          </w:p>
        </w:tc>
        <w:tc>
          <w:tcPr>
            <w:tcW w:w="461" w:type="pct"/>
            <w:vAlign w:val="center"/>
          </w:tcPr>
          <w:p w14:paraId="62F73685" w14:textId="77777777"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544"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4"/>
          </w:p>
        </w:tc>
      </w:tr>
    </w:tbl>
    <w:p w14:paraId="598DE58F" w14:textId="77777777" w:rsidR="00365BA5" w:rsidRPr="00376AFF" w:rsidRDefault="00365BA5" w:rsidP="00E705B5">
      <w:pPr>
        <w:pStyle w:val="Normale1"/>
        <w:spacing w:line="240" w:lineRule="auto"/>
        <w:jc w:val="both"/>
        <w:rPr>
          <w:rFonts w:ascii="Times New Roman" w:hAnsi="Times New Roman"/>
          <w:lang w:val="en-GB"/>
        </w:rPr>
      </w:pPr>
    </w:p>
    <w:p w14:paraId="33AC7664"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proofErr w:type="spellStart"/>
      <w:r w:rsidRPr="00376AFF">
        <w:rPr>
          <w:rFonts w:ascii="Times New Roman" w:hAnsi="Times New Roman"/>
          <w:i/>
          <w:lang w:val="en-GB"/>
        </w:rPr>
        <w:t>f</w:t>
      </w:r>
      <w:r w:rsidRPr="00376AFF">
        <w:rPr>
          <w:rFonts w:ascii="Times New Roman" w:hAnsi="Times New Roman"/>
          <w:i/>
          <w:vertAlign w:val="subscript"/>
          <w:lang w:val="en-GB"/>
        </w:rPr>
        <w:t>bfp</w:t>
      </w:r>
      <w:proofErr w:type="spellEnd"/>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w14:anchorId="64423BEF">
          <v:shape id="_x0000_i1153" type="#_x0000_t75" style="width:106.2pt;height:19.8pt" o:ole="">
            <v:imagedata r:id="rId270" o:title=""/>
          </v:shape>
          <o:OLEObject Type="Embed" ProgID="Equation.3" ShapeID="_x0000_i1153" DrawAspect="Content" ObjectID="_1687596078" r:id="rId271"/>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w14:anchorId="5C021C36">
          <v:shape id="_x0000_i1154" type="#_x0000_t75" style="width:49.2pt;height:19.8pt" o:ole="">
            <v:imagedata r:id="rId272" o:title=""/>
          </v:shape>
          <o:OLEObject Type="Embed" ProgID="Equation.3" ShapeID="_x0000_i1154" DrawAspect="Content" ObjectID="_1687596079" r:id="rId273"/>
        </w:object>
      </w:r>
      <w:r w:rsidRPr="00376AFF">
        <w:rPr>
          <w:rFonts w:ascii="Times New Roman" w:hAnsi="Times New Roman"/>
          <w:lang w:val="en-GB"/>
        </w:rPr>
        <w:t xml:space="preserve"> and </w:t>
      </w:r>
      <w:r w:rsidRPr="00376AFF">
        <w:rPr>
          <w:rFonts w:ascii="Times New Roman" w:hAnsi="Times New Roman"/>
          <w:position w:val="-14"/>
          <w:lang w:val="en-GB"/>
        </w:rPr>
        <w:object w:dxaOrig="840" w:dyaOrig="380" w14:anchorId="58011C08">
          <v:shape id="_x0000_i1155" type="#_x0000_t75" style="width:42pt;height:19.8pt" o:ole="">
            <v:imagedata r:id="rId274" o:title=""/>
          </v:shape>
          <o:OLEObject Type="Embed" ProgID="Equation.3" ShapeID="_x0000_i1155" DrawAspect="Content" ObjectID="_1687596080" r:id="rId275"/>
        </w:object>
      </w:r>
      <w:r w:rsidRPr="00376AFF">
        <w:rPr>
          <w:rFonts w:ascii="Times New Roman" w:hAnsi="Times New Roman"/>
          <w:lang w:val="en-GB"/>
        </w:rPr>
        <w:t>). The formulation works for inter-particle high velocity impacts.</w:t>
      </w:r>
    </w:p>
    <w:p w14:paraId="7A46B331"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14:paraId="055548FA" w14:textId="77777777"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14:paraId="33DD6122"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14:paraId="33753F3C" w14:textId="77777777" w:rsidTr="0059092D">
        <w:tc>
          <w:tcPr>
            <w:tcW w:w="4539" w:type="pct"/>
            <w:vAlign w:val="center"/>
          </w:tcPr>
          <w:commentRangeStart w:id="545"/>
          <w:p w14:paraId="4EE425AD" w14:textId="77777777" w:rsidR="00F91289" w:rsidRPr="00376AFF" w:rsidRDefault="006C0892"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280" w:dyaOrig="880" w14:anchorId="3D9D45A2">
                <v:shape id="_x0000_i1156" type="#_x0000_t75" style="width:114pt;height:43.8pt" o:ole="">
                  <v:imagedata r:id="rId276" o:title=""/>
                </v:shape>
                <o:OLEObject Type="Embed" ProgID="Equation.3" ShapeID="_x0000_i1156" DrawAspect="Content" ObjectID="_1687596081" r:id="rId277"/>
              </w:object>
            </w:r>
          </w:p>
        </w:tc>
        <w:tc>
          <w:tcPr>
            <w:tcW w:w="461" w:type="pct"/>
            <w:vAlign w:val="center"/>
          </w:tcPr>
          <w:p w14:paraId="21862CE6"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545"/>
            <w:r w:rsidR="006C0892" w:rsidRPr="00376AFF">
              <w:rPr>
                <w:rStyle w:val="Rimandocommento"/>
                <w:rFonts w:ascii="Times New Roman" w:eastAsia="Times New Roman" w:hAnsi="Times New Roman"/>
                <w:b w:val="0"/>
                <w:bCs w:val="0"/>
                <w:color w:val="auto"/>
                <w:szCs w:val="20"/>
                <w:lang w:eastAsia="it-IT"/>
              </w:rPr>
              <w:commentReference w:id="545"/>
            </w:r>
          </w:p>
        </w:tc>
      </w:tr>
    </w:tbl>
    <w:p w14:paraId="3407A5CF" w14:textId="77777777" w:rsidR="00F91289" w:rsidRPr="00376AFF" w:rsidRDefault="00F91289" w:rsidP="00E705B5">
      <w:pPr>
        <w:pStyle w:val="Normale1"/>
        <w:spacing w:line="240" w:lineRule="auto"/>
        <w:jc w:val="both"/>
        <w:rPr>
          <w:rFonts w:ascii="Times New Roman" w:hAnsi="Times New Roman"/>
          <w:lang w:val="en-GB"/>
        </w:rPr>
      </w:pPr>
    </w:p>
    <w:p w14:paraId="2470B4D7" w14:textId="77777777" w:rsidR="006C0892" w:rsidRPr="00376AFF" w:rsidRDefault="006C0892" w:rsidP="006C0892">
      <w:pPr>
        <w:pStyle w:val="Normale1"/>
        <w:spacing w:line="240" w:lineRule="auto"/>
        <w:jc w:val="both"/>
        <w:rPr>
          <w:ins w:id="546" w:author="Amicarelli Andrea (RSE)" w:date="2020-04-13T11:45:00Z"/>
          <w:rFonts w:ascii="Times New Roman" w:hAnsi="Times New Roman"/>
          <w:lang w:val="en-GB"/>
        </w:rPr>
      </w:pPr>
      <w:ins w:id="547"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boundary frontiers.</w:t>
        </w:r>
      </w:ins>
    </w:p>
    <w:p w14:paraId="12D6704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5450C9EA" w14:textId="77777777" w:rsidTr="0059092D">
        <w:tc>
          <w:tcPr>
            <w:tcW w:w="4539" w:type="pct"/>
            <w:vAlign w:val="center"/>
          </w:tcPr>
          <w:p w14:paraId="479D206A"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w14:anchorId="558532D0">
                <v:shape id="_x0000_i1157" type="#_x0000_t75" style="width:232.2pt;height:37.8pt" o:ole="">
                  <v:imagedata r:id="rId278" o:title=""/>
                </v:shape>
                <o:OLEObject Type="Embed" ProgID="Equation.3" ShapeID="_x0000_i1157" DrawAspect="Content" ObjectID="_1687596082" r:id="rId279"/>
              </w:object>
            </w:r>
          </w:p>
        </w:tc>
        <w:tc>
          <w:tcPr>
            <w:tcW w:w="461" w:type="pct"/>
            <w:vAlign w:val="center"/>
          </w:tcPr>
          <w:p w14:paraId="71F16230"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8"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8"/>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14:paraId="3A5F073A" w14:textId="77777777" w:rsidR="00F91289" w:rsidRPr="00376AFF" w:rsidRDefault="00F91289" w:rsidP="00E705B5">
      <w:pPr>
        <w:pStyle w:val="Normale1"/>
        <w:spacing w:line="240" w:lineRule="auto"/>
        <w:jc w:val="both"/>
        <w:rPr>
          <w:rFonts w:ascii="Times New Roman" w:hAnsi="Times New Roman"/>
          <w:lang w:val="en-GB"/>
        </w:rPr>
      </w:pPr>
    </w:p>
    <w:p w14:paraId="6AA50127"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par</w:t>
      </w:r>
      <w:proofErr w:type="spellEnd"/>
      <w:r w:rsidRPr="00376AFF">
        <w:rPr>
          <w:rFonts w:ascii="Times New Roman" w:hAnsi="Times New Roman"/>
          <w:lang w:val="en-GB"/>
        </w:rPr>
        <w:t xml:space="preserve"> and </w:t>
      </w:r>
      <w:proofErr w:type="spellStart"/>
      <w:r w:rsidRPr="00376AFF">
        <w:rPr>
          <w:rFonts w:ascii="Times New Roman" w:hAnsi="Times New Roman"/>
          <w:i/>
          <w:u w:val="single"/>
          <w:lang w:val="en-GB"/>
        </w:rPr>
        <w:t>r</w:t>
      </w:r>
      <w:r w:rsidRPr="00376AFF">
        <w:rPr>
          <w:rFonts w:ascii="Times New Roman" w:hAnsi="Times New Roman"/>
          <w:i/>
          <w:vertAlign w:val="subscript"/>
          <w:lang w:val="en-GB"/>
        </w:rPr>
        <w:t>per</w:t>
      </w:r>
      <w:proofErr w:type="spellEnd"/>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proofErr w:type="spellStart"/>
      <w:r w:rsidRPr="00376AFF">
        <w:rPr>
          <w:rFonts w:ascii="Times New Roman" w:hAnsi="Times New Roman"/>
          <w:i/>
          <w:lang w:val="en-GB"/>
        </w:rPr>
        <w:t>dx</w:t>
      </w:r>
      <w:r w:rsidRPr="00376AFF">
        <w:rPr>
          <w:rFonts w:ascii="Times New Roman" w:hAnsi="Times New Roman"/>
          <w:i/>
          <w:vertAlign w:val="subscript"/>
          <w:lang w:val="en-GB"/>
        </w:rPr>
        <w:t>s</w:t>
      </w:r>
      <w:proofErr w:type="spellEnd"/>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proofErr w:type="spellStart"/>
      <w:r w:rsidRPr="00376AFF">
        <w:rPr>
          <w:rFonts w:ascii="Times New Roman" w:hAnsi="Times New Roman"/>
          <w:i/>
          <w:lang w:val="en-GB"/>
        </w:rPr>
        <w:t>r</w:t>
      </w:r>
      <w:r w:rsidRPr="00376AFF">
        <w:rPr>
          <w:rFonts w:ascii="Times New Roman" w:hAnsi="Times New Roman"/>
          <w:i/>
          <w:vertAlign w:val="subscript"/>
          <w:lang w:val="en-GB"/>
        </w:rPr>
        <w:t>jk</w:t>
      </w:r>
      <w:proofErr w:type="spellEnd"/>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14:paraId="4DFCE8FC" w14:textId="77777777" w:rsidTr="0059092D">
        <w:tc>
          <w:tcPr>
            <w:tcW w:w="4539" w:type="pct"/>
            <w:vAlign w:val="center"/>
          </w:tcPr>
          <w:p w14:paraId="572A212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w14:anchorId="71FB4308">
                <v:shape id="_x0000_i1158" type="#_x0000_t75" style="width:165.6pt;height:117pt" o:ole="">
                  <v:imagedata r:id="rId280" o:title=""/>
                </v:shape>
                <o:OLEObject Type="Embed" ProgID="Equation.3" ShapeID="_x0000_i1158" DrawAspect="Content" ObjectID="_1687596083" r:id="rId281"/>
              </w:object>
            </w:r>
          </w:p>
        </w:tc>
        <w:tc>
          <w:tcPr>
            <w:tcW w:w="461" w:type="pct"/>
            <w:vAlign w:val="center"/>
          </w:tcPr>
          <w:p w14:paraId="0646321B"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14:paraId="7A82E7B5" w14:textId="77777777" w:rsidR="00F91289" w:rsidRPr="00376AFF" w:rsidRDefault="00F91289" w:rsidP="00E705B5">
      <w:pPr>
        <w:pStyle w:val="Normale1"/>
        <w:spacing w:line="240" w:lineRule="auto"/>
        <w:jc w:val="both"/>
        <w:rPr>
          <w:rFonts w:ascii="Times New Roman" w:hAnsi="Times New Roman"/>
          <w:lang w:val="en-GB"/>
        </w:rPr>
      </w:pPr>
    </w:p>
    <w:p w14:paraId="0AFFF4A2" w14:textId="77777777"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376AFF">
        <w:rPr>
          <w:rFonts w:ascii="Times New Roman" w:hAnsi="Times New Roman"/>
          <w:position w:val="-14"/>
          <w:lang w:val="en-GB"/>
        </w:rPr>
        <w:object w:dxaOrig="480" w:dyaOrig="400" w14:anchorId="4F477235">
          <v:shape id="_x0000_i1159" type="#_x0000_t75" style="width:24.6pt;height:20.4pt" o:ole="">
            <v:imagedata r:id="rId282" o:title=""/>
          </v:shape>
          <o:OLEObject Type="Embed" ProgID="Equation.3" ShapeID="_x0000_i1159" DrawAspect="Content" ObjectID="_1687596084" r:id="rId283"/>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 xml:space="preserve">Monaghan (2005,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_Ref341105676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138</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14:paraId="311CE7DA" w14:textId="77777777" w:rsidTr="0059092D">
        <w:tc>
          <w:tcPr>
            <w:tcW w:w="4539" w:type="pct"/>
            <w:vAlign w:val="center"/>
          </w:tcPr>
          <w:p w14:paraId="1858914B"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w14:anchorId="02F52F1A">
                <v:shape id="_x0000_i1160" type="#_x0000_t75" style="width:230.4pt;height:21.6pt" o:ole="">
                  <v:imagedata r:id="rId284" o:title=""/>
                </v:shape>
                <o:OLEObject Type="Embed" ProgID="Equation.3" ShapeID="_x0000_i1160" DrawAspect="Content" ObjectID="_1687596085" r:id="rId285"/>
              </w:object>
            </w:r>
          </w:p>
        </w:tc>
        <w:tc>
          <w:tcPr>
            <w:tcW w:w="461" w:type="pct"/>
            <w:vAlign w:val="center"/>
          </w:tcPr>
          <w:p w14:paraId="18CAA4B1"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9"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9"/>
            <w:r w:rsidR="00501921" w:rsidRPr="00376AFF">
              <w:rPr>
                <w:rFonts w:ascii="Times New Roman" w:eastAsia="Times New Roman" w:hAnsi="Times New Roman"/>
                <w:b w:val="0"/>
                <w:bCs w:val="0"/>
                <w:color w:val="auto"/>
                <w:sz w:val="24"/>
                <w:szCs w:val="24"/>
                <w:lang w:eastAsia="it-IT"/>
              </w:rPr>
              <w:t xml:space="preserve"> </w:t>
            </w:r>
          </w:p>
        </w:tc>
      </w:tr>
    </w:tbl>
    <w:p w14:paraId="3CF76FF6" w14:textId="77777777" w:rsidR="00F91289" w:rsidRPr="00376AFF" w:rsidRDefault="00F91289" w:rsidP="00E705B5">
      <w:pPr>
        <w:pStyle w:val="Normale1"/>
        <w:spacing w:line="240" w:lineRule="auto"/>
        <w:jc w:val="both"/>
        <w:rPr>
          <w:rFonts w:ascii="Times New Roman" w:hAnsi="Times New Roman"/>
          <w:lang w:val="en-GB"/>
        </w:rPr>
      </w:pPr>
    </w:p>
    <w:p w14:paraId="7B8EFB11"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093238" w:rsidRPr="00093238">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3742BF0D"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14:paraId="2B6D066F" w14:textId="77777777" w:rsidTr="0059092D">
        <w:tc>
          <w:tcPr>
            <w:tcW w:w="4539" w:type="pct"/>
            <w:vAlign w:val="center"/>
          </w:tcPr>
          <w:p w14:paraId="16A82393" w14:textId="77777777"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w14:anchorId="131CB5BD">
                <v:shape id="_x0000_i1161" type="#_x0000_t75" style="width:127.8pt;height:37.2pt" o:ole="">
                  <v:imagedata r:id="rId286" o:title=""/>
                </v:shape>
                <o:OLEObject Type="Embed" ProgID="Equation.3" ShapeID="_x0000_i1161" DrawAspect="Content" ObjectID="_1687596086" r:id="rId287"/>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w14:anchorId="4F74DD77">
                <v:shape id="_x0000_i1162" type="#_x0000_t75" style="width:232.2pt;height:20.4pt" o:ole="">
                  <v:imagedata r:id="rId288" o:title=""/>
                </v:shape>
                <o:OLEObject Type="Embed" ProgID="Equation.3" ShapeID="_x0000_i1162" DrawAspect="Content" ObjectID="_1687596087" r:id="rId289"/>
              </w:object>
            </w:r>
            <w:r w:rsidRPr="00376AFF">
              <w:rPr>
                <w:rFonts w:ascii="Times New Roman" w:hAnsi="Times New Roman"/>
                <w:position w:val="-30"/>
                <w:sz w:val="24"/>
                <w:szCs w:val="24"/>
              </w:rPr>
              <w:t xml:space="preserve"> </w:t>
            </w:r>
          </w:p>
        </w:tc>
        <w:tc>
          <w:tcPr>
            <w:tcW w:w="461" w:type="pct"/>
            <w:vAlign w:val="center"/>
          </w:tcPr>
          <w:p w14:paraId="4B698DAD"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109C88F9" w14:textId="77777777" w:rsidR="00F91289" w:rsidRPr="00376AFF" w:rsidRDefault="00F91289" w:rsidP="00E705B5">
      <w:pPr>
        <w:pStyle w:val="Normale1"/>
        <w:spacing w:line="240" w:lineRule="auto"/>
        <w:jc w:val="both"/>
        <w:rPr>
          <w:rFonts w:ascii="Times New Roman" w:hAnsi="Times New Roman"/>
          <w:lang w:val="en-GB"/>
        </w:rPr>
      </w:pPr>
    </w:p>
    <w:p w14:paraId="603F783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w14:anchorId="51610BDA">
          <v:shape id="_x0000_i1163" type="#_x0000_t75" style="width:27pt;height:20.4pt" o:ole="">
            <v:imagedata r:id="rId290" o:title=""/>
          </v:shape>
          <o:OLEObject Type="Embed" ProgID="Equation.3" ShapeID="_x0000_i1163" DrawAspect="Content" ObjectID="_1687596088" r:id="rId291"/>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w14:anchorId="13107A12">
          <v:shape id="_x0000_i1164" type="#_x0000_t75" style="width:27pt;height:20.4pt" o:ole="">
            <v:imagedata r:id="rId292" o:title=""/>
          </v:shape>
          <o:OLEObject Type="Embed" ProgID="Equation.3" ShapeID="_x0000_i1164" DrawAspect="Content" ObjectID="_1687596089" r:id="rId293"/>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14:paraId="7DF3EC4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14:paraId="54F56E34" w14:textId="77777777" w:rsidTr="0059092D">
        <w:tc>
          <w:tcPr>
            <w:tcW w:w="4539" w:type="pct"/>
            <w:vAlign w:val="center"/>
          </w:tcPr>
          <w:p w14:paraId="11BC9499"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w14:anchorId="7A27D023">
                <v:shape id="_x0000_i1165" type="#_x0000_t75" style="width:296.4pt;height:73.2pt" o:ole="">
                  <v:imagedata r:id="rId294" o:title=""/>
                </v:shape>
                <o:OLEObject Type="Embed" ProgID="Equation.3" ShapeID="_x0000_i1165" DrawAspect="Content" ObjectID="_1687596090" r:id="rId295"/>
              </w:object>
            </w:r>
          </w:p>
        </w:tc>
        <w:tc>
          <w:tcPr>
            <w:tcW w:w="461" w:type="pct"/>
            <w:vAlign w:val="center"/>
          </w:tcPr>
          <w:p w14:paraId="0A9D709A"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50"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50"/>
            <w:r w:rsidRPr="00376AFF">
              <w:rPr>
                <w:rFonts w:ascii="Times New Roman" w:eastAsia="Times New Roman" w:hAnsi="Times New Roman"/>
                <w:b w:val="0"/>
                <w:bCs w:val="0"/>
                <w:color w:val="auto"/>
                <w:sz w:val="24"/>
                <w:szCs w:val="24"/>
                <w:lang w:eastAsia="it-IT"/>
              </w:rPr>
              <w:t xml:space="preserve"> </w:t>
            </w:r>
          </w:p>
        </w:tc>
      </w:tr>
    </w:tbl>
    <w:p w14:paraId="6691ABD0" w14:textId="77777777" w:rsidR="00F91289" w:rsidRPr="00376AFF" w:rsidRDefault="00F91289" w:rsidP="00E705B5">
      <w:pPr>
        <w:pStyle w:val="Normale1"/>
        <w:spacing w:line="240" w:lineRule="auto"/>
        <w:jc w:val="both"/>
        <w:rPr>
          <w:rFonts w:ascii="Times New Roman" w:hAnsi="Times New Roman"/>
          <w:lang w:val="en-GB"/>
        </w:rPr>
      </w:pPr>
    </w:p>
    <w:p w14:paraId="7D792C1E"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14:paraId="16978E5F" w14:textId="77777777" w:rsidTr="0059092D">
        <w:tc>
          <w:tcPr>
            <w:tcW w:w="4539" w:type="pct"/>
            <w:vAlign w:val="center"/>
          </w:tcPr>
          <w:p w14:paraId="2C9E67C5" w14:textId="77777777"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w14:anchorId="6468D97B">
                <v:shape id="_x0000_i1166" type="#_x0000_t75" style="width:296.4pt;height:70.8pt" o:ole="">
                  <v:imagedata r:id="rId296" o:title=""/>
                </v:shape>
                <o:OLEObject Type="Embed" ProgID="Equation.3" ShapeID="_x0000_i1166" DrawAspect="Content" ObjectID="_1687596091" r:id="rId297"/>
              </w:object>
            </w:r>
          </w:p>
        </w:tc>
        <w:tc>
          <w:tcPr>
            <w:tcW w:w="461" w:type="pct"/>
            <w:vAlign w:val="center"/>
          </w:tcPr>
          <w:p w14:paraId="53FFC78F"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4F3D88AF" w14:textId="77777777" w:rsidR="00F91289" w:rsidRPr="00376AFF" w:rsidRDefault="00F91289" w:rsidP="00E705B5">
      <w:pPr>
        <w:pStyle w:val="Normale1"/>
        <w:spacing w:line="240" w:lineRule="auto"/>
        <w:jc w:val="both"/>
        <w:rPr>
          <w:rFonts w:ascii="Times New Roman" w:hAnsi="Times New Roman"/>
          <w:lang w:val="en-GB"/>
        </w:rPr>
      </w:pPr>
    </w:p>
    <w:p w14:paraId="06B187EE" w14:textId="77777777"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14:paraId="63B86D95"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3550C8D8" w14:textId="77777777"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14:paraId="6D0EB3A9" w14:textId="77777777" w:rsidTr="0059092D">
        <w:tc>
          <w:tcPr>
            <w:tcW w:w="4539" w:type="pct"/>
            <w:vAlign w:val="center"/>
          </w:tcPr>
          <w:p w14:paraId="7735C688" w14:textId="77777777"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w14:anchorId="256C2CCF">
                <v:shape id="_x0000_i1167" type="#_x0000_t75" style="width:342.6pt;height:70.8pt" o:ole="">
                  <v:imagedata r:id="rId298" o:title=""/>
                </v:shape>
                <o:OLEObject Type="Embed" ProgID="Equation.3" ShapeID="_x0000_i1167" DrawAspect="Content" ObjectID="_1687596092" r:id="rId299"/>
              </w:object>
            </w:r>
          </w:p>
        </w:tc>
        <w:tc>
          <w:tcPr>
            <w:tcW w:w="461" w:type="pct"/>
            <w:vAlign w:val="center"/>
          </w:tcPr>
          <w:p w14:paraId="650E34DB" w14:textId="77777777"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14:paraId="680F4F21" w14:textId="77777777" w:rsidR="00A6515C" w:rsidRPr="00376AFF" w:rsidRDefault="00A6515C" w:rsidP="0059092D">
      <w:pPr>
        <w:spacing w:after="0" w:line="240" w:lineRule="auto"/>
        <w:jc w:val="both"/>
        <w:rPr>
          <w:rFonts w:ascii="Cambria Math" w:hAnsi="Cambria Math"/>
          <w:sz w:val="24"/>
          <w:szCs w:val="24"/>
        </w:rPr>
      </w:pPr>
    </w:p>
    <w:p w14:paraId="2E5BA531" w14:textId="77777777"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CDD1A7A" w14:textId="77777777" w:rsidR="006C0892" w:rsidRPr="00376AFF" w:rsidRDefault="006C0892" w:rsidP="0059092D">
      <w:pPr>
        <w:spacing w:after="0" w:line="240" w:lineRule="auto"/>
        <w:jc w:val="both"/>
        <w:rPr>
          <w:rFonts w:ascii="Cambria Math" w:hAnsi="Cambria Math"/>
          <w:sz w:val="24"/>
          <w:szCs w:val="24"/>
        </w:rPr>
      </w:pPr>
    </w:p>
    <w:p w14:paraId="194D6D59" w14:textId="77777777" w:rsidR="009253B9" w:rsidRPr="00376AFF" w:rsidRDefault="009253B9" w:rsidP="009253B9">
      <w:pPr>
        <w:pStyle w:val="Amicarellititle2"/>
      </w:pPr>
      <w:bookmarkStart w:id="551" w:name="_Toc482633750"/>
      <w:bookmarkStart w:id="552" w:name="_Ref521058313"/>
      <w:bookmarkStart w:id="553" w:name="_Toc66716426"/>
      <w:r w:rsidRPr="00376AFF">
        <w:t>Normal restitution coefficient</w:t>
      </w:r>
      <w:bookmarkEnd w:id="551"/>
      <w:bookmarkEnd w:id="552"/>
      <w:bookmarkEnd w:id="553"/>
    </w:p>
    <w:p w14:paraId="4A68BD8F" w14:textId="77777777"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14:paraId="2F3CE2B4" w14:textId="77777777" w:rsidR="009253B9" w:rsidRPr="00376AFF" w:rsidRDefault="009253B9" w:rsidP="009253B9">
      <w:pPr>
        <w:spacing w:after="0" w:line="240" w:lineRule="auto"/>
        <w:jc w:val="both"/>
        <w:rPr>
          <w:rFonts w:ascii="Times New Roman" w:hAnsi="Times New Roman"/>
          <w:sz w:val="24"/>
          <w:szCs w:val="24"/>
        </w:rPr>
      </w:pPr>
    </w:p>
    <w:p w14:paraId="4DD1DF5E" w14:textId="77777777" w:rsidR="003D504A" w:rsidRPr="00376AFF" w:rsidRDefault="003D504A" w:rsidP="001E6489">
      <w:pPr>
        <w:spacing w:after="0" w:line="240" w:lineRule="auto"/>
        <w:rPr>
          <w:rFonts w:ascii="Times New Roman" w:hAnsi="Times New Roman"/>
          <w:sz w:val="24"/>
          <w:szCs w:val="24"/>
        </w:rPr>
      </w:pPr>
    </w:p>
    <w:p w14:paraId="0772FA09" w14:textId="77777777"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4" w:name="_Toc447794863"/>
      <w:bookmarkStart w:id="555" w:name="_Toc447795348"/>
      <w:bookmarkStart w:id="556" w:name="_Toc447795455"/>
      <w:bookmarkStart w:id="557" w:name="_Ref449963221"/>
      <w:bookmarkStart w:id="558" w:name="_Toc66716427"/>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554"/>
      <w:bookmarkEnd w:id="555"/>
      <w:bookmarkEnd w:id="556"/>
      <w:bookmarkEnd w:id="557"/>
      <w:bookmarkEnd w:id="558"/>
    </w:p>
    <w:p w14:paraId="60EED96C"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 [</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_Ref520373754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9</w:t>
      </w:r>
      <w:r w:rsidR="00D05FC1" w:rsidRPr="00376AFF">
        <w:rPr>
          <w:rFonts w:ascii="Times New Roman" w:hAnsi="Times New Roman"/>
          <w:lang w:val="en-GB"/>
        </w:rPr>
        <w:fldChar w:fldCharType="end"/>
      </w:r>
      <w:r w:rsidRPr="00376AFF">
        <w:rPr>
          <w:rFonts w:ascii="Times New Roman" w:hAnsi="Times New Roman"/>
          <w:lang w:val="en-GB"/>
        </w:rPr>
        <w:t>]</w:t>
      </w:r>
      <w:r w:rsidR="00D05FC1" w:rsidRPr="00376AFF">
        <w:rPr>
          <w:rFonts w:ascii="Times New Roman" w:hAnsi="Times New Roman"/>
          <w:lang w:val="en-GB"/>
        </w:rPr>
        <w:t>,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and its possible speed-up by means of a 2-interface 3D erosion scheme (Amicarelli &amp; Agate, 2014, [</w:t>
      </w:r>
      <w:r w:rsidRPr="00376AFF">
        <w:rPr>
          <w:rFonts w:ascii="Times New Roman" w:hAnsi="Times New Roman"/>
          <w:lang w:val="en-GB"/>
        </w:rPr>
        <w:fldChar w:fldCharType="begin"/>
      </w:r>
      <w:r w:rsidRPr="00376AFF">
        <w:rPr>
          <w:rFonts w:ascii="Times New Roman" w:hAnsi="Times New Roman"/>
          <w:lang w:val="en-GB"/>
        </w:rPr>
        <w:instrText xml:space="preserve"> REF _Ref448247883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5</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 [</w:t>
      </w:r>
      <w:r w:rsidRPr="00376AFF">
        <w:rPr>
          <w:rFonts w:ascii="Times New Roman" w:hAnsi="Times New Roman"/>
          <w:lang w:val="en-GB"/>
        </w:rPr>
        <w:fldChar w:fldCharType="begin"/>
      </w:r>
      <w:r w:rsidRPr="00376AFF">
        <w:rPr>
          <w:rFonts w:ascii="Times New Roman" w:hAnsi="Times New Roman"/>
          <w:lang w:val="en-GB"/>
        </w:rPr>
        <w:instrText xml:space="preserve"> REF _Ref447811118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122</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14:paraId="4618003E" w14:textId="77777777"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14:paraId="21CE159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14:paraId="7A1F8EEE" w14:textId="77777777" w:rsidR="00D11CE8" w:rsidRPr="00376AFF" w:rsidRDefault="00D11CE8" w:rsidP="00D05FC1">
      <w:pPr>
        <w:pStyle w:val="Normale1"/>
        <w:spacing w:line="240" w:lineRule="auto"/>
        <w:jc w:val="both"/>
        <w:rPr>
          <w:rFonts w:ascii="Times New Roman" w:hAnsi="Times New Roman"/>
          <w:lang w:val="en-GB"/>
        </w:rPr>
      </w:pPr>
    </w:p>
    <w:p w14:paraId="27BB466F" w14:textId="77777777" w:rsidR="00D11CE8" w:rsidRPr="00376AFF" w:rsidRDefault="00D11CE8" w:rsidP="00D11CE8">
      <w:pPr>
        <w:pStyle w:val="Amicarellititle2"/>
      </w:pPr>
      <w:bookmarkStart w:id="559" w:name="_Ref520373755"/>
      <w:bookmarkStart w:id="560" w:name="_Toc66716428"/>
      <w:r w:rsidRPr="00376AFF">
        <w:t>Mixture model for dense granular flows</w:t>
      </w:r>
      <w:bookmarkEnd w:id="559"/>
      <w:bookmarkEnd w:id="560"/>
    </w:p>
    <w:p w14:paraId="5689E178" w14:textId="77777777"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 [</w:t>
      </w:r>
      <w:r w:rsidRPr="00376AFF">
        <w:rPr>
          <w:rFonts w:ascii="Times New Roman" w:hAnsi="Times New Roman"/>
          <w:lang w:val="en-GB"/>
        </w:rPr>
        <w:fldChar w:fldCharType="begin"/>
      </w:r>
      <w:r w:rsidRPr="00376AFF">
        <w:rPr>
          <w:rFonts w:ascii="Times New Roman" w:hAnsi="Times New Roman"/>
          <w:lang w:val="en-GB"/>
        </w:rPr>
        <w:instrText xml:space="preserve"> REF _Ref520373754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9</w:t>
      </w:r>
      <w:r w:rsidRPr="00376AFF">
        <w:rPr>
          <w:rFonts w:ascii="Times New Roman" w:hAnsi="Times New Roman"/>
          <w:lang w:val="en-GB"/>
        </w:rPr>
        <w:fldChar w:fldCharType="end"/>
      </w:r>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14:paraId="029BADEF"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296C6E89"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AA8BD09" w14:textId="77777777" w:rsidTr="00116C36">
        <w:tc>
          <w:tcPr>
            <w:tcW w:w="4539" w:type="pct"/>
            <w:vAlign w:val="center"/>
          </w:tcPr>
          <w:p w14:paraId="3FD946E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w14:anchorId="41FFD4F8">
                <v:shape id="_x0000_i1168" type="#_x0000_t75" style="width:108.6pt;height:36pt" o:ole="">
                  <v:imagedata r:id="rId300" o:title=""/>
                </v:shape>
                <o:OLEObject Type="Embed" ProgID="Equation.3" ShapeID="_x0000_i1168" DrawAspect="Content" ObjectID="_1687596093" r:id="rId301"/>
              </w:object>
            </w:r>
          </w:p>
        </w:tc>
        <w:tc>
          <w:tcPr>
            <w:tcW w:w="461" w:type="pct"/>
            <w:vAlign w:val="center"/>
          </w:tcPr>
          <w:p w14:paraId="0D81E131"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1"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1"/>
          </w:p>
        </w:tc>
      </w:tr>
    </w:tbl>
    <w:p w14:paraId="4668F0DD" w14:textId="77777777" w:rsidR="00CF4C3E" w:rsidRPr="00376AFF" w:rsidRDefault="00CF4C3E" w:rsidP="00D05FC1">
      <w:pPr>
        <w:pStyle w:val="Normale1"/>
        <w:spacing w:line="240" w:lineRule="auto"/>
        <w:jc w:val="both"/>
        <w:rPr>
          <w:rFonts w:ascii="Times New Roman" w:hAnsi="Times New Roman"/>
          <w:lang w:val="en-GB"/>
        </w:rPr>
      </w:pPr>
    </w:p>
    <w:p w14:paraId="42ED2C05"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14:paraId="1FBE9E9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14:paraId="1BC2B003" w14:textId="77777777" w:rsidTr="00116C36">
        <w:tc>
          <w:tcPr>
            <w:tcW w:w="4539" w:type="pct"/>
            <w:vAlign w:val="center"/>
          </w:tcPr>
          <w:p w14:paraId="6ED6305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w14:anchorId="0E9A0AC9">
                <v:shape id="_x0000_i1169" type="#_x0000_t75" style="width:101.4pt;height:36pt" o:ole="">
                  <v:imagedata r:id="rId302" o:title=""/>
                </v:shape>
                <o:OLEObject Type="Embed" ProgID="Equation.3" ShapeID="_x0000_i1169" DrawAspect="Content" ObjectID="_1687596094" r:id="rId303"/>
              </w:object>
            </w:r>
          </w:p>
        </w:tc>
        <w:tc>
          <w:tcPr>
            <w:tcW w:w="461" w:type="pct"/>
            <w:vAlign w:val="center"/>
          </w:tcPr>
          <w:p w14:paraId="2A084EC5"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2"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2"/>
          </w:p>
        </w:tc>
      </w:tr>
    </w:tbl>
    <w:p w14:paraId="16E731C4" w14:textId="77777777" w:rsidR="00CF4C3E" w:rsidRPr="00376AFF" w:rsidRDefault="00CF4C3E" w:rsidP="00D05FC1">
      <w:pPr>
        <w:pStyle w:val="Normale1"/>
        <w:spacing w:line="240" w:lineRule="auto"/>
        <w:jc w:val="both"/>
        <w:rPr>
          <w:rFonts w:ascii="Times New Roman" w:hAnsi="Times New Roman"/>
          <w:lang w:val="en-GB"/>
        </w:rPr>
      </w:pPr>
    </w:p>
    <w:p w14:paraId="3E6CFB6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14:paraId="65C37518" w14:textId="77777777" w:rsidTr="00116C36">
        <w:tc>
          <w:tcPr>
            <w:tcW w:w="4539" w:type="pct"/>
            <w:vAlign w:val="center"/>
          </w:tcPr>
          <w:p w14:paraId="75F5780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w14:anchorId="469C6895">
                <v:shape id="_x0000_i1170" type="#_x0000_t75" style="width:45pt;height:15.6pt" o:ole="">
                  <v:imagedata r:id="rId304" o:title=""/>
                </v:shape>
                <o:OLEObject Type="Embed" ProgID="Equation.3" ShapeID="_x0000_i1170" DrawAspect="Content" ObjectID="_1687596095" r:id="rId305"/>
              </w:object>
            </w:r>
          </w:p>
        </w:tc>
        <w:tc>
          <w:tcPr>
            <w:tcW w:w="461" w:type="pct"/>
            <w:vAlign w:val="center"/>
          </w:tcPr>
          <w:p w14:paraId="650AAE09"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6701428" w14:textId="77777777" w:rsidR="00CF4C3E" w:rsidRPr="00376AFF" w:rsidRDefault="00CF4C3E" w:rsidP="00D05FC1">
      <w:pPr>
        <w:pStyle w:val="Normale1"/>
        <w:spacing w:line="240" w:lineRule="auto"/>
        <w:jc w:val="both"/>
        <w:rPr>
          <w:rFonts w:ascii="Times New Roman" w:hAnsi="Times New Roman"/>
          <w:lang w:val="en-GB"/>
        </w:rPr>
      </w:pPr>
    </w:p>
    <w:p w14:paraId="64C1EE5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14:paraId="6166A508" w14:textId="77777777" w:rsidTr="00116C36">
        <w:tc>
          <w:tcPr>
            <w:tcW w:w="4539" w:type="pct"/>
            <w:vAlign w:val="center"/>
          </w:tcPr>
          <w:p w14:paraId="7EE2499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w14:anchorId="7964F25E">
                <v:shape id="_x0000_i1171" type="#_x0000_t75" style="width:206.4pt;height:34.2pt" o:ole="">
                  <v:imagedata r:id="rId306" o:title=""/>
                </v:shape>
                <o:OLEObject Type="Embed" ProgID="Equation.3" ShapeID="_x0000_i1171" DrawAspect="Content" ObjectID="_1687596096" r:id="rId307"/>
              </w:object>
            </w:r>
          </w:p>
        </w:tc>
        <w:tc>
          <w:tcPr>
            <w:tcW w:w="461" w:type="pct"/>
            <w:vAlign w:val="center"/>
          </w:tcPr>
          <w:p w14:paraId="4A2DFD99"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D60490" w14:textId="77777777" w:rsidR="008A6A20" w:rsidRPr="00376AFF" w:rsidRDefault="008A6A20" w:rsidP="008A6A20">
      <w:pPr>
        <w:pStyle w:val="Normale1"/>
        <w:spacing w:line="240" w:lineRule="auto"/>
        <w:rPr>
          <w:rFonts w:ascii="Times New Roman" w:hAnsi="Times New Roman"/>
          <w:lang w:val="en-GB"/>
        </w:rPr>
      </w:pPr>
    </w:p>
    <w:p w14:paraId="6279EE4A"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7.2</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4BACDF49" w14:textId="77777777" w:rsidTr="00116C36">
        <w:tc>
          <w:tcPr>
            <w:tcW w:w="4539" w:type="pct"/>
            <w:vAlign w:val="center"/>
          </w:tcPr>
          <w:p w14:paraId="7AB76EE3"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w14:anchorId="30B302F9">
                <v:shape id="_x0000_i1172" type="#_x0000_t75" style="width:67.8pt;height:36pt" o:ole="">
                  <v:imagedata r:id="rId308" o:title=""/>
                </v:shape>
                <o:OLEObject Type="Embed" ProgID="Equation.3" ShapeID="_x0000_i1172" DrawAspect="Content" ObjectID="_1687596097" r:id="rId309"/>
              </w:object>
            </w:r>
          </w:p>
        </w:tc>
        <w:tc>
          <w:tcPr>
            <w:tcW w:w="461" w:type="pct"/>
            <w:vAlign w:val="center"/>
          </w:tcPr>
          <w:p w14:paraId="6A25EAC8"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1FECB30" w14:textId="77777777" w:rsidR="008A6A20" w:rsidRPr="00376AFF" w:rsidRDefault="008A6A20" w:rsidP="00D05FC1">
      <w:pPr>
        <w:pStyle w:val="Normale1"/>
        <w:spacing w:line="240" w:lineRule="auto"/>
        <w:jc w:val="both"/>
        <w:rPr>
          <w:rFonts w:ascii="Times New Roman" w:hAnsi="Times New Roman"/>
          <w:lang w:val="en-GB"/>
        </w:rPr>
      </w:pPr>
    </w:p>
    <w:p w14:paraId="66C5B7D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_Ref520374383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16</w:t>
      </w:r>
      <w:r w:rsidR="00EC4C35"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F41951B" w14:textId="77777777" w:rsidTr="00116C36">
        <w:tc>
          <w:tcPr>
            <w:tcW w:w="4539" w:type="pct"/>
            <w:vAlign w:val="center"/>
          </w:tcPr>
          <w:p w14:paraId="4A2AB74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w14:anchorId="5E85E9FD">
                <v:shape id="_x0000_i1173" type="#_x0000_t75" style="width:84pt;height:36pt" o:ole="">
                  <v:imagedata r:id="rId310" o:title=""/>
                </v:shape>
                <o:OLEObject Type="Embed" ProgID="Equation.3" ShapeID="_x0000_i1173" DrawAspect="Content" ObjectID="_1687596098" r:id="rId311"/>
              </w:object>
            </w:r>
          </w:p>
        </w:tc>
        <w:tc>
          <w:tcPr>
            <w:tcW w:w="461" w:type="pct"/>
            <w:vAlign w:val="center"/>
          </w:tcPr>
          <w:p w14:paraId="63C60884"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3"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3"/>
          </w:p>
        </w:tc>
      </w:tr>
    </w:tbl>
    <w:p w14:paraId="52020EE4" w14:textId="77777777" w:rsidR="00CF4C3E" w:rsidRPr="00376AFF" w:rsidRDefault="00CF4C3E" w:rsidP="00D05FC1">
      <w:pPr>
        <w:pStyle w:val="Normale1"/>
        <w:spacing w:line="240" w:lineRule="auto"/>
        <w:jc w:val="both"/>
        <w:rPr>
          <w:rFonts w:ascii="Times New Roman" w:hAnsi="Times New Roman"/>
          <w:lang w:val="en-GB"/>
        </w:rPr>
      </w:pPr>
    </w:p>
    <w:p w14:paraId="340211C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7.6</w:t>
      </w:r>
      <w:r w:rsidR="00093238" w:rsidRPr="00093238">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14:paraId="758510CF" w14:textId="77777777" w:rsidTr="00116C36">
        <w:tc>
          <w:tcPr>
            <w:tcW w:w="4539" w:type="pct"/>
            <w:vAlign w:val="center"/>
          </w:tcPr>
          <w:p w14:paraId="4E6FD32F"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w14:anchorId="526E7F74">
                <v:shape id="_x0000_i1174" type="#_x0000_t75" style="width:63.6pt;height:37.8pt" o:ole="">
                  <v:imagedata r:id="rId312" o:title=""/>
                </v:shape>
                <o:OLEObject Type="Embed" ProgID="Equation.3" ShapeID="_x0000_i1174" DrawAspect="Content" ObjectID="_1687596099" r:id="rId313"/>
              </w:object>
            </w:r>
          </w:p>
        </w:tc>
        <w:tc>
          <w:tcPr>
            <w:tcW w:w="461" w:type="pct"/>
            <w:vAlign w:val="center"/>
          </w:tcPr>
          <w:p w14:paraId="33058326"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4"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4"/>
          </w:p>
        </w:tc>
      </w:tr>
    </w:tbl>
    <w:p w14:paraId="0CE2C465" w14:textId="77777777" w:rsidR="008A6A20" w:rsidRPr="00376AFF" w:rsidRDefault="008A6A20" w:rsidP="00D05FC1">
      <w:pPr>
        <w:pStyle w:val="Normale1"/>
        <w:spacing w:line="240" w:lineRule="auto"/>
        <w:jc w:val="both"/>
        <w:rPr>
          <w:rFonts w:ascii="Times New Roman" w:hAnsi="Times New Roman"/>
          <w:lang w:val="en-GB"/>
        </w:rPr>
      </w:pPr>
    </w:p>
    <w:p w14:paraId="72951F72"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_Ref520379157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127</w:t>
      </w:r>
      <w:r w:rsidR="00EC4C35" w:rsidRPr="00376AFF">
        <w:rPr>
          <w:rFonts w:ascii="Times New Roman" w:hAnsi="Times New Roman"/>
          <w:lang w:val="en-GB"/>
        </w:rPr>
        <w:fldChar w:fldCharType="end"/>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7.7</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14:paraId="1127BFC5" w14:textId="77777777" w:rsidTr="00116C36">
        <w:tc>
          <w:tcPr>
            <w:tcW w:w="4539" w:type="pct"/>
            <w:vAlign w:val="center"/>
          </w:tcPr>
          <w:p w14:paraId="5DE4409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w14:anchorId="741C583C">
                <v:shape id="_x0000_i1175" type="#_x0000_t75" style="width:265.8pt;height:37.8pt" o:ole="">
                  <v:imagedata r:id="rId314" o:title=""/>
                </v:shape>
                <o:OLEObject Type="Embed" ProgID="Equation.3" ShapeID="_x0000_i1175" DrawAspect="Content" ObjectID="_1687596100" r:id="rId315"/>
              </w:object>
            </w:r>
          </w:p>
        </w:tc>
        <w:tc>
          <w:tcPr>
            <w:tcW w:w="461" w:type="pct"/>
            <w:vAlign w:val="center"/>
          </w:tcPr>
          <w:p w14:paraId="188DC0BD"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F4A961" w14:textId="77777777" w:rsidR="008A6A20" w:rsidRPr="00376AFF" w:rsidRDefault="008A6A20" w:rsidP="00D05FC1">
      <w:pPr>
        <w:pStyle w:val="Normale1"/>
        <w:spacing w:line="240" w:lineRule="auto"/>
        <w:jc w:val="both"/>
        <w:rPr>
          <w:rFonts w:ascii="Times New Roman" w:hAnsi="Times New Roman"/>
          <w:lang w:val="en-GB"/>
        </w:rPr>
      </w:pPr>
    </w:p>
    <w:p w14:paraId="1112CCA7" w14:textId="77777777"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_Ref341105389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46</w:t>
      </w:r>
      <w:r w:rsidR="00116C36" w:rsidRPr="00376AFF">
        <w:rPr>
          <w:rFonts w:ascii="Times New Roman" w:hAnsi="Times New Roman"/>
          <w:lang w:val="en-GB"/>
        </w:rPr>
        <w:fldChar w:fldCharType="end"/>
      </w:r>
      <w:r w:rsidRPr="00376AFF">
        <w:rPr>
          <w:rFonts w:ascii="Times New Roman" w:hAnsi="Times New Roman"/>
          <w:lang w:val="en-GB"/>
        </w:rPr>
        <w:t>] and represents the effects of wall frontiers.</w:t>
      </w:r>
    </w:p>
    <w:p w14:paraId="1941D10D" w14:textId="77777777" w:rsidR="00BC3F1D" w:rsidRPr="00376AFF" w:rsidRDefault="00BC3F1D" w:rsidP="00BC3F1D">
      <w:pPr>
        <w:pStyle w:val="Normale1"/>
        <w:spacing w:line="240" w:lineRule="auto"/>
        <w:jc w:val="both"/>
        <w:rPr>
          <w:ins w:id="565" w:author="Amicarelli Andrea (RSE)" w:date="2021-03-29T15:48:00Z"/>
          <w:rFonts w:ascii="Times New Roman" w:hAnsi="Times New Roman"/>
          <w:lang w:val="en-GB"/>
        </w:rPr>
      </w:pPr>
      <w:ins w:id="566" w:author="Amicarelli Andrea (RSE)" w:date="2021-03-29T15:48:00Z">
        <w:r>
          <w:rPr>
            <w:rFonts w:ascii="Times New Roman" w:hAnsi="Times New Roman"/>
            <w:lang w:val="en-GB"/>
          </w:rPr>
          <w:t>This approximation of the continuity equation does not violate the mass conservation as the particle volume is undetermined.</w:t>
        </w:r>
      </w:ins>
    </w:p>
    <w:p w14:paraId="0CFDA3E9"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48A3D0D0" w14:textId="77777777" w:rsidTr="00116C36">
        <w:tc>
          <w:tcPr>
            <w:tcW w:w="4539" w:type="pct"/>
            <w:vAlign w:val="center"/>
          </w:tcPr>
          <w:p w14:paraId="7985E0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w14:anchorId="7E71E07E">
                <v:shape id="_x0000_i1176" type="#_x0000_t75" style="width:270pt;height:36pt" o:ole="">
                  <v:imagedata r:id="rId316" o:title=""/>
                </v:shape>
                <o:OLEObject Type="Embed" ProgID="Equation.3" ShapeID="_x0000_i1176" DrawAspect="Content" ObjectID="_1687596101" r:id="rId317"/>
              </w:object>
            </w:r>
          </w:p>
        </w:tc>
        <w:tc>
          <w:tcPr>
            <w:tcW w:w="461" w:type="pct"/>
            <w:vAlign w:val="center"/>
          </w:tcPr>
          <w:p w14:paraId="1FFD0489"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7"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7"/>
          </w:p>
        </w:tc>
      </w:tr>
    </w:tbl>
    <w:p w14:paraId="4F8E9B9F" w14:textId="77777777" w:rsidR="008A6A20" w:rsidRPr="00376AFF" w:rsidRDefault="008A6A20" w:rsidP="00D05FC1">
      <w:pPr>
        <w:pStyle w:val="Normale1"/>
        <w:spacing w:line="240" w:lineRule="auto"/>
        <w:jc w:val="both"/>
        <w:rPr>
          <w:rFonts w:ascii="Times New Roman" w:hAnsi="Times New Roman"/>
          <w:lang w:val="en-GB"/>
        </w:rPr>
      </w:pPr>
    </w:p>
    <w:p w14:paraId="2CF4F75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proofErr w:type="spellStart"/>
      <w:r w:rsidRPr="00376AFF">
        <w:rPr>
          <w:rFonts w:ascii="Times New Roman" w:hAnsi="Times New Roman"/>
          <w:i/>
          <w:vertAlign w:val="subscript"/>
          <w:lang w:val="en-GB"/>
        </w:rPr>
        <w:t>ij</w:t>
      </w:r>
      <w:proofErr w:type="spellEnd"/>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14:paraId="4CC23AAB"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63D9A98" w14:textId="77777777" w:rsidTr="00116C36">
        <w:tc>
          <w:tcPr>
            <w:tcW w:w="4539" w:type="pct"/>
            <w:vAlign w:val="center"/>
          </w:tcPr>
          <w:p w14:paraId="52519F7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w14:anchorId="71BE34C9">
                <v:shape id="_x0000_i1177" type="#_x0000_t75" style="width:286.2pt;height:36pt" o:ole="">
                  <v:imagedata r:id="rId318" o:title=""/>
                </v:shape>
                <o:OLEObject Type="Embed" ProgID="Equation.3" ShapeID="_x0000_i1177" DrawAspect="Content" ObjectID="_1687596102" r:id="rId319"/>
              </w:object>
            </w:r>
          </w:p>
        </w:tc>
        <w:tc>
          <w:tcPr>
            <w:tcW w:w="461" w:type="pct"/>
            <w:vAlign w:val="center"/>
          </w:tcPr>
          <w:p w14:paraId="205E8C6B"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8"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8"/>
          </w:p>
        </w:tc>
      </w:tr>
    </w:tbl>
    <w:p w14:paraId="64609C1F" w14:textId="77777777" w:rsidR="00CF4C3E" w:rsidRPr="00376AFF" w:rsidRDefault="00CF4C3E" w:rsidP="00D05FC1">
      <w:pPr>
        <w:pStyle w:val="Normale1"/>
        <w:spacing w:line="240" w:lineRule="auto"/>
        <w:jc w:val="both"/>
        <w:rPr>
          <w:rFonts w:ascii="Times New Roman" w:hAnsi="Times New Roman"/>
          <w:lang w:val="en-GB"/>
        </w:rPr>
      </w:pPr>
    </w:p>
    <w:p w14:paraId="6952487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7.9</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7.10</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14:paraId="61BD3297" w14:textId="77777777" w:rsidTr="00116C36">
        <w:tc>
          <w:tcPr>
            <w:tcW w:w="4539" w:type="pct"/>
            <w:vAlign w:val="center"/>
          </w:tcPr>
          <w:p w14:paraId="14B3236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w14:anchorId="28FBFC55">
                <v:shape id="_x0000_i1178" type="#_x0000_t75" style="width:207pt;height:36pt" o:ole="">
                  <v:imagedata r:id="rId320" o:title=""/>
                </v:shape>
                <o:OLEObject Type="Embed" ProgID="Equation.3" ShapeID="_x0000_i1178" DrawAspect="Content" ObjectID="_1687596103" r:id="rId321"/>
              </w:object>
            </w:r>
          </w:p>
        </w:tc>
        <w:tc>
          <w:tcPr>
            <w:tcW w:w="461" w:type="pct"/>
            <w:vAlign w:val="center"/>
          </w:tcPr>
          <w:p w14:paraId="3762BB6E"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24ABD92" w14:textId="77777777" w:rsidR="008A6A20" w:rsidRPr="00376AFF" w:rsidRDefault="008A6A20" w:rsidP="00D05FC1">
      <w:pPr>
        <w:pStyle w:val="Normale1"/>
        <w:spacing w:line="240" w:lineRule="auto"/>
        <w:jc w:val="both"/>
        <w:rPr>
          <w:rFonts w:ascii="Times New Roman" w:hAnsi="Times New Roman"/>
          <w:lang w:val="en-GB"/>
        </w:rPr>
      </w:pPr>
    </w:p>
    <w:p w14:paraId="7857676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6F629065" w14:textId="77777777" w:rsidTr="00116C36">
        <w:tc>
          <w:tcPr>
            <w:tcW w:w="4539" w:type="pct"/>
            <w:vAlign w:val="center"/>
          </w:tcPr>
          <w:p w14:paraId="4C269A55"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w14:anchorId="660BFF5A">
                <v:shape id="_x0000_i1179" type="#_x0000_t75" style="width:184.8pt;height:43.2pt" o:ole="">
                  <v:imagedata r:id="rId322" o:title=""/>
                </v:shape>
                <o:OLEObject Type="Embed" ProgID="Equation.3" ShapeID="_x0000_i1179" DrawAspect="Content" ObjectID="_1687596104" r:id="rId323"/>
              </w:object>
            </w:r>
          </w:p>
        </w:tc>
        <w:tc>
          <w:tcPr>
            <w:tcW w:w="461" w:type="pct"/>
            <w:vAlign w:val="center"/>
          </w:tcPr>
          <w:p w14:paraId="7FFB8677"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34A54A0" w14:textId="77777777" w:rsidR="00CF4C3E" w:rsidRPr="00376AFF" w:rsidRDefault="00CF4C3E" w:rsidP="00D05FC1">
      <w:pPr>
        <w:pStyle w:val="Normale1"/>
        <w:spacing w:line="240" w:lineRule="auto"/>
        <w:jc w:val="both"/>
        <w:rPr>
          <w:rFonts w:ascii="Times New Roman" w:hAnsi="Times New Roman"/>
          <w:lang w:val="en-GB"/>
        </w:rPr>
      </w:pPr>
    </w:p>
    <w:p w14:paraId="459D413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 represents viscosity. Under the hypothesis of plain strain, the shear stress gradient term is represented by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_Ref520379408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174</w:t>
      </w:r>
      <w:r w:rsidR="00116C36" w:rsidRPr="00376AFF">
        <w:rPr>
          <w:rFonts w:ascii="Times New Roman" w:hAnsi="Times New Roman"/>
          <w:lang w:val="en-GB"/>
        </w:rPr>
        <w:fldChar w:fldCharType="end"/>
      </w:r>
      <w:r w:rsidRPr="00376AFF">
        <w:rPr>
          <w:rFonts w:ascii="Times New Roman" w:hAnsi="Times New Roman"/>
          <w:lang w:val="en-GB"/>
        </w:rPr>
        <w:t>] (</w:t>
      </w:r>
      <w:proofErr w:type="spellStart"/>
      <w:r w:rsidRPr="00376AFF">
        <w:rPr>
          <w:rFonts w:ascii="Times New Roman" w:hAnsi="Times New Roman"/>
          <w:lang w:val="en-GB"/>
        </w:rPr>
        <w:t>visco</w:t>
      </w:r>
      <w:proofErr w:type="spellEnd"/>
      <w:r w:rsidRPr="00376AFF">
        <w:rPr>
          <w:rFonts w:ascii="Times New Roman" w:hAnsi="Times New Roman"/>
          <w:lang w:val="en-GB"/>
        </w:rPr>
        <w:t>-plastic model for dry granular material based on internal friction), by means of a parameter, which KTFG names frictional viscosity, as described in the following.</w:t>
      </w:r>
    </w:p>
    <w:p w14:paraId="3CDA97B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14:paraId="078DC02E" w14:textId="77777777" w:rsidTr="00116C36">
        <w:tc>
          <w:tcPr>
            <w:tcW w:w="4539" w:type="pct"/>
            <w:vAlign w:val="center"/>
          </w:tcPr>
          <w:p w14:paraId="28FB3A0C"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w14:anchorId="754FFB8E">
                <v:shape id="_x0000_i1180" type="#_x0000_t75" style="width:76.8pt;height:36pt" o:ole="">
                  <v:imagedata r:id="rId324" o:title=""/>
                </v:shape>
                <o:OLEObject Type="Embed" ProgID="Equation.3" ShapeID="_x0000_i1180" DrawAspect="Content" ObjectID="_1687596105" r:id="rId325"/>
              </w:object>
            </w:r>
            <w:r w:rsidRPr="00376AFF">
              <w:t xml:space="preserve">,   </w:t>
            </w:r>
            <w:r w:rsidRPr="00376AFF">
              <w:rPr>
                <w:position w:val="-28"/>
              </w:rPr>
              <w:object w:dxaOrig="1140" w:dyaOrig="680" w14:anchorId="18726AF4">
                <v:shape id="_x0000_i1181" type="#_x0000_t75" style="width:54pt;height:33pt" o:ole="">
                  <v:imagedata r:id="rId326" o:title=""/>
                </v:shape>
                <o:OLEObject Type="Embed" ProgID="Equation.3" ShapeID="_x0000_i1181" DrawAspect="Content" ObjectID="_1687596106" r:id="rId327"/>
              </w:object>
            </w:r>
          </w:p>
        </w:tc>
        <w:tc>
          <w:tcPr>
            <w:tcW w:w="461" w:type="pct"/>
            <w:vAlign w:val="center"/>
          </w:tcPr>
          <w:p w14:paraId="48EEADC8"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412551D" w14:textId="77777777" w:rsidR="00CF4C3E" w:rsidRPr="00376AFF" w:rsidRDefault="00CF4C3E" w:rsidP="00D05FC1">
      <w:pPr>
        <w:pStyle w:val="Normale1"/>
        <w:spacing w:line="240" w:lineRule="auto"/>
        <w:jc w:val="both"/>
        <w:rPr>
          <w:rFonts w:ascii="Times New Roman" w:hAnsi="Times New Roman"/>
          <w:lang w:val="en-GB"/>
        </w:rPr>
      </w:pPr>
    </w:p>
    <w:p w14:paraId="2E58206A"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279" w:dyaOrig="380" w14:anchorId="787DC98F">
          <v:shape id="_x0000_i1182" type="#_x0000_t75" style="width:13.2pt;height:19.8pt" o:ole="">
            <v:imagedata r:id="rId328" o:title=""/>
          </v:shape>
          <o:OLEObject Type="Embed" ProgID="Equation.3" ShapeID="_x0000_i1182" DrawAspect="Content" ObjectID="_1687596107" r:id="rId329"/>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w14:anchorId="0CAA78A0">
          <v:shape id="_x0000_i1183" type="#_x0000_t75" style="width:15.6pt;height:19.8pt" o:ole="">
            <v:imagedata r:id="rId330" o:title=""/>
          </v:shape>
          <o:OLEObject Type="Embed" ProgID="Equation.3" ShapeID="_x0000_i1183" DrawAspect="Content" ObjectID="_1687596108" r:id="rId331"/>
        </w:object>
      </w:r>
      <w:r w:rsidRPr="00376AFF">
        <w:rPr>
          <w:rFonts w:ascii="Times New Roman" w:hAnsi="Times New Roman"/>
          <w:lang w:val="en-GB"/>
        </w:rPr>
        <w:t>(Pa) is the mean effective stress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 xml:space="preserve">] refers to a smoothed approximation of the 3D Mohr-Coulomb criterion; the </w:t>
      </w:r>
      <w:r w:rsidRPr="00376AFF">
        <w:rPr>
          <w:rFonts w:ascii="Times New Roman" w:hAnsi="Times New Roman"/>
          <w:lang w:val="en-GB"/>
        </w:rPr>
        <w:lastRenderedPageBreak/>
        <w:t>extension to Mohr-Coulomb-Terzaghi criterion for saturated soils is straightforward). The shear stress gradient term in the momentum equation can be expressed as follows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035A2248" w14:textId="77777777" w:rsidTr="00116C36">
        <w:tc>
          <w:tcPr>
            <w:tcW w:w="4539" w:type="pct"/>
            <w:vAlign w:val="center"/>
          </w:tcPr>
          <w:p w14:paraId="05E0450C" w14:textId="77777777" w:rsidR="00CF4C3E" w:rsidRPr="00376AFF" w:rsidRDefault="00CF4C3E" w:rsidP="00CF4C3E">
            <w:pPr>
              <w:spacing w:line="240" w:lineRule="auto"/>
              <w:jc w:val="center"/>
            </w:pPr>
            <w:r w:rsidRPr="00376AFF">
              <w:rPr>
                <w:position w:val="-32"/>
              </w:rPr>
              <w:object w:dxaOrig="3000" w:dyaOrig="720" w14:anchorId="02E24767">
                <v:shape id="_x0000_i1184" type="#_x0000_t75" style="width:141.6pt;height:36pt" o:ole="">
                  <v:imagedata r:id="rId332" o:title=""/>
                </v:shape>
                <o:OLEObject Type="Embed" ProgID="Equation.3" ShapeID="_x0000_i1184" DrawAspect="Content" ObjectID="_1687596109" r:id="rId333"/>
              </w:object>
            </w:r>
            <w:r w:rsidRPr="00376AFF">
              <w:t xml:space="preserve">,   </w:t>
            </w:r>
            <w:r w:rsidRPr="00376AFF">
              <w:rPr>
                <w:position w:val="-34"/>
              </w:rPr>
              <w:object w:dxaOrig="1880" w:dyaOrig="800" w14:anchorId="3DD9F384">
                <v:shape id="_x0000_i1185" type="#_x0000_t75" style="width:87.6pt;height:39.6pt" o:ole="">
                  <v:imagedata r:id="rId334" o:title=""/>
                </v:shape>
                <o:OLEObject Type="Embed" ProgID="Equation.3" ShapeID="_x0000_i1185" DrawAspect="Content" ObjectID="_1687596110" r:id="rId335"/>
              </w:object>
            </w:r>
          </w:p>
          <w:p w14:paraId="07C59C3A" w14:textId="77777777"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w14:anchorId="6D5FD22A">
                <v:shape id="_x0000_i1186" type="#_x0000_t75" style="width:122.4pt;height:45pt" o:ole="">
                  <v:imagedata r:id="rId336" o:title=""/>
                </v:shape>
                <o:OLEObject Type="Embed" ProgID="Equation.3" ShapeID="_x0000_i1186" DrawAspect="Content" ObjectID="_1687596111" r:id="rId337"/>
              </w:object>
            </w:r>
            <w:r w:rsidRPr="00376AFF">
              <w:t xml:space="preserve">,   </w:t>
            </w:r>
            <w:r w:rsidRPr="00376AFF">
              <w:rPr>
                <w:position w:val="-10"/>
              </w:rPr>
              <w:object w:dxaOrig="1359" w:dyaOrig="380" w14:anchorId="100E837B">
                <v:shape id="_x0000_i1187" type="#_x0000_t75" style="width:63.6pt;height:18pt" o:ole="">
                  <v:imagedata r:id="rId338" o:title=""/>
                </v:shape>
                <o:OLEObject Type="Embed" ProgID="Equation.3" ShapeID="_x0000_i1187" DrawAspect="Content" ObjectID="_1687596112" r:id="rId339"/>
              </w:object>
            </w:r>
          </w:p>
        </w:tc>
        <w:tc>
          <w:tcPr>
            <w:tcW w:w="461" w:type="pct"/>
            <w:vAlign w:val="center"/>
          </w:tcPr>
          <w:p w14:paraId="43071FC2"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9"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9"/>
          </w:p>
        </w:tc>
      </w:tr>
    </w:tbl>
    <w:p w14:paraId="33E1DE9A" w14:textId="77777777" w:rsidR="00CF4C3E" w:rsidRPr="00376AFF" w:rsidRDefault="00CF4C3E" w:rsidP="00D05FC1">
      <w:pPr>
        <w:pStyle w:val="Normale1"/>
        <w:spacing w:line="240" w:lineRule="auto"/>
        <w:jc w:val="both"/>
        <w:rPr>
          <w:rFonts w:ascii="Times New Roman" w:hAnsi="Times New Roman"/>
          <w:lang w:val="en-GB"/>
        </w:rPr>
      </w:pPr>
    </w:p>
    <w:p w14:paraId="7B25877E"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proofErr w:type="spellStart"/>
      <w:r w:rsidRPr="00376AFF">
        <w:rPr>
          <w:rFonts w:ascii="Times New Roman" w:hAnsi="Times New Roman"/>
          <w:i/>
          <w:lang w:val="en-GB"/>
        </w:rPr>
        <w:t>e</w:t>
      </w:r>
      <w:r w:rsidRPr="00376AFF">
        <w:rPr>
          <w:rFonts w:ascii="Times New Roman" w:hAnsi="Times New Roman"/>
          <w:i/>
          <w:vertAlign w:val="subscript"/>
          <w:lang w:val="en-GB"/>
        </w:rPr>
        <w:t>ij</w:t>
      </w:r>
      <w:proofErr w:type="spellEnd"/>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second invariant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14:paraId="372B8504" w14:textId="77777777" w:rsidTr="00116C36">
        <w:tc>
          <w:tcPr>
            <w:tcW w:w="4539" w:type="pct"/>
            <w:vAlign w:val="center"/>
          </w:tcPr>
          <w:p w14:paraId="69CBECE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w14:anchorId="17D6C0A8">
                <v:shape id="_x0000_i1188" type="#_x0000_t75" style="width:163.2pt;height:44.4pt" o:ole="">
                  <v:imagedata r:id="rId340" o:title=""/>
                </v:shape>
                <o:OLEObject Type="Embed" ProgID="Equation.3" ShapeID="_x0000_i1188" DrawAspect="Content" ObjectID="_1687596113" r:id="rId341"/>
              </w:object>
            </w:r>
          </w:p>
        </w:tc>
        <w:tc>
          <w:tcPr>
            <w:tcW w:w="461" w:type="pct"/>
            <w:vAlign w:val="center"/>
          </w:tcPr>
          <w:p w14:paraId="4F4C24C5"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B9AB010" w14:textId="77777777" w:rsidR="00CF4C3E" w:rsidRPr="00376AFF" w:rsidRDefault="00CF4C3E" w:rsidP="00D05FC1">
      <w:pPr>
        <w:pStyle w:val="Normale1"/>
        <w:spacing w:line="240" w:lineRule="auto"/>
        <w:jc w:val="both"/>
        <w:rPr>
          <w:rFonts w:ascii="Times New Roman" w:hAnsi="Times New Roman"/>
          <w:lang w:val="en-GB"/>
        </w:rPr>
      </w:pPr>
    </w:p>
    <w:p w14:paraId="186125D7" w14:textId="77777777"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14:paraId="27E5974D" w14:textId="77777777" w:rsidTr="00585F46">
        <w:tc>
          <w:tcPr>
            <w:tcW w:w="4539" w:type="pct"/>
            <w:vAlign w:val="center"/>
          </w:tcPr>
          <w:p w14:paraId="61F55C48" w14:textId="77777777"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w14:anchorId="24A99EA3">
                <v:shape id="_x0000_i1189" type="#_x0000_t75" style="width:87pt;height:39.6pt" o:ole="">
                  <v:imagedata r:id="rId334" o:title=""/>
                </v:shape>
                <o:OLEObject Type="Embed" ProgID="Equation.3" ShapeID="_x0000_i1189" DrawAspect="Content" ObjectID="_1687596114" r:id="rId342"/>
              </w:object>
            </w:r>
          </w:p>
        </w:tc>
        <w:tc>
          <w:tcPr>
            <w:tcW w:w="461" w:type="pct"/>
            <w:vAlign w:val="center"/>
          </w:tcPr>
          <w:p w14:paraId="1CE21252" w14:textId="77777777"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DEA31B3" w14:textId="77777777" w:rsidR="00A023AB" w:rsidRPr="00376AFF" w:rsidRDefault="00A023AB" w:rsidP="00A023AB">
      <w:pPr>
        <w:spacing w:after="0" w:line="240" w:lineRule="auto"/>
        <w:rPr>
          <w:rFonts w:ascii="Times New Roman" w:hAnsi="Times New Roman"/>
          <w:sz w:val="24"/>
          <w:szCs w:val="24"/>
        </w:rPr>
      </w:pPr>
    </w:p>
    <w:p w14:paraId="0C8179DF" w14:textId="77777777"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whereas its second invariant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14:paraId="15E40CF0" w14:textId="77777777" w:rsidTr="00585F46">
        <w:tc>
          <w:tcPr>
            <w:tcW w:w="4539" w:type="pct"/>
            <w:vAlign w:val="center"/>
          </w:tcPr>
          <w:commentRangeStart w:id="570"/>
          <w:p w14:paraId="5E2D0B52" w14:textId="77777777" w:rsidR="00A023AB" w:rsidRPr="00376AFF" w:rsidRDefault="000A5F83"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20" w:dyaOrig="880" w14:anchorId="1A379022">
                <v:shape id="_x0000_i1190" type="#_x0000_t75" style="width:336pt;height:38.4pt" o:ole="">
                  <v:imagedata r:id="rId343" o:title=""/>
                </v:shape>
                <o:OLEObject Type="Embed" ProgID="Equation.3" ShapeID="_x0000_i1190" DrawAspect="Content" ObjectID="_1687596115" r:id="rId344"/>
              </w:object>
            </w:r>
          </w:p>
        </w:tc>
        <w:tc>
          <w:tcPr>
            <w:tcW w:w="461" w:type="pct"/>
            <w:vAlign w:val="center"/>
          </w:tcPr>
          <w:p w14:paraId="0118222F" w14:textId="77777777"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571"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1"/>
            <w:commentRangeEnd w:id="570"/>
            <w:r w:rsidR="000A5F83" w:rsidRPr="00376AFF">
              <w:rPr>
                <w:rStyle w:val="Rimandocommento"/>
                <w:rFonts w:ascii="Times New Roman" w:eastAsia="Times New Roman" w:hAnsi="Times New Roman"/>
                <w:b w:val="0"/>
                <w:bCs w:val="0"/>
                <w:color w:val="auto"/>
                <w:szCs w:val="20"/>
                <w:lang w:eastAsia="it-IT"/>
              </w:rPr>
              <w:commentReference w:id="570"/>
            </w:r>
          </w:p>
        </w:tc>
      </w:tr>
    </w:tbl>
    <w:p w14:paraId="68D11EF0" w14:textId="77777777" w:rsidR="00A023AB" w:rsidRPr="00376AFF" w:rsidRDefault="00A023AB" w:rsidP="00A023AB">
      <w:pPr>
        <w:spacing w:after="0" w:line="240" w:lineRule="auto"/>
        <w:rPr>
          <w:rFonts w:ascii="Times New Roman" w:hAnsi="Times New Roman"/>
          <w:sz w:val="24"/>
          <w:szCs w:val="24"/>
        </w:rPr>
      </w:pPr>
    </w:p>
    <w:p w14:paraId="399CDB08" w14:textId="77777777"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w:t>
      </w:r>
      <w:proofErr w:type="spellStart"/>
      <w:r w:rsidRPr="00376AFF">
        <w:rPr>
          <w:rFonts w:ascii="Times New Roman" w:hAnsi="Times New Roman"/>
          <w:sz w:val="24"/>
          <w:szCs w:val="24"/>
        </w:rPr>
        <w:t>Randles</w:t>
      </w:r>
      <w:proofErr w:type="spellEnd"/>
      <w:r w:rsidRPr="00376AFF">
        <w:rPr>
          <w:rFonts w:ascii="Times New Roman" w:hAnsi="Times New Roman"/>
          <w:sz w:val="24"/>
          <w:szCs w:val="24"/>
        </w:rPr>
        <w:t xml:space="preserve"> &amp; </w:t>
      </w:r>
      <w:proofErr w:type="spellStart"/>
      <w:r w:rsidRPr="00376AFF">
        <w:rPr>
          <w:rFonts w:ascii="Times New Roman" w:hAnsi="Times New Roman"/>
          <w:sz w:val="24"/>
          <w:szCs w:val="24"/>
        </w:rPr>
        <w:t>Libertsky</w:t>
      </w:r>
      <w:proofErr w:type="spellEnd"/>
      <w:r w:rsidRPr="00376AFF">
        <w:rPr>
          <w:rFonts w:ascii="Times New Roman" w:hAnsi="Times New Roman"/>
          <w:sz w:val="24"/>
          <w:szCs w:val="24"/>
        </w:rPr>
        <w:t>, 1996,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_Ref449706167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167</w:t>
      </w:r>
      <w:r w:rsidRPr="00376AFF">
        <w:rPr>
          <w:rFonts w:ascii="Times New Roman" w:hAnsi="Times New Roman"/>
          <w:sz w:val="24"/>
          <w:szCs w:val="24"/>
        </w:rPr>
        <w:fldChar w:fldCharType="end"/>
      </w:r>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7.17</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14:paraId="4D989B38" w14:textId="77777777" w:rsidTr="00585F46">
        <w:tc>
          <w:tcPr>
            <w:tcW w:w="4539" w:type="pct"/>
            <w:vAlign w:val="center"/>
          </w:tcPr>
          <w:p w14:paraId="518B8B09" w14:textId="77777777" w:rsidR="00A023AB" w:rsidRPr="00376AFF" w:rsidRDefault="00535300"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14:paraId="7161BCE5" w14:textId="77777777"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87A143" w14:textId="77777777" w:rsidR="00A023AB" w:rsidRPr="00376AFF" w:rsidRDefault="00A023AB" w:rsidP="00A023AB">
      <w:pPr>
        <w:spacing w:after="0" w:line="240" w:lineRule="auto"/>
        <w:rPr>
          <w:rFonts w:ascii="Times New Roman" w:hAnsi="Times New Roman"/>
          <w:sz w:val="24"/>
          <w:szCs w:val="24"/>
        </w:rPr>
      </w:pPr>
    </w:p>
    <w:p w14:paraId="5842731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proofErr w:type="spellStart"/>
      <w:r w:rsidRPr="00376AFF">
        <w:rPr>
          <w:rFonts w:ascii="Times New Roman" w:hAnsi="Times New Roman"/>
          <w:i/>
          <w:vertAlign w:val="subscript"/>
          <w:lang w:val="en-GB"/>
        </w:rPr>
        <w:t>fr</w:t>
      </w:r>
      <w:proofErr w:type="spellEnd"/>
      <w:r w:rsidRPr="00376AFF">
        <w:rPr>
          <w:rFonts w:ascii="Times New Roman" w:hAnsi="Times New Roman"/>
          <w:lang w:val="en-GB"/>
        </w:rPr>
        <w:t xml:space="preserve"> (</w:t>
      </w:r>
      <w:proofErr w:type="spellStart"/>
      <w:r w:rsidRPr="00376AFF">
        <w:rPr>
          <w:rFonts w:ascii="Times New Roman" w:hAnsi="Times New Roman"/>
          <w:lang w:val="en-GB"/>
        </w:rPr>
        <w:t>Pa×s</w:t>
      </w:r>
      <w:proofErr w:type="spellEnd"/>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1D1AC5BE" w14:textId="77777777" w:rsidTr="00116C36">
        <w:tc>
          <w:tcPr>
            <w:tcW w:w="4539" w:type="pct"/>
            <w:vAlign w:val="center"/>
          </w:tcPr>
          <w:p w14:paraId="0845F4A1"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w14:anchorId="60A135AD">
                <v:shape id="_x0000_i1191" type="#_x0000_t75" style="width:83.4pt;height:44.4pt" o:ole="">
                  <v:imagedata r:id="rId345" o:title=""/>
                </v:shape>
                <o:OLEObject Type="Embed" ProgID="Equation.3" ShapeID="_x0000_i1191" DrawAspect="Content" ObjectID="_1687596116" r:id="rId346"/>
              </w:object>
            </w:r>
          </w:p>
        </w:tc>
        <w:tc>
          <w:tcPr>
            <w:tcW w:w="461" w:type="pct"/>
            <w:vAlign w:val="center"/>
          </w:tcPr>
          <w:p w14:paraId="7EC66B99"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2"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2"/>
          </w:p>
        </w:tc>
      </w:tr>
    </w:tbl>
    <w:p w14:paraId="2720D8ED" w14:textId="77777777" w:rsidR="00CF4C3E" w:rsidRPr="00376AFF" w:rsidRDefault="00CF4C3E" w:rsidP="00D05FC1">
      <w:pPr>
        <w:pStyle w:val="Normale1"/>
        <w:spacing w:line="240" w:lineRule="auto"/>
        <w:jc w:val="both"/>
        <w:rPr>
          <w:rFonts w:ascii="Times New Roman" w:hAnsi="Times New Roman"/>
          <w:lang w:val="en-GB"/>
        </w:rPr>
      </w:pPr>
    </w:p>
    <w:p w14:paraId="322EB9D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14:paraId="28416D41" w14:textId="77777777" w:rsidTr="00116C36">
        <w:tc>
          <w:tcPr>
            <w:tcW w:w="4539" w:type="pct"/>
            <w:vAlign w:val="center"/>
          </w:tcPr>
          <w:p w14:paraId="459C3A5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w14:anchorId="23951912">
                <v:shape id="_x0000_i1192" type="#_x0000_t75" style="width:93.6pt;height:37.8pt" o:ole="">
                  <v:imagedata r:id="rId347" o:title=""/>
                </v:shape>
                <o:OLEObject Type="Embed" ProgID="Equation.3" ShapeID="_x0000_i1192" DrawAspect="Content" ObjectID="_1687596117" r:id="rId348"/>
              </w:object>
            </w:r>
          </w:p>
        </w:tc>
        <w:tc>
          <w:tcPr>
            <w:tcW w:w="461" w:type="pct"/>
            <w:vAlign w:val="center"/>
          </w:tcPr>
          <w:p w14:paraId="15779951"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3"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3"/>
          </w:p>
        </w:tc>
      </w:tr>
    </w:tbl>
    <w:p w14:paraId="71090C42" w14:textId="77777777" w:rsidR="008A6A20" w:rsidRPr="00376AFF" w:rsidRDefault="008A6A20" w:rsidP="00D05FC1">
      <w:pPr>
        <w:pStyle w:val="Normale1"/>
        <w:spacing w:line="240" w:lineRule="auto"/>
        <w:jc w:val="both"/>
        <w:rPr>
          <w:rFonts w:ascii="Times New Roman" w:hAnsi="Times New Roman"/>
          <w:lang w:val="en-GB"/>
        </w:rPr>
      </w:pPr>
    </w:p>
    <w:p w14:paraId="0328424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Eq.</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14:paraId="3A8372D6"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In analogy to the Navier-Stokes equation (for incompressible flows), under the strong but accepted hypothesis of smooth spatial variations of </w:t>
      </w:r>
      <w:r w:rsidRPr="00376AFF">
        <w:rPr>
          <w:rFonts w:ascii="Symbol" w:hAnsi="Symbol"/>
          <w:lang w:val="en-GB"/>
        </w:rPr>
        <w:t></w:t>
      </w:r>
      <w:proofErr w:type="spellStart"/>
      <w:r w:rsidRPr="00376AFF">
        <w:rPr>
          <w:rFonts w:ascii="Times New Roman" w:hAnsi="Times New Roman"/>
          <w:vertAlign w:val="subscript"/>
          <w:lang w:val="en-GB"/>
        </w:rPr>
        <w:t>fr</w:t>
      </w:r>
      <w:proofErr w:type="spellEnd"/>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14:paraId="13198D16" w14:textId="77777777" w:rsidTr="00116C36">
        <w:tc>
          <w:tcPr>
            <w:tcW w:w="4539" w:type="pct"/>
            <w:vAlign w:val="center"/>
          </w:tcPr>
          <w:p w14:paraId="5FD95BC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w14:anchorId="29EF9E9B">
                <v:shape id="_x0000_i1193" type="#_x0000_t75" style="width:76.8pt;height:37.8pt" o:ole="">
                  <v:imagedata r:id="rId349" o:title=""/>
                </v:shape>
                <o:OLEObject Type="Embed" ProgID="Equation.3" ShapeID="_x0000_i1193" DrawAspect="Content" ObjectID="_1687596118" r:id="rId350"/>
              </w:object>
            </w:r>
          </w:p>
        </w:tc>
        <w:tc>
          <w:tcPr>
            <w:tcW w:w="461" w:type="pct"/>
            <w:vAlign w:val="center"/>
          </w:tcPr>
          <w:p w14:paraId="30A3B312"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6464CC6" w14:textId="77777777" w:rsidR="00CF4C3E" w:rsidRPr="00376AFF" w:rsidRDefault="00CF4C3E" w:rsidP="00D05FC1">
      <w:pPr>
        <w:pStyle w:val="Normale1"/>
        <w:spacing w:line="240" w:lineRule="auto"/>
        <w:jc w:val="both"/>
        <w:rPr>
          <w:rFonts w:ascii="Times New Roman" w:hAnsi="Times New Roman"/>
          <w:lang w:val="en-GB"/>
        </w:rPr>
      </w:pPr>
    </w:p>
    <w:p w14:paraId="61FC223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which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_Ref520379750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103</w:t>
      </w:r>
      <w:r w:rsidR="00E77347" w:rsidRPr="00376AFF">
        <w:rPr>
          <w:rFonts w:ascii="Times New Roman" w:hAnsi="Times New Roman"/>
          <w:lang w:val="en-GB"/>
        </w:rPr>
        <w:fldChar w:fldCharType="end"/>
      </w:r>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14:paraId="5FA4ADAA" w14:textId="77777777" w:rsidTr="00116C36">
        <w:tc>
          <w:tcPr>
            <w:tcW w:w="4539" w:type="pct"/>
            <w:vAlign w:val="center"/>
          </w:tcPr>
          <w:p w14:paraId="20B99377"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w14:anchorId="68A47CB1">
                <v:shape id="_x0000_i1194" type="#_x0000_t75" style="width:57pt;height:20.4pt" o:ole="">
                  <v:imagedata r:id="rId351" o:title=""/>
                </v:shape>
                <o:OLEObject Type="Embed" ProgID="Equation.3" ShapeID="_x0000_i1194" DrawAspect="Content" ObjectID="_1687596119" r:id="rId352"/>
              </w:object>
            </w:r>
          </w:p>
        </w:tc>
        <w:tc>
          <w:tcPr>
            <w:tcW w:w="461" w:type="pct"/>
            <w:vAlign w:val="center"/>
          </w:tcPr>
          <w:p w14:paraId="0A5AFCE6"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4"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4"/>
          </w:p>
        </w:tc>
      </w:tr>
    </w:tbl>
    <w:p w14:paraId="4BA72FBE" w14:textId="77777777" w:rsidR="00CF4C3E" w:rsidRPr="00376AFF" w:rsidRDefault="00CF4C3E" w:rsidP="00D05FC1">
      <w:pPr>
        <w:pStyle w:val="Normale1"/>
        <w:spacing w:line="240" w:lineRule="auto"/>
        <w:jc w:val="both"/>
        <w:rPr>
          <w:rFonts w:ascii="Times New Roman" w:hAnsi="Times New Roman"/>
          <w:lang w:val="en-GB"/>
        </w:rPr>
      </w:pPr>
    </w:p>
    <w:p w14:paraId="67DF75D2"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w14:anchorId="09509115">
          <v:shape id="_x0000_i1195" type="#_x0000_t75" style="width:15.6pt;height:19.8pt" o:ole="">
            <v:imagedata r:id="rId353" o:title=""/>
          </v:shape>
          <o:OLEObject Type="Embed" ProgID="Equation.3" ShapeID="_x0000_i1195" DrawAspect="Content" ObjectID="_1687596120" r:id="rId354"/>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14:paraId="74C49C1B" w14:textId="77777777" w:rsidTr="00116C36">
        <w:tc>
          <w:tcPr>
            <w:tcW w:w="4539" w:type="pct"/>
            <w:vAlign w:val="center"/>
          </w:tcPr>
          <w:p w14:paraId="02B7E56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w14:anchorId="72DA92FD">
                <v:shape id="_x0000_i1196" type="#_x0000_t75" style="width:114.6pt;height:16.2pt" o:ole="">
                  <v:imagedata r:id="rId355" o:title=""/>
                </v:shape>
                <o:OLEObject Type="Embed" ProgID="Equation.3" ShapeID="_x0000_i1196" DrawAspect="Content" ObjectID="_1687596121" r:id="rId356"/>
              </w:object>
            </w:r>
          </w:p>
        </w:tc>
        <w:tc>
          <w:tcPr>
            <w:tcW w:w="461" w:type="pct"/>
            <w:vAlign w:val="center"/>
          </w:tcPr>
          <w:p w14:paraId="63E8CB1A"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5A5ABB9" w14:textId="77777777" w:rsidR="008A6A20" w:rsidRPr="00376AFF" w:rsidRDefault="008A6A20" w:rsidP="00D05FC1">
      <w:pPr>
        <w:pStyle w:val="Normale1"/>
        <w:spacing w:line="240" w:lineRule="auto"/>
        <w:jc w:val="both"/>
        <w:rPr>
          <w:rFonts w:ascii="Times New Roman" w:hAnsi="Times New Roman"/>
          <w:lang w:val="en-GB"/>
        </w:rPr>
      </w:pPr>
    </w:p>
    <w:p w14:paraId="2FB9B20C"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14:paraId="27CB15D7" w14:textId="77777777" w:rsidTr="00116C36">
        <w:tc>
          <w:tcPr>
            <w:tcW w:w="4539" w:type="pct"/>
            <w:vAlign w:val="center"/>
          </w:tcPr>
          <w:p w14:paraId="01F04809"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w14:anchorId="4645F53D">
                <v:shape id="_x0000_i1197" type="#_x0000_t75" style="width:301.8pt;height:37.8pt" o:ole="">
                  <v:imagedata r:id="rId357" o:title=""/>
                </v:shape>
                <o:OLEObject Type="Embed" ProgID="Equation.3" ShapeID="_x0000_i1197" DrawAspect="Content" ObjectID="_1687596122" r:id="rId358"/>
              </w:object>
            </w:r>
          </w:p>
        </w:tc>
        <w:tc>
          <w:tcPr>
            <w:tcW w:w="461" w:type="pct"/>
            <w:vAlign w:val="center"/>
          </w:tcPr>
          <w:p w14:paraId="7A08344B"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5"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5"/>
          </w:p>
        </w:tc>
      </w:tr>
    </w:tbl>
    <w:p w14:paraId="35119593" w14:textId="77777777" w:rsidR="00CF4C3E" w:rsidRPr="00376AFF" w:rsidRDefault="00CF4C3E" w:rsidP="00D05FC1">
      <w:pPr>
        <w:pStyle w:val="Normale1"/>
        <w:spacing w:line="240" w:lineRule="auto"/>
        <w:jc w:val="both"/>
        <w:rPr>
          <w:rFonts w:ascii="Times New Roman" w:hAnsi="Times New Roman"/>
          <w:lang w:val="en-GB"/>
        </w:rPr>
      </w:pPr>
    </w:p>
    <w:p w14:paraId="7EA3F247"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proofErr w:type="spellStart"/>
      <w:r w:rsidRPr="00376AFF">
        <w:rPr>
          <w:rFonts w:ascii="Times New Roman" w:hAnsi="Times New Roman"/>
          <w:i/>
          <w:lang w:val="en-GB"/>
        </w:rPr>
        <w:t>ε</w:t>
      </w:r>
      <w:r w:rsidRPr="00376AFF">
        <w:rPr>
          <w:rFonts w:ascii="Times New Roman" w:hAnsi="Times New Roman"/>
          <w:i/>
          <w:vertAlign w:val="subscript"/>
          <w:lang w:val="en-GB"/>
        </w:rPr>
        <w:t>s,p</w:t>
      </w:r>
      <w:proofErr w:type="spellEnd"/>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14:paraId="73BFDB91" w14:textId="77777777" w:rsidTr="00116C36">
        <w:tc>
          <w:tcPr>
            <w:tcW w:w="4539" w:type="pct"/>
            <w:vAlign w:val="center"/>
          </w:tcPr>
          <w:p w14:paraId="729291BD"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w14:anchorId="04DDEC6C">
                <v:shape id="_x0000_i1198" type="#_x0000_t75" style="width:91.8pt;height:28.8pt" o:ole="">
                  <v:imagedata r:id="rId359" o:title=""/>
                </v:shape>
                <o:OLEObject Type="Embed" ProgID="Equation.3" ShapeID="_x0000_i1198" DrawAspect="Content" ObjectID="_1687596123" r:id="rId360"/>
              </w:object>
            </w:r>
          </w:p>
        </w:tc>
        <w:tc>
          <w:tcPr>
            <w:tcW w:w="461" w:type="pct"/>
            <w:vAlign w:val="center"/>
          </w:tcPr>
          <w:p w14:paraId="7BEDFAEA"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572D8F" w14:textId="77777777" w:rsidR="00CF4C3E" w:rsidRPr="00376AFF" w:rsidRDefault="00CF4C3E" w:rsidP="00D05FC1">
      <w:pPr>
        <w:pStyle w:val="Normale1"/>
        <w:spacing w:line="240" w:lineRule="auto"/>
        <w:jc w:val="both"/>
        <w:rPr>
          <w:rFonts w:ascii="Times New Roman" w:hAnsi="Times New Roman"/>
          <w:lang w:val="en-GB"/>
        </w:rPr>
      </w:pPr>
    </w:p>
    <w:p w14:paraId="057B7F60"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14:paraId="46BF7530" w14:textId="77777777" w:rsidTr="00116C36">
        <w:tc>
          <w:tcPr>
            <w:tcW w:w="4539" w:type="pct"/>
            <w:vAlign w:val="center"/>
          </w:tcPr>
          <w:p w14:paraId="6DD230BB"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w14:anchorId="50C394BE">
                <v:shape id="_x0000_i1199" type="#_x0000_t75" style="width:113.4pt;height:20.4pt" o:ole="">
                  <v:imagedata r:id="rId361" o:title=""/>
                </v:shape>
                <o:OLEObject Type="Embed" ProgID="Equation.3" ShapeID="_x0000_i1199" DrawAspect="Content" ObjectID="_1687596124" r:id="rId362"/>
              </w:object>
            </w:r>
          </w:p>
        </w:tc>
        <w:tc>
          <w:tcPr>
            <w:tcW w:w="461" w:type="pct"/>
            <w:vAlign w:val="center"/>
          </w:tcPr>
          <w:p w14:paraId="33A4723E"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9FF82E9" w14:textId="77777777" w:rsidR="00CF4C3E" w:rsidRPr="00376AFF" w:rsidRDefault="00CF4C3E" w:rsidP="00D05FC1">
      <w:pPr>
        <w:pStyle w:val="Normale1"/>
        <w:spacing w:line="240" w:lineRule="auto"/>
        <w:jc w:val="both"/>
        <w:rPr>
          <w:rFonts w:ascii="Times New Roman" w:hAnsi="Times New Roman"/>
          <w:lang w:val="en-GB"/>
        </w:rPr>
      </w:pPr>
    </w:p>
    <w:p w14:paraId="1A4E01A2" w14:textId="77777777"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14:paraId="633D3C89" w14:textId="77777777" w:rsidTr="00116C36">
        <w:tc>
          <w:tcPr>
            <w:tcW w:w="4539" w:type="pct"/>
            <w:vAlign w:val="center"/>
          </w:tcPr>
          <w:p w14:paraId="3DA1674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w14:anchorId="7A2E2EFC">
                <v:shape id="_x0000_i1200" type="#_x0000_t75" style="width:127.8pt;height:36pt" o:ole="">
                  <v:imagedata r:id="rId363" o:title=""/>
                </v:shape>
                <o:OLEObject Type="Embed" ProgID="Equation.3" ShapeID="_x0000_i1200" DrawAspect="Content" ObjectID="_1687596125" r:id="rId364"/>
              </w:object>
            </w:r>
          </w:p>
        </w:tc>
        <w:tc>
          <w:tcPr>
            <w:tcW w:w="461" w:type="pct"/>
            <w:vAlign w:val="center"/>
          </w:tcPr>
          <w:p w14:paraId="740447A3"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6"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6"/>
          </w:p>
        </w:tc>
      </w:tr>
    </w:tbl>
    <w:p w14:paraId="3F484B95" w14:textId="77777777" w:rsidR="00CF4C3E" w:rsidRPr="00376AFF" w:rsidRDefault="00CF4C3E" w:rsidP="00D05FC1">
      <w:pPr>
        <w:pStyle w:val="Normale1"/>
        <w:spacing w:line="240" w:lineRule="auto"/>
        <w:jc w:val="both"/>
        <w:rPr>
          <w:rFonts w:ascii="Times New Roman" w:hAnsi="Times New Roman"/>
          <w:lang w:val="en-GB"/>
        </w:rPr>
      </w:pPr>
    </w:p>
    <w:p w14:paraId="5388579D"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14:paraId="516BD2A8" w14:textId="77777777" w:rsidTr="00116C36">
        <w:tc>
          <w:tcPr>
            <w:tcW w:w="4539" w:type="pct"/>
            <w:vAlign w:val="center"/>
          </w:tcPr>
          <w:p w14:paraId="3095FCA0"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w14:anchorId="58CD8450">
                <v:shape id="_x0000_i1201" type="#_x0000_t75" style="width:122.4pt;height:18pt" o:ole="">
                  <v:imagedata r:id="rId365" o:title=""/>
                </v:shape>
                <o:OLEObject Type="Embed" ProgID="Equation.3" ShapeID="_x0000_i1201" DrawAspect="Content" ObjectID="_1687596126" r:id="rId366"/>
              </w:object>
            </w:r>
          </w:p>
        </w:tc>
        <w:tc>
          <w:tcPr>
            <w:tcW w:w="461" w:type="pct"/>
            <w:vAlign w:val="center"/>
          </w:tcPr>
          <w:p w14:paraId="050950C2"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07D4901" w14:textId="77777777" w:rsidR="008A6A20" w:rsidRPr="00376AFF" w:rsidRDefault="008A6A20" w:rsidP="008A6A20">
      <w:pPr>
        <w:pStyle w:val="Normale1"/>
        <w:spacing w:line="240" w:lineRule="auto"/>
        <w:rPr>
          <w:rFonts w:ascii="Times New Roman" w:hAnsi="Times New Roman"/>
          <w:lang w:val="en-GB"/>
        </w:rPr>
      </w:pPr>
    </w:p>
    <w:p w14:paraId="51667A4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Pr="00376AFF">
        <w:rPr>
          <w:position w:val="-28"/>
          <w:lang w:val="en-GB"/>
        </w:rPr>
        <w:object w:dxaOrig="660" w:dyaOrig="660" w14:anchorId="5F59DA2F">
          <v:shape id="_x0000_i1202" type="#_x0000_t75" style="width:27pt;height:27pt" o:ole="">
            <v:imagedata r:id="rId367" o:title=""/>
          </v:shape>
          <o:OLEObject Type="Embed" ProgID="Equation.3" ShapeID="_x0000_i1202" DrawAspect="Content" ObjectID="_1687596127" r:id="rId368"/>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14:paraId="636D4071"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with the boundary treatment method proposed by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14:paraId="2D64266E" w14:textId="77777777" w:rsidTr="00116C36">
        <w:tc>
          <w:tcPr>
            <w:tcW w:w="4539" w:type="pct"/>
            <w:vAlign w:val="center"/>
          </w:tcPr>
          <w:p w14:paraId="714E22AA"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w14:anchorId="15143736">
                <v:shape id="_x0000_i1203" type="#_x0000_t75" style="width:174pt;height:32.4pt" o:ole="">
                  <v:imagedata r:id="rId369" o:title=""/>
                </v:shape>
                <o:OLEObject Type="Embed" ProgID="Equation.3" ShapeID="_x0000_i1203" DrawAspect="Content" ObjectID="_1687596128" r:id="rId370"/>
              </w:object>
            </w:r>
            <w:r w:rsidRPr="00376AFF">
              <w:rPr>
                <w:position w:val="-36"/>
              </w:rPr>
              <w:object w:dxaOrig="4680" w:dyaOrig="800" w14:anchorId="4396C8F1">
                <v:shape id="_x0000_i1204" type="#_x0000_t75" style="width:199.2pt;height:32.4pt" o:ole="">
                  <v:imagedata r:id="rId371" o:title=""/>
                </v:shape>
                <o:OLEObject Type="Embed" ProgID="Equation.3" ShapeID="_x0000_i1204" DrawAspect="Content" ObjectID="_1687596129" r:id="rId372"/>
              </w:object>
            </w:r>
            <w:r w:rsidRPr="00376AFF">
              <w:rPr>
                <w:position w:val="-34"/>
              </w:rPr>
              <w:object w:dxaOrig="3660" w:dyaOrig="780" w14:anchorId="0AA7937B">
                <v:shape id="_x0000_i1205" type="#_x0000_t75" style="width:153pt;height:33pt" o:ole="">
                  <v:imagedata r:id="rId373" o:title=""/>
                </v:shape>
                <o:OLEObject Type="Embed" ProgID="Equation.3" ShapeID="_x0000_i1205" DrawAspect="Content" ObjectID="_1687596130" r:id="rId374"/>
              </w:object>
            </w:r>
            <w:r w:rsidRPr="00376AFF">
              <w:rPr>
                <w:position w:val="-38"/>
              </w:rPr>
              <w:object w:dxaOrig="3960" w:dyaOrig="880" w14:anchorId="59D18590">
                <v:shape id="_x0000_i1206" type="#_x0000_t75" style="width:165.6pt;height:37.8pt" o:ole="">
                  <v:imagedata r:id="rId375" o:title=""/>
                </v:shape>
                <o:OLEObject Type="Embed" ProgID="Equation.3" ShapeID="_x0000_i1206" DrawAspect="Content" ObjectID="_1687596131" r:id="rId376"/>
              </w:object>
            </w:r>
            <w:r w:rsidRPr="00376AFF">
              <w:rPr>
                <w:position w:val="-38"/>
              </w:rPr>
              <w:object w:dxaOrig="2880" w:dyaOrig="880" w14:anchorId="55FDC1C6">
                <v:shape id="_x0000_i1207" type="#_x0000_t75" style="width:121.2pt;height:37.8pt" o:ole="">
                  <v:imagedata r:id="rId377" o:title=""/>
                </v:shape>
                <o:OLEObject Type="Embed" ProgID="Equation.3" ShapeID="_x0000_i1207" DrawAspect="Content" ObjectID="_1687596132" r:id="rId378"/>
              </w:object>
            </w:r>
          </w:p>
        </w:tc>
        <w:tc>
          <w:tcPr>
            <w:tcW w:w="461" w:type="pct"/>
            <w:vAlign w:val="center"/>
          </w:tcPr>
          <w:p w14:paraId="5D94B803"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7"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7"/>
          </w:p>
        </w:tc>
      </w:tr>
    </w:tbl>
    <w:p w14:paraId="76230D8B" w14:textId="77777777" w:rsidR="00CF4C3E" w:rsidRPr="00376AFF" w:rsidRDefault="00CF4C3E" w:rsidP="00D05FC1">
      <w:pPr>
        <w:pStyle w:val="Normale1"/>
        <w:spacing w:line="240" w:lineRule="auto"/>
        <w:jc w:val="both"/>
        <w:rPr>
          <w:rFonts w:ascii="Times New Roman" w:hAnsi="Times New Roman"/>
          <w:lang w:val="en-GB"/>
        </w:rPr>
      </w:pPr>
    </w:p>
    <w:p w14:paraId="39CB878E" w14:textId="77777777"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_Ref341105676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138</w:t>
      </w:r>
      <w:r w:rsidR="003D27BA" w:rsidRPr="00376AFF">
        <w:rPr>
          <w:rFonts w:ascii="Times New Roman" w:hAnsi="Times New Roman"/>
          <w:lang w:val="en-GB"/>
        </w:rPr>
        <w:fldChar w:fldCharType="end"/>
      </w:r>
      <w:r w:rsidRPr="00376AFF">
        <w:rPr>
          <w:rFonts w:ascii="Times New Roman" w:hAnsi="Times New Roman"/>
          <w:lang w:val="en-GB"/>
        </w:rPr>
        <w:t xml:space="preserve">]). The boundary value </w:t>
      </w:r>
      <w:proofErr w:type="spellStart"/>
      <w:r w:rsidRPr="00376AFF">
        <w:rPr>
          <w:rFonts w:ascii="Times New Roman" w:hAnsi="Times New Roman"/>
          <w:i/>
          <w:u w:val="single"/>
          <w:lang w:val="en-GB"/>
        </w:rPr>
        <w:t>u</w:t>
      </w:r>
      <w:r w:rsidRPr="00376AFF">
        <w:rPr>
          <w:rFonts w:ascii="Times New Roman" w:hAnsi="Times New Roman"/>
          <w:i/>
          <w:vertAlign w:val="subscript"/>
          <w:lang w:val="en-GB"/>
        </w:rPr>
        <w:t>SA</w:t>
      </w:r>
      <w:proofErr w:type="spellEnd"/>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proofErr w:type="spellStart"/>
      <w:r w:rsidRPr="00376AFF">
        <w:rPr>
          <w:rFonts w:ascii="Times New Roman" w:hAnsi="Times New Roman"/>
          <w:i/>
          <w:lang w:val="en-GB"/>
        </w:rPr>
        <w:t>V</w:t>
      </w:r>
      <w:r w:rsidRPr="00376AFF">
        <w:rPr>
          <w:rFonts w:ascii="Times New Roman" w:hAnsi="Times New Roman"/>
          <w:i/>
          <w:vertAlign w:val="subscript"/>
          <w:lang w:val="en-GB"/>
        </w:rPr>
        <w:t>h</w:t>
      </w:r>
      <w:proofErr w:type="spellEnd"/>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of the kernel support is assigned according to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So far, the last term, representing the bottom drag, has been validated in 2D.</w:t>
      </w:r>
    </w:p>
    <w:p w14:paraId="501C2861" w14:textId="77777777" w:rsidR="0052367F" w:rsidRDefault="0052367F" w:rsidP="00A023AB">
      <w:pPr>
        <w:spacing w:after="0" w:line="240" w:lineRule="auto"/>
        <w:jc w:val="both"/>
        <w:rPr>
          <w:rFonts w:ascii="Times New Roman" w:hAnsi="Times New Roman"/>
          <w:sz w:val="24"/>
          <w:szCs w:val="24"/>
        </w:rPr>
      </w:pPr>
    </w:p>
    <w:p w14:paraId="6345EA40" w14:textId="77777777" w:rsidR="0052367F" w:rsidRDefault="0052367F" w:rsidP="0052367F">
      <w:pPr>
        <w:pStyle w:val="Normale1"/>
        <w:spacing w:line="240" w:lineRule="auto"/>
        <w:jc w:val="both"/>
        <w:rPr>
          <w:rFonts w:ascii="Times New Roman" w:hAnsi="Times New Roman"/>
          <w:lang w:val="en-GB"/>
        </w:rPr>
      </w:pPr>
      <w:commentRangeStart w:id="578"/>
      <w:r>
        <w:rPr>
          <w:rFonts w:ascii="Times New Roman" w:hAnsi="Times New Roman"/>
          <w:lang w:val="en-GB"/>
        </w:rPr>
        <w:lastRenderedPageBreak/>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 because: </w:t>
      </w:r>
    </w:p>
    <w:tbl>
      <w:tblPr>
        <w:tblW w:w="5192" w:type="pct"/>
        <w:tblLayout w:type="fixed"/>
        <w:tblLook w:val="01E0" w:firstRow="1" w:lastRow="1" w:firstColumn="1" w:lastColumn="1" w:noHBand="0" w:noVBand="0"/>
      </w:tblPr>
      <w:tblGrid>
        <w:gridCol w:w="9289"/>
        <w:gridCol w:w="943"/>
      </w:tblGrid>
      <w:tr w:rsidR="0052367F" w:rsidRPr="00376AFF" w14:paraId="736700C2" w14:textId="77777777" w:rsidTr="00F6210E">
        <w:tc>
          <w:tcPr>
            <w:tcW w:w="4539" w:type="pct"/>
            <w:vAlign w:val="center"/>
          </w:tcPr>
          <w:p w14:paraId="0C38915D" w14:textId="77777777" w:rsidR="0052367F" w:rsidRPr="00376AFF" w:rsidRDefault="0052367F" w:rsidP="00F6210E">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w14:anchorId="02FFA851">
                <v:shape id="_x0000_i1208" type="#_x0000_t75" style="width:137.4pt;height:29.4pt" o:ole="">
                  <v:imagedata r:id="rId379" o:title=""/>
                </v:shape>
                <o:OLEObject Type="Embed" ProgID="Equation.3" ShapeID="_x0000_i1208" DrawAspect="Content" ObjectID="_1687596133" r:id="rId380"/>
              </w:object>
            </w:r>
          </w:p>
        </w:tc>
        <w:tc>
          <w:tcPr>
            <w:tcW w:w="461" w:type="pct"/>
            <w:vAlign w:val="center"/>
          </w:tcPr>
          <w:p w14:paraId="712D56C7" w14:textId="77777777" w:rsidR="0052367F" w:rsidRPr="00376AFF" w:rsidRDefault="0052367F" w:rsidP="00F6210E">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195050B" w14:textId="77777777" w:rsidR="0052367F" w:rsidRDefault="0052367F" w:rsidP="0052367F">
      <w:pPr>
        <w:pStyle w:val="Normale1"/>
        <w:spacing w:line="240" w:lineRule="auto"/>
        <w:jc w:val="both"/>
        <w:rPr>
          <w:rFonts w:ascii="Times New Roman" w:hAnsi="Times New Roman"/>
          <w:lang w:val="en-GB"/>
        </w:rPr>
      </w:pPr>
    </w:p>
    <w:p w14:paraId="5CEF467E" w14:textId="77777777"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E129B8">
        <w:rPr>
          <w:rFonts w:ascii="Times New Roman" w:hAnsi="Times New Roman"/>
          <w:lang w:val="en-GB"/>
        </w:rPr>
        <w:t>(</w:t>
      </w:r>
      <w:r w:rsidRPr="00E129B8">
        <w:rPr>
          <w:rFonts w:ascii="Times New Roman" w:hAnsi="Times New Roman"/>
          <w:noProof/>
          <w:lang w:val="en-GB"/>
        </w:rPr>
        <w:t>7</w:t>
      </w:r>
      <w:r w:rsidRPr="00E129B8">
        <w:rPr>
          <w:rFonts w:ascii="Times New Roman" w:hAnsi="Times New Roman"/>
          <w:lang w:val="en-GB"/>
        </w:rPr>
        <w:t>.</w:t>
      </w:r>
      <w:r w:rsidRPr="00E129B8">
        <w:rPr>
          <w:rFonts w:ascii="Times New Roman" w:hAnsi="Times New Roman"/>
          <w:noProof/>
          <w:lang w:val="en-GB"/>
        </w:rPr>
        <w:t>29</w:t>
      </w:r>
      <w:r w:rsidRPr="00E129B8">
        <w:rPr>
          <w:rFonts w:ascii="Times New Roman" w:hAnsi="Times New Roman"/>
          <w:lang w:val="en-GB"/>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578"/>
      <w:r>
        <w:rPr>
          <w:rStyle w:val="Rimandocommento"/>
          <w:rFonts w:ascii="Times New Roman" w:hAnsi="Times New Roman"/>
          <w:szCs w:val="20"/>
        </w:rPr>
        <w:commentReference w:id="578"/>
      </w:r>
    </w:p>
    <w:p w14:paraId="62704542" w14:textId="77777777"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14:paraId="4C474E7D" w14:textId="77777777" w:rsidTr="00585F46">
        <w:tc>
          <w:tcPr>
            <w:tcW w:w="4539" w:type="pct"/>
            <w:vAlign w:val="center"/>
          </w:tcPr>
          <w:p w14:paraId="081DEDFD" w14:textId="77777777" w:rsidR="00A023AB" w:rsidRPr="00376AFF" w:rsidRDefault="00535300"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14:paraId="7F3FC3CB" w14:textId="77777777"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69AE21B" w14:textId="77777777" w:rsidR="00A023AB" w:rsidRPr="00376AFF" w:rsidRDefault="00A023AB" w:rsidP="00D05FC1">
      <w:pPr>
        <w:pStyle w:val="Normale1"/>
        <w:spacing w:line="240" w:lineRule="auto"/>
        <w:jc w:val="both"/>
        <w:rPr>
          <w:rFonts w:ascii="Times New Roman" w:hAnsi="Times New Roman"/>
          <w:lang w:val="en-GB"/>
        </w:rPr>
      </w:pPr>
    </w:p>
    <w:p w14:paraId="5EE117B3"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14:paraId="18CE7B15" w14:textId="77777777" w:rsidTr="00116C36">
        <w:tc>
          <w:tcPr>
            <w:tcW w:w="4539" w:type="pct"/>
            <w:vAlign w:val="center"/>
          </w:tcPr>
          <w:p w14:paraId="7C570B76"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w14:anchorId="24E8E7AC">
                <v:shape id="_x0000_i1209" type="#_x0000_t75" style="width:333pt;height:39.6pt" o:ole="">
                  <v:imagedata r:id="rId381" o:title=""/>
                </v:shape>
                <o:OLEObject Type="Embed" ProgID="Equation.3" ShapeID="_x0000_i1209" DrawAspect="Content" ObjectID="_1687596134" r:id="rId382"/>
              </w:object>
            </w:r>
          </w:p>
        </w:tc>
        <w:tc>
          <w:tcPr>
            <w:tcW w:w="461" w:type="pct"/>
            <w:vAlign w:val="center"/>
          </w:tcPr>
          <w:p w14:paraId="325F9B1D"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9"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9"/>
          </w:p>
        </w:tc>
      </w:tr>
    </w:tbl>
    <w:p w14:paraId="44549C69" w14:textId="77777777" w:rsidR="00CF4C3E" w:rsidRPr="00376AFF" w:rsidRDefault="00CF4C3E" w:rsidP="00D05FC1">
      <w:pPr>
        <w:pStyle w:val="Normale1"/>
        <w:spacing w:line="240" w:lineRule="auto"/>
        <w:jc w:val="both"/>
        <w:rPr>
          <w:rFonts w:ascii="Times New Roman" w:hAnsi="Times New Roman"/>
          <w:lang w:val="en-GB"/>
        </w:rPr>
      </w:pPr>
    </w:p>
    <w:p w14:paraId="7D01426E"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proofErr w:type="spellStart"/>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refers to the top of the bed-load transport layer (or the layer of saturated material). Eq.</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(7.31)</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proofErr w:type="spellStart"/>
      <w:r w:rsidRPr="00376AFF">
        <w:rPr>
          <w:rFonts w:ascii="Times New Roman" w:hAnsi="Times New Roman"/>
          <w:i/>
          <w:u w:val="single"/>
          <w:lang w:val="en-GB"/>
        </w:rPr>
        <w:t>n</w:t>
      </w:r>
      <w:r w:rsidRPr="00376AFF">
        <w:rPr>
          <w:rFonts w:ascii="Times New Roman" w:hAnsi="Times New Roman"/>
          <w:i/>
          <w:vertAlign w:val="subscript"/>
          <w:lang w:val="en-GB"/>
        </w:rPr>
        <w:t>blt</w:t>
      </w:r>
      <w:proofErr w:type="spellEnd"/>
      <w:r w:rsidRPr="00376AFF">
        <w:rPr>
          <w:rFonts w:ascii="Times New Roman" w:hAnsi="Times New Roman"/>
          <w:i/>
          <w:vertAlign w:val="subscript"/>
          <w:lang w:val="en-GB"/>
        </w:rPr>
        <w: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14:paraId="093E46BE" w14:textId="77777777" w:rsidTr="00116C36">
        <w:tc>
          <w:tcPr>
            <w:tcW w:w="4539" w:type="pct"/>
            <w:vAlign w:val="center"/>
          </w:tcPr>
          <w:p w14:paraId="345E7172"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w14:anchorId="160C6677">
                <v:shape id="_x0000_i1210" type="#_x0000_t75" style="width:135.6pt;height:30.6pt" o:ole="">
                  <v:imagedata r:id="rId383" o:title=""/>
                </v:shape>
                <o:OLEObject Type="Embed" ProgID="Equation.3" ShapeID="_x0000_i1210" DrawAspect="Content" ObjectID="_1687596135" r:id="rId384"/>
              </w:object>
            </w:r>
          </w:p>
        </w:tc>
        <w:tc>
          <w:tcPr>
            <w:tcW w:w="461" w:type="pct"/>
            <w:vAlign w:val="center"/>
          </w:tcPr>
          <w:p w14:paraId="2632E314"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80"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0"/>
          </w:p>
        </w:tc>
      </w:tr>
    </w:tbl>
    <w:p w14:paraId="352C9DA6" w14:textId="77777777" w:rsidR="00CF4C3E" w:rsidRPr="00376AFF" w:rsidRDefault="00CF4C3E" w:rsidP="00D05FC1">
      <w:pPr>
        <w:pStyle w:val="Normale1"/>
        <w:spacing w:line="240" w:lineRule="auto"/>
        <w:jc w:val="both"/>
        <w:rPr>
          <w:rFonts w:ascii="Times New Roman" w:hAnsi="Times New Roman"/>
          <w:lang w:val="en-GB"/>
        </w:rPr>
      </w:pPr>
    </w:p>
    <w:p w14:paraId="0BA8ACBE"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(7.32)</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14:paraId="60F7BAC8"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14:paraId="3CE3F793" w14:textId="77777777" w:rsidTr="00116C36">
        <w:tc>
          <w:tcPr>
            <w:tcW w:w="4539" w:type="pct"/>
            <w:vAlign w:val="center"/>
          </w:tcPr>
          <w:p w14:paraId="1AC5689E" w14:textId="77777777"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w14:anchorId="74C39774">
                <v:shape id="_x0000_i1211" type="#_x0000_t75" style="width:66pt;height:16.2pt" o:ole="">
                  <v:imagedata r:id="rId385" o:title=""/>
                </v:shape>
                <o:OLEObject Type="Embed" ProgID="Equation.3" ShapeID="_x0000_i1211" DrawAspect="Content" ObjectID="_1687596136" r:id="rId386"/>
              </w:object>
            </w:r>
          </w:p>
        </w:tc>
        <w:tc>
          <w:tcPr>
            <w:tcW w:w="461" w:type="pct"/>
            <w:vAlign w:val="center"/>
          </w:tcPr>
          <w:p w14:paraId="224B46B3" w14:textId="77777777"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09DA53C" w14:textId="77777777" w:rsidR="00CF4C3E" w:rsidRPr="00376AFF" w:rsidRDefault="00CF4C3E" w:rsidP="00D05FC1">
      <w:pPr>
        <w:pStyle w:val="Normale1"/>
        <w:spacing w:line="240" w:lineRule="auto"/>
        <w:jc w:val="both"/>
        <w:rPr>
          <w:rFonts w:ascii="Times New Roman" w:hAnsi="Times New Roman"/>
          <w:lang w:val="en-GB"/>
        </w:rPr>
      </w:pPr>
    </w:p>
    <w:p w14:paraId="0AD8B8AE"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A unique speed of sound can be chosen (i.e. the highest among the SPH particle values, no matter about their phase volume fractions).</w:t>
      </w:r>
    </w:p>
    <w:p w14:paraId="3731A26F" w14:textId="77777777"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w:t>
      </w:r>
      <w:proofErr w:type="spellStart"/>
      <w:r w:rsidRPr="00376AFF">
        <w:rPr>
          <w:rFonts w:ascii="Times New Roman" w:hAnsi="Times New Roman"/>
          <w:lang w:val="en-GB"/>
        </w:rPr>
        <w:t>elasto</w:t>
      </w:r>
      <w:proofErr w:type="spellEnd"/>
      <w:r w:rsidRPr="00376AFF">
        <w:rPr>
          <w:rFonts w:ascii="Times New Roman" w:hAnsi="Times New Roman"/>
          <w:lang w:val="en-GB"/>
        </w:rPr>
        <w:t xml:space="preserve">-plastic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14:paraId="5E167F2D" w14:textId="77777777" w:rsidTr="00585F46">
        <w:tc>
          <w:tcPr>
            <w:tcW w:w="4539" w:type="pct"/>
            <w:vAlign w:val="center"/>
          </w:tcPr>
          <w:p w14:paraId="06315126" w14:textId="77777777"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w14:anchorId="0E962E23">
                <v:shape id="_x0000_i1212" type="#_x0000_t75" style="width:45.6pt;height:24.6pt" o:ole="">
                  <v:imagedata r:id="rId387" o:title=""/>
                </v:shape>
                <o:OLEObject Type="Embed" ProgID="Equation.3" ShapeID="_x0000_i1212" DrawAspect="Content" ObjectID="_1687596137" r:id="rId388"/>
              </w:object>
            </w:r>
          </w:p>
        </w:tc>
        <w:tc>
          <w:tcPr>
            <w:tcW w:w="461" w:type="pct"/>
            <w:vAlign w:val="center"/>
          </w:tcPr>
          <w:p w14:paraId="2D02C399" w14:textId="77777777"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019BCD6" w14:textId="77777777" w:rsidR="005920E5" w:rsidRPr="00376AFF" w:rsidRDefault="005920E5" w:rsidP="005920E5">
      <w:pPr>
        <w:pStyle w:val="Normale1"/>
        <w:spacing w:line="240" w:lineRule="auto"/>
        <w:jc w:val="both"/>
        <w:rPr>
          <w:rFonts w:ascii="Times New Roman" w:hAnsi="Times New Roman"/>
          <w:lang w:val="en-GB"/>
        </w:rPr>
      </w:pPr>
    </w:p>
    <w:p w14:paraId="166E2F44" w14:textId="77777777"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lastRenderedPageBreak/>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1C180F29" w14:textId="77777777"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 [</w:t>
      </w:r>
      <w:r w:rsidR="00A023AB" w:rsidRPr="00376AFF">
        <w:rPr>
          <w:rFonts w:ascii="Times New Roman" w:hAnsi="Times New Roman"/>
          <w:lang w:val="en-GB"/>
        </w:rPr>
        <w:fldChar w:fldCharType="begin"/>
      </w:r>
      <w:r w:rsidR="00A023AB" w:rsidRPr="00376AFF">
        <w:rPr>
          <w:rFonts w:ascii="Times New Roman" w:hAnsi="Times New Roman"/>
          <w:lang w:val="en-GB"/>
        </w:rPr>
        <w:instrText xml:space="preserve"> REF _Ref520373754 \r \h </w:instrText>
      </w:r>
      <w:r w:rsidR="00A023AB" w:rsidRPr="00376AFF">
        <w:rPr>
          <w:rFonts w:ascii="Times New Roman" w:hAnsi="Times New Roman"/>
          <w:lang w:val="en-GB"/>
        </w:rPr>
      </w:r>
      <w:r w:rsidR="00A023AB" w:rsidRPr="00376AFF">
        <w:rPr>
          <w:rFonts w:ascii="Times New Roman" w:hAnsi="Times New Roman"/>
          <w:lang w:val="en-GB"/>
        </w:rPr>
        <w:fldChar w:fldCharType="separate"/>
      </w:r>
      <w:r w:rsidR="00093238">
        <w:rPr>
          <w:rFonts w:ascii="Times New Roman" w:hAnsi="Times New Roman"/>
          <w:lang w:val="en-GB"/>
        </w:rPr>
        <w:t>9</w:t>
      </w:r>
      <w:r w:rsidR="00A023AB" w:rsidRPr="00376AFF">
        <w:rPr>
          <w:rFonts w:ascii="Times New Roman" w:hAnsi="Times New Roman"/>
          <w:lang w:val="en-GB"/>
        </w:rPr>
        <w:fldChar w:fldCharType="end"/>
      </w:r>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14:paraId="620A47FF" w14:textId="77777777"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14:paraId="3F78F301" w14:textId="77777777"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proofErr w:type="spellStart"/>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proofErr w:type="spellEnd"/>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14:paraId="282934A7" w14:textId="77777777" w:rsidTr="00585F46">
        <w:tc>
          <w:tcPr>
            <w:tcW w:w="4539" w:type="pct"/>
            <w:vAlign w:val="center"/>
          </w:tcPr>
          <w:p w14:paraId="1E0F4063" w14:textId="77777777"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w14:anchorId="3274A4E5">
                <v:shape id="_x0000_i1213" type="#_x0000_t75" style="width:141.6pt;height:32.4pt" o:ole="">
                  <v:imagedata r:id="rId389" o:title=""/>
                </v:shape>
                <o:OLEObject Type="Embed" ProgID="Equation.3" ShapeID="_x0000_i1213" DrawAspect="Content" ObjectID="_1687596138" r:id="rId390"/>
              </w:object>
            </w:r>
          </w:p>
        </w:tc>
        <w:tc>
          <w:tcPr>
            <w:tcW w:w="461" w:type="pct"/>
            <w:vAlign w:val="center"/>
          </w:tcPr>
          <w:p w14:paraId="4A25D355" w14:textId="77777777"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D5BD2A" w14:textId="77777777" w:rsidR="00652F0F" w:rsidRPr="00376AFF" w:rsidRDefault="00652F0F" w:rsidP="00652F0F">
      <w:pPr>
        <w:spacing w:after="0" w:line="240" w:lineRule="auto"/>
        <w:jc w:val="both"/>
        <w:rPr>
          <w:rFonts w:ascii="Times New Roman" w:hAnsi="Times New Roman"/>
          <w:sz w:val="24"/>
          <w:szCs w:val="24"/>
        </w:rPr>
      </w:pPr>
    </w:p>
    <w:p w14:paraId="55C6CD92"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proofErr w:type="spellStart"/>
      <w:r w:rsidRPr="00376AFF">
        <w:rPr>
          <w:rFonts w:ascii="Times New Roman" w:hAnsi="Times New Roman"/>
          <w:i/>
          <w:sz w:val="24"/>
          <w:szCs w:val="24"/>
        </w:rPr>
        <w:t>c</w:t>
      </w:r>
      <w:r w:rsidRPr="00376AFF">
        <w:rPr>
          <w:rFonts w:ascii="Times New Roman" w:hAnsi="Times New Roman"/>
          <w:i/>
          <w:sz w:val="24"/>
          <w:szCs w:val="24"/>
          <w:vertAlign w:val="subscript"/>
        </w:rPr>
        <w:t>ref</w:t>
      </w:r>
      <w:proofErr w:type="spellEnd"/>
      <w:r w:rsidRPr="00376AFF">
        <w:rPr>
          <w:rFonts w:ascii="Times New Roman" w:hAnsi="Times New Roman"/>
          <w:sz w:val="24"/>
          <w:szCs w:val="24"/>
        </w:rPr>
        <w:t xml:space="preserve">) should be at least 10 times </w:t>
      </w:r>
      <w:ins w:id="581" w:author="Amicarelli Andrea (RSE)" w:date="2020-04-13T16:28:00Z">
        <w:r w:rsidR="00A56E56" w:rsidRPr="00376AFF">
          <w:rPr>
            <w:rFonts w:ascii="Times New Roman" w:hAnsi="Times New Roman"/>
            <w:sz w:val="24"/>
            <w:szCs w:val="24"/>
          </w:rPr>
          <w:t xml:space="preserve">(Monaghan, 2005, </w:t>
        </w:r>
      </w:ins>
      <w:r w:rsidR="00E741EF" w:rsidRPr="00376AFF">
        <w:rPr>
          <w:rFonts w:ascii="Times New Roman" w:hAnsi="Times New Roman"/>
          <w:sz w:val="24"/>
          <w:szCs w:val="24"/>
        </w:rPr>
        <w:t>[</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ins w:id="582" w:author="Amicarelli Andrea (RSE)" w:date="2020-04-13T16:28:00Z">
        <w:r w:rsidR="00A56E56" w:rsidRPr="00376AFF">
          <w:rPr>
            <w:rFonts w:ascii="Times New Roman" w:hAnsi="Times New Roman"/>
            <w:sz w:val="24"/>
            <w:szCs w:val="24"/>
          </w:rPr>
          <w:t xml:space="preserve"> assumed </w:t>
        </w:r>
        <w:proofErr w:type="spell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proofErr w:type="spellEnd"/>
        <w:r w:rsidR="00A56E56" w:rsidRPr="00376AFF">
          <w:rPr>
            <w:rFonts w:ascii="Times New Roman" w:hAnsi="Times New Roman"/>
            <w:sz w:val="24"/>
            <w:szCs w:val="24"/>
          </w:rPr>
          <w:t xml:space="preserve">=2; 5 times </w:t>
        </w:r>
        <w:proofErr w:type="spellStart"/>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proofErr w:type="spellEnd"/>
      <w:r w:rsidR="00D617A0" w:rsidRPr="00376AFF">
        <w:rPr>
          <w:rFonts w:ascii="Times New Roman" w:hAnsi="Times New Roman"/>
          <w:i/>
          <w:sz w:val="24"/>
          <w:szCs w:val="24"/>
          <w:vertAlign w:val="subscript"/>
        </w:rPr>
        <w:t xml:space="preserve"> </w:t>
      </w:r>
      <w:ins w:id="583" w:author="Amicarelli Andrea (RSE)" w:date="2020-04-13T16:29:00Z">
        <w:r w:rsidR="00D617A0" w:rsidRPr="00376AFF">
          <w:rPr>
            <w:rFonts w:ascii="Times New Roman" w:hAnsi="Times New Roman"/>
            <w:sz w:val="24"/>
            <w:szCs w:val="24"/>
          </w:rPr>
          <w:t>for higher pressure peaks</w:t>
        </w:r>
      </w:ins>
      <w:ins w:id="584"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 [</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r w:rsidRPr="00376AFF">
        <w:rPr>
          <w:rFonts w:ascii="Times New Roman" w:hAnsi="Times New Roman"/>
          <w:sz w:val="24"/>
          <w:szCs w:val="24"/>
        </w:rPr>
        <w:t>).</w:t>
      </w:r>
    </w:p>
    <w:p w14:paraId="46C947A9"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w:t>
      </w:r>
      <w:proofErr w:type="spellStart"/>
      <w:r w:rsidRPr="00376AFF">
        <w:rPr>
          <w:rFonts w:ascii="Times New Roman" w:hAnsi="Times New Roman"/>
          <w:i/>
          <w:sz w:val="24"/>
          <w:szCs w:val="24"/>
        </w:rPr>
        <w:t>U</w:t>
      </w:r>
      <w:r w:rsidRPr="00376AFF">
        <w:rPr>
          <w:rFonts w:ascii="Times New Roman" w:hAnsi="Times New Roman"/>
          <w:i/>
          <w:sz w:val="24"/>
          <w:szCs w:val="24"/>
          <w:vertAlign w:val="subscript"/>
        </w:rPr>
        <w:t>scale</w:t>
      </w:r>
      <w:proofErr w:type="spellEnd"/>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14:paraId="1DC8BC87" w14:textId="77777777" w:rsidTr="00585F46">
        <w:tc>
          <w:tcPr>
            <w:tcW w:w="4539" w:type="pct"/>
            <w:vAlign w:val="center"/>
          </w:tcPr>
          <w:commentRangeStart w:id="585"/>
          <w:p w14:paraId="32CEEE45" w14:textId="77777777"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w14:anchorId="3FE6B72A">
                <v:shape id="_x0000_i1214" type="#_x0000_t75" style="width:180pt;height:36pt" o:ole="">
                  <v:imagedata r:id="rId391" o:title=""/>
                </v:shape>
                <o:OLEObject Type="Embed" ProgID="Equation.3" ShapeID="_x0000_i1214" DrawAspect="Content" ObjectID="_1687596139" r:id="rId392"/>
              </w:object>
            </w:r>
            <w:commentRangeEnd w:id="585"/>
            <w:r w:rsidR="00A56E56" w:rsidRPr="00376AFF">
              <w:rPr>
                <w:rStyle w:val="Rimandocommento"/>
                <w:rFonts w:ascii="Times New Roman" w:eastAsia="Times New Roman" w:hAnsi="Times New Roman"/>
                <w:szCs w:val="20"/>
                <w:lang w:eastAsia="it-IT"/>
              </w:rPr>
              <w:commentReference w:id="585"/>
            </w:r>
          </w:p>
        </w:tc>
        <w:tc>
          <w:tcPr>
            <w:tcW w:w="461" w:type="pct"/>
            <w:vAlign w:val="center"/>
          </w:tcPr>
          <w:p w14:paraId="479798AB" w14:textId="77777777"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F549CE" w14:textId="77777777" w:rsidR="00652F0F" w:rsidRPr="00376AFF" w:rsidRDefault="00652F0F" w:rsidP="00652F0F">
      <w:pPr>
        <w:spacing w:after="0" w:line="240" w:lineRule="auto"/>
        <w:jc w:val="both"/>
        <w:rPr>
          <w:rFonts w:ascii="Times New Roman" w:hAnsi="Times New Roman"/>
          <w:sz w:val="24"/>
          <w:szCs w:val="24"/>
        </w:rPr>
      </w:pPr>
    </w:p>
    <w:p w14:paraId="351D379B" w14:textId="77777777"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Pr="00376AFF">
        <w:rPr>
          <w:rFonts w:ascii="Times New Roman" w:hAnsi="Times New Roman"/>
          <w:i/>
          <w:sz w:val="24"/>
          <w:szCs w:val="24"/>
        </w:rPr>
        <w:t>Y</w:t>
      </w:r>
      <w:r w:rsidRPr="00376AFF">
        <w:rPr>
          <w:rFonts w:ascii="Times New Roman" w:hAnsi="Times New Roman"/>
          <w:i/>
          <w:sz w:val="24"/>
          <w:szCs w:val="24"/>
          <w:vertAlign w:val="subscript"/>
        </w:rPr>
        <w:t>max</w:t>
      </w:r>
      <w:proofErr w:type="spellEnd"/>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w14:anchorId="110D9529">
          <v:shape id="_x0000_i1215" type="#_x0000_t75" style="width:22.8pt;height:19.8pt" o:ole="">
            <v:imagedata r:id="rId393" o:title=""/>
          </v:shape>
          <o:OLEObject Type="Embed" ProgID="Equation.3" ShapeID="_x0000_i1215" DrawAspect="Content" ObjectID="_1687596140" r:id="rId394"/>
        </w:object>
      </w:r>
      <w:r w:rsidRPr="00376AFF">
        <w:rPr>
          <w:rFonts w:ascii="Times New Roman" w:hAnsi="Times New Roman"/>
          <w:sz w:val="24"/>
          <w:szCs w:val="24"/>
        </w:rPr>
        <w:t xml:space="preserve"> is the maximum absolute value of velocity (the maxima operate both over the whole simulated time and the whole 3D domain space).</w:t>
      </w:r>
    </w:p>
    <w:p w14:paraId="3CEB11FF" w14:textId="77777777" w:rsidR="00B75062" w:rsidRPr="00376AFF" w:rsidRDefault="00B75062" w:rsidP="00652F0F">
      <w:pPr>
        <w:spacing w:after="0" w:line="240" w:lineRule="auto"/>
        <w:jc w:val="both"/>
        <w:rPr>
          <w:rFonts w:ascii="Times New Roman" w:hAnsi="Times New Roman"/>
          <w:sz w:val="24"/>
          <w:szCs w:val="24"/>
        </w:rPr>
      </w:pPr>
      <w:ins w:id="586" w:author="Amicarelli Andrea (RSE)" w:date="2020-04-13T12:00:00Z">
        <w:r w:rsidRPr="00376AFF">
          <w:rPr>
            <w:rFonts w:ascii="Times New Roman" w:hAnsi="Times New Roman"/>
            <w:sz w:val="24"/>
            <w:szCs w:val="24"/>
          </w:rPr>
          <w:t xml:space="preserve">In order to impose the initial pressure field for granular flows, a dynamic setup of hydrostatic conditions is suggested within the </w:t>
        </w:r>
        <w:proofErr w:type="spellStart"/>
        <w:r w:rsidRPr="00376AFF">
          <w:rPr>
            <w:rFonts w:ascii="Times New Roman" w:hAnsi="Times New Roman"/>
            <w:sz w:val="24"/>
            <w:szCs w:val="24"/>
          </w:rPr>
          <w:t>elasto</w:t>
        </w:r>
        <w:proofErr w:type="spellEnd"/>
        <w:r w:rsidRPr="00376AFF">
          <w:rPr>
            <w:rFonts w:ascii="Times New Roman" w:hAnsi="Times New Roman"/>
            <w:sz w:val="24"/>
            <w:szCs w:val="24"/>
          </w:rPr>
          <w:t>-plastic layer because “mono-phase” hydrostatic conditions are instantaneously imposed.</w:t>
        </w:r>
      </w:ins>
    </w:p>
    <w:p w14:paraId="211E3190" w14:textId="77777777" w:rsidR="00FF3ED7" w:rsidRPr="00376AFF" w:rsidRDefault="0035318C" w:rsidP="00652F0F">
      <w:pPr>
        <w:spacing w:after="0" w:line="240" w:lineRule="auto"/>
        <w:jc w:val="both"/>
        <w:rPr>
          <w:rFonts w:ascii="Times New Roman" w:hAnsi="Times New Roman"/>
          <w:sz w:val="24"/>
          <w:szCs w:val="24"/>
        </w:rPr>
      </w:pPr>
      <w:ins w:id="587" w:author="Amicarelli Andrea (RSE)" w:date="2020-04-13T16:10:00Z">
        <w:r w:rsidRPr="00376AFF">
          <w:rPr>
            <w:rFonts w:ascii="Times New Roman" w:hAnsi="Times New Roman"/>
            <w:sz w:val="24"/>
            <w:szCs w:val="24"/>
          </w:rPr>
          <w:t xml:space="preserve">One notices that </w:t>
        </w:r>
        <w:proofErr w:type="spellStart"/>
        <w:r w:rsidRPr="00376AFF">
          <w:rPr>
            <w:rFonts w:ascii="Times New Roman" w:hAnsi="Times New Roman"/>
            <w:i/>
            <w:sz w:val="24"/>
            <w:szCs w:val="24"/>
          </w:rPr>
          <w:t>ε</w:t>
        </w:r>
        <w:r w:rsidRPr="00376AFF">
          <w:rPr>
            <w:rFonts w:ascii="Times New Roman" w:hAnsi="Times New Roman"/>
            <w:i/>
            <w:sz w:val="24"/>
            <w:szCs w:val="24"/>
            <w:vertAlign w:val="subscript"/>
          </w:rPr>
          <w:t>s,p</w:t>
        </w:r>
        <w:proofErr w:type="spellEnd"/>
        <w:r w:rsidRPr="00376AFF">
          <w:rPr>
            <w:rFonts w:ascii="Times New Roman" w:hAnsi="Times New Roman"/>
            <w:sz w:val="24"/>
            <w:szCs w:val="24"/>
          </w:rPr>
          <w:t xml:space="preserve"> is used in the balance equations of this model, but the value of </w:t>
        </w:r>
        <w:proofErr w:type="spellStart"/>
        <w:r w:rsidRPr="00376AFF">
          <w:rPr>
            <w:rFonts w:ascii="Times New Roman" w:hAnsi="Times New Roman"/>
            <w:i/>
            <w:sz w:val="24"/>
            <w:szCs w:val="24"/>
          </w:rPr>
          <w:t>ε</w:t>
        </w:r>
        <w:r w:rsidRPr="00376AFF">
          <w:rPr>
            <w:rFonts w:ascii="Times New Roman" w:hAnsi="Times New Roman"/>
            <w:i/>
            <w:sz w:val="24"/>
            <w:szCs w:val="24"/>
            <w:vertAlign w:val="subscript"/>
          </w:rPr>
          <w:t>s</w:t>
        </w:r>
        <w:proofErr w:type="spellEnd"/>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588" w:author="Amicarelli Andrea (RSE)" w:date="2020-04-13T16:13:00Z">
        <w:r w:rsidR="006D397E" w:rsidRPr="00376AFF">
          <w:rPr>
            <w:rFonts w:ascii="Times New Roman" w:hAnsi="Times New Roman"/>
            <w:sz w:val="24"/>
            <w:szCs w:val="24"/>
          </w:rPr>
          <w:t xml:space="preserve">Sometimes, the void ratio </w:t>
        </w:r>
        <w:proofErr w:type="spellStart"/>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proofErr w:type="spellEnd"/>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14:paraId="72F3EEBE" w14:textId="77777777" w:rsidTr="00E741EF">
        <w:tc>
          <w:tcPr>
            <w:tcW w:w="4539" w:type="pct"/>
            <w:vAlign w:val="center"/>
          </w:tcPr>
          <w:p w14:paraId="1E60378F" w14:textId="77777777"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w14:anchorId="512003A2">
                <v:shape id="_x0000_i1216" type="#_x0000_t75" style="width:160.8pt;height:37.2pt" o:ole="">
                  <v:imagedata r:id="rId395" o:title=""/>
                </v:shape>
                <o:OLEObject Type="Embed" ProgID="Equation.3" ShapeID="_x0000_i1216" DrawAspect="Content" ObjectID="_1687596141" r:id="rId396"/>
              </w:object>
            </w:r>
          </w:p>
        </w:tc>
        <w:tc>
          <w:tcPr>
            <w:tcW w:w="461" w:type="pct"/>
            <w:vAlign w:val="center"/>
          </w:tcPr>
          <w:p w14:paraId="6C401F0C" w14:textId="77777777"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31AD1B5" w14:textId="77777777" w:rsidR="001632C8" w:rsidRPr="00376AFF" w:rsidRDefault="001632C8" w:rsidP="001632C8">
      <w:pPr>
        <w:spacing w:after="0" w:line="240" w:lineRule="auto"/>
        <w:jc w:val="both"/>
        <w:rPr>
          <w:rFonts w:ascii="Times New Roman" w:hAnsi="Times New Roman"/>
          <w:sz w:val="24"/>
          <w:szCs w:val="24"/>
        </w:rPr>
      </w:pPr>
    </w:p>
    <w:p w14:paraId="06EBC8C6" w14:textId="77777777" w:rsidR="001632C8" w:rsidRPr="00376AFF" w:rsidRDefault="001632C8" w:rsidP="001632C8">
      <w:pPr>
        <w:spacing w:after="0" w:line="240" w:lineRule="auto"/>
        <w:jc w:val="both"/>
        <w:rPr>
          <w:rFonts w:ascii="Times New Roman" w:hAnsi="Times New Roman"/>
          <w:sz w:val="24"/>
          <w:szCs w:val="24"/>
        </w:rPr>
      </w:pPr>
      <w:ins w:id="589"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14:paraId="41A3E3EF" w14:textId="77777777" w:rsidTr="00E741EF">
        <w:tc>
          <w:tcPr>
            <w:tcW w:w="4539" w:type="pct"/>
            <w:vAlign w:val="center"/>
          </w:tcPr>
          <w:p w14:paraId="1E821A5D" w14:textId="77777777"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w14:anchorId="54385177">
                <v:shape id="_x0000_i1217" type="#_x0000_t75" style="width:238.2pt;height:19.8pt" o:ole="">
                  <v:imagedata r:id="rId397" o:title=""/>
                </v:shape>
                <o:OLEObject Type="Embed" ProgID="Equation.3" ShapeID="_x0000_i1217" DrawAspect="Content" ObjectID="_1687596142" r:id="rId398"/>
              </w:object>
            </w:r>
          </w:p>
          <w:p w14:paraId="003A31BD" w14:textId="77777777"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w14:anchorId="0F9A267D">
                <v:shape id="_x0000_i1218" type="#_x0000_t75" style="width:237pt;height:37.2pt" o:ole="">
                  <v:imagedata r:id="rId399" o:title=""/>
                </v:shape>
                <o:OLEObject Type="Embed" ProgID="Equation.3" ShapeID="_x0000_i1218" DrawAspect="Content" ObjectID="_1687596143" r:id="rId400"/>
              </w:object>
            </w:r>
          </w:p>
        </w:tc>
        <w:tc>
          <w:tcPr>
            <w:tcW w:w="461" w:type="pct"/>
            <w:vAlign w:val="center"/>
          </w:tcPr>
          <w:p w14:paraId="5392CBDE" w14:textId="77777777"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76C1959" w14:textId="77777777" w:rsidR="001632C8" w:rsidRPr="00376AFF" w:rsidRDefault="001632C8" w:rsidP="001632C8">
      <w:pPr>
        <w:spacing w:after="0" w:line="240" w:lineRule="auto"/>
        <w:jc w:val="both"/>
        <w:rPr>
          <w:rFonts w:ascii="Times New Roman" w:hAnsi="Times New Roman"/>
          <w:sz w:val="20"/>
        </w:rPr>
      </w:pPr>
    </w:p>
    <w:p w14:paraId="191536CA" w14:textId="77777777" w:rsidR="00C70139" w:rsidRPr="00376AFF" w:rsidRDefault="00C87941" w:rsidP="00C70139">
      <w:pPr>
        <w:pStyle w:val="Amicarellititle2"/>
      </w:pPr>
      <w:bookmarkStart w:id="590" w:name="_Toc447005694"/>
      <w:bookmarkStart w:id="591" w:name="_Ref448247886"/>
      <w:bookmarkStart w:id="592" w:name="_Ref57038570"/>
      <w:bookmarkStart w:id="593" w:name="_Toc66716429"/>
      <w:r w:rsidRPr="00376AFF">
        <w:t>2-interface 3D erosion criterion</w:t>
      </w:r>
      <w:bookmarkEnd w:id="590"/>
      <w:bookmarkEnd w:id="591"/>
      <w:bookmarkEnd w:id="592"/>
      <w:bookmarkEnd w:id="593"/>
    </w:p>
    <w:p w14:paraId="5DE3937C" w14:textId="7777777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093238">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14:paraId="7E9DED69" w14:textId="7777777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14:paraId="0BA9CE88" w14:textId="77777777"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14:paraId="0C64F4C7" w14:textId="77777777"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_Ref449947422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208</w:t>
      </w:r>
      <w:r w:rsidRPr="00376AFF">
        <w:rPr>
          <w:rFonts w:ascii="Times New Roman" w:hAnsi="Times New Roman"/>
          <w:sz w:val="24"/>
          <w:szCs w:val="24"/>
        </w:rPr>
        <w:fldChar w:fldCharType="end"/>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14:paraId="4F45BCC7" w14:textId="77777777" w:rsidTr="00EB747A">
        <w:tc>
          <w:tcPr>
            <w:tcW w:w="4539" w:type="pct"/>
            <w:vAlign w:val="center"/>
          </w:tcPr>
          <w:commentRangeStart w:id="594"/>
          <w:p w14:paraId="180F20B5" w14:textId="77777777" w:rsidR="002F35B9" w:rsidRPr="00376AFF" w:rsidRDefault="008238C4" w:rsidP="00EB747A">
            <w:pPr>
              <w:jc w:val="center"/>
              <w:rPr>
                <w:sz w:val="24"/>
                <w:szCs w:val="24"/>
              </w:rPr>
            </w:pPr>
            <w:r w:rsidRPr="00376AFF">
              <w:rPr>
                <w:position w:val="-68"/>
              </w:rPr>
              <w:object w:dxaOrig="6540" w:dyaOrig="1480" w14:anchorId="27C33E3D">
                <v:shape id="_x0000_i1219" type="#_x0000_t75" style="width:273.6pt;height:64.8pt" o:ole="">
                  <v:imagedata r:id="rId401" o:title=""/>
                </v:shape>
                <o:OLEObject Type="Embed" ProgID="Equation.3" ShapeID="_x0000_i1219" DrawAspect="Content" ObjectID="_1687596144" r:id="rId402"/>
              </w:object>
            </w:r>
          </w:p>
        </w:tc>
        <w:tc>
          <w:tcPr>
            <w:tcW w:w="461" w:type="pct"/>
            <w:vAlign w:val="center"/>
          </w:tcPr>
          <w:p w14:paraId="17666BE4"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595"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95"/>
            <w:commentRangeEnd w:id="594"/>
            <w:r w:rsidR="00AB6FB4" w:rsidRPr="00376AFF">
              <w:rPr>
                <w:rStyle w:val="Rimandocommento"/>
                <w:rFonts w:ascii="Times New Roman" w:eastAsia="Times New Roman" w:hAnsi="Times New Roman"/>
                <w:b w:val="0"/>
                <w:bCs w:val="0"/>
                <w:color w:val="auto"/>
                <w:szCs w:val="20"/>
                <w:lang w:eastAsia="it-IT"/>
              </w:rPr>
              <w:commentReference w:id="594"/>
            </w:r>
          </w:p>
        </w:tc>
      </w:tr>
    </w:tbl>
    <w:p w14:paraId="41680BEA" w14:textId="77777777" w:rsidR="00C70139" w:rsidRPr="00376AFF" w:rsidRDefault="00C70139" w:rsidP="00C70139">
      <w:pPr>
        <w:spacing w:after="0" w:line="240" w:lineRule="auto"/>
        <w:jc w:val="both"/>
        <w:rPr>
          <w:rFonts w:ascii="Times New Roman" w:hAnsi="Times New Roman"/>
          <w:sz w:val="24"/>
          <w:szCs w:val="24"/>
        </w:rPr>
      </w:pPr>
    </w:p>
    <w:p w14:paraId="4F9DDFE1" w14:textId="77777777"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629A9DE" w14:textId="77777777" w:rsidTr="00EB747A">
        <w:tc>
          <w:tcPr>
            <w:tcW w:w="4539" w:type="pct"/>
            <w:vAlign w:val="center"/>
          </w:tcPr>
          <w:commentRangeStart w:id="596"/>
          <w:p w14:paraId="76A2ACB4" w14:textId="77777777" w:rsidR="00C70139" w:rsidRPr="00376AFF" w:rsidRDefault="00B23D4C" w:rsidP="00EB747A">
            <w:pPr>
              <w:jc w:val="center"/>
              <w:rPr>
                <w:sz w:val="24"/>
                <w:szCs w:val="24"/>
              </w:rPr>
            </w:pPr>
            <w:r w:rsidRPr="00376AFF">
              <w:rPr>
                <w:position w:val="-32"/>
              </w:rPr>
              <w:object w:dxaOrig="1140" w:dyaOrig="700" w14:anchorId="08375FD0">
                <v:shape id="_x0000_i1220" type="#_x0000_t75" style="width:50.4pt;height:32.4pt" o:ole="">
                  <v:imagedata r:id="rId403" o:title=""/>
                </v:shape>
                <o:OLEObject Type="Embed" ProgID="Equation.3" ShapeID="_x0000_i1220" DrawAspect="Content" ObjectID="_1687596145" r:id="rId404"/>
              </w:object>
            </w:r>
          </w:p>
        </w:tc>
        <w:tc>
          <w:tcPr>
            <w:tcW w:w="461" w:type="pct"/>
            <w:vAlign w:val="center"/>
          </w:tcPr>
          <w:p w14:paraId="59C859CB"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596"/>
            <w:r w:rsidR="00AB6FB4" w:rsidRPr="00376AFF">
              <w:rPr>
                <w:rStyle w:val="Rimandocommento"/>
                <w:rFonts w:ascii="Times New Roman" w:eastAsia="Times New Roman" w:hAnsi="Times New Roman"/>
                <w:b w:val="0"/>
                <w:bCs w:val="0"/>
                <w:color w:val="auto"/>
                <w:szCs w:val="20"/>
                <w:lang w:eastAsia="it-IT"/>
              </w:rPr>
              <w:commentReference w:id="596"/>
            </w:r>
          </w:p>
        </w:tc>
      </w:tr>
    </w:tbl>
    <w:p w14:paraId="3766A3C8" w14:textId="77777777" w:rsidR="00C70139" w:rsidRPr="00376AFF" w:rsidRDefault="00C70139" w:rsidP="00C70139">
      <w:pPr>
        <w:spacing w:after="0" w:line="240" w:lineRule="auto"/>
        <w:jc w:val="both"/>
        <w:rPr>
          <w:rFonts w:ascii="Times New Roman" w:hAnsi="Times New Roman"/>
          <w:sz w:val="24"/>
          <w:szCs w:val="24"/>
        </w:rPr>
      </w:pPr>
    </w:p>
    <w:p w14:paraId="77A60C7D" w14:textId="77777777" w:rsidR="00B23D4C" w:rsidRPr="00376AFF" w:rsidRDefault="00B23D4C" w:rsidP="00B23D4C">
      <w:pPr>
        <w:spacing w:after="0" w:line="240" w:lineRule="auto"/>
        <w:jc w:val="both"/>
        <w:rPr>
          <w:rFonts w:ascii="Times New Roman" w:hAnsi="Times New Roman"/>
          <w:sz w:val="24"/>
          <w:szCs w:val="24"/>
        </w:rPr>
      </w:pPr>
      <w:ins w:id="597" w:author="Amicarelli Andrea (RSE)" w:date="2020-08-06T11:58:00Z">
        <w:r w:rsidRPr="00376AFF">
          <w:rPr>
            <w:rFonts w:ascii="Times New Roman" w:hAnsi="Times New Roman"/>
            <w:sz w:val="24"/>
            <w:szCs w:val="24"/>
          </w:rPr>
          <w:t>w</w:t>
        </w:r>
      </w:ins>
      <w:ins w:id="598" w:author="Amicarelli Andrea (RSE)" w:date="2020-08-06T11:56:00Z">
        <w:r w:rsidRPr="00376AFF">
          <w:rPr>
            <w:rFonts w:ascii="Times New Roman" w:hAnsi="Times New Roman"/>
            <w:sz w:val="24"/>
            <w:szCs w:val="24"/>
          </w:rPr>
          <w:t xml:space="preserve">here </w:t>
        </w:r>
      </w:ins>
      <w:proofErr w:type="spellStart"/>
      <w:ins w:id="599"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proofErr w:type="spellEnd"/>
        <w:r w:rsidR="00020B92" w:rsidRPr="00376AFF">
          <w:rPr>
            <w:rFonts w:ascii="Times New Roman" w:hAnsi="Times New Roman"/>
            <w:sz w:val="24"/>
            <w:szCs w:val="24"/>
          </w:rPr>
          <w:t xml:space="preserve"> is a roughness length scale with </w:t>
        </w:r>
      </w:ins>
      <w:proofErr w:type="spellStart"/>
      <w:ins w:id="600"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601" w:author="Amicarelli Andrea (RSE)" w:date="2020-08-06T12:00:00Z">
        <w:r w:rsidR="00020B92" w:rsidRPr="00376AFF">
          <w:rPr>
            <w:rFonts w:ascii="Times New Roman" w:hAnsi="Times New Roman"/>
            <w:sz w:val="24"/>
            <w:szCs w:val="24"/>
          </w:rPr>
          <w:t>a</w:t>
        </w:r>
      </w:ins>
      <w:ins w:id="602" w:author="Amicarelli Andrea (RSE)" w:date="2020-08-06T11:58:00Z">
        <w:r w:rsidRPr="00376AFF">
          <w:rPr>
            <w:rFonts w:ascii="Times New Roman" w:hAnsi="Times New Roman"/>
            <w:sz w:val="24"/>
            <w:szCs w:val="24"/>
          </w:rPr>
          <w:t xml:space="preserve">s </w:t>
        </w:r>
      </w:ins>
      <w:ins w:id="603" w:author="Amicarelli Andrea (RSE)" w:date="2020-08-06T11:56:00Z">
        <w:r w:rsidRPr="00376AFF">
          <w:rPr>
            <w:rFonts w:ascii="Times New Roman" w:hAnsi="Times New Roman"/>
            <w:sz w:val="24"/>
            <w:szCs w:val="24"/>
          </w:rPr>
          <w:t xml:space="preserve">an approximation for </w:t>
        </w:r>
        <w:proofErr w:type="spellStart"/>
        <w:r w:rsidRPr="00376AFF">
          <w:rPr>
            <w:rFonts w:ascii="Times New Roman" w:hAnsi="Times New Roman"/>
            <w:sz w:val="24"/>
            <w:szCs w:val="24"/>
          </w:rPr>
          <w:t>k</w:t>
        </w:r>
        <w:r w:rsidRPr="00376AFF">
          <w:rPr>
            <w:rFonts w:ascii="Times New Roman" w:hAnsi="Times New Roman"/>
            <w:sz w:val="24"/>
            <w:szCs w:val="24"/>
            <w:vertAlign w:val="subscript"/>
          </w:rPr>
          <w:t>s</w:t>
        </w:r>
        <w:proofErr w:type="spellEnd"/>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604" w:author="Amicarelli Andrea (RSE)" w:date="2020-08-06T11:57:00Z">
        <w:r w:rsidRPr="00376AFF">
          <w:rPr>
            <w:rFonts w:ascii="Times New Roman" w:hAnsi="Times New Roman"/>
            <w:sz w:val="24"/>
            <w:szCs w:val="24"/>
          </w:rPr>
          <w:t xml:space="preserve">It is </w:t>
        </w:r>
      </w:ins>
      <w:ins w:id="605" w:author="Amicarelli Andrea (RSE)" w:date="2020-08-06T11:56:00Z">
        <w:r w:rsidRPr="00376AFF">
          <w:rPr>
            <w:rFonts w:ascii="Times New Roman" w:hAnsi="Times New Roman"/>
            <w:sz w:val="24"/>
            <w:szCs w:val="24"/>
          </w:rPr>
          <w:t xml:space="preserve">a local erosion criterion, </w:t>
        </w:r>
      </w:ins>
      <w:ins w:id="606" w:author="Amicarelli Andrea (RSE)" w:date="2020-08-06T11:57:00Z">
        <w:r w:rsidRPr="00376AFF">
          <w:rPr>
            <w:rFonts w:ascii="Times New Roman" w:hAnsi="Times New Roman"/>
            <w:sz w:val="24"/>
            <w:szCs w:val="24"/>
          </w:rPr>
          <w:t xml:space="preserve">thus </w:t>
        </w:r>
      </w:ins>
      <w:ins w:id="607" w:author="Amicarelli Andrea (RSE)" w:date="2020-08-06T11:56:00Z">
        <w:r w:rsidRPr="00376AFF">
          <w:rPr>
            <w:rFonts w:ascii="Times New Roman" w:hAnsi="Times New Roman"/>
            <w:sz w:val="24"/>
            <w:szCs w:val="24"/>
          </w:rPr>
          <w:t xml:space="preserve">roughness </w:t>
        </w:r>
      </w:ins>
      <w:ins w:id="608" w:author="Amicarelli Andrea (RSE)" w:date="2020-08-06T11:57:00Z">
        <w:r w:rsidRPr="00376AFF">
          <w:rPr>
            <w:rFonts w:ascii="Times New Roman" w:hAnsi="Times New Roman"/>
            <w:sz w:val="24"/>
            <w:szCs w:val="24"/>
          </w:rPr>
          <w:t xml:space="preserve">is computed </w:t>
        </w:r>
      </w:ins>
      <w:ins w:id="609" w:author="Amicarelli Andrea (RSE)" w:date="2020-08-06T11:56:00Z">
        <w:r w:rsidRPr="00376AFF">
          <w:rPr>
            <w:rFonts w:ascii="Times New Roman" w:hAnsi="Times New Roman"/>
            <w:sz w:val="24"/>
            <w:szCs w:val="24"/>
          </w:rPr>
          <w:t xml:space="preserve">locally, </w:t>
        </w:r>
      </w:ins>
      <w:ins w:id="610" w:author="Amicarelli Andrea (RSE)" w:date="2020-08-06T11:57:00Z">
        <w:r w:rsidRPr="00376AFF">
          <w:rPr>
            <w:rFonts w:ascii="Times New Roman" w:hAnsi="Times New Roman"/>
            <w:sz w:val="24"/>
            <w:szCs w:val="24"/>
          </w:rPr>
          <w:t xml:space="preserve">instead of adopting a formulation for </w:t>
        </w:r>
      </w:ins>
      <w:ins w:id="611" w:author="Amicarelli Andrea (RSE)" w:date="2020-08-06T11:56:00Z">
        <w:r w:rsidRPr="00376AFF">
          <w:rPr>
            <w:rFonts w:ascii="Times New Roman" w:hAnsi="Times New Roman"/>
            <w:sz w:val="24"/>
            <w:szCs w:val="24"/>
          </w:rPr>
          <w:t>bed forms ([</w:t>
        </w:r>
      </w:ins>
      <w:r w:rsidR="00020B92" w:rsidRPr="00376AFF">
        <w:rPr>
          <w:rFonts w:ascii="Times New Roman" w:hAnsi="Times New Roman"/>
          <w:sz w:val="24"/>
          <w:szCs w:val="24"/>
        </w:rPr>
        <w:fldChar w:fldCharType="begin"/>
      </w:r>
      <w:r w:rsidR="00020B92" w:rsidRPr="00376AFF">
        <w:rPr>
          <w:rFonts w:ascii="Times New Roman" w:hAnsi="Times New Roman"/>
          <w:sz w:val="24"/>
          <w:szCs w:val="24"/>
        </w:rPr>
        <w:instrText xml:space="preserve"> PAGEREF _Ref47607582 \h </w:instrText>
      </w:r>
      <w:r w:rsidR="00020B92" w:rsidRPr="00376AFF">
        <w:rPr>
          <w:rFonts w:ascii="Times New Roman" w:hAnsi="Times New Roman"/>
          <w:sz w:val="24"/>
          <w:szCs w:val="24"/>
        </w:rPr>
      </w:r>
      <w:r w:rsidR="00020B92" w:rsidRPr="00376AFF">
        <w:rPr>
          <w:rFonts w:ascii="Times New Roman" w:hAnsi="Times New Roman"/>
          <w:sz w:val="24"/>
          <w:szCs w:val="24"/>
        </w:rPr>
        <w:fldChar w:fldCharType="separate"/>
      </w:r>
      <w:r w:rsidR="00093238">
        <w:rPr>
          <w:rFonts w:ascii="Times New Roman" w:hAnsi="Times New Roman"/>
          <w:noProof/>
          <w:sz w:val="24"/>
          <w:szCs w:val="24"/>
        </w:rPr>
        <w:t>93</w:t>
      </w:r>
      <w:r w:rsidR="00020B92" w:rsidRPr="00376AFF">
        <w:rPr>
          <w:rFonts w:ascii="Times New Roman" w:hAnsi="Times New Roman"/>
          <w:sz w:val="24"/>
          <w:szCs w:val="24"/>
        </w:rPr>
        <w:fldChar w:fldCharType="end"/>
      </w:r>
      <w:ins w:id="612" w:author="Amicarelli Andrea (RSE)" w:date="2020-08-06T11:56:00Z">
        <w:r w:rsidRPr="00376AFF">
          <w:rPr>
            <w:rFonts w:ascii="Times New Roman" w:hAnsi="Times New Roman"/>
            <w:sz w:val="24"/>
            <w:szCs w:val="24"/>
          </w:rPr>
          <w:t>])</w:t>
        </w:r>
      </w:ins>
      <w:ins w:id="613" w:author="Amicarelli Andrea (RSE)" w:date="2020-08-06T11:58:00Z">
        <w:r w:rsidRPr="00376AFF">
          <w:rPr>
            <w:rFonts w:ascii="Times New Roman" w:hAnsi="Times New Roman"/>
            <w:sz w:val="24"/>
            <w:szCs w:val="24"/>
          </w:rPr>
          <w:t>.</w:t>
        </w:r>
      </w:ins>
    </w:p>
    <w:p w14:paraId="383A19A3"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14:paraId="27F6505E"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AF1183F" w14:textId="77777777" w:rsidTr="00EB747A">
        <w:tc>
          <w:tcPr>
            <w:tcW w:w="4539" w:type="pct"/>
            <w:vAlign w:val="center"/>
          </w:tcPr>
          <w:commentRangeStart w:id="614"/>
          <w:p w14:paraId="2F75EAEF" w14:textId="77777777" w:rsidR="00C70139" w:rsidRPr="00376AFF" w:rsidRDefault="00020B92" w:rsidP="00AB6FB4">
            <w:pPr>
              <w:jc w:val="center"/>
              <w:rPr>
                <w:sz w:val="24"/>
                <w:szCs w:val="24"/>
              </w:rPr>
            </w:pPr>
            <w:r w:rsidRPr="00376AFF">
              <w:rPr>
                <w:position w:val="-56"/>
              </w:rPr>
              <w:object w:dxaOrig="3879" w:dyaOrig="980" w14:anchorId="4F636423">
                <v:shape id="_x0000_i1221" type="#_x0000_t75" style="width:167.4pt;height:43.2pt" o:ole="">
                  <v:imagedata r:id="rId405" o:title=""/>
                </v:shape>
                <o:OLEObject Type="Embed" ProgID="Equation.3" ShapeID="_x0000_i1221" DrawAspect="Content" ObjectID="_1687596146" r:id="rId406"/>
              </w:object>
            </w:r>
          </w:p>
        </w:tc>
        <w:tc>
          <w:tcPr>
            <w:tcW w:w="461" w:type="pct"/>
            <w:vAlign w:val="center"/>
          </w:tcPr>
          <w:p w14:paraId="59C2A2EC"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4"/>
            <w:r w:rsidR="00AB6FB4" w:rsidRPr="00376AFF">
              <w:rPr>
                <w:rStyle w:val="Rimandocommento"/>
                <w:rFonts w:ascii="Times New Roman" w:eastAsia="Times New Roman" w:hAnsi="Times New Roman"/>
                <w:b w:val="0"/>
                <w:bCs w:val="0"/>
                <w:color w:val="auto"/>
                <w:szCs w:val="20"/>
                <w:lang w:eastAsia="it-IT"/>
              </w:rPr>
              <w:commentReference w:id="614"/>
            </w:r>
          </w:p>
        </w:tc>
      </w:tr>
    </w:tbl>
    <w:p w14:paraId="2E3BDA91" w14:textId="77777777" w:rsidR="00DD5B86" w:rsidRPr="00376AFF" w:rsidRDefault="00DD5B86" w:rsidP="00C70139">
      <w:pPr>
        <w:spacing w:after="0" w:line="240" w:lineRule="auto"/>
        <w:jc w:val="both"/>
        <w:rPr>
          <w:rFonts w:ascii="Times New Roman" w:hAnsi="Times New Roman"/>
          <w:sz w:val="24"/>
          <w:szCs w:val="24"/>
        </w:rPr>
      </w:pPr>
    </w:p>
    <w:p w14:paraId="493CB090"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proofErr w:type="spellStart"/>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proofErr w:type="spellEnd"/>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14:paraId="384E4D85" w14:textId="77777777"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3B3AFD59" w14:textId="77777777" w:rsidTr="00EB747A">
        <w:tc>
          <w:tcPr>
            <w:tcW w:w="4539" w:type="pct"/>
            <w:vAlign w:val="center"/>
          </w:tcPr>
          <w:commentRangeStart w:id="615"/>
          <w:p w14:paraId="2F00AC8D" w14:textId="77777777" w:rsidR="00C70139" w:rsidRPr="00376AFF" w:rsidRDefault="008238C4" w:rsidP="00EB747A">
            <w:pPr>
              <w:jc w:val="center"/>
              <w:rPr>
                <w:sz w:val="24"/>
                <w:szCs w:val="24"/>
              </w:rPr>
            </w:pPr>
            <w:r w:rsidRPr="00376AFF">
              <w:rPr>
                <w:position w:val="-26"/>
              </w:rPr>
              <w:object w:dxaOrig="1200" w:dyaOrig="720" w14:anchorId="330567AF">
                <v:shape id="_x0000_i1222" type="#_x0000_t75" style="width:55.2pt;height:35.4pt" o:ole="">
                  <v:imagedata r:id="rId407" o:title=""/>
                </v:shape>
                <o:OLEObject Type="Embed" ProgID="Equation.3" ShapeID="_x0000_i1222" DrawAspect="Content" ObjectID="_1687596147" r:id="rId408"/>
              </w:object>
            </w:r>
          </w:p>
        </w:tc>
        <w:tc>
          <w:tcPr>
            <w:tcW w:w="461" w:type="pct"/>
            <w:vAlign w:val="center"/>
          </w:tcPr>
          <w:p w14:paraId="47E870C4"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5"/>
            <w:r w:rsidR="008238C4" w:rsidRPr="00376AFF">
              <w:rPr>
                <w:rStyle w:val="Rimandocommento"/>
                <w:rFonts w:ascii="Times New Roman" w:eastAsia="Times New Roman" w:hAnsi="Times New Roman"/>
                <w:b w:val="0"/>
                <w:bCs w:val="0"/>
                <w:color w:val="auto"/>
                <w:szCs w:val="20"/>
                <w:lang w:eastAsia="it-IT"/>
              </w:rPr>
              <w:commentReference w:id="615"/>
            </w:r>
          </w:p>
        </w:tc>
      </w:tr>
    </w:tbl>
    <w:p w14:paraId="6116199E" w14:textId="77777777" w:rsidR="00C70139" w:rsidRPr="00376AFF" w:rsidRDefault="00C70139" w:rsidP="00C70139">
      <w:pPr>
        <w:spacing w:after="0" w:line="240" w:lineRule="auto"/>
        <w:jc w:val="both"/>
        <w:rPr>
          <w:rFonts w:ascii="Times New Roman" w:hAnsi="Times New Roman"/>
          <w:sz w:val="24"/>
          <w:szCs w:val="24"/>
        </w:rPr>
      </w:pPr>
    </w:p>
    <w:p w14:paraId="27E1BDE2" w14:textId="77777777"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14:paraId="1A3E47C4"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39B242D" w14:textId="77777777" w:rsidTr="00EB747A">
        <w:tc>
          <w:tcPr>
            <w:tcW w:w="4539" w:type="pct"/>
            <w:vAlign w:val="center"/>
          </w:tcPr>
          <w:commentRangeStart w:id="616"/>
          <w:p w14:paraId="6253FAAD" w14:textId="77777777" w:rsidR="00C70139" w:rsidRPr="00376AFF" w:rsidRDefault="002F35B9" w:rsidP="00EB747A">
            <w:pPr>
              <w:jc w:val="center"/>
              <w:rPr>
                <w:sz w:val="24"/>
                <w:szCs w:val="24"/>
              </w:rPr>
            </w:pPr>
            <w:r w:rsidRPr="00376AFF">
              <w:rPr>
                <w:position w:val="-32"/>
              </w:rPr>
              <w:object w:dxaOrig="3320" w:dyaOrig="700" w14:anchorId="71677DA9">
                <v:shape id="_x0000_i1223" type="#_x0000_t75" style="width:147pt;height:32.4pt" o:ole="">
                  <v:imagedata r:id="rId409" o:title=""/>
                </v:shape>
                <o:OLEObject Type="Embed" ProgID="Equation.3" ShapeID="_x0000_i1223" DrawAspect="Content" ObjectID="_1687596148" r:id="rId410"/>
              </w:object>
            </w:r>
          </w:p>
        </w:tc>
        <w:tc>
          <w:tcPr>
            <w:tcW w:w="461" w:type="pct"/>
            <w:vAlign w:val="center"/>
          </w:tcPr>
          <w:p w14:paraId="4AC49BD5"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6"/>
            <w:r w:rsidR="002F35B9" w:rsidRPr="00376AFF">
              <w:rPr>
                <w:rStyle w:val="Rimandocommento"/>
                <w:rFonts w:ascii="Times New Roman" w:eastAsia="Times New Roman" w:hAnsi="Times New Roman"/>
                <w:b w:val="0"/>
                <w:bCs w:val="0"/>
                <w:color w:val="auto"/>
                <w:szCs w:val="20"/>
                <w:lang w:eastAsia="it-IT"/>
              </w:rPr>
              <w:commentReference w:id="616"/>
            </w:r>
          </w:p>
        </w:tc>
      </w:tr>
    </w:tbl>
    <w:p w14:paraId="21C7BE79" w14:textId="77777777" w:rsidR="00C70139" w:rsidRPr="00376AFF" w:rsidRDefault="00C70139" w:rsidP="00C70139">
      <w:pPr>
        <w:spacing w:after="0" w:line="240" w:lineRule="auto"/>
        <w:jc w:val="both"/>
        <w:rPr>
          <w:rFonts w:ascii="Times New Roman" w:hAnsi="Times New Roman"/>
          <w:sz w:val="24"/>
          <w:szCs w:val="24"/>
        </w:rPr>
      </w:pPr>
    </w:p>
    <w:p w14:paraId="06E2DFA2" w14:textId="77777777"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14:paraId="48A9FBC1" w14:textId="77777777"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3C2BF3E7"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157419B" w14:textId="77777777" w:rsidTr="00EB747A">
        <w:tc>
          <w:tcPr>
            <w:tcW w:w="4539" w:type="pct"/>
            <w:vAlign w:val="center"/>
          </w:tcPr>
          <w:p w14:paraId="7D38C81F" w14:textId="77777777" w:rsidR="00C70139" w:rsidRPr="00376AFF" w:rsidRDefault="0053530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14:paraId="066239FD"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617"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7"/>
          </w:p>
        </w:tc>
      </w:tr>
    </w:tbl>
    <w:p w14:paraId="0B7C8E9C" w14:textId="77777777" w:rsidR="00C70139" w:rsidRPr="00376AFF" w:rsidRDefault="00C70139" w:rsidP="00C70139">
      <w:pPr>
        <w:spacing w:after="0" w:line="240" w:lineRule="auto"/>
        <w:jc w:val="both"/>
        <w:rPr>
          <w:rFonts w:ascii="Times New Roman" w:hAnsi="Times New Roman"/>
          <w:sz w:val="24"/>
          <w:szCs w:val="24"/>
        </w:rPr>
      </w:pPr>
    </w:p>
    <w:p w14:paraId="4477AC19"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093238" w:rsidRPr="00093238">
        <w:rPr>
          <w:rFonts w:ascii="Times New Roman" w:hAnsi="Times New Roman"/>
          <w:sz w:val="24"/>
          <w:szCs w:val="24"/>
        </w:rPr>
        <w:t>(7.44)</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14:paraId="3E120D9E" w14:textId="77777777"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42B0437F" w14:textId="77777777" w:rsidTr="00EB747A">
        <w:tc>
          <w:tcPr>
            <w:tcW w:w="4539" w:type="pct"/>
            <w:vAlign w:val="center"/>
          </w:tcPr>
          <w:p w14:paraId="55A12FFA" w14:textId="77777777" w:rsidR="00C70139" w:rsidRPr="00376AFF" w:rsidRDefault="00535300"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14:paraId="23BA71E6"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F1A28CA" w14:textId="77777777" w:rsidR="00C70139" w:rsidRPr="00376AFF" w:rsidRDefault="00C70139" w:rsidP="00C70139">
      <w:pPr>
        <w:spacing w:after="0" w:line="240" w:lineRule="auto"/>
        <w:jc w:val="both"/>
        <w:rPr>
          <w:rFonts w:ascii="Times New Roman" w:hAnsi="Times New Roman"/>
          <w:sz w:val="24"/>
          <w:szCs w:val="24"/>
        </w:rPr>
      </w:pPr>
    </w:p>
    <w:p w14:paraId="299BBC6E" w14:textId="77777777"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14:paraId="569882EE" w14:textId="77777777"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14:paraId="6EB67910" w14:textId="77777777" w:rsidTr="00EB747A">
        <w:tc>
          <w:tcPr>
            <w:tcW w:w="4539" w:type="pct"/>
            <w:vAlign w:val="center"/>
          </w:tcPr>
          <w:p w14:paraId="33E3BC6E" w14:textId="77777777"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14:paraId="42C084E1"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94F4608" w14:textId="77777777" w:rsidR="00C70139" w:rsidRPr="00376AFF" w:rsidRDefault="00C70139" w:rsidP="00C70139">
      <w:pPr>
        <w:spacing w:after="0" w:line="240" w:lineRule="auto"/>
        <w:jc w:val="both"/>
        <w:rPr>
          <w:rFonts w:ascii="Times New Roman" w:hAnsi="Times New Roman"/>
          <w:sz w:val="24"/>
          <w:szCs w:val="24"/>
        </w:rPr>
      </w:pPr>
    </w:p>
    <w:p w14:paraId="213E9E6A"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0D9CF9ED" w14:textId="77777777" w:rsidTr="00EB747A">
        <w:tc>
          <w:tcPr>
            <w:tcW w:w="4539" w:type="pct"/>
            <w:vAlign w:val="center"/>
          </w:tcPr>
          <w:p w14:paraId="7A50057F" w14:textId="77777777"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14:paraId="6AEFD3CB"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A2CB138" w14:textId="77777777" w:rsidR="00C70139" w:rsidRPr="00376AFF" w:rsidRDefault="00C70139" w:rsidP="00C70139">
      <w:pPr>
        <w:spacing w:after="0" w:line="240" w:lineRule="auto"/>
        <w:jc w:val="both"/>
        <w:rPr>
          <w:rFonts w:ascii="Times New Roman" w:hAnsi="Times New Roman"/>
          <w:sz w:val="24"/>
          <w:szCs w:val="24"/>
        </w:rPr>
      </w:pPr>
    </w:p>
    <w:p w14:paraId="7F978D0D"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7136088" w14:textId="77777777" w:rsidTr="00EB747A">
        <w:tc>
          <w:tcPr>
            <w:tcW w:w="4539" w:type="pct"/>
            <w:vAlign w:val="center"/>
          </w:tcPr>
          <w:p w14:paraId="740B3883" w14:textId="77777777" w:rsidR="00C70139" w:rsidRPr="00376AF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14:paraId="6D83DF1D"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D6B2B21" w14:textId="77777777" w:rsidR="00C70139" w:rsidRPr="00376AFF" w:rsidRDefault="00C70139" w:rsidP="00C70139">
      <w:pPr>
        <w:spacing w:after="0" w:line="240" w:lineRule="auto"/>
        <w:jc w:val="both"/>
        <w:rPr>
          <w:rFonts w:ascii="Times New Roman" w:hAnsi="Times New Roman"/>
          <w:sz w:val="24"/>
          <w:szCs w:val="24"/>
        </w:rPr>
      </w:pPr>
    </w:p>
    <w:p w14:paraId="53627637" w14:textId="77777777"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14:paraId="035E0509" w14:textId="77777777"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_Ref449949045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177</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F49091B" w14:textId="77777777" w:rsidTr="00EB747A">
        <w:tc>
          <w:tcPr>
            <w:tcW w:w="4539" w:type="pct"/>
            <w:vAlign w:val="center"/>
          </w:tcPr>
          <w:p w14:paraId="48F3D0B5" w14:textId="77777777" w:rsidR="00C70139" w:rsidRPr="00376AF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14:paraId="4C9A9090" w14:textId="77777777" w:rsidR="00C70139" w:rsidRPr="00376AFF" w:rsidRDefault="00C70139" w:rsidP="00EB747A">
            <w:pPr>
              <w:jc w:val="center"/>
              <w:rPr>
                <w:sz w:val="24"/>
                <w:szCs w:val="24"/>
              </w:rPr>
            </w:pPr>
            <m:oMathPara>
              <m:oMath>
                <m:r>
                  <w:rPr>
                    <w:rFonts w:ascii="Cambria Math" w:hAnsi="Cambria Math"/>
                    <w:sz w:val="24"/>
                    <w:szCs w:val="24"/>
                  </w:rPr>
                  <w:lastRenderedPageBreak/>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14:paraId="60A8B1DD" w14:textId="77777777"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14:paraId="42BC450D" w14:textId="77777777"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4BB1CE6D"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FEF4506" w14:textId="77777777" w:rsidR="00C70139" w:rsidRPr="00376AFF" w:rsidRDefault="00C70139" w:rsidP="00C70139">
      <w:pPr>
        <w:spacing w:after="0" w:line="240" w:lineRule="auto"/>
        <w:jc w:val="both"/>
        <w:rPr>
          <w:rFonts w:ascii="Times New Roman" w:hAnsi="Times New Roman"/>
          <w:sz w:val="24"/>
          <w:szCs w:val="24"/>
        </w:rPr>
      </w:pPr>
    </w:p>
    <w:p w14:paraId="0937C688" w14:textId="77777777"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14:paraId="3BC81098"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_Ref449949176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143</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7292F20" w14:textId="77777777" w:rsidTr="00EB747A">
        <w:tc>
          <w:tcPr>
            <w:tcW w:w="4539" w:type="pct"/>
            <w:vAlign w:val="center"/>
          </w:tcPr>
          <w:p w14:paraId="0531721C" w14:textId="77777777" w:rsidR="00C70139" w:rsidRPr="00376AFF" w:rsidRDefault="0053530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54F35C4F"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2018BBC" w14:textId="77777777" w:rsidR="00C70139" w:rsidRPr="00376AFF" w:rsidRDefault="00C70139" w:rsidP="00C70139">
      <w:pPr>
        <w:spacing w:after="0" w:line="240" w:lineRule="auto"/>
        <w:jc w:val="both"/>
        <w:rPr>
          <w:rFonts w:ascii="Times New Roman" w:hAnsi="Times New Roman"/>
          <w:sz w:val="24"/>
          <w:szCs w:val="24"/>
        </w:rPr>
      </w:pPr>
    </w:p>
    <w:p w14:paraId="305A6C1C"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23D8990" w14:textId="77777777" w:rsidTr="00EB747A">
        <w:tc>
          <w:tcPr>
            <w:tcW w:w="4539" w:type="pct"/>
            <w:vAlign w:val="center"/>
          </w:tcPr>
          <w:p w14:paraId="17F24C96" w14:textId="77777777"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14:paraId="4570C4DF"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DD31807" w14:textId="77777777" w:rsidR="00C70139" w:rsidRPr="00376AFF" w:rsidRDefault="00C70139" w:rsidP="00C70139">
      <w:pPr>
        <w:spacing w:after="0" w:line="240" w:lineRule="auto"/>
        <w:jc w:val="both"/>
        <w:rPr>
          <w:rFonts w:ascii="Times New Roman" w:hAnsi="Times New Roman"/>
          <w:sz w:val="24"/>
          <w:szCs w:val="24"/>
        </w:rPr>
      </w:pPr>
    </w:p>
    <w:p w14:paraId="064D9FA9" w14:textId="77777777"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14:paraId="6AF2C513" w14:textId="77777777"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1E6017CC" w14:textId="77777777" w:rsidTr="00EB747A">
        <w:tc>
          <w:tcPr>
            <w:tcW w:w="4539" w:type="pct"/>
            <w:vAlign w:val="center"/>
          </w:tcPr>
          <w:p w14:paraId="7E7F49F5" w14:textId="77777777" w:rsidR="00C70139" w:rsidRPr="00376AFF" w:rsidRDefault="00535300"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14:paraId="7445371C"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677DB2DE" w14:textId="77777777" w:rsidR="00C70139" w:rsidRPr="00376AFF" w:rsidRDefault="00C70139" w:rsidP="00C70139">
      <w:pPr>
        <w:spacing w:after="0" w:line="240" w:lineRule="auto"/>
        <w:jc w:val="both"/>
        <w:rPr>
          <w:rFonts w:ascii="Times New Roman" w:hAnsi="Times New Roman"/>
          <w:sz w:val="24"/>
          <w:szCs w:val="24"/>
        </w:rPr>
      </w:pPr>
    </w:p>
    <w:p w14:paraId="5C43CC9B" w14:textId="77777777"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proofErr w:type="spellStart"/>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proofErr w:type="spellEnd"/>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proofErr w:type="spellStart"/>
      <w:r w:rsidR="00C70139" w:rsidRPr="00376AFF">
        <w:rPr>
          <w:rFonts w:ascii="Times New Roman" w:hAnsi="Times New Roman"/>
          <w:sz w:val="24"/>
          <w:szCs w:val="24"/>
        </w:rPr>
        <w:t>Seminara</w:t>
      </w:r>
      <w:proofErr w:type="spellEnd"/>
      <w:r w:rsidR="00C70139" w:rsidRPr="00376AFF">
        <w:rPr>
          <w:rFonts w:ascii="Times New Roman" w:hAnsi="Times New Roman"/>
          <w:sz w:val="24"/>
          <w:szCs w:val="24"/>
        </w:rPr>
        <w:t xml:space="preserve"> et al. (2002, </w:t>
      </w:r>
      <w:r w:rsidR="009D32CF" w:rsidRPr="00376AFF">
        <w:rPr>
          <w:rFonts w:ascii="Times New Roman" w:hAnsi="Times New Roman"/>
          <w:sz w:val="24"/>
          <w:szCs w:val="24"/>
        </w:rPr>
        <w:t>[</w:t>
      </w:r>
      <w:r w:rsidR="009D32CF" w:rsidRPr="00376AFF">
        <w:rPr>
          <w:rFonts w:ascii="Times New Roman" w:hAnsi="Times New Roman"/>
          <w:sz w:val="24"/>
          <w:szCs w:val="24"/>
        </w:rPr>
        <w:fldChar w:fldCharType="begin"/>
      </w:r>
      <w:r w:rsidR="009D32CF" w:rsidRPr="00376AFF">
        <w:rPr>
          <w:rFonts w:ascii="Times New Roman" w:hAnsi="Times New Roman"/>
          <w:sz w:val="24"/>
          <w:szCs w:val="24"/>
        </w:rPr>
        <w:instrText xml:space="preserve"> REF _Ref449949045 \r \h </w:instrText>
      </w:r>
      <w:r w:rsidR="009D32CF" w:rsidRPr="00376AFF">
        <w:rPr>
          <w:rFonts w:ascii="Times New Roman" w:hAnsi="Times New Roman"/>
          <w:sz w:val="24"/>
          <w:szCs w:val="24"/>
        </w:rPr>
      </w:r>
      <w:r w:rsidR="009D32CF" w:rsidRPr="00376AFF">
        <w:rPr>
          <w:rFonts w:ascii="Times New Roman" w:hAnsi="Times New Roman"/>
          <w:sz w:val="24"/>
          <w:szCs w:val="24"/>
        </w:rPr>
        <w:fldChar w:fldCharType="separate"/>
      </w:r>
      <w:r w:rsidR="00093238">
        <w:rPr>
          <w:rFonts w:ascii="Times New Roman" w:hAnsi="Times New Roman"/>
          <w:sz w:val="24"/>
          <w:szCs w:val="24"/>
        </w:rPr>
        <w:t>177</w:t>
      </w:r>
      <w:r w:rsidR="009D32CF" w:rsidRPr="00376AFF">
        <w:rPr>
          <w:rFonts w:ascii="Times New Roman" w:hAnsi="Times New Roman"/>
          <w:sz w:val="24"/>
          <w:szCs w:val="24"/>
        </w:rPr>
        <w:fldChar w:fldCharType="end"/>
      </w:r>
      <w:r w:rsidR="009D32CF"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688E0931" w14:textId="77777777" w:rsidTr="00EB747A">
        <w:tc>
          <w:tcPr>
            <w:tcW w:w="4539" w:type="pct"/>
            <w:vAlign w:val="center"/>
          </w:tcPr>
          <w:p w14:paraId="300D4DF8" w14:textId="77777777" w:rsidR="00C70139" w:rsidRPr="00376AFF" w:rsidRDefault="00535300"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14:paraId="09750002"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C038D0B" w14:textId="77777777" w:rsidR="00C70139" w:rsidRPr="00376AFF" w:rsidRDefault="00C70139" w:rsidP="00C70139">
      <w:pPr>
        <w:spacing w:after="0" w:line="240" w:lineRule="auto"/>
        <w:jc w:val="both"/>
        <w:rPr>
          <w:rFonts w:ascii="Times New Roman" w:hAnsi="Times New Roman"/>
          <w:sz w:val="24"/>
          <w:szCs w:val="24"/>
        </w:rPr>
      </w:pPr>
    </w:p>
    <w:p w14:paraId="1F46BC95" w14:textId="77777777"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14:paraId="77BD74F2" w14:textId="77777777"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14:paraId="7E9C3FBA" w14:textId="77777777" w:rsidTr="00EB747A">
        <w:tc>
          <w:tcPr>
            <w:tcW w:w="4539" w:type="pct"/>
            <w:vAlign w:val="center"/>
          </w:tcPr>
          <w:p w14:paraId="3A3C596E" w14:textId="77777777" w:rsidR="00C70139" w:rsidRPr="00376AFF" w:rsidRDefault="00535300"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14:paraId="383FB1FE" w14:textId="77777777"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B45B656" w14:textId="77777777" w:rsidR="00C70139" w:rsidRPr="00376AFF" w:rsidRDefault="00C70139" w:rsidP="00C70139">
      <w:pPr>
        <w:spacing w:after="0" w:line="240" w:lineRule="auto"/>
        <w:jc w:val="both"/>
        <w:rPr>
          <w:rFonts w:ascii="Times New Roman" w:hAnsi="Times New Roman"/>
          <w:sz w:val="24"/>
          <w:szCs w:val="24"/>
        </w:rPr>
      </w:pPr>
    </w:p>
    <w:p w14:paraId="4C70CD25" w14:textId="77777777"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14:paraId="1E7ADE5C" w14:textId="77777777" w:rsidR="00C70139" w:rsidRPr="00376AFF" w:rsidRDefault="00C70139" w:rsidP="00C70139">
      <w:pPr>
        <w:spacing w:after="0" w:line="240" w:lineRule="auto"/>
        <w:jc w:val="both"/>
        <w:rPr>
          <w:rFonts w:ascii="Times New Roman" w:hAnsi="Times New Roman"/>
          <w:sz w:val="24"/>
          <w:szCs w:val="24"/>
        </w:rPr>
      </w:pPr>
    </w:p>
    <w:p w14:paraId="6AB121B2" w14:textId="77777777" w:rsidR="00AE1A4C" w:rsidRPr="00376AFF" w:rsidRDefault="00DA6063" w:rsidP="00AE1A4C">
      <w:pPr>
        <w:pStyle w:val="Amicarellititle2"/>
      </w:pPr>
      <w:bookmarkStart w:id="618" w:name="_Toc66716430"/>
      <w:r w:rsidRPr="00376AFF">
        <w:t>A simplified approach for soil liquefaction</w:t>
      </w:r>
      <w:bookmarkEnd w:id="618"/>
    </w:p>
    <w:p w14:paraId="2866A54C"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p>
    <w:p w14:paraId="04E02337"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14:paraId="50E9FD6E" w14:textId="77777777" w:rsidTr="00585F46">
        <w:tc>
          <w:tcPr>
            <w:tcW w:w="4539" w:type="pct"/>
            <w:vAlign w:val="center"/>
          </w:tcPr>
          <w:p w14:paraId="25B396DA"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w14:anchorId="2A4CBB79">
                <v:shape id="_x0000_i1224" type="#_x0000_t75" style="width:2in;height:36pt" o:ole="">
                  <v:imagedata r:id="rId411" o:title=""/>
                </v:shape>
                <o:OLEObject Type="Embed" ProgID="Equation.3" ShapeID="_x0000_i1224" DrawAspect="Content" ObjectID="_1687596149" r:id="rId412"/>
              </w:object>
            </w:r>
          </w:p>
        </w:tc>
        <w:tc>
          <w:tcPr>
            <w:tcW w:w="461" w:type="pct"/>
            <w:vAlign w:val="center"/>
          </w:tcPr>
          <w:p w14:paraId="75AEE090" w14:textId="77777777"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619"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9"/>
          </w:p>
        </w:tc>
      </w:tr>
    </w:tbl>
    <w:p w14:paraId="3BAC4E63" w14:textId="77777777" w:rsidR="00DA6063" w:rsidRPr="00376AFF" w:rsidRDefault="00DA6063" w:rsidP="00DA6063">
      <w:pPr>
        <w:spacing w:after="0" w:line="240" w:lineRule="auto"/>
        <w:jc w:val="both"/>
        <w:rPr>
          <w:rFonts w:ascii="Times New Roman" w:hAnsi="Times New Roman"/>
          <w:sz w:val="24"/>
          <w:szCs w:val="24"/>
        </w:rPr>
      </w:pPr>
    </w:p>
    <w:p w14:paraId="5C47F53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14:paraId="4F983E17"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known and </w:t>
      </w:r>
      <w:proofErr w:type="spellStart"/>
      <w:r w:rsidRPr="00376AFF">
        <w:rPr>
          <w:rFonts w:ascii="Times New Roman" w:hAnsi="Times New Roman"/>
          <w:i/>
          <w:sz w:val="24"/>
          <w:szCs w:val="24"/>
        </w:rPr>
        <w:t>f</w:t>
      </w:r>
      <w:r w:rsidRPr="00376AFF">
        <w:rPr>
          <w:rFonts w:ascii="Times New Roman" w:hAnsi="Times New Roman"/>
          <w:i/>
          <w:sz w:val="24"/>
          <w:szCs w:val="24"/>
          <w:vertAlign w:val="subscript"/>
        </w:rPr>
        <w:t>liq</w:t>
      </w:r>
      <w:proofErr w:type="spellEnd"/>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7.55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14:paraId="295D0155" w14:textId="77777777" w:rsidTr="00585F46">
        <w:tc>
          <w:tcPr>
            <w:tcW w:w="4539" w:type="pct"/>
            <w:vAlign w:val="center"/>
          </w:tcPr>
          <w:p w14:paraId="1E92C7C8" w14:textId="77777777"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w14:anchorId="5CC0ED31">
                <v:shape id="_x0000_i1225" type="#_x0000_t75" style="width:197.4pt;height:93.6pt" o:ole="">
                  <v:imagedata r:id="rId413" o:title=""/>
                </v:shape>
                <o:OLEObject Type="Embed" ProgID="Equation.3" ShapeID="_x0000_i1225" DrawAspect="Content" ObjectID="_1687596150" r:id="rId414"/>
              </w:object>
            </w:r>
          </w:p>
        </w:tc>
        <w:tc>
          <w:tcPr>
            <w:tcW w:w="461" w:type="pct"/>
            <w:vAlign w:val="center"/>
          </w:tcPr>
          <w:p w14:paraId="00070BD1" w14:textId="77777777"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08DA64" w14:textId="77777777" w:rsidR="00DA6063" w:rsidRPr="00376AFF" w:rsidRDefault="00DA6063" w:rsidP="00DA6063">
      <w:pPr>
        <w:spacing w:after="0" w:line="240" w:lineRule="auto"/>
        <w:jc w:val="both"/>
        <w:rPr>
          <w:rFonts w:ascii="Times New Roman" w:hAnsi="Times New Roman"/>
          <w:sz w:val="24"/>
          <w:szCs w:val="24"/>
        </w:rPr>
      </w:pPr>
    </w:p>
    <w:p w14:paraId="1EAF24DE" w14:textId="77777777"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qf</w:t>
      </w:r>
      <w:proofErr w:type="spellEnd"/>
      <w:r w:rsidRPr="00376AFF">
        <w:rPr>
          <w:rFonts w:ascii="Times New Roman" w:hAnsi="Times New Roman"/>
          <w:sz w:val="24"/>
          <w:szCs w:val="24"/>
        </w:rPr>
        <w:t xml:space="preserve"> are the quake starting and ending times.</w:t>
      </w:r>
    </w:p>
    <w:p w14:paraId="402619E9" w14:textId="77777777" w:rsidR="00EB747A" w:rsidRPr="00376AFF" w:rsidRDefault="00EB747A" w:rsidP="00C70139">
      <w:pPr>
        <w:spacing w:after="0" w:line="240" w:lineRule="auto"/>
        <w:jc w:val="both"/>
        <w:rPr>
          <w:rFonts w:ascii="Times New Roman" w:hAnsi="Times New Roman"/>
          <w:sz w:val="24"/>
          <w:szCs w:val="24"/>
        </w:rPr>
      </w:pPr>
    </w:p>
    <w:p w14:paraId="10BCE181" w14:textId="77777777"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20" w:name="_Ref449963223"/>
      <w:bookmarkStart w:id="621" w:name="_Toc447005702"/>
      <w:bookmarkStart w:id="622" w:name="_Toc66716431"/>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620"/>
      <w:r w:rsidR="00E25FF0" w:rsidRPr="00376AFF">
        <w:rPr>
          <w:rFonts w:ascii="Book Antiqua" w:hAnsi="Book Antiqua"/>
          <w:caps/>
          <w:kern w:val="0"/>
          <w:sz w:val="24"/>
          <w:szCs w:val="24"/>
        </w:rPr>
        <w:t xml:space="preserve"> </w:t>
      </w:r>
      <w:bookmarkEnd w:id="621"/>
      <w:r w:rsidR="00433AD1" w:rsidRPr="00376AFF">
        <w:rPr>
          <w:rFonts w:ascii="Book Antiqua" w:hAnsi="Book Antiqua"/>
          <w:caps/>
          <w:kern w:val="0"/>
          <w:sz w:val="24"/>
          <w:szCs w:val="24"/>
        </w:rPr>
        <w:t>scheme</w:t>
      </w:r>
      <w:bookmarkEnd w:id="622"/>
    </w:p>
    <w:p w14:paraId="3923CDE2" w14:textId="77777777" w:rsidR="00E25FF0" w:rsidRPr="00376AFF" w:rsidRDefault="00E25FF0" w:rsidP="00E25FF0">
      <w:pPr>
        <w:spacing w:after="0" w:line="240" w:lineRule="auto"/>
        <w:jc w:val="both"/>
        <w:rPr>
          <w:rFonts w:ascii="Times New Roman" w:hAnsi="Times New Roman"/>
          <w:sz w:val="24"/>
          <w:szCs w:val="24"/>
        </w:rPr>
      </w:pPr>
    </w:p>
    <w:p w14:paraId="2D9E1D89" w14:textId="77777777"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PAGEREF _Ref447811096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noProof/>
          <w:sz w:val="24"/>
          <w:szCs w:val="24"/>
        </w:rPr>
        <w:t>87</w:t>
      </w:r>
      <w:r w:rsidRPr="00376AFF">
        <w:rPr>
          <w:rFonts w:ascii="Times New Roman" w:hAnsi="Times New Roman"/>
          <w:sz w:val="24"/>
          <w:szCs w:val="24"/>
        </w:rPr>
        <w:fldChar w:fldCharType="end"/>
      </w:r>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8.5</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14:paraId="25DFE0B8" w14:textId="77777777" w:rsidR="008F1DF0" w:rsidRPr="00376AFF" w:rsidRDefault="008F1DF0" w:rsidP="00E25FF0">
      <w:pPr>
        <w:spacing w:after="0" w:line="240" w:lineRule="auto"/>
        <w:jc w:val="both"/>
        <w:rPr>
          <w:rFonts w:ascii="Times New Roman" w:hAnsi="Times New Roman"/>
          <w:sz w:val="24"/>
          <w:szCs w:val="24"/>
        </w:rPr>
      </w:pPr>
    </w:p>
    <w:p w14:paraId="18BCC56B" w14:textId="77777777" w:rsidR="004F0A7F" w:rsidRPr="00376AFF" w:rsidRDefault="004F0A7F" w:rsidP="004F0A7F">
      <w:pPr>
        <w:pStyle w:val="Amicarellititle2"/>
      </w:pPr>
      <w:bookmarkStart w:id="623" w:name="_Ref521060122"/>
      <w:bookmarkStart w:id="624" w:name="_Toc66716432"/>
      <w:r w:rsidRPr="00376AFF">
        <w:t>DB-SPH particle approximation and modifications of the balance equations</w:t>
      </w:r>
      <w:bookmarkEnd w:id="623"/>
      <w:bookmarkEnd w:id="624"/>
    </w:p>
    <w:p w14:paraId="1CEE53C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14:paraId="1B4037DB" w14:textId="77777777" w:rsidTr="00B45EA3">
        <w:tc>
          <w:tcPr>
            <w:tcW w:w="4539" w:type="pct"/>
            <w:vAlign w:val="center"/>
          </w:tcPr>
          <w:p w14:paraId="7E1155E1" w14:textId="77777777"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w14:anchorId="705861A4">
                <v:shape id="_x0000_i1226" type="#_x0000_t75" style="width:252pt;height:41.4pt" o:ole="">
                  <v:imagedata r:id="rId415" o:title=""/>
                </v:shape>
                <o:OLEObject Type="Embed" ProgID="Equation.3" ShapeID="_x0000_i1226" DrawAspect="Content" ObjectID="_1687596151" r:id="rId416"/>
              </w:object>
            </w:r>
          </w:p>
        </w:tc>
        <w:tc>
          <w:tcPr>
            <w:tcW w:w="461" w:type="pct"/>
            <w:vAlign w:val="center"/>
          </w:tcPr>
          <w:p w14:paraId="7A188F59"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5" w:name="_Ref448227562"/>
            <w:bookmarkStart w:id="626"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625"/>
            <w:r w:rsidRPr="00376AFF">
              <w:rPr>
                <w:rFonts w:ascii="Times New Roman" w:eastAsia="Times New Roman" w:hAnsi="Times New Roman"/>
                <w:b w:val="0"/>
                <w:bCs w:val="0"/>
                <w:color w:val="auto"/>
                <w:sz w:val="24"/>
                <w:szCs w:val="24"/>
                <w:lang w:eastAsia="it-IT"/>
              </w:rPr>
              <w:t>)</w:t>
            </w:r>
            <w:bookmarkEnd w:id="626"/>
          </w:p>
        </w:tc>
      </w:tr>
    </w:tbl>
    <w:p w14:paraId="09AB7D0A" w14:textId="77777777" w:rsidR="00E25FF0" w:rsidRPr="00376AFF" w:rsidRDefault="00E25FF0" w:rsidP="00E25FF0">
      <w:pPr>
        <w:spacing w:after="0" w:line="240" w:lineRule="auto"/>
        <w:jc w:val="both"/>
        <w:rPr>
          <w:rFonts w:ascii="Times New Roman" w:hAnsi="Times New Roman"/>
          <w:sz w:val="24"/>
          <w:szCs w:val="24"/>
        </w:rPr>
      </w:pPr>
    </w:p>
    <w:p w14:paraId="12E8B01E" w14:textId="77777777"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proofErr w:type="spellStart"/>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proofErr w:type="spellEnd"/>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14:paraId="5A59CE49" w14:textId="77777777" w:rsidTr="00B45EA3">
        <w:tc>
          <w:tcPr>
            <w:tcW w:w="4539" w:type="pct"/>
            <w:vAlign w:val="center"/>
          </w:tcPr>
          <w:p w14:paraId="03B92D51"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w14:anchorId="09A6BF8D">
                <v:shape id="_x0000_i1227" type="#_x0000_t75" style="width:269.4pt;height:39.6pt" o:ole="">
                  <v:imagedata r:id="rId417" o:title=""/>
                </v:shape>
                <o:OLEObject Type="Embed" ProgID="Equation.3" ShapeID="_x0000_i1227" DrawAspect="Content" ObjectID="_1687596152" r:id="rId418"/>
              </w:object>
            </w:r>
          </w:p>
        </w:tc>
        <w:tc>
          <w:tcPr>
            <w:tcW w:w="461" w:type="pct"/>
            <w:vAlign w:val="center"/>
          </w:tcPr>
          <w:p w14:paraId="720C3BAA"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7"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7"/>
          </w:p>
        </w:tc>
      </w:tr>
    </w:tbl>
    <w:p w14:paraId="424BA527" w14:textId="77777777" w:rsidR="00E25FF0" w:rsidRPr="00376AFF" w:rsidRDefault="00E25FF0" w:rsidP="00E25FF0">
      <w:pPr>
        <w:spacing w:after="0" w:line="240" w:lineRule="auto"/>
        <w:jc w:val="both"/>
        <w:rPr>
          <w:rFonts w:ascii="Times New Roman" w:hAnsi="Times New Roman"/>
          <w:sz w:val="24"/>
          <w:szCs w:val="24"/>
        </w:rPr>
      </w:pPr>
    </w:p>
    <w:p w14:paraId="6B0BB2D1" w14:textId="77777777"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14:paraId="3AD7DA1C" w14:textId="77777777"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r w:rsidRPr="00376AFF">
        <w:rPr>
          <w:rFonts w:ascii="Times New Roman" w:hAnsi="Times New Roman"/>
          <w:sz w:val="24"/>
          <w:szCs w:val="24"/>
        </w:rPr>
        <w:t xml:space="preserve">In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p>
    <w:p w14:paraId="05D74A74" w14:textId="77777777"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14:paraId="2F4FF54C" w14:textId="77777777"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14:paraId="29821E15"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w14:anchorId="5D0F3826">
          <v:shape id="_x0000_i1228" type="#_x0000_t75" style="width:20.4pt;height:18pt" o:ole="">
            <v:imagedata r:id="rId419" o:title=""/>
          </v:shape>
          <o:OLEObject Type="Embed" ProgID="Equation.3" ShapeID="_x0000_i1228" DrawAspect="Content" ObjectID="_1687596153" r:id="rId420"/>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w14:anchorId="2BE9DEED">
          <v:shape id="_x0000_i1229" type="#_x0000_t75" style="width:20.4pt;height:18pt" o:ole="">
            <v:imagedata r:id="rId421" o:title=""/>
          </v:shape>
          <o:OLEObject Type="Embed" ProgID="Equation.3" ShapeID="_x0000_i1229" DrawAspect="Content" ObjectID="_1687596154" r:id="rId422"/>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than </w:t>
      </w:r>
      <w:r w:rsidRPr="00376AFF">
        <w:rPr>
          <w:rFonts w:ascii="Times New Roman" w:hAnsi="Times New Roman"/>
          <w:position w:val="-18"/>
          <w:sz w:val="24"/>
          <w:szCs w:val="24"/>
        </w:rPr>
        <w:object w:dxaOrig="639" w:dyaOrig="560" w14:anchorId="4619EAC3">
          <v:shape id="_x0000_i1230" type="#_x0000_t75" style="width:31.8pt;height:27pt" o:ole="">
            <v:imagedata r:id="rId423" o:title=""/>
          </v:shape>
          <o:OLEObject Type="Embed" ProgID="Equation.3" ShapeID="_x0000_i1230" DrawAspect="Content" ObjectID="_1687596155" r:id="rId424"/>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14:paraId="7FC8CB50" w14:textId="77777777"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14:paraId="552CCB66" w14:textId="77777777"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_Ref341105709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57</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14:paraId="57ABBBC7" w14:textId="77777777" w:rsidTr="00B45EA3">
        <w:tc>
          <w:tcPr>
            <w:tcW w:w="4539" w:type="pct"/>
            <w:vAlign w:val="center"/>
          </w:tcPr>
          <w:p w14:paraId="3283F454"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w14:anchorId="6B500B4F">
                <v:shape id="_x0000_i1231" type="#_x0000_t75" style="width:97.2pt;height:39.6pt" o:ole="">
                  <v:imagedata r:id="rId425" o:title=""/>
                </v:shape>
                <o:OLEObject Type="Embed" ProgID="Equation.3" ShapeID="_x0000_i1231" DrawAspect="Content" ObjectID="_1687596156" r:id="rId426"/>
              </w:object>
            </w:r>
          </w:p>
        </w:tc>
        <w:tc>
          <w:tcPr>
            <w:tcW w:w="461" w:type="pct"/>
            <w:vAlign w:val="center"/>
          </w:tcPr>
          <w:p w14:paraId="0B41000D"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24F9EF3" w14:textId="77777777" w:rsidR="00E25FF0" w:rsidRPr="00376AFF" w:rsidRDefault="00E25FF0" w:rsidP="00E25FF0">
      <w:pPr>
        <w:spacing w:after="0" w:line="240" w:lineRule="auto"/>
        <w:jc w:val="both"/>
        <w:rPr>
          <w:rFonts w:ascii="Times New Roman" w:hAnsi="Times New Roman"/>
          <w:sz w:val="24"/>
          <w:szCs w:val="24"/>
        </w:rPr>
      </w:pPr>
    </w:p>
    <w:p w14:paraId="7391D26D" w14:textId="77777777"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14:paraId="3C428D1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14:paraId="180999CE" w14:textId="77777777" w:rsidTr="00B45EA3">
        <w:tc>
          <w:tcPr>
            <w:tcW w:w="4539" w:type="pct"/>
            <w:vAlign w:val="center"/>
          </w:tcPr>
          <w:p w14:paraId="602AAD8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w14:anchorId="78CED90C">
                <v:shape id="_x0000_i1232" type="#_x0000_t75" style="width:293.4pt;height:37.8pt" o:ole="">
                  <v:imagedata r:id="rId427" o:title=""/>
                </v:shape>
                <o:OLEObject Type="Embed" ProgID="Equation.3" ShapeID="_x0000_i1232" DrawAspect="Content" ObjectID="_1687596157" r:id="rId428"/>
              </w:object>
            </w:r>
          </w:p>
        </w:tc>
        <w:tc>
          <w:tcPr>
            <w:tcW w:w="461" w:type="pct"/>
            <w:vAlign w:val="center"/>
          </w:tcPr>
          <w:p w14:paraId="6050D509"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8"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8"/>
          </w:p>
        </w:tc>
      </w:tr>
    </w:tbl>
    <w:p w14:paraId="435E3E04" w14:textId="77777777" w:rsidR="00E25FF0" w:rsidRPr="00376AFF" w:rsidRDefault="00E25FF0" w:rsidP="00E25FF0">
      <w:pPr>
        <w:spacing w:after="0" w:line="240" w:lineRule="auto"/>
        <w:jc w:val="both"/>
        <w:rPr>
          <w:rFonts w:ascii="Times New Roman" w:hAnsi="Times New Roman"/>
          <w:sz w:val="24"/>
          <w:szCs w:val="24"/>
        </w:rPr>
      </w:pPr>
    </w:p>
    <w:p w14:paraId="117DF28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where </w:t>
      </w:r>
      <w:r w:rsidRPr="00376AFF">
        <w:rPr>
          <w:rFonts w:ascii="Times New Roman" w:hAnsi="Times New Roman"/>
          <w:position w:val="-10"/>
          <w:sz w:val="24"/>
          <w:szCs w:val="24"/>
        </w:rPr>
        <w:object w:dxaOrig="960" w:dyaOrig="279" w14:anchorId="32698B3C">
          <v:shape id="_x0000_i1233" type="#_x0000_t75" style="width:46.8pt;height:14.4pt" o:ole="">
            <v:imagedata r:id="rId429" o:title=""/>
          </v:shape>
          <o:OLEObject Type="Embed" ProgID="Equation.3" ShapeID="_x0000_i1233" DrawAspect="Content" ObjectID="_1687596158" r:id="rId430"/>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14:paraId="27CECF8F"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w:t>
      </w:r>
      <w:proofErr w:type="spellStart"/>
      <w:r w:rsidRPr="00376AFF">
        <w:rPr>
          <w:rFonts w:ascii="Times New Roman" w:hAnsi="Times New Roman"/>
          <w:sz w:val="24"/>
          <w:szCs w:val="24"/>
        </w:rPr>
        <w:t>Lagrangian</w:t>
      </w:r>
      <w:proofErr w:type="spellEnd"/>
      <w:r w:rsidRPr="00376AFF">
        <w:rPr>
          <w:rFonts w:ascii="Times New Roman" w:hAnsi="Times New Roman"/>
          <w:sz w:val="24"/>
          <w:szCs w:val="24"/>
        </w:rPr>
        <w:t xml:space="preserve">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9CE4AB9" w14:textId="77777777" w:rsidTr="00B45EA3">
        <w:tc>
          <w:tcPr>
            <w:tcW w:w="4539" w:type="pct"/>
            <w:vAlign w:val="center"/>
          </w:tcPr>
          <w:p w14:paraId="43FD6D9A"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w14:anchorId="160F499A">
                <v:shape id="_x0000_i1234" type="#_x0000_t75" style="width:195pt;height:32.4pt" o:ole="">
                  <v:imagedata r:id="rId431" o:title=""/>
                </v:shape>
                <o:OLEObject Type="Embed" ProgID="Equation.3" ShapeID="_x0000_i1234" DrawAspect="Content" ObjectID="_1687596159" r:id="rId432"/>
              </w:object>
            </w:r>
          </w:p>
        </w:tc>
        <w:tc>
          <w:tcPr>
            <w:tcW w:w="461" w:type="pct"/>
            <w:vAlign w:val="center"/>
          </w:tcPr>
          <w:p w14:paraId="6C627FD0"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9"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9"/>
          </w:p>
        </w:tc>
      </w:tr>
    </w:tbl>
    <w:p w14:paraId="1A154DF0" w14:textId="77777777" w:rsidR="00E25FF0" w:rsidRPr="00376AFF" w:rsidRDefault="00E25FF0" w:rsidP="00E25FF0">
      <w:pPr>
        <w:spacing w:after="0" w:line="240" w:lineRule="auto"/>
        <w:jc w:val="both"/>
        <w:rPr>
          <w:rFonts w:ascii="Times New Roman" w:hAnsi="Times New Roman"/>
          <w:sz w:val="24"/>
          <w:szCs w:val="24"/>
        </w:rPr>
      </w:pPr>
    </w:p>
    <w:p w14:paraId="3E5BA28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14:paraId="51798AE1" w14:textId="77777777" w:rsidTr="00B45EA3">
        <w:tc>
          <w:tcPr>
            <w:tcW w:w="4539" w:type="pct"/>
            <w:vAlign w:val="center"/>
          </w:tcPr>
          <w:p w14:paraId="5C77645E"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w14:anchorId="63875363">
                <v:shape id="_x0000_i1235" type="#_x0000_t75" style="width:176.4pt;height:34.2pt" o:ole="">
                  <v:imagedata r:id="rId433" o:title=""/>
                </v:shape>
                <o:OLEObject Type="Embed" ProgID="Equation.3" ShapeID="_x0000_i1235" DrawAspect="Content" ObjectID="_1687596160" r:id="rId434"/>
              </w:object>
            </w:r>
          </w:p>
        </w:tc>
        <w:tc>
          <w:tcPr>
            <w:tcW w:w="461" w:type="pct"/>
            <w:vAlign w:val="center"/>
          </w:tcPr>
          <w:p w14:paraId="6B525AFD"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0"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0"/>
          </w:p>
        </w:tc>
      </w:tr>
    </w:tbl>
    <w:p w14:paraId="3ED1B407" w14:textId="77777777" w:rsidR="00E25FF0" w:rsidRPr="00376AFF" w:rsidRDefault="00E25FF0" w:rsidP="00E25FF0">
      <w:pPr>
        <w:spacing w:after="0" w:line="240" w:lineRule="auto"/>
        <w:jc w:val="both"/>
        <w:rPr>
          <w:rFonts w:ascii="Times New Roman" w:hAnsi="Times New Roman"/>
          <w:sz w:val="24"/>
          <w:szCs w:val="24"/>
        </w:rPr>
      </w:pPr>
    </w:p>
    <w:p w14:paraId="0DF445AA" w14:textId="77777777"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14:paraId="6F214B6B" w14:textId="77777777"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14:paraId="6B573EB4" w14:textId="77777777"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14:paraId="0D0D82E5" w14:textId="77777777"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14:paraId="5A633646" w14:textId="77777777" w:rsidR="004F0A7F" w:rsidRPr="00376AFF" w:rsidRDefault="004F0A7F" w:rsidP="00E25FF0">
      <w:pPr>
        <w:spacing w:after="0" w:line="240" w:lineRule="auto"/>
        <w:jc w:val="both"/>
        <w:rPr>
          <w:rFonts w:ascii="Times New Roman" w:hAnsi="Times New Roman"/>
          <w:sz w:val="24"/>
          <w:szCs w:val="24"/>
        </w:rPr>
      </w:pPr>
    </w:p>
    <w:p w14:paraId="2B260647" w14:textId="77777777" w:rsidR="004F0A7F" w:rsidRPr="00376AFF" w:rsidRDefault="004F0A7F" w:rsidP="004F0A7F">
      <w:pPr>
        <w:pStyle w:val="Amicarellititle2"/>
      </w:pPr>
      <w:bookmarkStart w:id="631" w:name="_Ref521060124"/>
      <w:bookmarkStart w:id="632" w:name="_Toc66716433"/>
      <w:r w:rsidRPr="00376AFF">
        <w:t>1D Linearized Partial Riemann Solver</w:t>
      </w:r>
      <w:bookmarkEnd w:id="631"/>
      <w:bookmarkEnd w:id="632"/>
      <w:r w:rsidRPr="00376AFF">
        <w:t xml:space="preserve"> </w:t>
      </w:r>
    </w:p>
    <w:p w14:paraId="6CCBAC61" w14:textId="77777777"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_Ref341105325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125</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14:paraId="5CA0F63B"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14:paraId="26130BFA"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14:paraId="460F6F0C" w14:textId="77777777" w:rsidTr="00B45EA3">
        <w:tc>
          <w:tcPr>
            <w:tcW w:w="4539" w:type="pct"/>
            <w:vAlign w:val="center"/>
          </w:tcPr>
          <w:p w14:paraId="43BF47CB"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w14:anchorId="5996F0E1">
                <v:shape id="_x0000_i1236" type="#_x0000_t75" style="width:222pt;height:25.2pt" o:ole="">
                  <v:imagedata r:id="rId435" o:title=""/>
                </v:shape>
                <o:OLEObject Type="Embed" ProgID="Equation.3" ShapeID="_x0000_i1236" DrawAspect="Content" ObjectID="_1687596161" r:id="rId436"/>
              </w:object>
            </w:r>
          </w:p>
        </w:tc>
        <w:tc>
          <w:tcPr>
            <w:tcW w:w="461" w:type="pct"/>
            <w:vAlign w:val="center"/>
          </w:tcPr>
          <w:p w14:paraId="1C3205A6"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3"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3"/>
          </w:p>
        </w:tc>
      </w:tr>
    </w:tbl>
    <w:p w14:paraId="5923EC9C" w14:textId="77777777" w:rsidR="00E25FF0" w:rsidRPr="00376AFF" w:rsidRDefault="00E25FF0" w:rsidP="00E25FF0">
      <w:pPr>
        <w:spacing w:after="0" w:line="240" w:lineRule="auto"/>
        <w:jc w:val="both"/>
        <w:rPr>
          <w:rFonts w:ascii="Times New Roman" w:hAnsi="Times New Roman"/>
          <w:sz w:val="24"/>
          <w:szCs w:val="24"/>
        </w:rPr>
      </w:pPr>
    </w:p>
    <w:p w14:paraId="523900ED"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14:paraId="6FE55F48"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1F3934F1" w14:textId="77777777" w:rsidTr="00B45EA3">
        <w:tc>
          <w:tcPr>
            <w:tcW w:w="4539" w:type="pct"/>
            <w:vAlign w:val="center"/>
          </w:tcPr>
          <w:p w14:paraId="4D854F88"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w14:anchorId="0EA3C181">
                <v:shape id="_x0000_i1237" type="#_x0000_t75" style="width:247.2pt;height:37.8pt" o:ole="">
                  <v:imagedata r:id="rId437" o:title=""/>
                </v:shape>
                <o:OLEObject Type="Embed" ProgID="Equation.3" ShapeID="_x0000_i1237" DrawAspect="Content" ObjectID="_1687596162" r:id="rId438"/>
              </w:object>
            </w:r>
          </w:p>
        </w:tc>
        <w:tc>
          <w:tcPr>
            <w:tcW w:w="461" w:type="pct"/>
            <w:vAlign w:val="center"/>
          </w:tcPr>
          <w:p w14:paraId="0E48F059"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0B0B446" w14:textId="77777777" w:rsidR="00E25FF0" w:rsidRPr="00376AFF" w:rsidRDefault="00E25FF0" w:rsidP="00E25FF0">
      <w:pPr>
        <w:spacing w:after="0" w:line="240" w:lineRule="auto"/>
        <w:jc w:val="both"/>
        <w:rPr>
          <w:rFonts w:ascii="Times New Roman" w:hAnsi="Times New Roman"/>
          <w:sz w:val="24"/>
          <w:szCs w:val="24"/>
        </w:rPr>
      </w:pPr>
    </w:p>
    <w:p w14:paraId="4600E082"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438580B9" w14:textId="77777777" w:rsidTr="00B45EA3">
        <w:tc>
          <w:tcPr>
            <w:tcW w:w="4539" w:type="pct"/>
            <w:vAlign w:val="center"/>
          </w:tcPr>
          <w:p w14:paraId="2AB1B777"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w14:anchorId="3B433C91">
                <v:shape id="_x0000_i1238" type="#_x0000_t75" style="width:90pt;height:51.6pt" o:ole="">
                  <v:imagedata r:id="rId439" o:title=""/>
                </v:shape>
                <o:OLEObject Type="Embed" ProgID="Equation.3" ShapeID="_x0000_i1238" DrawAspect="Content" ObjectID="_1687596163" r:id="rId440"/>
              </w:object>
            </w:r>
          </w:p>
        </w:tc>
        <w:tc>
          <w:tcPr>
            <w:tcW w:w="461" w:type="pct"/>
            <w:vAlign w:val="center"/>
          </w:tcPr>
          <w:p w14:paraId="7ED81AB5"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3A8137E" w14:textId="77777777" w:rsidR="00E25FF0" w:rsidRPr="00376AFF" w:rsidRDefault="00E25FF0" w:rsidP="00E25FF0">
      <w:pPr>
        <w:spacing w:after="0" w:line="240" w:lineRule="auto"/>
        <w:jc w:val="both"/>
        <w:rPr>
          <w:rFonts w:ascii="Times New Roman" w:hAnsi="Times New Roman"/>
          <w:sz w:val="24"/>
          <w:szCs w:val="24"/>
        </w:rPr>
      </w:pPr>
    </w:p>
    <w:p w14:paraId="1200C442" w14:textId="77777777" w:rsidR="004F0A7F" w:rsidRPr="00376AFF" w:rsidRDefault="004F0A7F" w:rsidP="004F0A7F">
      <w:pPr>
        <w:pStyle w:val="Amicarellititle2"/>
      </w:pPr>
      <w:bookmarkStart w:id="634" w:name="_Ref521060126"/>
      <w:bookmarkStart w:id="635" w:name="_Toc66716434"/>
      <w:r w:rsidRPr="00376AFF">
        <w:t>Semi-particle volume</w:t>
      </w:r>
      <w:bookmarkEnd w:id="634"/>
      <w:bookmarkEnd w:id="635"/>
    </w:p>
    <w:p w14:paraId="4275D8A4"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volume of a semi-particle is defined in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14:paraId="0E7FF88E" w14:textId="77777777" w:rsidTr="00B45EA3">
        <w:tc>
          <w:tcPr>
            <w:tcW w:w="4539" w:type="pct"/>
            <w:vAlign w:val="center"/>
          </w:tcPr>
          <w:p w14:paraId="3E04DC0D" w14:textId="77777777"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w14:anchorId="1D776430">
                <v:shape id="_x0000_i1239" type="#_x0000_t75" style="width:78pt;height:18pt" o:ole="">
                  <v:imagedata r:id="rId441" o:title=""/>
                </v:shape>
                <o:OLEObject Type="Embed" ProgID="Equation.3" ShapeID="_x0000_i1239" DrawAspect="Content" ObjectID="_1687596164" r:id="rId442"/>
              </w:object>
            </w:r>
          </w:p>
        </w:tc>
        <w:tc>
          <w:tcPr>
            <w:tcW w:w="461" w:type="pct"/>
            <w:vAlign w:val="center"/>
          </w:tcPr>
          <w:p w14:paraId="5B7ABBB5"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E6F2558" w14:textId="77777777" w:rsidR="00E25FF0" w:rsidRPr="00376AFF" w:rsidRDefault="00E25FF0" w:rsidP="00E25FF0">
      <w:pPr>
        <w:spacing w:after="0" w:line="240" w:lineRule="auto"/>
        <w:jc w:val="both"/>
        <w:rPr>
          <w:rFonts w:ascii="Times New Roman" w:hAnsi="Times New Roman"/>
          <w:sz w:val="24"/>
          <w:szCs w:val="24"/>
        </w:rPr>
      </w:pPr>
    </w:p>
    <w:p w14:paraId="68F87EED" w14:textId="77777777" w:rsidR="00E25FF0" w:rsidRPr="00376AFF" w:rsidRDefault="00B45EA3"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proofErr w:type="spellStart"/>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d</w:t>
      </w:r>
      <w:proofErr w:type="spellEnd"/>
      <w:r w:rsidR="00E25FF0" w:rsidRPr="00376AFF">
        <w:rPr>
          <w:rFonts w:ascii="Times New Roman" w:hAnsi="Times New Roman"/>
          <w:sz w:val="24"/>
          <w:szCs w:val="24"/>
          <w:vertAlign w:val="subscript"/>
        </w:rPr>
        <w:t xml:space="preserve"> </w:t>
      </w:r>
      <w:r w:rsidR="00E25FF0" w:rsidRPr="00376AFF">
        <w:rPr>
          <w:rFonts w:ascii="Times New Roman" w:hAnsi="Times New Roman"/>
          <w:sz w:val="24"/>
          <w:szCs w:val="24"/>
        </w:rPr>
        <w:t xml:space="preserve">represents </w:t>
      </w:r>
      <w:r w:rsidRPr="00376AFF">
        <w:rPr>
          <w:rFonts w:ascii="Times New Roman" w:hAnsi="Times New Roman"/>
          <w:sz w:val="24"/>
          <w:szCs w:val="24"/>
        </w:rPr>
        <w:t>the</w:t>
      </w:r>
      <w:r w:rsidR="00E25FF0" w:rsidRPr="00376AFF">
        <w:rPr>
          <w:rFonts w:ascii="Times New Roman" w:hAnsi="Times New Roman"/>
          <w:sz w:val="24"/>
          <w:szCs w:val="24"/>
        </w:rPr>
        <w:t xml:space="preserve"> </w:t>
      </w:r>
      <w:r w:rsidRPr="00376AFF">
        <w:rPr>
          <w:rFonts w:ascii="Times New Roman" w:hAnsi="Times New Roman"/>
          <w:sz w:val="24"/>
          <w:szCs w:val="24"/>
        </w:rPr>
        <w:t xml:space="preserve">semi-particle </w:t>
      </w:r>
      <w:r w:rsidR="00E25FF0" w:rsidRPr="00376AFF">
        <w:rPr>
          <w:rFonts w:ascii="Times New Roman" w:hAnsi="Times New Roman"/>
          <w:sz w:val="24"/>
          <w:szCs w:val="24"/>
        </w:rPr>
        <w:t xml:space="preserve">shape coefficient and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w</w:t>
      </w:r>
      <w:r w:rsidR="00E25FF0" w:rsidRPr="00376AFF">
        <w:rPr>
          <w:rFonts w:ascii="Times New Roman" w:hAnsi="Times New Roman"/>
          <w:sz w:val="24"/>
          <w:szCs w:val="24"/>
        </w:rPr>
        <w:t xml:space="preserve"> </w:t>
      </w:r>
      <w:r w:rsidRPr="00376AFF">
        <w:rPr>
          <w:rFonts w:ascii="Times New Roman" w:hAnsi="Times New Roman"/>
          <w:sz w:val="24"/>
          <w:szCs w:val="24"/>
        </w:rPr>
        <w:t>the semi-particle</w:t>
      </w:r>
      <w:r w:rsidR="00E25FF0" w:rsidRPr="00376AFF">
        <w:rPr>
          <w:rFonts w:ascii="Times New Roman" w:hAnsi="Times New Roman"/>
          <w:sz w:val="24"/>
          <w:szCs w:val="24"/>
        </w:rPr>
        <w:t xml:space="preserve"> depth coefficient.</w:t>
      </w:r>
    </w:p>
    <w:p w14:paraId="202A41C3"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B45EA3" w:rsidRPr="00376AFF">
        <w:rPr>
          <w:rFonts w:ascii="Times New Roman" w:hAnsi="Times New Roman"/>
          <w:sz w:val="24"/>
          <w:szCs w:val="24"/>
        </w:rPr>
        <w:t xml:space="preserve">exact </w:t>
      </w:r>
      <w:r w:rsidRPr="00376AFF">
        <w:rPr>
          <w:rFonts w:ascii="Times New Roman" w:hAnsi="Times New Roman"/>
          <w:sz w:val="24"/>
          <w:szCs w:val="24"/>
        </w:rPr>
        <w:t xml:space="preserve">assessment of the shape coefficient is not an easy task. However, some exact solutions for noticeable cases are </w:t>
      </w:r>
      <w:r w:rsidR="00B45EA3" w:rsidRPr="00376AFF">
        <w:rPr>
          <w:rFonts w:ascii="Times New Roman" w:hAnsi="Times New Roman"/>
          <w:sz w:val="24"/>
          <w:szCs w:val="24"/>
        </w:rPr>
        <w:t>e</w:t>
      </w:r>
      <w:r w:rsidRPr="00376AFF">
        <w:rPr>
          <w:rFonts w:ascii="Times New Roman" w:hAnsi="Times New Roman"/>
          <w:sz w:val="24"/>
          <w:szCs w:val="24"/>
        </w:rPr>
        <w:t xml:space="preserve">valuated, both in 2D and 3D, based on the hypothesis of uniform angles (in </w:t>
      </w:r>
      <w:r w:rsidRPr="00376AFF">
        <w:rPr>
          <w:rFonts w:ascii="Times New Roman" w:hAnsi="Times New Roman"/>
          <w:sz w:val="24"/>
          <w:szCs w:val="24"/>
        </w:rPr>
        <w:lastRenderedPageBreak/>
        <w:t xml:space="preserve">the same configuration) </w:t>
      </w:r>
      <w:r w:rsidR="00B45EA3" w:rsidRPr="00376AFF">
        <w:rPr>
          <w:rFonts w:ascii="Times New Roman" w:hAnsi="Times New Roman"/>
          <w:sz w:val="24"/>
          <w:szCs w:val="24"/>
        </w:rPr>
        <w:t xml:space="preserve">with </w:t>
      </w:r>
      <w:r w:rsidRPr="00376AFF">
        <w:rPr>
          <w:rFonts w:ascii="Times New Roman" w:hAnsi="Times New Roman"/>
          <w:sz w:val="24"/>
          <w:szCs w:val="24"/>
        </w:rPr>
        <w:t xml:space="preserve">the number of adjacent faces equal to </w:t>
      </w:r>
      <w:r w:rsidRPr="00376AFF">
        <w:rPr>
          <w:rFonts w:ascii="Times New Roman" w:hAnsi="Times New Roman"/>
          <w:i/>
          <w:sz w:val="24"/>
          <w:szCs w:val="24"/>
        </w:rPr>
        <w:t>D</w:t>
      </w:r>
      <w:r w:rsidRPr="00376AFF">
        <w:rPr>
          <w:rFonts w:ascii="Times New Roman" w:hAnsi="Times New Roman"/>
          <w:sz w:val="24"/>
          <w:szCs w:val="24"/>
        </w:rPr>
        <w:t xml:space="preserve"> (number of the spatial dimensions). From </w:t>
      </w:r>
      <w:r w:rsidR="00890A8A" w:rsidRPr="00376AFF">
        <w:rPr>
          <w:rFonts w:ascii="Times New Roman" w:hAnsi="Times New Roman"/>
          <w:sz w:val="24"/>
          <w:szCs w:val="24"/>
        </w:rPr>
        <w:t>those</w:t>
      </w:r>
      <w:r w:rsidR="00B45EA3" w:rsidRPr="00376AFF">
        <w:rPr>
          <w:rFonts w:ascii="Times New Roman" w:hAnsi="Times New Roman"/>
          <w:sz w:val="24"/>
          <w:szCs w:val="24"/>
        </w:rPr>
        <w:t xml:space="preserve"> exact values</w:t>
      </w:r>
      <w:r w:rsidRPr="00376AFF">
        <w:rPr>
          <w:rFonts w:ascii="Times New Roman" w:hAnsi="Times New Roman"/>
          <w:sz w:val="24"/>
          <w:szCs w:val="24"/>
        </w:rPr>
        <w:t>, Amicarelli &amp; Agate (2015,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_Ref448240584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3</w:t>
      </w:r>
      <w:r w:rsidRPr="00376AFF">
        <w:rPr>
          <w:rFonts w:ascii="Times New Roman" w:hAnsi="Times New Roman"/>
          <w:sz w:val="24"/>
          <w:szCs w:val="24"/>
        </w:rPr>
        <w:fldChar w:fldCharType="end"/>
      </w:r>
      <w:r w:rsidRPr="00376AFF">
        <w:rPr>
          <w:rFonts w:ascii="Times New Roman" w:hAnsi="Times New Roman"/>
          <w:sz w:val="24"/>
          <w:szCs w:val="24"/>
        </w:rPr>
        <w:t>]) der</w:t>
      </w:r>
      <w:r w:rsidR="00B45EA3" w:rsidRPr="00376AFF">
        <w:rPr>
          <w:rFonts w:ascii="Times New Roman" w:hAnsi="Times New Roman"/>
          <w:sz w:val="24"/>
          <w:szCs w:val="24"/>
        </w:rPr>
        <w:t>ive</w:t>
      </w:r>
      <w:r w:rsidRPr="00376AFF">
        <w:rPr>
          <w:rFonts w:ascii="Times New Roman" w:hAnsi="Times New Roman"/>
          <w:sz w:val="24"/>
          <w:szCs w:val="24"/>
        </w:rPr>
        <w:t xml:space="preserve"> </w:t>
      </w:r>
      <w:r w:rsidR="00890A8A" w:rsidRPr="00376AFF">
        <w:rPr>
          <w:rFonts w:ascii="Times New Roman" w:hAnsi="Times New Roman"/>
          <w:sz w:val="24"/>
          <w:szCs w:val="24"/>
        </w:rPr>
        <w:t>this</w:t>
      </w:r>
      <w:r w:rsidRPr="00376AFF">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376AFF" w14:paraId="62881FFD" w14:textId="77777777" w:rsidTr="00B45EA3">
        <w:tc>
          <w:tcPr>
            <w:tcW w:w="4539" w:type="pct"/>
            <w:vAlign w:val="center"/>
          </w:tcPr>
          <w:p w14:paraId="10298C64" w14:textId="77777777" w:rsidR="00E25FF0" w:rsidRPr="00376AFF" w:rsidRDefault="00E25FF0" w:rsidP="00B45EA3">
            <w:pPr>
              <w:jc w:val="center"/>
              <w:rPr>
                <w:sz w:val="24"/>
                <w:szCs w:val="24"/>
              </w:rPr>
            </w:pPr>
            <w:r w:rsidRPr="00376AFF">
              <w:rPr>
                <w:rFonts w:ascii="Times New Roman" w:hAnsi="Times New Roman"/>
                <w:position w:val="-86"/>
                <w:sz w:val="24"/>
                <w:szCs w:val="24"/>
              </w:rPr>
              <w:object w:dxaOrig="4660" w:dyaOrig="1840" w14:anchorId="084B534B">
                <v:shape id="_x0000_i1240" type="#_x0000_t75" style="width:236.4pt;height:88.2pt" o:ole="">
                  <v:imagedata r:id="rId443" o:title=""/>
                </v:shape>
                <o:OLEObject Type="Embed" ProgID="Equation.3" ShapeID="_x0000_i1240" DrawAspect="Content" ObjectID="_1687596165" r:id="rId444"/>
              </w:object>
            </w:r>
          </w:p>
        </w:tc>
        <w:tc>
          <w:tcPr>
            <w:tcW w:w="461" w:type="pct"/>
            <w:vAlign w:val="center"/>
          </w:tcPr>
          <w:p w14:paraId="24FB94CC"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6"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6"/>
          </w:p>
        </w:tc>
      </w:tr>
    </w:tbl>
    <w:p w14:paraId="1B400A80" w14:textId="77777777" w:rsidR="00E25FF0" w:rsidRPr="00376AFF" w:rsidRDefault="00E25FF0" w:rsidP="00E25FF0">
      <w:pPr>
        <w:spacing w:after="0" w:line="240" w:lineRule="auto"/>
        <w:jc w:val="both"/>
        <w:rPr>
          <w:rFonts w:ascii="Times New Roman" w:hAnsi="Times New Roman"/>
          <w:sz w:val="24"/>
          <w:szCs w:val="24"/>
        </w:rPr>
      </w:pPr>
    </w:p>
    <w:p w14:paraId="02DF7EF6" w14:textId="77777777" w:rsidR="00E25FF0" w:rsidRPr="00376AFF" w:rsidRDefault="000D3AD5"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proofErr w:type="spellStart"/>
      <w:r w:rsidR="00E25FF0" w:rsidRPr="00376AFF">
        <w:rPr>
          <w:rFonts w:ascii="Times New Roman" w:hAnsi="Times New Roman"/>
          <w:i/>
          <w:sz w:val="24"/>
          <w:szCs w:val="24"/>
        </w:rPr>
        <w:t>n</w:t>
      </w:r>
      <w:r w:rsidR="00E25FF0" w:rsidRPr="00376AFF">
        <w:rPr>
          <w:rFonts w:ascii="Times New Roman" w:hAnsi="Times New Roman"/>
          <w:i/>
          <w:sz w:val="24"/>
          <w:szCs w:val="24"/>
          <w:vertAlign w:val="subscript"/>
        </w:rPr>
        <w:t>af</w:t>
      </w:r>
      <w:proofErr w:type="spellEnd"/>
      <w:r w:rsidR="00E25FF0" w:rsidRPr="00376AFF">
        <w:rPr>
          <w:rFonts w:ascii="Times New Roman" w:hAnsi="Times New Roman"/>
          <w:sz w:val="24"/>
          <w:szCs w:val="24"/>
        </w:rPr>
        <w:t xml:space="preserve"> represents the number of adjacent elements actually </w:t>
      </w:r>
      <w:r w:rsidRPr="00376AFF">
        <w:rPr>
          <w:rFonts w:ascii="Times New Roman" w:hAnsi="Times New Roman"/>
          <w:sz w:val="24"/>
          <w:szCs w:val="24"/>
        </w:rPr>
        <w:t xml:space="preserve">detected </w:t>
      </w:r>
      <w:r w:rsidR="00E25FF0" w:rsidRPr="00376AFF">
        <w:rPr>
          <w:rFonts w:ascii="Times New Roman" w:hAnsi="Times New Roman"/>
          <w:sz w:val="24"/>
          <w:szCs w:val="24"/>
        </w:rPr>
        <w:t>and the subscript “</w:t>
      </w:r>
      <w:proofErr w:type="spellStart"/>
      <w:r w:rsidR="00E25FF0" w:rsidRPr="00376AFF">
        <w:rPr>
          <w:rFonts w:ascii="Times New Roman" w:hAnsi="Times New Roman"/>
          <w:i/>
          <w:sz w:val="24"/>
          <w:szCs w:val="24"/>
          <w:vertAlign w:val="subscript"/>
        </w:rPr>
        <w:t>i</w:t>
      </w:r>
      <w:proofErr w:type="spellEnd"/>
      <w:r w:rsidR="00E25FF0" w:rsidRPr="00376AFF">
        <w:rPr>
          <w:rFonts w:ascii="Times New Roman" w:hAnsi="Times New Roman"/>
          <w:sz w:val="24"/>
          <w:szCs w:val="24"/>
        </w:rPr>
        <w:t xml:space="preserve">” </w:t>
      </w:r>
      <w:r w:rsidR="00CD3078" w:rsidRPr="00376AFF">
        <w:rPr>
          <w:rFonts w:ascii="Times New Roman" w:hAnsi="Times New Roman"/>
          <w:sz w:val="24"/>
          <w:szCs w:val="24"/>
        </w:rPr>
        <w:t xml:space="preserve">here </w:t>
      </w:r>
      <w:r w:rsidR="00E25FF0" w:rsidRPr="00376AFF">
        <w:rPr>
          <w:rFonts w:ascii="Times New Roman" w:hAnsi="Times New Roman"/>
          <w:sz w:val="24"/>
          <w:szCs w:val="24"/>
        </w:rPr>
        <w:t>repres</w:t>
      </w:r>
      <w:r w:rsidRPr="00376AFF">
        <w:rPr>
          <w:rFonts w:ascii="Times New Roman" w:hAnsi="Times New Roman"/>
          <w:sz w:val="24"/>
          <w:szCs w:val="24"/>
        </w:rPr>
        <w:t>e</w:t>
      </w:r>
      <w:r w:rsidR="00E25FF0" w:rsidRPr="00376AFF">
        <w:rPr>
          <w:rFonts w:ascii="Times New Roman" w:hAnsi="Times New Roman"/>
          <w:sz w:val="24"/>
          <w:szCs w:val="24"/>
        </w:rPr>
        <w:t xml:space="preserve">nts the generic adjacent element. The angles </w:t>
      </w:r>
      <w:r w:rsidR="00E25FF0" w:rsidRPr="00376AFF">
        <w:rPr>
          <w:rFonts w:ascii="Symbol" w:hAnsi="Symbol"/>
          <w:i/>
          <w:sz w:val="24"/>
          <w:szCs w:val="24"/>
        </w:rPr>
        <w:t></w:t>
      </w:r>
      <w:proofErr w:type="spellStart"/>
      <w:r w:rsidR="00E25FF0" w:rsidRPr="00376AFF">
        <w:rPr>
          <w:rFonts w:ascii="Times New Roman" w:hAnsi="Times New Roman"/>
          <w:i/>
          <w:sz w:val="24"/>
          <w:szCs w:val="24"/>
          <w:vertAlign w:val="subscript"/>
        </w:rPr>
        <w:t>i</w:t>
      </w:r>
      <w:proofErr w:type="spellEnd"/>
      <w:r w:rsidR="00E25FF0" w:rsidRPr="00376AFF">
        <w:rPr>
          <w:rFonts w:ascii="Times New Roman" w:hAnsi="Times New Roman"/>
          <w:sz w:val="24"/>
          <w:szCs w:val="24"/>
        </w:rPr>
        <w:t xml:space="preserve"> lie between a generic surface element and each of the adjacent elements. According to the adopted </w:t>
      </w:r>
      <w:r w:rsidR="00890A8A" w:rsidRPr="00376AFF">
        <w:rPr>
          <w:rFonts w:ascii="Times New Roman" w:hAnsi="Times New Roman"/>
          <w:sz w:val="24"/>
          <w:szCs w:val="24"/>
        </w:rPr>
        <w:t>formalism</w:t>
      </w:r>
      <w:r w:rsidR="00E25FF0" w:rsidRPr="00376AFF">
        <w:rPr>
          <w:rFonts w:ascii="Times New Roman" w:hAnsi="Times New Roman"/>
          <w:sz w:val="24"/>
          <w:szCs w:val="24"/>
        </w:rPr>
        <w:t xml:space="preserve">, the model needs to add 180° at the original assessment, in case the angle between the </w:t>
      </w:r>
      <w:r w:rsidRPr="00376AFF">
        <w:rPr>
          <w:rFonts w:ascii="Times New Roman" w:hAnsi="Times New Roman"/>
          <w:sz w:val="24"/>
          <w:szCs w:val="24"/>
        </w:rPr>
        <w:t xml:space="preserve">element </w:t>
      </w:r>
      <w:r w:rsidR="00E25FF0" w:rsidRPr="00376AFF">
        <w:rPr>
          <w:rFonts w:ascii="Times New Roman" w:hAnsi="Times New Roman"/>
          <w:sz w:val="24"/>
          <w:szCs w:val="24"/>
        </w:rPr>
        <w:t>normal vect</w:t>
      </w:r>
      <w:r w:rsidRPr="00376AFF">
        <w:rPr>
          <w:rFonts w:ascii="Times New Roman" w:hAnsi="Times New Roman"/>
          <w:sz w:val="24"/>
          <w:szCs w:val="24"/>
        </w:rPr>
        <w:t>o</w:t>
      </w:r>
      <w:r w:rsidR="00E25FF0" w:rsidRPr="00376AFF">
        <w:rPr>
          <w:rFonts w:ascii="Times New Roman" w:hAnsi="Times New Roman"/>
          <w:sz w:val="24"/>
          <w:szCs w:val="24"/>
        </w:rPr>
        <w:t xml:space="preserve">rs varies between -90° and +90°. The reference formula for </w:t>
      </w:r>
      <w:r w:rsidR="00E25FF0" w:rsidRPr="00376AFF">
        <w:rPr>
          <w:rFonts w:ascii="Symbol" w:hAnsi="Symbol"/>
          <w:i/>
          <w:sz w:val="24"/>
          <w:szCs w:val="24"/>
        </w:rPr>
        <w:t></w:t>
      </w:r>
      <w:proofErr w:type="spellStart"/>
      <w:r w:rsidR="00E25FF0" w:rsidRPr="00376AFF">
        <w:rPr>
          <w:rFonts w:ascii="Times New Roman" w:hAnsi="Times New Roman"/>
          <w:i/>
          <w:sz w:val="24"/>
          <w:szCs w:val="24"/>
          <w:vertAlign w:val="subscript"/>
        </w:rPr>
        <w:t>i</w:t>
      </w:r>
      <w:proofErr w:type="spellEnd"/>
      <w:r w:rsidR="00E25FF0"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14:paraId="25BB38E7" w14:textId="77777777" w:rsidTr="00B45EA3">
        <w:tc>
          <w:tcPr>
            <w:tcW w:w="4539" w:type="pct"/>
            <w:vAlign w:val="center"/>
          </w:tcPr>
          <w:p w14:paraId="53164828" w14:textId="77777777" w:rsidR="00E25FF0" w:rsidRPr="00376AFF" w:rsidRDefault="00E25FF0" w:rsidP="00B45EA3">
            <w:pPr>
              <w:jc w:val="center"/>
              <w:rPr>
                <w:sz w:val="24"/>
                <w:szCs w:val="24"/>
              </w:rPr>
            </w:pPr>
            <w:r w:rsidRPr="00376AFF">
              <w:rPr>
                <w:rFonts w:ascii="Times New Roman" w:hAnsi="Times New Roman"/>
                <w:position w:val="-32"/>
                <w:sz w:val="24"/>
                <w:szCs w:val="24"/>
              </w:rPr>
              <w:object w:dxaOrig="5020" w:dyaOrig="760" w14:anchorId="4CC70D28">
                <v:shape id="_x0000_i1241" type="#_x0000_t75" style="width:252pt;height:36.6pt" o:ole="">
                  <v:imagedata r:id="rId445" o:title=""/>
                </v:shape>
                <o:OLEObject Type="Embed" ProgID="Equation.3" ShapeID="_x0000_i1241" DrawAspect="Content" ObjectID="_1687596166" r:id="rId446"/>
              </w:object>
            </w:r>
          </w:p>
        </w:tc>
        <w:tc>
          <w:tcPr>
            <w:tcW w:w="461" w:type="pct"/>
            <w:vAlign w:val="center"/>
          </w:tcPr>
          <w:p w14:paraId="18DB077E" w14:textId="77777777"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A82BE60" w14:textId="77777777" w:rsidR="00E25FF0" w:rsidRPr="00376AFF" w:rsidRDefault="00E25FF0" w:rsidP="00E25FF0">
      <w:pPr>
        <w:spacing w:after="0" w:line="240" w:lineRule="auto"/>
        <w:jc w:val="both"/>
        <w:rPr>
          <w:rFonts w:ascii="Times New Roman" w:hAnsi="Times New Roman"/>
          <w:sz w:val="24"/>
          <w:szCs w:val="24"/>
        </w:rPr>
      </w:pPr>
    </w:p>
    <w:p w14:paraId="24CE3527" w14:textId="77777777" w:rsidR="004F0A7F" w:rsidRPr="00376AFF" w:rsidRDefault="004F0A7F" w:rsidP="004F0A7F">
      <w:pPr>
        <w:pStyle w:val="Amicarellititle2"/>
      </w:pPr>
      <w:bookmarkStart w:id="637" w:name="_Ref521060127"/>
      <w:bookmarkStart w:id="638" w:name="_Toc66716435"/>
      <w:r w:rsidRPr="00376AFF">
        <w:t>DB-SPH inlet and outlet sections</w:t>
      </w:r>
      <w:bookmarkEnd w:id="637"/>
      <w:bookmarkEnd w:id="638"/>
      <w:r w:rsidRPr="00376AFF">
        <w:t xml:space="preserve"> </w:t>
      </w:r>
    </w:p>
    <w:p w14:paraId="15D9EF90"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 xml:space="preserve">inlet and outlet boundary conditions. The model </w:t>
      </w:r>
      <w:proofErr w:type="gramStart"/>
      <w:r w:rsidRPr="00376AFF">
        <w:rPr>
          <w:rFonts w:ascii="Times New Roman" w:hAnsi="Times New Roman"/>
          <w:sz w:val="24"/>
          <w:szCs w:val="24"/>
        </w:rPr>
        <w:t>search</w:t>
      </w:r>
      <w:proofErr w:type="gramEnd"/>
      <w:r w:rsidRPr="00376AFF">
        <w:rPr>
          <w:rFonts w:ascii="Times New Roman" w:hAnsi="Times New Roman"/>
          <w:sz w:val="24"/>
          <w:szCs w:val="24"/>
        </w:rPr>
        <w:t xml:space="preserve">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characteristic 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r w:rsidRPr="00376AFF">
        <w:rPr>
          <w:rFonts w:ascii="Times New Roman" w:hAnsi="Times New Roman"/>
          <w:position w:val="-24"/>
          <w:sz w:val="24"/>
          <w:szCs w:val="24"/>
        </w:rPr>
        <w:object w:dxaOrig="639" w:dyaOrig="600" w14:anchorId="0B50981E">
          <v:shape id="_x0000_i1242" type="#_x0000_t75" style="width:25.2pt;height:21.6pt" o:ole="">
            <v:imagedata r:id="rId447" o:title=""/>
          </v:shape>
          <o:OLEObject Type="Embed" ProgID="Equation.3" ShapeID="_x0000_i1242" DrawAspect="Content" ObjectID="_1687596167" r:id="rId448"/>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14:paraId="64C82B58" w14:textId="77777777"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14:paraId="6E33CC79" w14:textId="77777777" w:rsidR="00E25FF0" w:rsidRPr="00376AFF" w:rsidRDefault="00E25FF0" w:rsidP="00E25FF0">
      <w:pPr>
        <w:spacing w:after="0" w:line="240" w:lineRule="auto"/>
        <w:jc w:val="both"/>
        <w:rPr>
          <w:rFonts w:ascii="Times New Roman" w:hAnsi="Times New Roman"/>
          <w:sz w:val="24"/>
          <w:szCs w:val="24"/>
        </w:rPr>
      </w:pPr>
    </w:p>
    <w:p w14:paraId="54382150" w14:textId="77777777" w:rsidR="005C400A" w:rsidRPr="00376AFF" w:rsidRDefault="005C400A" w:rsidP="005C400A">
      <w:pPr>
        <w:pStyle w:val="Amicarellititle2"/>
      </w:pPr>
      <w:bookmarkStart w:id="639" w:name="_Ref521060129"/>
      <w:bookmarkStart w:id="640" w:name="_Toc66716436"/>
      <w:r w:rsidRPr="00376AFF">
        <w:t>Shear stress boundary terms</w:t>
      </w:r>
      <w:bookmarkEnd w:id="639"/>
      <w:bookmarkEnd w:id="640"/>
    </w:p>
    <w:p w14:paraId="0862CE83" w14:textId="77777777" w:rsidR="0092480B" w:rsidRPr="00376AFF" w:rsidRDefault="0092480B" w:rsidP="005C400A">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903E7" w:rsidRPr="00376AFF">
        <w:rPr>
          <w:rFonts w:ascii="Times New Roman" w:hAnsi="Times New Roman"/>
          <w:sz w:val="24"/>
          <w:szCs w:val="24"/>
        </w:rPr>
        <w:t>, whose reading is suggested for further details</w:t>
      </w:r>
      <w:r w:rsidRPr="00376AFF">
        <w:rPr>
          <w:rFonts w:ascii="Times New Roman" w:hAnsi="Times New Roman"/>
          <w:sz w:val="24"/>
          <w:szCs w:val="24"/>
        </w:rPr>
        <w:t>.</w:t>
      </w:r>
    </w:p>
    <w:p w14:paraId="51991FE7"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shear stress boundary terms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are adapted to treat mobile frontiers and integrated in the boundary treatment scheme of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Such a scheme is potentially suitable to represent the bottom drag between saturated granular material and a base rock, even during an earthquake.</w:t>
      </w:r>
    </w:p>
    <w:p w14:paraId="7A69B01D"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376AFF" w14:paraId="56D25ED5" w14:textId="77777777" w:rsidTr="00585F46">
        <w:tc>
          <w:tcPr>
            <w:tcW w:w="4539" w:type="pct"/>
            <w:vAlign w:val="center"/>
          </w:tcPr>
          <w:p w14:paraId="43964883" w14:textId="77777777" w:rsidR="0092480B" w:rsidRPr="00376AFF" w:rsidRDefault="0092480B" w:rsidP="00585F46">
            <w:pPr>
              <w:jc w:val="center"/>
            </w:pPr>
            <w:r w:rsidRPr="00376AFF">
              <w:rPr>
                <w:position w:val="-30"/>
              </w:rPr>
              <w:object w:dxaOrig="3820" w:dyaOrig="720" w14:anchorId="2DE86F8C">
                <v:shape id="_x0000_i1243" type="#_x0000_t75" style="width:173.4pt;height:33.6pt" o:ole="">
                  <v:imagedata r:id="rId449" o:title=""/>
                </v:shape>
                <o:OLEObject Type="Embed" ProgID="Equation.3" ShapeID="_x0000_i1243" DrawAspect="Content" ObjectID="_1687596168" r:id="rId450"/>
              </w:object>
            </w:r>
          </w:p>
          <w:p w14:paraId="7768ACB8" w14:textId="77777777" w:rsidR="0092480B" w:rsidRPr="00376AFF" w:rsidRDefault="0092480B" w:rsidP="0092480B">
            <w:pPr>
              <w:jc w:val="center"/>
              <w:rPr>
                <w:sz w:val="24"/>
                <w:szCs w:val="24"/>
              </w:rPr>
            </w:pPr>
            <w:r w:rsidRPr="00376AFF">
              <w:rPr>
                <w:position w:val="-30"/>
              </w:rPr>
              <w:object w:dxaOrig="3840" w:dyaOrig="720" w14:anchorId="490C0DA0">
                <v:shape id="_x0000_i1244" type="#_x0000_t75" style="width:162.6pt;height:31.8pt" o:ole="">
                  <v:imagedata r:id="rId451" o:title=""/>
                </v:shape>
                <o:OLEObject Type="Embed" ProgID="Equation.3" ShapeID="_x0000_i1244" DrawAspect="Content" ObjectID="_1687596169" r:id="rId452"/>
              </w:object>
            </w:r>
            <w:r w:rsidRPr="00376AFF">
              <w:t xml:space="preserve">   </w:t>
            </w:r>
            <w:r w:rsidRPr="00376AFF">
              <w:rPr>
                <w:position w:val="-12"/>
              </w:rPr>
              <w:object w:dxaOrig="1540" w:dyaOrig="360" w14:anchorId="6E737CB4">
                <v:shape id="_x0000_i1245" type="#_x0000_t75" style="width:57pt;height:14.4pt" o:ole="">
                  <v:imagedata r:id="rId453" o:title=""/>
                </v:shape>
                <o:OLEObject Type="Embed" ProgID="Equation.3" ShapeID="_x0000_i1245" DrawAspect="Content" ObjectID="_1687596170" r:id="rId454"/>
              </w:object>
            </w:r>
          </w:p>
        </w:tc>
        <w:tc>
          <w:tcPr>
            <w:tcW w:w="461" w:type="pct"/>
            <w:vAlign w:val="center"/>
          </w:tcPr>
          <w:p w14:paraId="05B6F49A"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8CF5A2"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Symbol" w:hAnsi="Symbol"/>
          <w:i/>
          <w:sz w:val="24"/>
          <w:szCs w:val="24"/>
        </w:rPr>
        <w:t></w:t>
      </w:r>
      <w:r w:rsidRPr="00376AFF">
        <w:rPr>
          <w:rFonts w:ascii="Times New Roman" w:hAnsi="Times New Roman"/>
          <w:sz w:val="24"/>
          <w:szCs w:val="24"/>
        </w:rPr>
        <w:t xml:space="preserve"> is the integral Shepard coefficient and </w:t>
      </w:r>
      <w:proofErr w:type="spellStart"/>
      <w:r w:rsidRPr="00376AFF">
        <w:rPr>
          <w:rFonts w:ascii="Times New Roman" w:hAnsi="Times New Roman"/>
          <w:sz w:val="24"/>
          <w:szCs w:val="24"/>
        </w:rPr>
        <w:t>n</w:t>
      </w:r>
      <w:proofErr w:type="spellEnd"/>
      <w:r w:rsidRPr="00376AFF">
        <w:rPr>
          <w:rFonts w:ascii="Times New Roman" w:hAnsi="Times New Roman"/>
          <w:sz w:val="24"/>
          <w:szCs w:val="24"/>
        </w:rPr>
        <w:t xml:space="preserve"> the normal to any wall surface (neighbouring) element “</w:t>
      </w:r>
      <w:r w:rsidRPr="00376AFF">
        <w:rPr>
          <w:rFonts w:ascii="Times New Roman" w:hAnsi="Times New Roman"/>
          <w:i/>
          <w:sz w:val="24"/>
          <w:szCs w:val="24"/>
          <w:vertAlign w:val="subscript"/>
        </w:rPr>
        <w:t>a</w:t>
      </w:r>
      <w:r w:rsidRPr="00376AFF">
        <w:rPr>
          <w:rFonts w:ascii="Times New Roman" w:hAnsi="Times New Roman"/>
          <w:sz w:val="24"/>
          <w:szCs w:val="24"/>
        </w:rPr>
        <w:t xml:space="preserve">” of area </w:t>
      </w:r>
      <w:r w:rsidRPr="00376AFF">
        <w:rPr>
          <w:rFonts w:ascii="Symbol" w:hAnsi="Symbol"/>
          <w:i/>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p>
    <w:p w14:paraId="3DB8230A"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376AFF" w14:paraId="37252BD8" w14:textId="77777777" w:rsidTr="00585F46">
        <w:tc>
          <w:tcPr>
            <w:tcW w:w="4539" w:type="pct"/>
            <w:vAlign w:val="center"/>
          </w:tcPr>
          <w:p w14:paraId="5C2512A5" w14:textId="77777777" w:rsidR="0092480B" w:rsidRPr="00376AFF" w:rsidRDefault="0092480B" w:rsidP="00585F46">
            <w:pPr>
              <w:jc w:val="center"/>
            </w:pPr>
            <w:r w:rsidRPr="00376AFF">
              <w:rPr>
                <w:position w:val="-30"/>
              </w:rPr>
              <w:object w:dxaOrig="4000" w:dyaOrig="680" w14:anchorId="5F83ED77">
                <v:shape id="_x0000_i1246" type="#_x0000_t75" style="width:190.8pt;height:31.8pt" o:ole="">
                  <v:imagedata r:id="rId455" o:title=""/>
                </v:shape>
                <o:OLEObject Type="Embed" ProgID="Equation.3" ShapeID="_x0000_i1246" DrawAspect="Content" ObjectID="_1687596171" r:id="rId456"/>
              </w:object>
            </w:r>
          </w:p>
          <w:p w14:paraId="15491FE2" w14:textId="77777777" w:rsidR="0092480B" w:rsidRPr="00376AFF" w:rsidRDefault="0092480B" w:rsidP="0092480B">
            <w:pPr>
              <w:jc w:val="center"/>
              <w:rPr>
                <w:sz w:val="24"/>
                <w:szCs w:val="24"/>
              </w:rPr>
            </w:pPr>
            <w:r w:rsidRPr="00376AFF">
              <w:rPr>
                <w:position w:val="-12"/>
              </w:rPr>
              <w:object w:dxaOrig="2720" w:dyaOrig="360" w14:anchorId="6339D39B">
                <v:shape id="_x0000_i1247" type="#_x0000_t75" style="width:127.8pt;height:17.4pt" o:ole="">
                  <v:imagedata r:id="rId457" o:title=""/>
                </v:shape>
                <o:OLEObject Type="Embed" ProgID="Equation.3" ShapeID="_x0000_i1247" DrawAspect="Content" ObjectID="_1687596172" r:id="rId458"/>
              </w:object>
            </w:r>
            <w:r w:rsidRPr="00376AFF">
              <w:rPr>
                <w:position w:val="-32"/>
              </w:rPr>
              <w:object w:dxaOrig="1960" w:dyaOrig="740" w14:anchorId="3C77D84C">
                <v:shape id="_x0000_i1248" type="#_x0000_t75" style="width:90pt;height:35.4pt" o:ole="">
                  <v:imagedata r:id="rId459" o:title=""/>
                </v:shape>
                <o:OLEObject Type="Embed" ProgID="Equation.3" ShapeID="_x0000_i1248" DrawAspect="Content" ObjectID="_1687596173" r:id="rId460"/>
              </w:object>
            </w:r>
          </w:p>
        </w:tc>
        <w:tc>
          <w:tcPr>
            <w:tcW w:w="461" w:type="pct"/>
            <w:vAlign w:val="center"/>
          </w:tcPr>
          <w:p w14:paraId="3158CFB5"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80FD630" w14:textId="77777777" w:rsidR="0092480B" w:rsidRPr="00376AFF" w:rsidRDefault="0092480B" w:rsidP="0092480B">
      <w:pPr>
        <w:spacing w:after="0" w:line="240" w:lineRule="auto"/>
        <w:jc w:val="both"/>
        <w:rPr>
          <w:rFonts w:ascii="Times New Roman" w:hAnsi="Times New Roman"/>
          <w:sz w:val="24"/>
          <w:szCs w:val="24"/>
        </w:rPr>
      </w:pPr>
    </w:p>
    <w:p w14:paraId="0298A551"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376AFF" w14:paraId="4AD757A9" w14:textId="77777777" w:rsidTr="00585F46">
        <w:tc>
          <w:tcPr>
            <w:tcW w:w="4539" w:type="pct"/>
            <w:vAlign w:val="center"/>
          </w:tcPr>
          <w:p w14:paraId="350AB88B" w14:textId="77777777" w:rsidR="0092480B" w:rsidRPr="00376AFF" w:rsidRDefault="0092480B" w:rsidP="0092480B">
            <w:pPr>
              <w:jc w:val="center"/>
            </w:pPr>
            <w:r w:rsidRPr="00376AFF">
              <w:rPr>
                <w:position w:val="-30"/>
              </w:rPr>
              <w:object w:dxaOrig="1780" w:dyaOrig="700" w14:anchorId="5CB1A02B">
                <v:shape id="_x0000_i1249" type="#_x0000_t75" style="width:89.4pt;height:33.6pt" o:ole="">
                  <v:imagedata r:id="rId461" o:title=""/>
                </v:shape>
                <o:OLEObject Type="Embed" ProgID="Equation.3" ShapeID="_x0000_i1249" DrawAspect="Content" ObjectID="_1687596174" r:id="rId462"/>
              </w:object>
            </w:r>
          </w:p>
        </w:tc>
        <w:tc>
          <w:tcPr>
            <w:tcW w:w="461" w:type="pct"/>
            <w:vAlign w:val="center"/>
          </w:tcPr>
          <w:p w14:paraId="7756751A"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641" w:name="_Ref52096987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1"/>
          </w:p>
        </w:tc>
      </w:tr>
    </w:tbl>
    <w:p w14:paraId="424AD9EB" w14:textId="77777777" w:rsidR="0092480B" w:rsidRPr="00376AFF" w:rsidRDefault="0092480B" w:rsidP="0092480B">
      <w:pPr>
        <w:spacing w:after="0" w:line="240" w:lineRule="auto"/>
        <w:jc w:val="both"/>
        <w:rPr>
          <w:rFonts w:ascii="Times New Roman" w:hAnsi="Times New Roman"/>
          <w:sz w:val="24"/>
          <w:szCs w:val="24"/>
        </w:rPr>
      </w:pPr>
    </w:p>
    <w:p w14:paraId="4C96D8F3"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d</w:t>
      </w:r>
      <w:r w:rsidRPr="00376AFF">
        <w:rPr>
          <w:rFonts w:ascii="Times New Roman" w:hAnsi="Times New Roman"/>
          <w:i/>
          <w:sz w:val="24"/>
          <w:szCs w:val="24"/>
          <w:vertAlign w:val="subscript"/>
        </w:rPr>
        <w:t>0</w:t>
      </w:r>
      <w:r w:rsidRPr="00376AFF">
        <w:rPr>
          <w:rFonts w:ascii="Times New Roman" w:hAnsi="Times New Roman"/>
          <w:sz w:val="24"/>
          <w:szCs w:val="24"/>
        </w:rPr>
        <w:t xml:space="preserve"> is the distance between the computational particle and the surface wall element. </w:t>
      </w:r>
    </w:p>
    <w:p w14:paraId="520DAE2E"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Assuming a continuous field for the shear stress, the last term of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_Ref520969875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8.15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can be expressed as a SPH approximation and normalized by the discrete Shepard coefficient (</w:t>
      </w:r>
      <w:r w:rsidRPr="00376AFF">
        <w:rPr>
          <w:rFonts w:ascii="Symbol" w:hAnsi="Symbol"/>
          <w:i/>
          <w:sz w:val="24"/>
          <w:szCs w:val="24"/>
        </w:rPr>
        <w:t></w:t>
      </w:r>
      <w:r w:rsidRPr="00376AFF">
        <w:rPr>
          <w:rFonts w:ascii="Times New Roman" w:hAnsi="Times New Roman"/>
          <w:sz w:val="24"/>
          <w:szCs w:val="24"/>
        </w:rPr>
        <w:t>):</w:t>
      </w:r>
    </w:p>
    <w:p w14:paraId="71DFF49F" w14:textId="77777777" w:rsidR="0092480B" w:rsidRPr="00376AFF"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376AFF" w14:paraId="36215A6E" w14:textId="77777777" w:rsidTr="00585F46">
        <w:tc>
          <w:tcPr>
            <w:tcW w:w="4539" w:type="pct"/>
            <w:vAlign w:val="center"/>
          </w:tcPr>
          <w:p w14:paraId="37B876C4" w14:textId="77777777" w:rsidR="0092480B" w:rsidRPr="00376AFF" w:rsidRDefault="0092480B" w:rsidP="00585F46">
            <w:pPr>
              <w:jc w:val="center"/>
            </w:pPr>
            <w:r w:rsidRPr="00376AFF">
              <w:rPr>
                <w:position w:val="-30"/>
              </w:rPr>
              <w:object w:dxaOrig="3500" w:dyaOrig="700" w14:anchorId="255A732E">
                <v:shape id="_x0000_i1250" type="#_x0000_t75" style="width:174.6pt;height:33.6pt" o:ole="">
                  <v:imagedata r:id="rId463" o:title=""/>
                </v:shape>
                <o:OLEObject Type="Embed" ProgID="Equation.3" ShapeID="_x0000_i1250" DrawAspect="Content" ObjectID="_1687596175" r:id="rId464"/>
              </w:object>
            </w:r>
          </w:p>
        </w:tc>
        <w:tc>
          <w:tcPr>
            <w:tcW w:w="461" w:type="pct"/>
            <w:vAlign w:val="center"/>
          </w:tcPr>
          <w:p w14:paraId="3AB1128C"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96F212" w14:textId="77777777" w:rsidR="0092480B" w:rsidRPr="00376AFF" w:rsidRDefault="0092480B" w:rsidP="0092480B">
      <w:pPr>
        <w:spacing w:after="0" w:line="240" w:lineRule="auto"/>
        <w:jc w:val="both"/>
        <w:rPr>
          <w:rFonts w:ascii="Times New Roman" w:hAnsi="Times New Roman"/>
          <w:sz w:val="24"/>
          <w:szCs w:val="24"/>
        </w:rPr>
      </w:pPr>
    </w:p>
    <w:p w14:paraId="11D17AA7"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376AFF" w14:paraId="2DB12F0E" w14:textId="77777777" w:rsidTr="00585F46">
        <w:tc>
          <w:tcPr>
            <w:tcW w:w="4539" w:type="pct"/>
            <w:vAlign w:val="center"/>
          </w:tcPr>
          <w:p w14:paraId="2C5B118A" w14:textId="77777777" w:rsidR="0092480B" w:rsidRPr="00376AFF" w:rsidRDefault="0092480B" w:rsidP="00585F46">
            <w:pPr>
              <w:jc w:val="center"/>
            </w:pPr>
            <w:r w:rsidRPr="00376AFF">
              <w:rPr>
                <w:position w:val="-68"/>
              </w:rPr>
              <w:object w:dxaOrig="4599" w:dyaOrig="1480" w14:anchorId="1A017239">
                <v:shape id="_x0000_i1251" type="#_x0000_t75" style="width:201.6pt;height:65.4pt" o:ole="">
                  <v:imagedata r:id="rId465" o:title=""/>
                </v:shape>
                <o:OLEObject Type="Embed" ProgID="Equation.3" ShapeID="_x0000_i1251" DrawAspect="Content" ObjectID="_1687596176" r:id="rId466"/>
              </w:object>
            </w:r>
          </w:p>
        </w:tc>
        <w:tc>
          <w:tcPr>
            <w:tcW w:w="461" w:type="pct"/>
            <w:vAlign w:val="center"/>
          </w:tcPr>
          <w:p w14:paraId="3CBCAFCD"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166EEED" w14:textId="77777777" w:rsidR="0092480B" w:rsidRPr="00376AFF" w:rsidRDefault="0092480B" w:rsidP="0092480B">
      <w:pPr>
        <w:spacing w:after="0" w:line="240" w:lineRule="auto"/>
        <w:jc w:val="both"/>
        <w:rPr>
          <w:rFonts w:ascii="Times New Roman" w:hAnsi="Times New Roman"/>
          <w:sz w:val="24"/>
          <w:szCs w:val="24"/>
        </w:rPr>
      </w:pPr>
    </w:p>
    <w:p w14:paraId="64E8AE78" w14:textId="77777777"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analogous term due to the semi-particles “</w:t>
      </w:r>
      <w:r w:rsidRPr="00376AFF">
        <w:rPr>
          <w:rFonts w:ascii="Times New Roman" w:hAnsi="Times New Roman"/>
          <w:i/>
          <w:sz w:val="24"/>
          <w:szCs w:val="24"/>
          <w:vertAlign w:val="subscript"/>
        </w:rPr>
        <w:t>s</w:t>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376AFF" w14:paraId="33C8061E" w14:textId="77777777" w:rsidTr="00585F46">
        <w:tc>
          <w:tcPr>
            <w:tcW w:w="4539" w:type="pct"/>
            <w:vAlign w:val="center"/>
          </w:tcPr>
          <w:p w14:paraId="4D7A3086" w14:textId="77777777" w:rsidR="0092480B" w:rsidRPr="00376AFF" w:rsidRDefault="0092480B" w:rsidP="00585F46">
            <w:pPr>
              <w:jc w:val="center"/>
            </w:pPr>
            <w:r w:rsidRPr="00376AFF">
              <w:rPr>
                <w:position w:val="-30"/>
              </w:rPr>
              <w:object w:dxaOrig="2680" w:dyaOrig="700" w14:anchorId="4487A543">
                <v:shape id="_x0000_i1252" type="#_x0000_t75" style="width:119.4pt;height:33pt" o:ole="">
                  <v:imagedata r:id="rId467" o:title=""/>
                </v:shape>
                <o:OLEObject Type="Embed" ProgID="Equation.3" ShapeID="_x0000_i1252" DrawAspect="Content" ObjectID="_1687596177" r:id="rId468"/>
              </w:object>
            </w:r>
            <w:r w:rsidRPr="00376AFF">
              <w:t xml:space="preserve">   </w:t>
            </w:r>
            <w:r w:rsidRPr="00376AFF">
              <w:rPr>
                <w:position w:val="-48"/>
              </w:rPr>
              <w:object w:dxaOrig="2079" w:dyaOrig="1060" w14:anchorId="22DBC9CB">
                <v:shape id="_x0000_i1253" type="#_x0000_t75" style="width:87pt;height:46.8pt" o:ole="">
                  <v:imagedata r:id="rId469" o:title=""/>
                </v:shape>
                <o:OLEObject Type="Embed" ProgID="Equation.3" ShapeID="_x0000_i1253" DrawAspect="Content" ObjectID="_1687596178" r:id="rId470"/>
              </w:object>
            </w:r>
          </w:p>
        </w:tc>
        <w:tc>
          <w:tcPr>
            <w:tcW w:w="461" w:type="pct"/>
            <w:vAlign w:val="center"/>
          </w:tcPr>
          <w:p w14:paraId="63A45E71" w14:textId="77777777"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B9F8A69" w14:textId="77777777" w:rsidR="00651294" w:rsidRPr="00376AFF" w:rsidRDefault="00651294" w:rsidP="0092480B">
      <w:pPr>
        <w:spacing w:after="0" w:line="240" w:lineRule="auto"/>
        <w:jc w:val="both"/>
        <w:rPr>
          <w:rFonts w:ascii="Times New Roman" w:hAnsi="Times New Roman"/>
          <w:sz w:val="24"/>
          <w:szCs w:val="24"/>
        </w:rPr>
      </w:pPr>
    </w:p>
    <w:p w14:paraId="528DABFF" w14:textId="77777777"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2" w:name="_Ref449963226"/>
      <w:bookmarkStart w:id="643" w:name="_Toc66716437"/>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642"/>
      <w:bookmarkEnd w:id="643"/>
      <w:r w:rsidR="00651294" w:rsidRPr="00376AFF">
        <w:rPr>
          <w:rFonts w:ascii="Book Antiqua" w:hAnsi="Book Antiqua"/>
          <w:caps/>
          <w:kern w:val="0"/>
          <w:sz w:val="24"/>
          <w:szCs w:val="24"/>
        </w:rPr>
        <w:t xml:space="preserve"> </w:t>
      </w:r>
    </w:p>
    <w:p w14:paraId="200C24EA" w14:textId="77777777" w:rsidR="00651294" w:rsidRPr="00376AFF" w:rsidRDefault="00651294" w:rsidP="00651294">
      <w:pPr>
        <w:spacing w:after="0" w:line="240" w:lineRule="auto"/>
        <w:jc w:val="both"/>
        <w:rPr>
          <w:rFonts w:ascii="Times New Roman" w:hAnsi="Times New Roman"/>
          <w:sz w:val="24"/>
          <w:szCs w:val="24"/>
        </w:rPr>
      </w:pPr>
    </w:p>
    <w:p w14:paraId="0CF0DF3B" w14:textId="77777777"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644"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 (refer to [</w:t>
      </w:r>
      <w:r w:rsidRPr="00376AFF">
        <w:rPr>
          <w:rFonts w:ascii="Times New Roman" w:hAnsi="Times New Roman"/>
          <w:lang w:val="en-GB"/>
        </w:rPr>
        <w:fldChar w:fldCharType="begin"/>
      </w:r>
      <w:r w:rsidRPr="00376AFF">
        <w:rPr>
          <w:rFonts w:ascii="Times New Roman" w:hAnsi="Times New Roman"/>
          <w:lang w:val="en-GB"/>
        </w:rPr>
        <w:instrText xml:space="preserve"> REF _Ref392883327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212</w:t>
      </w:r>
      <w:r w:rsidRPr="00376AFF">
        <w:rPr>
          <w:rFonts w:ascii="Times New Roman" w:hAnsi="Times New Roman"/>
          <w:lang w:val="en-GB"/>
        </w:rPr>
        <w:fldChar w:fldCharType="end"/>
      </w:r>
      <w:r w:rsidRPr="00376AFF">
        <w:rPr>
          <w:rFonts w:ascii="Times New Roman" w:hAnsi="Times New Roman"/>
          <w:lang w:val="en-GB"/>
        </w:rPr>
        <w:t>] for stability analysis and time integration schemes in SPH modelling)</w:t>
      </w:r>
      <w:r w:rsidR="0060573D" w:rsidRPr="00376AFF">
        <w:rPr>
          <w:rFonts w:ascii="Times New Roman" w:hAnsi="Times New Roman"/>
          <w:lang w:val="en-GB"/>
        </w:rPr>
        <w:t>, as described in Amicarelli et al. (2015,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_Ref447810426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7</w:t>
      </w:r>
      <w:r w:rsidR="0060573D" w:rsidRPr="00376AFF">
        <w:rPr>
          <w:rFonts w:ascii="Times New Roman" w:hAnsi="Times New Roman"/>
          <w:lang w:val="en-GB"/>
        </w:rPr>
        <w:fldChar w:fldCharType="end"/>
      </w:r>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_Ref341105389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46</w:t>
      </w:r>
      <w:r w:rsidR="0060573D" w:rsidRPr="00376AFF">
        <w:rPr>
          <w:rFonts w:ascii="Times New Roman" w:hAnsi="Times New Roman"/>
          <w:lang w:val="en-GB"/>
        </w:rPr>
        <w:fldChar w:fldCharType="end"/>
      </w:r>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376AFF" w14:paraId="4B8AF561" w14:textId="77777777" w:rsidTr="00674ACB">
        <w:tc>
          <w:tcPr>
            <w:tcW w:w="4539" w:type="pct"/>
            <w:vAlign w:val="center"/>
          </w:tcPr>
          <w:commentRangeStart w:id="645"/>
          <w:p w14:paraId="0FB09315"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w14:anchorId="64D92B0A">
                <v:shape id="_x0000_i1254" type="#_x0000_t75" style="width:177pt;height:22.8pt" o:ole="">
                  <v:imagedata r:id="rId471" o:title=""/>
                </v:shape>
                <o:OLEObject Type="Embed" ProgID="Equation.3" ShapeID="_x0000_i1254" DrawAspect="Content" ObjectID="_1687596179" r:id="rId472"/>
              </w:object>
            </w:r>
            <w:r w:rsidR="00651294" w:rsidRPr="00376AFF">
              <w:rPr>
                <w:rFonts w:ascii="Times New Roman" w:hAnsi="Times New Roman"/>
                <w:position w:val="-30"/>
                <w:sz w:val="24"/>
                <w:szCs w:val="24"/>
              </w:rPr>
              <w:t xml:space="preserve"> </w:t>
            </w:r>
          </w:p>
          <w:p w14:paraId="04074C66"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w14:anchorId="7A55049B">
                <v:shape id="_x0000_i1255" type="#_x0000_t75" style="width:201pt;height:37.2pt" o:ole="">
                  <v:imagedata r:id="rId473" o:title=""/>
                </v:shape>
                <o:OLEObject Type="Embed" ProgID="Equation.3" ShapeID="_x0000_i1255" DrawAspect="Content" ObjectID="_1687596180" r:id="rId474"/>
              </w:object>
            </w:r>
          </w:p>
          <w:p w14:paraId="270A8846" w14:textId="77777777"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w14:anchorId="2A9EB6AE">
                <v:shape id="_x0000_i1256" type="#_x0000_t75" style="width:123.6pt;height:37.2pt" o:ole="">
                  <v:imagedata r:id="rId475" o:title=""/>
                </v:shape>
                <o:OLEObject Type="Embed" ProgID="Equation.3" ShapeID="_x0000_i1256" DrawAspect="Content" ObjectID="_1687596181" r:id="rId476"/>
              </w:object>
            </w:r>
          </w:p>
        </w:tc>
        <w:tc>
          <w:tcPr>
            <w:tcW w:w="461" w:type="pct"/>
            <w:vAlign w:val="center"/>
          </w:tcPr>
          <w:p w14:paraId="5A1AA724" w14:textId="77777777"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5"/>
            <w:r w:rsidR="00392D18" w:rsidRPr="00376AFF">
              <w:rPr>
                <w:rStyle w:val="Rimandocommento"/>
                <w:rFonts w:ascii="Times New Roman" w:eastAsia="Times New Roman" w:hAnsi="Times New Roman"/>
                <w:b w:val="0"/>
                <w:bCs w:val="0"/>
                <w:color w:val="auto"/>
                <w:szCs w:val="20"/>
                <w:lang w:eastAsia="it-IT"/>
              </w:rPr>
              <w:commentReference w:id="645"/>
            </w:r>
          </w:p>
        </w:tc>
      </w:tr>
    </w:tbl>
    <w:p w14:paraId="2CF47A42" w14:textId="77777777" w:rsidR="00651294" w:rsidRPr="00376AFF" w:rsidRDefault="00651294" w:rsidP="00651294">
      <w:pPr>
        <w:spacing w:after="0" w:line="240" w:lineRule="auto"/>
        <w:jc w:val="both"/>
        <w:rPr>
          <w:rFonts w:ascii="Times New Roman" w:hAnsi="Times New Roman"/>
          <w:sz w:val="24"/>
          <w:szCs w:val="24"/>
        </w:rPr>
      </w:pPr>
    </w:p>
    <w:p w14:paraId="3A02FEA8" w14:textId="77777777"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w:t>
      </w:r>
      <w:proofErr w:type="spellStart"/>
      <w:r w:rsidRPr="00376AFF">
        <w:rPr>
          <w:rFonts w:ascii="Times New Roman" w:hAnsi="Times New Roman"/>
          <w:sz w:val="24"/>
          <w:szCs w:val="24"/>
        </w:rPr>
        <w:t>Kutta</w:t>
      </w:r>
      <w:proofErr w:type="spellEnd"/>
      <w:r w:rsidRPr="00376AFF">
        <w:rPr>
          <w:rFonts w:ascii="Times New Roman" w:hAnsi="Times New Roman"/>
          <w:sz w:val="24"/>
          <w:szCs w:val="24"/>
        </w:rPr>
        <w:t xml:space="preserve"> time integration schemes are also implemented: Euler scheme (RK1; first order) and </w:t>
      </w:r>
      <w:proofErr w:type="spellStart"/>
      <w:r w:rsidRPr="00376AFF">
        <w:rPr>
          <w:rFonts w:ascii="Times New Roman" w:hAnsi="Times New Roman"/>
          <w:sz w:val="24"/>
          <w:szCs w:val="24"/>
        </w:rPr>
        <w:t>Heun</w:t>
      </w:r>
      <w:proofErr w:type="spellEnd"/>
      <w:r w:rsidRPr="00376AFF">
        <w:rPr>
          <w:rFonts w:ascii="Times New Roman" w:hAnsi="Times New Roman"/>
          <w:sz w:val="24"/>
          <w:szCs w:val="24"/>
        </w:rPr>
        <w:t xml:space="preserve"> scheme (RK2, second-order).</w:t>
      </w:r>
    </w:p>
    <w:p w14:paraId="1FF0543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44F0A7D4" w14:textId="77777777" w:rsidTr="00674ACB">
        <w:tc>
          <w:tcPr>
            <w:tcW w:w="4539" w:type="pct"/>
            <w:vAlign w:val="center"/>
          </w:tcPr>
          <w:p w14:paraId="61DB8C02" w14:textId="77777777"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w14:anchorId="25D2FB2B">
                <v:shape id="_x0000_i1257" type="#_x0000_t75" style="width:213.6pt;height:32.4pt" o:ole="">
                  <v:imagedata r:id="rId477" o:title=""/>
                </v:shape>
                <o:OLEObject Type="Embed" ProgID="Equation.3" ShapeID="_x0000_i1257" DrawAspect="Content" ObjectID="_1687596182" r:id="rId478"/>
              </w:object>
            </w:r>
          </w:p>
        </w:tc>
        <w:tc>
          <w:tcPr>
            <w:tcW w:w="461" w:type="pct"/>
            <w:vAlign w:val="center"/>
          </w:tcPr>
          <w:p w14:paraId="3E971440" w14:textId="77777777"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633BEB" w14:textId="77777777" w:rsidR="00651294" w:rsidRPr="00376AFF" w:rsidRDefault="00651294" w:rsidP="00651294">
      <w:pPr>
        <w:spacing w:after="0" w:line="240" w:lineRule="auto"/>
        <w:jc w:val="both"/>
        <w:rPr>
          <w:rFonts w:ascii="Times New Roman" w:hAnsi="Times New Roman"/>
          <w:sz w:val="24"/>
          <w:szCs w:val="24"/>
        </w:rPr>
      </w:pPr>
    </w:p>
    <w:p w14:paraId="7CFE8048" w14:textId="77777777"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53211CBA" w14:textId="77777777" w:rsidTr="00674ACB">
        <w:tc>
          <w:tcPr>
            <w:tcW w:w="4539" w:type="pct"/>
            <w:vAlign w:val="center"/>
          </w:tcPr>
          <w:p w14:paraId="4A8C4929" w14:textId="77777777"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w14:anchorId="29FA5ED0">
                <v:shape id="_x0000_i1258" type="#_x0000_t75" style="width:97.8pt;height:20.4pt" o:ole="">
                  <v:imagedata r:id="rId479" o:title=""/>
                </v:shape>
                <o:OLEObject Type="Embed" ProgID="Equation.3" ShapeID="_x0000_i1258" DrawAspect="Content" ObjectID="_1687596183" r:id="rId480"/>
              </w:object>
            </w:r>
          </w:p>
        </w:tc>
        <w:tc>
          <w:tcPr>
            <w:tcW w:w="461" w:type="pct"/>
            <w:vAlign w:val="center"/>
          </w:tcPr>
          <w:p w14:paraId="02DF7F3E" w14:textId="77777777"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857F60C" w14:textId="77777777" w:rsidR="00651294" w:rsidRPr="00376AFF" w:rsidRDefault="00651294" w:rsidP="00651294">
      <w:pPr>
        <w:spacing w:after="0" w:line="240" w:lineRule="auto"/>
        <w:jc w:val="both"/>
        <w:rPr>
          <w:rFonts w:ascii="Times New Roman" w:hAnsi="Times New Roman"/>
          <w:sz w:val="24"/>
          <w:szCs w:val="24"/>
        </w:rPr>
      </w:pPr>
    </w:p>
    <w:p w14:paraId="2186F91C"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14:paraId="520F7D57"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14:paraId="00FB9E25" w14:textId="77777777" w:rsidTr="00674ACB">
        <w:tc>
          <w:tcPr>
            <w:tcW w:w="4539" w:type="pct"/>
            <w:vAlign w:val="center"/>
          </w:tcPr>
          <w:p w14:paraId="37484819" w14:textId="77777777"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w14:anchorId="05142244">
                <v:shape id="_x0000_i1259" type="#_x0000_t75" style="width:268.2pt;height:32.4pt" o:ole="">
                  <v:imagedata r:id="rId481" o:title=""/>
                </v:shape>
                <o:OLEObject Type="Embed" ProgID="Equation.3" ShapeID="_x0000_i1259" DrawAspect="Content" ObjectID="_1687596184" r:id="rId482"/>
              </w:object>
            </w:r>
          </w:p>
          <w:p w14:paraId="6B02CA96" w14:textId="77777777"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w14:anchorId="70732FDD">
                <v:shape id="_x0000_i1260" type="#_x0000_t75" style="width:171pt;height:32.4pt" o:ole="">
                  <v:imagedata r:id="rId483" o:title=""/>
                </v:shape>
                <o:OLEObject Type="Embed" ProgID="Equation.3" ShapeID="_x0000_i1260" DrawAspect="Content" ObjectID="_1687596185" r:id="rId484"/>
              </w:object>
            </w:r>
          </w:p>
        </w:tc>
        <w:tc>
          <w:tcPr>
            <w:tcW w:w="461" w:type="pct"/>
            <w:vAlign w:val="center"/>
          </w:tcPr>
          <w:p w14:paraId="6522BEB9" w14:textId="77777777"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EEAA3D" w14:textId="77777777" w:rsidR="00651294" w:rsidRPr="00376AFF" w:rsidRDefault="00651294" w:rsidP="00651294">
      <w:pPr>
        <w:spacing w:after="0" w:line="240" w:lineRule="auto"/>
        <w:jc w:val="both"/>
        <w:rPr>
          <w:rFonts w:ascii="Times New Roman" w:hAnsi="Times New Roman"/>
          <w:sz w:val="24"/>
          <w:szCs w:val="24"/>
        </w:rPr>
      </w:pPr>
    </w:p>
    <w:p w14:paraId="1205B3DD" w14:textId="77777777"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14:paraId="7FD1F215" w14:textId="77777777"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14:paraId="6E19B3F1" w14:textId="77777777" w:rsidTr="00585F46">
        <w:tc>
          <w:tcPr>
            <w:tcW w:w="4539" w:type="pct"/>
            <w:vAlign w:val="center"/>
          </w:tcPr>
          <w:commentRangeStart w:id="646"/>
          <w:p w14:paraId="344116CD" w14:textId="77777777"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w14:anchorId="0E003516">
                <v:shape id="_x0000_i1261" type="#_x0000_t75" style="width:172.2pt;height:37.8pt" o:ole="">
                  <v:imagedata r:id="rId485" o:title=""/>
                </v:shape>
                <o:OLEObject Type="Embed" ProgID="Equation.3" ShapeID="_x0000_i1261" DrawAspect="Content" ObjectID="_1687596186" r:id="rId486"/>
              </w:object>
            </w:r>
          </w:p>
        </w:tc>
        <w:tc>
          <w:tcPr>
            <w:tcW w:w="461" w:type="pct"/>
            <w:vAlign w:val="center"/>
          </w:tcPr>
          <w:p w14:paraId="40148406" w14:textId="77777777"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6"/>
            <w:r w:rsidR="00E41549" w:rsidRPr="00376AFF">
              <w:rPr>
                <w:rStyle w:val="Rimandocommento"/>
                <w:rFonts w:ascii="Times New Roman" w:eastAsia="Times New Roman" w:hAnsi="Times New Roman"/>
                <w:b w:val="0"/>
                <w:bCs w:val="0"/>
                <w:color w:val="auto"/>
                <w:szCs w:val="20"/>
                <w:lang w:eastAsia="it-IT"/>
              </w:rPr>
              <w:commentReference w:id="646"/>
            </w:r>
          </w:p>
        </w:tc>
      </w:tr>
    </w:tbl>
    <w:p w14:paraId="6B19159E" w14:textId="77777777" w:rsidR="00171F14" w:rsidRPr="00376AFF" w:rsidRDefault="00171F14" w:rsidP="00171F14">
      <w:pPr>
        <w:pStyle w:val="Normale1"/>
        <w:spacing w:line="240" w:lineRule="auto"/>
        <w:jc w:val="both"/>
        <w:rPr>
          <w:rFonts w:ascii="Times New Roman" w:hAnsi="Times New Roman"/>
          <w:lang w:val="en-GB"/>
        </w:rPr>
      </w:pPr>
    </w:p>
    <w:p w14:paraId="3C5F2BFC" w14:textId="77777777"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Courant-Friedrichs-Lewy number. Following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14:paraId="2A27377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proofErr w:type="spellStart"/>
      <w:r w:rsidRPr="00376AFF">
        <w:rPr>
          <w:rFonts w:ascii="Times New Roman" w:hAnsi="Times New Roman"/>
          <w:i/>
          <w:sz w:val="24"/>
          <w:szCs w:val="24"/>
        </w:rPr>
        <w:t>t</w:t>
      </w:r>
      <w:r w:rsidRPr="00376AFF">
        <w:rPr>
          <w:rFonts w:ascii="Times New Roman" w:hAnsi="Times New Roman"/>
          <w:i/>
          <w:sz w:val="24"/>
          <w:szCs w:val="24"/>
          <w:vertAlign w:val="subscript"/>
        </w:rPr>
        <w:t>e</w:t>
      </w:r>
      <w:proofErr w:type="spellEnd"/>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14:paraId="600B1426" w14:textId="77777777" w:rsidTr="00585F46">
        <w:tc>
          <w:tcPr>
            <w:tcW w:w="4539" w:type="pct"/>
            <w:vAlign w:val="center"/>
          </w:tcPr>
          <w:p w14:paraId="3D86BC2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w14:anchorId="390153F3">
                <v:shape id="_x0000_i1262" type="#_x0000_t75" style="width:184.2pt;height:43.2pt" o:ole="">
                  <v:imagedata r:id="rId487" o:title=""/>
                </v:shape>
                <o:OLEObject Type="Embed" ProgID="Equation.3" ShapeID="_x0000_i1262" DrawAspect="Content" ObjectID="_1687596187" r:id="rId488"/>
              </w:object>
            </w:r>
          </w:p>
        </w:tc>
        <w:tc>
          <w:tcPr>
            <w:tcW w:w="461" w:type="pct"/>
            <w:vAlign w:val="center"/>
          </w:tcPr>
          <w:p w14:paraId="74EDC0D1"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410EA52" w14:textId="77777777" w:rsidR="00F816D5" w:rsidRPr="00376AFF" w:rsidRDefault="00F816D5" w:rsidP="00F816D5">
      <w:pPr>
        <w:spacing w:after="0" w:line="240" w:lineRule="auto"/>
        <w:jc w:val="both"/>
        <w:rPr>
          <w:rFonts w:ascii="Times New Roman" w:hAnsi="Times New Roman"/>
          <w:sz w:val="24"/>
          <w:szCs w:val="24"/>
        </w:rPr>
      </w:pPr>
    </w:p>
    <w:p w14:paraId="37FA1093"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14:paraId="0F5AA78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14:paraId="4EC46773" w14:textId="77777777" w:rsidTr="00585F46">
        <w:tc>
          <w:tcPr>
            <w:tcW w:w="4539" w:type="pct"/>
            <w:vAlign w:val="center"/>
          </w:tcPr>
          <w:p w14:paraId="23D8BA0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w14:anchorId="02FE6BA5">
                <v:shape id="_x0000_i1263" type="#_x0000_t75" style="width:90.6pt;height:37.8pt" o:ole="">
                  <v:imagedata r:id="rId489" o:title=""/>
                </v:shape>
                <o:OLEObject Type="Embed" ProgID="Equation.3" ShapeID="_x0000_i1263" DrawAspect="Content" ObjectID="_1687596188" r:id="rId490"/>
              </w:object>
            </w:r>
          </w:p>
        </w:tc>
        <w:tc>
          <w:tcPr>
            <w:tcW w:w="461" w:type="pct"/>
            <w:vAlign w:val="center"/>
          </w:tcPr>
          <w:p w14:paraId="4C64B6C4"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FC19658" w14:textId="77777777" w:rsidR="00F816D5" w:rsidRPr="00376AFF" w:rsidRDefault="00F816D5" w:rsidP="00F816D5">
      <w:pPr>
        <w:spacing w:after="0" w:line="240" w:lineRule="auto"/>
        <w:jc w:val="both"/>
        <w:rPr>
          <w:rFonts w:ascii="Times New Roman" w:hAnsi="Times New Roman"/>
          <w:sz w:val="24"/>
          <w:szCs w:val="24"/>
        </w:rPr>
      </w:pPr>
    </w:p>
    <w:p w14:paraId="20B19991"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5D01DAB3" w14:textId="77777777" w:rsidTr="00585F46">
        <w:tc>
          <w:tcPr>
            <w:tcW w:w="4539" w:type="pct"/>
            <w:vAlign w:val="center"/>
          </w:tcPr>
          <w:p w14:paraId="585D2338"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w14:anchorId="75744EA9">
                <v:shape id="_x0000_i1264" type="#_x0000_t75" style="width:60.6pt;height:15pt" o:ole="">
                  <v:imagedata r:id="rId491" o:title=""/>
                </v:shape>
                <o:OLEObject Type="Embed" ProgID="Equation.3" ShapeID="_x0000_i1264" DrawAspect="Content" ObjectID="_1687596189" r:id="rId492"/>
              </w:object>
            </w:r>
            <w:r w:rsidRPr="00376AFF">
              <w:t xml:space="preserve"> thus </w:t>
            </w:r>
            <w:r w:rsidRPr="00376AFF">
              <w:rPr>
                <w:position w:val="-30"/>
              </w:rPr>
              <w:object w:dxaOrig="1140" w:dyaOrig="700" w14:anchorId="09FAB2AB">
                <v:shape id="_x0000_i1265" type="#_x0000_t75" style="width:57pt;height:37.8pt" o:ole="">
                  <v:imagedata r:id="rId493" o:title=""/>
                </v:shape>
                <o:OLEObject Type="Embed" ProgID="Equation.3" ShapeID="_x0000_i1265" DrawAspect="Content" ObjectID="_1687596190" r:id="rId494"/>
              </w:object>
            </w:r>
          </w:p>
        </w:tc>
        <w:tc>
          <w:tcPr>
            <w:tcW w:w="461" w:type="pct"/>
            <w:vAlign w:val="center"/>
          </w:tcPr>
          <w:p w14:paraId="081D097E"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2B2FDA26" w14:textId="77777777" w:rsidR="00F816D5" w:rsidRPr="00376AFF" w:rsidRDefault="00F816D5" w:rsidP="00F816D5">
      <w:pPr>
        <w:spacing w:after="0" w:line="240" w:lineRule="auto"/>
        <w:jc w:val="both"/>
        <w:rPr>
          <w:rFonts w:ascii="Times New Roman" w:hAnsi="Times New Roman"/>
          <w:sz w:val="24"/>
          <w:szCs w:val="24"/>
        </w:rPr>
      </w:pPr>
    </w:p>
    <w:p w14:paraId="65D0A477"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14:paraId="1E3F93B2" w14:textId="77777777" w:rsidTr="00585F46">
        <w:tc>
          <w:tcPr>
            <w:tcW w:w="4539" w:type="pct"/>
            <w:vAlign w:val="center"/>
          </w:tcPr>
          <w:p w14:paraId="10426012"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w14:anchorId="71A50BAE">
                <v:shape id="_x0000_i1266" type="#_x0000_t75" style="width:69pt;height:17.4pt" o:ole="">
                  <v:imagedata r:id="rId495" o:title=""/>
                </v:shape>
                <o:OLEObject Type="Embed" ProgID="Equation.3" ShapeID="_x0000_i1266" DrawAspect="Content" ObjectID="_1687596191" r:id="rId496"/>
              </w:object>
            </w:r>
            <w:r w:rsidRPr="00376AFF">
              <w:t xml:space="preserve"> thus </w:t>
            </w:r>
            <w:r w:rsidRPr="00376AFF">
              <w:rPr>
                <w:position w:val="-30"/>
              </w:rPr>
              <w:object w:dxaOrig="1260" w:dyaOrig="700" w14:anchorId="63BE0FF0">
                <v:shape id="_x0000_i1267" type="#_x0000_t75" style="width:63pt;height:37.8pt" o:ole="">
                  <v:imagedata r:id="rId497" o:title=""/>
                </v:shape>
                <o:OLEObject Type="Embed" ProgID="Equation.3" ShapeID="_x0000_i1267" DrawAspect="Content" ObjectID="_1687596192" r:id="rId498"/>
              </w:object>
            </w:r>
          </w:p>
        </w:tc>
        <w:tc>
          <w:tcPr>
            <w:tcW w:w="461" w:type="pct"/>
            <w:vAlign w:val="center"/>
          </w:tcPr>
          <w:p w14:paraId="5D6C4929"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0811D96D" w14:textId="77777777" w:rsidR="00F816D5" w:rsidRPr="00376AFF" w:rsidRDefault="00F816D5" w:rsidP="00F816D5">
      <w:pPr>
        <w:spacing w:after="0" w:line="240" w:lineRule="auto"/>
        <w:jc w:val="both"/>
        <w:rPr>
          <w:rFonts w:ascii="Times New Roman" w:hAnsi="Times New Roman"/>
          <w:sz w:val="24"/>
          <w:szCs w:val="24"/>
        </w:rPr>
      </w:pPr>
    </w:p>
    <w:p w14:paraId="2FCEE232"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14:paraId="05C4A521" w14:textId="77777777" w:rsidTr="00585F46">
        <w:tc>
          <w:tcPr>
            <w:tcW w:w="4539" w:type="pct"/>
            <w:vAlign w:val="center"/>
          </w:tcPr>
          <w:p w14:paraId="2EC86976"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w14:anchorId="0D76629A">
                <v:shape id="_x0000_i1268" type="#_x0000_t75" style="width:82.8pt;height:28.8pt" o:ole="">
                  <v:imagedata r:id="rId499" o:title=""/>
                </v:shape>
                <o:OLEObject Type="Embed" ProgID="Equation.3" ShapeID="_x0000_i1268" DrawAspect="Content" ObjectID="_1687596193" r:id="rId500"/>
              </w:object>
            </w:r>
          </w:p>
        </w:tc>
        <w:tc>
          <w:tcPr>
            <w:tcW w:w="461" w:type="pct"/>
            <w:vAlign w:val="center"/>
          </w:tcPr>
          <w:p w14:paraId="5982B0C7"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647"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7"/>
          </w:p>
        </w:tc>
      </w:tr>
    </w:tbl>
    <w:p w14:paraId="63FF8681" w14:textId="77777777" w:rsidR="00F816D5" w:rsidRPr="00376AFF" w:rsidRDefault="00F816D5" w:rsidP="00F816D5">
      <w:pPr>
        <w:spacing w:after="0" w:line="240" w:lineRule="auto"/>
        <w:jc w:val="both"/>
        <w:rPr>
          <w:rFonts w:ascii="Times New Roman" w:hAnsi="Times New Roman"/>
          <w:sz w:val="24"/>
          <w:szCs w:val="24"/>
        </w:rPr>
      </w:pPr>
    </w:p>
    <w:p w14:paraId="5CD7E073"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9.10</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14:paraId="60CA7098"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14:paraId="6245FA19" w14:textId="77777777" w:rsidTr="00585F46">
        <w:tc>
          <w:tcPr>
            <w:tcW w:w="4539" w:type="pct"/>
            <w:vAlign w:val="center"/>
          </w:tcPr>
          <w:p w14:paraId="514E68BC" w14:textId="77777777"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w14:anchorId="11B15D74">
                <v:shape id="_x0000_i1269" type="#_x0000_t75" style="width:130.8pt;height:24.6pt" o:ole="">
                  <v:imagedata r:id="rId501" o:title=""/>
                </v:shape>
                <o:OLEObject Type="Embed" ProgID="Equation.3" ShapeID="_x0000_i1269" DrawAspect="Content" ObjectID="_1687596194" r:id="rId502"/>
              </w:object>
            </w:r>
          </w:p>
        </w:tc>
        <w:tc>
          <w:tcPr>
            <w:tcW w:w="461" w:type="pct"/>
            <w:vAlign w:val="center"/>
          </w:tcPr>
          <w:p w14:paraId="4814D541" w14:textId="77777777"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19888F8" w14:textId="77777777" w:rsidR="00F816D5" w:rsidRPr="00376AFF" w:rsidRDefault="00F816D5" w:rsidP="00F816D5">
      <w:pPr>
        <w:spacing w:after="0" w:line="240" w:lineRule="auto"/>
        <w:jc w:val="both"/>
        <w:rPr>
          <w:rFonts w:ascii="Times New Roman" w:hAnsi="Times New Roman"/>
          <w:sz w:val="24"/>
          <w:szCs w:val="24"/>
        </w:rPr>
      </w:pPr>
    </w:p>
    <w:p w14:paraId="43CB5D8C" w14:textId="77777777"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14:paraId="6BD09A53" w14:textId="77777777" w:rsidR="00651294" w:rsidRPr="00376AFF" w:rsidRDefault="00651294" w:rsidP="00F816D5">
      <w:pPr>
        <w:spacing w:after="0" w:line="240" w:lineRule="auto"/>
        <w:jc w:val="both"/>
        <w:rPr>
          <w:rFonts w:ascii="Times New Roman" w:hAnsi="Times New Roman"/>
          <w:sz w:val="24"/>
          <w:szCs w:val="24"/>
        </w:rPr>
      </w:pPr>
    </w:p>
    <w:p w14:paraId="3CBD5385" w14:textId="77777777"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8" w:name="_Toc66716438"/>
      <w:bookmarkStart w:id="649" w:name="_Toc447794701"/>
      <w:bookmarkStart w:id="650" w:name="_Toc447794780"/>
      <w:bookmarkStart w:id="651" w:name="_Toc447794865"/>
      <w:bookmarkStart w:id="652" w:name="_Toc447794947"/>
      <w:bookmarkStart w:id="653" w:name="_Toc447795350"/>
      <w:bookmarkStart w:id="654" w:name="_Toc447795457"/>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648"/>
    </w:p>
    <w:p w14:paraId="4639E869"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2018, [</w:t>
      </w:r>
      <w:r w:rsidR="00197935" w:rsidRPr="00376AFF">
        <w:rPr>
          <w:rFonts w:ascii="Times New Roman" w:hAnsi="Times New Roman"/>
          <w:sz w:val="24"/>
          <w:szCs w:val="24"/>
        </w:rPr>
        <w:fldChar w:fldCharType="begin"/>
      </w:r>
      <w:r w:rsidR="00197935" w:rsidRPr="00376AFF">
        <w:rPr>
          <w:rFonts w:ascii="Times New Roman" w:hAnsi="Times New Roman"/>
          <w:sz w:val="24"/>
          <w:szCs w:val="24"/>
        </w:rPr>
        <w:instrText xml:space="preserve"> REF _Ref520967512 \r \h </w:instrText>
      </w:r>
      <w:r w:rsidR="00197935" w:rsidRPr="00376AFF">
        <w:rPr>
          <w:rFonts w:ascii="Times New Roman" w:hAnsi="Times New Roman"/>
          <w:sz w:val="24"/>
          <w:szCs w:val="24"/>
        </w:rPr>
      </w:r>
      <w:r w:rsidR="00197935" w:rsidRPr="00376AFF">
        <w:rPr>
          <w:rFonts w:ascii="Times New Roman" w:hAnsi="Times New Roman"/>
          <w:sz w:val="24"/>
          <w:szCs w:val="24"/>
        </w:rPr>
        <w:fldChar w:fldCharType="separate"/>
      </w:r>
      <w:r w:rsidR="00093238">
        <w:rPr>
          <w:rFonts w:ascii="Times New Roman" w:hAnsi="Times New Roman"/>
          <w:sz w:val="24"/>
          <w:szCs w:val="24"/>
        </w:rPr>
        <w:t>3</w:t>
      </w:r>
      <w:r w:rsidR="00197935" w:rsidRPr="00376AFF">
        <w:rPr>
          <w:rFonts w:ascii="Times New Roman" w:hAnsi="Times New Roman"/>
          <w:sz w:val="24"/>
          <w:szCs w:val="24"/>
        </w:rPr>
        <w:fldChar w:fldCharType="end"/>
      </w:r>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14:paraId="3695EED8"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30F8A11F" w14:textId="77777777"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14:paraId="4D49F522" w14:textId="77777777" w:rsidR="001546AB" w:rsidRPr="00376AFF" w:rsidRDefault="001546AB" w:rsidP="001546AB">
      <w:pPr>
        <w:spacing w:after="0" w:line="240" w:lineRule="auto"/>
        <w:jc w:val="both"/>
        <w:rPr>
          <w:rFonts w:ascii="Times New Roman" w:hAnsi="Times New Roman"/>
          <w:sz w:val="24"/>
          <w:szCs w:val="24"/>
        </w:rPr>
      </w:pPr>
    </w:p>
    <w:p w14:paraId="294DEF25" w14:textId="77777777" w:rsidR="0059425D" w:rsidRPr="00376AFF" w:rsidRDefault="0059425D" w:rsidP="0059425D">
      <w:pPr>
        <w:pStyle w:val="Amicarellititle2"/>
      </w:pPr>
      <w:bookmarkStart w:id="655" w:name="_Ref520964364"/>
      <w:bookmarkStart w:id="656" w:name="_Toc66716439"/>
      <w:r w:rsidRPr="00376AFF">
        <w:t>Mathematical model</w:t>
      </w:r>
      <w:r w:rsidR="007822A9" w:rsidRPr="00376AFF">
        <w:t>s</w:t>
      </w:r>
      <w:bookmarkEnd w:id="655"/>
      <w:bookmarkEnd w:id="656"/>
    </w:p>
    <w:p w14:paraId="2DDC3775" w14:textId="77777777"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The mathematical 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r w:rsidR="00093238">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
    <w:p w14:paraId="7448553F" w14:textId="77777777" w:rsidR="001546AB" w:rsidRPr="00376AFF" w:rsidRDefault="001546AB" w:rsidP="001546AB">
      <w:pPr>
        <w:spacing w:after="0" w:line="240" w:lineRule="auto"/>
        <w:jc w:val="both"/>
        <w:rPr>
          <w:rFonts w:ascii="Times New Roman" w:hAnsi="Times New Roman"/>
          <w:sz w:val="24"/>
          <w:szCs w:val="24"/>
        </w:rPr>
      </w:pPr>
    </w:p>
    <w:p w14:paraId="15FB589C" w14:textId="77777777" w:rsidR="001546AB" w:rsidRPr="00376AFF" w:rsidRDefault="00D20C5E" w:rsidP="001546AB">
      <w:pPr>
        <w:pStyle w:val="Amicarellititle3"/>
        <w:rPr>
          <w:lang w:val="en-GB"/>
        </w:rPr>
      </w:pPr>
      <w:bookmarkStart w:id="657" w:name="_Ref509397676"/>
      <w:bookmarkStart w:id="658" w:name="_Toc513184144"/>
      <w:bookmarkStart w:id="659" w:name="_Toc66716440"/>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657"/>
      <w:bookmarkEnd w:id="658"/>
      <w:bookmarkEnd w:id="659"/>
    </w:p>
    <w:p w14:paraId="668322EC" w14:textId="77777777"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14:paraId="4FDFB829" w14:textId="77777777"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14:paraId="54A8E378" w14:textId="77777777"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14:paraId="6E2B65FB" w14:textId="77777777"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 xml:space="preserve">HAZUS-MH (2011, </w:t>
      </w:r>
      <w:r w:rsidR="003101E5" w:rsidRPr="00376AFF">
        <w:rPr>
          <w:rFonts w:ascii="Times New Roman" w:hAnsi="Times New Roman"/>
          <w:sz w:val="24"/>
          <w:szCs w:val="24"/>
        </w:rPr>
        <w:t>[</w:t>
      </w:r>
      <w:r w:rsidR="003101E5" w:rsidRPr="00376AFF">
        <w:rPr>
          <w:rFonts w:ascii="Times New Roman" w:hAnsi="Times New Roman"/>
          <w:sz w:val="24"/>
          <w:szCs w:val="24"/>
        </w:rPr>
        <w:fldChar w:fldCharType="begin"/>
      </w:r>
      <w:r w:rsidR="003101E5" w:rsidRPr="00376AFF">
        <w:rPr>
          <w:rFonts w:ascii="Times New Roman" w:hAnsi="Times New Roman"/>
          <w:sz w:val="24"/>
          <w:szCs w:val="24"/>
        </w:rPr>
        <w:instrText xml:space="preserve"> REF _Ref520905115 \r \h </w:instrText>
      </w:r>
      <w:r w:rsidR="003101E5" w:rsidRPr="00376AFF">
        <w:rPr>
          <w:rFonts w:ascii="Times New Roman" w:hAnsi="Times New Roman"/>
          <w:sz w:val="24"/>
          <w:szCs w:val="24"/>
        </w:rPr>
      </w:r>
      <w:r w:rsidR="003101E5" w:rsidRPr="00376AFF">
        <w:rPr>
          <w:rFonts w:ascii="Times New Roman" w:hAnsi="Times New Roman"/>
          <w:sz w:val="24"/>
          <w:szCs w:val="24"/>
        </w:rPr>
        <w:fldChar w:fldCharType="separate"/>
      </w:r>
      <w:r w:rsidR="00093238">
        <w:rPr>
          <w:rFonts w:ascii="Times New Roman" w:hAnsi="Times New Roman"/>
          <w:sz w:val="24"/>
          <w:szCs w:val="24"/>
        </w:rPr>
        <w:t>86</w:t>
      </w:r>
      <w:r w:rsidR="003101E5" w:rsidRPr="00376AFF">
        <w:rPr>
          <w:rFonts w:ascii="Times New Roman" w:hAnsi="Times New Roman"/>
          <w:sz w:val="24"/>
          <w:szCs w:val="24"/>
        </w:rPr>
        <w:fldChar w:fldCharType="end"/>
      </w:r>
      <w:r w:rsidR="003101E5" w:rsidRPr="00376AFF">
        <w:rPr>
          <w:rFonts w:ascii="Times New Roman" w:hAnsi="Times New Roman"/>
          <w:sz w:val="24"/>
          <w:szCs w:val="24"/>
        </w:rPr>
        <w:t>]</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 [</w:t>
      </w:r>
      <w:r w:rsidR="00D76D68" w:rsidRPr="00376AFF">
        <w:rPr>
          <w:rFonts w:ascii="Times New Roman" w:hAnsi="Times New Roman"/>
          <w:sz w:val="24"/>
          <w:szCs w:val="24"/>
        </w:rPr>
        <w:fldChar w:fldCharType="begin"/>
      </w:r>
      <w:r w:rsidR="00D76D68" w:rsidRPr="00376AFF">
        <w:rPr>
          <w:rFonts w:ascii="Times New Roman" w:hAnsi="Times New Roman"/>
          <w:sz w:val="24"/>
          <w:szCs w:val="24"/>
        </w:rPr>
        <w:instrText xml:space="preserve"> REF _Ref520905322 \r \h </w:instrText>
      </w:r>
      <w:r w:rsidR="00D76D68" w:rsidRPr="00376AFF">
        <w:rPr>
          <w:rFonts w:ascii="Times New Roman" w:hAnsi="Times New Roman"/>
          <w:sz w:val="24"/>
          <w:szCs w:val="24"/>
        </w:rPr>
      </w:r>
      <w:r w:rsidR="00D76D68" w:rsidRPr="00376AFF">
        <w:rPr>
          <w:rFonts w:ascii="Times New Roman" w:hAnsi="Times New Roman"/>
          <w:sz w:val="24"/>
          <w:szCs w:val="24"/>
        </w:rPr>
        <w:fldChar w:fldCharType="separate"/>
      </w:r>
      <w:r w:rsidR="00093238">
        <w:rPr>
          <w:rFonts w:ascii="Times New Roman" w:hAnsi="Times New Roman"/>
          <w:sz w:val="24"/>
          <w:szCs w:val="24"/>
        </w:rPr>
        <w:t>88</w:t>
      </w:r>
      <w:r w:rsidR="00D76D68" w:rsidRPr="00376AFF">
        <w:rPr>
          <w:rFonts w:ascii="Times New Roman" w:hAnsi="Times New Roman"/>
          <w:sz w:val="24"/>
          <w:szCs w:val="24"/>
        </w:rPr>
        <w:fldChar w:fldCharType="end"/>
      </w:r>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proofErr w:type="spellEnd"/>
      <w:r w:rsidR="001546AB" w:rsidRPr="00376AFF">
        <w:rPr>
          <w:rFonts w:ascii="Times New Roman" w:hAnsi="Times New Roman"/>
          <w:sz w:val="24"/>
          <w:szCs w:val="24"/>
        </w:rPr>
        <w:t>=0.30m (Crawford &amp; Seidel, 2013,</w:t>
      </w:r>
      <w:r w:rsidR="00242D54" w:rsidRPr="00376AFF">
        <w:rPr>
          <w:rFonts w:ascii="Times New Roman" w:hAnsi="Times New Roman"/>
          <w:sz w:val="24"/>
          <w:szCs w:val="24"/>
        </w:rPr>
        <w:t>[</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_Ref520905439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39</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proofErr w:type="spellEnd"/>
      <w:r w:rsidR="001546AB" w:rsidRPr="00376AFF">
        <w:rPr>
          <w:rFonts w:ascii="Times New Roman" w:hAnsi="Times New Roman"/>
          <w:sz w:val="24"/>
          <w:szCs w:val="24"/>
        </w:rPr>
        <w:t>=0.50m, Holmes (2015,</w:t>
      </w:r>
      <w:r w:rsidR="00242D54" w:rsidRPr="00376AFF">
        <w:rPr>
          <w:rFonts w:ascii="Times New Roman" w:hAnsi="Times New Roman"/>
          <w:sz w:val="24"/>
          <w:szCs w:val="24"/>
        </w:rPr>
        <w:t xml:space="preserve"> [</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_Ref520905322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88</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proofErr w:type="spellEnd"/>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14:paraId="68E326C8" w14:textId="77777777" w:rsidTr="00585F46">
        <w:tc>
          <w:tcPr>
            <w:tcW w:w="4539" w:type="pct"/>
            <w:vAlign w:val="center"/>
          </w:tcPr>
          <w:p w14:paraId="11F443E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w14:anchorId="5C5AE4C2">
                <v:shape id="_x0000_i1270" type="#_x0000_t75" style="width:185.4pt;height:63pt" o:ole="">
                  <v:imagedata r:id="rId503" o:title=""/>
                </v:shape>
                <o:OLEObject Type="Embed" ProgID="Equation.3" ShapeID="_x0000_i1270" DrawAspect="Content" ObjectID="_1687596195" r:id="rId504"/>
              </w:object>
            </w:r>
          </w:p>
        </w:tc>
        <w:tc>
          <w:tcPr>
            <w:tcW w:w="461" w:type="pct"/>
            <w:vAlign w:val="center"/>
          </w:tcPr>
          <w:p w14:paraId="62DD8FD1"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0"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0"/>
          </w:p>
        </w:tc>
      </w:tr>
    </w:tbl>
    <w:p w14:paraId="6D53A909" w14:textId="77777777" w:rsidR="001546AB" w:rsidRPr="00376AFF" w:rsidRDefault="001546AB" w:rsidP="001546AB">
      <w:pPr>
        <w:spacing w:after="0" w:line="240" w:lineRule="auto"/>
        <w:jc w:val="both"/>
        <w:rPr>
          <w:rFonts w:ascii="Times New Roman" w:hAnsi="Times New Roman"/>
          <w:sz w:val="24"/>
          <w:szCs w:val="24"/>
        </w:rPr>
      </w:pPr>
    </w:p>
    <w:p w14:paraId="3D88AB11" w14:textId="77777777"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_Ref520905322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p w14:paraId="3F177B20" w14:textId="77777777"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108099EB" w14:textId="77777777" w:rsidTr="00585F46">
        <w:tc>
          <w:tcPr>
            <w:tcW w:w="4539" w:type="pct"/>
            <w:vAlign w:val="center"/>
          </w:tcPr>
          <w:p w14:paraId="02DB4D33"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w14:anchorId="2606DA78">
                <v:shape id="_x0000_i1271" type="#_x0000_t75" style="width:324pt;height:52.2pt" o:ole="">
                  <v:imagedata r:id="rId505" o:title=""/>
                </v:shape>
                <o:OLEObject Type="Embed" ProgID="Equation.3" ShapeID="_x0000_i1271" DrawAspect="Content" ObjectID="_1687596196" r:id="rId506"/>
              </w:object>
            </w:r>
          </w:p>
        </w:tc>
        <w:tc>
          <w:tcPr>
            <w:tcW w:w="461" w:type="pct"/>
            <w:vAlign w:val="center"/>
          </w:tcPr>
          <w:p w14:paraId="322D5773"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1"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1"/>
          </w:p>
        </w:tc>
      </w:tr>
    </w:tbl>
    <w:p w14:paraId="309D8D43" w14:textId="77777777" w:rsidR="001546AB" w:rsidRPr="00376AFF" w:rsidRDefault="001546AB" w:rsidP="001546AB">
      <w:pPr>
        <w:spacing w:after="0" w:line="240" w:lineRule="auto"/>
        <w:jc w:val="both"/>
        <w:rPr>
          <w:rFonts w:ascii="Times New Roman" w:hAnsi="Times New Roman"/>
          <w:sz w:val="24"/>
          <w:szCs w:val="24"/>
        </w:rPr>
      </w:pPr>
    </w:p>
    <w:p w14:paraId="2741025B" w14:textId="77777777"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w:t>
      </w:r>
      <w:proofErr w:type="spellStart"/>
      <w:r w:rsidR="00D76D68" w:rsidRPr="00376AFF">
        <w:rPr>
          <w:rFonts w:ascii="Times New Roman" w:hAnsi="Times New Roman"/>
          <w:sz w:val="24"/>
          <w:szCs w:val="24"/>
        </w:rPr>
        <w:t>t</w:t>
      </w:r>
      <w:r w:rsidR="00D76D68" w:rsidRPr="00376AFF">
        <w:rPr>
          <w:rFonts w:ascii="Times New Roman" w:hAnsi="Times New Roman"/>
          <w:i/>
          <w:sz w:val="24"/>
          <w:szCs w:val="24"/>
          <w:vertAlign w:val="subscript"/>
        </w:rPr>
        <w:t>rei,e</w:t>
      </w:r>
      <w:proofErr w:type="spellEnd"/>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14:paraId="04042DAF" w14:textId="77777777"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values of </w:t>
      </w:r>
      <w:proofErr w:type="spellStart"/>
      <w:r w:rsidRPr="00376AFF">
        <w:rPr>
          <w:rFonts w:ascii="Times New Roman" w:hAnsi="Times New Roman"/>
          <w:sz w:val="24"/>
          <w:szCs w:val="24"/>
        </w:rPr>
        <w:t>t</w:t>
      </w:r>
      <w:r w:rsidRPr="00376AFF">
        <w:rPr>
          <w:rFonts w:ascii="Times New Roman" w:hAnsi="Times New Roman"/>
          <w:i/>
          <w:sz w:val="24"/>
          <w:szCs w:val="24"/>
          <w:vertAlign w:val="subscript"/>
        </w:rPr>
        <w:t>rei,e</w:t>
      </w:r>
      <w:proofErr w:type="spellEnd"/>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 xml:space="preserve">Chow et al. (1996, </w:t>
      </w:r>
      <w:r w:rsidRPr="00376AFF">
        <w:rPr>
          <w:rFonts w:ascii="Times New Roman" w:hAnsi="Times New Roman"/>
          <w:sz w:val="24"/>
          <w:szCs w:val="24"/>
        </w:rPr>
        <w:t>[</w:t>
      </w:r>
      <w:r w:rsidR="0070405D" w:rsidRPr="00376AFF">
        <w:rPr>
          <w:rFonts w:ascii="Times New Roman" w:hAnsi="Times New Roman"/>
          <w:sz w:val="24"/>
          <w:szCs w:val="24"/>
        </w:rPr>
        <w:fldChar w:fldCharType="begin"/>
      </w:r>
      <w:r w:rsidR="0070405D" w:rsidRPr="00376AFF">
        <w:rPr>
          <w:rFonts w:ascii="Times New Roman" w:hAnsi="Times New Roman"/>
          <w:sz w:val="24"/>
          <w:szCs w:val="24"/>
        </w:rPr>
        <w:instrText xml:space="preserve"> REF _Ref520906114 \r \h </w:instrText>
      </w:r>
      <w:r w:rsidR="0070405D" w:rsidRPr="00376AFF">
        <w:rPr>
          <w:rFonts w:ascii="Times New Roman" w:hAnsi="Times New Roman"/>
          <w:sz w:val="24"/>
          <w:szCs w:val="24"/>
        </w:rPr>
      </w:r>
      <w:r w:rsidR="0070405D" w:rsidRPr="00376AFF">
        <w:rPr>
          <w:rFonts w:ascii="Times New Roman" w:hAnsi="Times New Roman"/>
          <w:sz w:val="24"/>
          <w:szCs w:val="24"/>
        </w:rPr>
        <w:fldChar w:fldCharType="separate"/>
      </w:r>
      <w:r w:rsidR="00093238">
        <w:rPr>
          <w:rFonts w:ascii="Times New Roman" w:hAnsi="Times New Roman"/>
          <w:sz w:val="24"/>
          <w:szCs w:val="24"/>
        </w:rPr>
        <w:t>35</w:t>
      </w:r>
      <w:r w:rsidR="0070405D" w:rsidRPr="00376AFF">
        <w:rPr>
          <w:rFonts w:ascii="Times New Roman" w:hAnsi="Times New Roman"/>
          <w:sz w:val="24"/>
          <w:szCs w:val="24"/>
        </w:rPr>
        <w:fldChar w:fldCharType="end"/>
      </w:r>
      <w:r w:rsidR="0070405D" w:rsidRPr="00376AFF">
        <w:rPr>
          <w:rFonts w:ascii="Times New Roman" w:hAnsi="Times New Roman"/>
          <w:sz w:val="24"/>
          <w:szCs w:val="24"/>
        </w:rPr>
        <w:t>]</w:t>
      </w:r>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=0’-500’; </w:t>
      </w:r>
      <w:proofErr w:type="spellStart"/>
      <w:r w:rsidR="001546AB" w:rsidRPr="00376AFF">
        <w:rPr>
          <w:rFonts w:ascii="Times New Roman" w:hAnsi="Times New Roman"/>
          <w:sz w:val="24"/>
          <w:szCs w:val="24"/>
        </w:rPr>
        <w:t>Maliszewski</w:t>
      </w:r>
      <w:proofErr w:type="spellEnd"/>
      <w:r w:rsidR="001546AB" w:rsidRPr="00376AFF">
        <w:rPr>
          <w:rFonts w:ascii="Times New Roman" w:hAnsi="Times New Roman"/>
          <w:sz w:val="24"/>
          <w:szCs w:val="24"/>
        </w:rPr>
        <w:t xml:space="preserve"> &amp; </w:t>
      </w:r>
      <w:proofErr w:type="spellStart"/>
      <w:r w:rsidR="001546AB" w:rsidRPr="00376AFF">
        <w:rPr>
          <w:rFonts w:ascii="Times New Roman" w:hAnsi="Times New Roman"/>
          <w:sz w:val="24"/>
          <w:szCs w:val="24"/>
        </w:rPr>
        <w:t>Perrings</w:t>
      </w:r>
      <w:proofErr w:type="spellEnd"/>
      <w:r w:rsidR="001546AB" w:rsidRPr="00376AFF">
        <w:rPr>
          <w:rFonts w:ascii="Times New Roman" w:hAnsi="Times New Roman"/>
          <w:sz w:val="24"/>
          <w:szCs w:val="24"/>
        </w:rPr>
        <w:t xml:space="preserve"> (2012, </w:t>
      </w:r>
      <w:r w:rsidR="0070405D" w:rsidRPr="00376AFF">
        <w:rPr>
          <w:rFonts w:ascii="Times New Roman" w:hAnsi="Times New Roman"/>
          <w:sz w:val="24"/>
          <w:szCs w:val="24"/>
        </w:rPr>
        <w:t>[</w:t>
      </w:r>
      <w:r w:rsidR="0093217A" w:rsidRPr="00376AFF">
        <w:rPr>
          <w:rFonts w:ascii="Times New Roman" w:hAnsi="Times New Roman"/>
          <w:sz w:val="24"/>
          <w:szCs w:val="24"/>
        </w:rPr>
        <w:fldChar w:fldCharType="begin"/>
      </w:r>
      <w:r w:rsidR="0093217A" w:rsidRPr="00376AFF">
        <w:rPr>
          <w:rFonts w:ascii="Times New Roman" w:hAnsi="Times New Roman"/>
          <w:sz w:val="24"/>
          <w:szCs w:val="24"/>
        </w:rPr>
        <w:instrText xml:space="preserve"> REF _Ref520906215 \r \h </w:instrText>
      </w:r>
      <w:r w:rsidR="0093217A" w:rsidRPr="00376AFF">
        <w:rPr>
          <w:rFonts w:ascii="Times New Roman" w:hAnsi="Times New Roman"/>
          <w:sz w:val="24"/>
          <w:szCs w:val="24"/>
        </w:rPr>
      </w:r>
      <w:r w:rsidR="0093217A" w:rsidRPr="00376AFF">
        <w:rPr>
          <w:rFonts w:ascii="Times New Roman" w:hAnsi="Times New Roman"/>
          <w:sz w:val="24"/>
          <w:szCs w:val="24"/>
        </w:rPr>
        <w:fldChar w:fldCharType="separate"/>
      </w:r>
      <w:r w:rsidR="00093238">
        <w:rPr>
          <w:rFonts w:ascii="Times New Roman" w:hAnsi="Times New Roman"/>
          <w:sz w:val="24"/>
          <w:szCs w:val="24"/>
        </w:rPr>
        <w:t>122</w:t>
      </w:r>
      <w:r w:rsidR="0093217A" w:rsidRPr="00376AFF">
        <w:rPr>
          <w:rFonts w:ascii="Times New Roman" w:hAnsi="Times New Roman"/>
          <w:sz w:val="24"/>
          <w:szCs w:val="24"/>
        </w:rPr>
        <w:fldChar w:fldCharType="end"/>
      </w:r>
      <w:r w:rsidR="0093217A" w:rsidRPr="00376AFF">
        <w:rPr>
          <w:rFonts w:ascii="Times New Roman" w:hAnsi="Times New Roman"/>
          <w:sz w:val="24"/>
          <w:szCs w:val="24"/>
        </w:rPr>
        <w:t>]</w:t>
      </w:r>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proofErr w:type="spellEnd"/>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spellEnd"/>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 xml:space="preserve">Reed (2008, </w:t>
      </w:r>
      <w:r w:rsidR="0093217A" w:rsidRPr="00376AFF">
        <w:rPr>
          <w:rFonts w:ascii="Times New Roman" w:hAnsi="Times New Roman"/>
          <w:sz w:val="24"/>
          <w:szCs w:val="24"/>
        </w:rPr>
        <w:t>[</w:t>
      </w:r>
      <w:r w:rsidR="002E52A9" w:rsidRPr="00376AFF">
        <w:rPr>
          <w:rFonts w:ascii="Times New Roman" w:hAnsi="Times New Roman"/>
          <w:sz w:val="24"/>
          <w:szCs w:val="24"/>
        </w:rPr>
        <w:fldChar w:fldCharType="begin"/>
      </w:r>
      <w:r w:rsidR="002E52A9" w:rsidRPr="00376AFF">
        <w:rPr>
          <w:rFonts w:ascii="Times New Roman" w:hAnsi="Times New Roman"/>
          <w:sz w:val="24"/>
          <w:szCs w:val="24"/>
        </w:rPr>
        <w:instrText xml:space="preserve"> REF _Ref520906464 \r \h </w:instrText>
      </w:r>
      <w:r w:rsidR="002E52A9" w:rsidRPr="00376AFF">
        <w:rPr>
          <w:rFonts w:ascii="Times New Roman" w:hAnsi="Times New Roman"/>
          <w:sz w:val="24"/>
          <w:szCs w:val="24"/>
        </w:rPr>
      </w:r>
      <w:r w:rsidR="002E52A9" w:rsidRPr="00376AFF">
        <w:rPr>
          <w:rFonts w:ascii="Times New Roman" w:hAnsi="Times New Roman"/>
          <w:sz w:val="24"/>
          <w:szCs w:val="24"/>
        </w:rPr>
        <w:fldChar w:fldCharType="separate"/>
      </w:r>
      <w:r w:rsidR="00093238">
        <w:rPr>
          <w:rFonts w:ascii="Times New Roman" w:hAnsi="Times New Roman"/>
          <w:sz w:val="24"/>
          <w:szCs w:val="24"/>
        </w:rPr>
        <w:t>168</w:t>
      </w:r>
      <w:r w:rsidR="002E52A9" w:rsidRPr="00376AFF">
        <w:rPr>
          <w:rFonts w:ascii="Times New Roman" w:hAnsi="Times New Roman"/>
          <w:sz w:val="24"/>
          <w:szCs w:val="24"/>
        </w:rPr>
        <w:fldChar w:fldCharType="end"/>
      </w:r>
      <w:r w:rsidR="002E52A9" w:rsidRPr="00376AFF">
        <w:rPr>
          <w:rFonts w:ascii="Times New Roman" w:hAnsi="Times New Roman"/>
          <w:sz w:val="24"/>
          <w:szCs w:val="24"/>
        </w:rPr>
        <w:t>]</w:t>
      </w:r>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proofErr w:type="spellStart"/>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proofErr w:type="spellEnd"/>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14:paraId="2F595723" w14:textId="77777777"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 xml:space="preserve">Reed -2008,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_Ref520906464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proofErr w:type="spellStart"/>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14:paraId="117094E9" w14:textId="77777777"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10.1</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10.2</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14:paraId="270D7527" w14:textId="77777777"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14:paraId="275CF1B6" w14:textId="77777777" w:rsidTr="00585F46">
        <w:tc>
          <w:tcPr>
            <w:tcW w:w="4539" w:type="pct"/>
            <w:vAlign w:val="center"/>
          </w:tcPr>
          <w:p w14:paraId="4A543016"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w14:anchorId="6FF7E7F6">
                <v:shape id="_x0000_i1272" type="#_x0000_t75" style="width:192pt;height:33.6pt" o:ole="">
                  <v:imagedata r:id="rId507" o:title=""/>
                </v:shape>
                <o:OLEObject Type="Embed" ProgID="Equation.3" ShapeID="_x0000_i1272" DrawAspect="Content" ObjectID="_1687596197" r:id="rId508"/>
              </w:object>
            </w:r>
          </w:p>
        </w:tc>
        <w:tc>
          <w:tcPr>
            <w:tcW w:w="461" w:type="pct"/>
            <w:vAlign w:val="center"/>
          </w:tcPr>
          <w:p w14:paraId="1AC58A72"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2"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2"/>
          </w:p>
        </w:tc>
      </w:tr>
    </w:tbl>
    <w:p w14:paraId="33B192BB" w14:textId="77777777" w:rsidR="001546AB" w:rsidRPr="00376AFF" w:rsidRDefault="001546AB" w:rsidP="001546AB">
      <w:pPr>
        <w:spacing w:after="0" w:line="240" w:lineRule="auto"/>
        <w:jc w:val="both"/>
        <w:rPr>
          <w:rFonts w:ascii="Times New Roman" w:hAnsi="Times New Roman"/>
          <w:sz w:val="24"/>
          <w:szCs w:val="24"/>
        </w:rPr>
      </w:pPr>
    </w:p>
    <w:p w14:paraId="3E56F1F1" w14:textId="77777777"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proofErr w:type="spellStart"/>
      <w:r w:rsidR="001546AB" w:rsidRPr="00376AFF">
        <w:rPr>
          <w:rFonts w:ascii="Times New Roman" w:hAnsi="Times New Roman"/>
          <w:i/>
          <w:sz w:val="24"/>
          <w:szCs w:val="24"/>
          <w:vertAlign w:val="subscript"/>
        </w:rPr>
        <w:t>i</w:t>
      </w:r>
      <w:proofErr w:type="spellEnd"/>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proofErr w:type="spellStart"/>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proofErr w:type="spellEnd"/>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10.3</w:t>
      </w:r>
      <w:r w:rsidR="00093238" w:rsidRPr="00093238">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in the absence of redundancy</w:t>
      </w:r>
      <w:r w:rsidR="001546AB" w:rsidRPr="00376AFF">
        <w:rPr>
          <w:rFonts w:ascii="Times New Roman" w:hAnsi="Times New Roman"/>
          <w:sz w:val="24"/>
          <w:szCs w:val="24"/>
        </w:rPr>
        <w:t>(</w:t>
      </w:r>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14:paraId="288C7482" w14:textId="77777777" w:rsidR="001546AB" w:rsidRPr="00376AFF" w:rsidRDefault="001546AB" w:rsidP="0059425D">
      <w:pPr>
        <w:spacing w:after="0" w:line="240" w:lineRule="auto"/>
        <w:jc w:val="both"/>
        <w:rPr>
          <w:rFonts w:ascii="Times New Roman" w:hAnsi="Times New Roman"/>
          <w:sz w:val="24"/>
          <w:szCs w:val="24"/>
        </w:rPr>
      </w:pPr>
    </w:p>
    <w:p w14:paraId="2F5E5D6B" w14:textId="77777777" w:rsidR="007822A9" w:rsidRPr="00376AFF" w:rsidRDefault="007822A9" w:rsidP="007822A9">
      <w:pPr>
        <w:pStyle w:val="Amicarellititle3"/>
        <w:rPr>
          <w:lang w:val="en-GB"/>
        </w:rPr>
      </w:pPr>
      <w:bookmarkStart w:id="663" w:name="_Ref520966784"/>
      <w:bookmarkStart w:id="664" w:name="_Toc66716441"/>
      <w:r w:rsidRPr="00376AFF">
        <w:rPr>
          <w:lang w:val="en-GB"/>
        </w:rPr>
        <w:t>Flood-induced damage to the components of the electrical substations</w:t>
      </w:r>
      <w:bookmarkEnd w:id="663"/>
      <w:bookmarkEnd w:id="664"/>
    </w:p>
    <w:p w14:paraId="5232A291"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03F48D7F" w14:textId="77777777" w:rsidTr="00585F46">
        <w:tc>
          <w:tcPr>
            <w:tcW w:w="4539" w:type="pct"/>
            <w:vAlign w:val="center"/>
          </w:tcPr>
          <w:p w14:paraId="7B93869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w14:anchorId="148AB551">
                <v:shape id="_x0000_i1273" type="#_x0000_t75" style="width:108.6pt;height:20.4pt" o:ole="">
                  <v:imagedata r:id="rId509" o:title=""/>
                </v:shape>
                <o:OLEObject Type="Embed" ProgID="Equation.3" ShapeID="_x0000_i1273" DrawAspect="Content" ObjectID="_1687596198" r:id="rId510"/>
              </w:object>
            </w:r>
          </w:p>
        </w:tc>
        <w:tc>
          <w:tcPr>
            <w:tcW w:w="461" w:type="pct"/>
            <w:vAlign w:val="center"/>
          </w:tcPr>
          <w:p w14:paraId="659E461C"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57E4F523" w14:textId="77777777" w:rsidR="001546AB" w:rsidRPr="00376AFF" w:rsidRDefault="001546AB" w:rsidP="001546AB">
      <w:pPr>
        <w:spacing w:after="0" w:line="240" w:lineRule="auto"/>
        <w:jc w:val="both"/>
        <w:rPr>
          <w:rFonts w:ascii="Times New Roman" w:hAnsi="Times New Roman"/>
          <w:sz w:val="24"/>
          <w:szCs w:val="24"/>
        </w:rPr>
      </w:pPr>
    </w:p>
    <w:p w14:paraId="059D1BCE" w14:textId="77777777"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a,sub</w:t>
      </w:r>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_Ref520905115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86</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49311188" w14:textId="77777777" w:rsidTr="00585F46">
        <w:tc>
          <w:tcPr>
            <w:tcW w:w="4539" w:type="pct"/>
            <w:vAlign w:val="center"/>
          </w:tcPr>
          <w:p w14:paraId="77406A60"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w14:anchorId="285A9C19">
                <v:shape id="_x0000_i1274" type="#_x0000_t75" style="width:240.6pt;height:57pt" o:ole="">
                  <v:imagedata r:id="rId511" o:title=""/>
                </v:shape>
                <o:OLEObject Type="Embed" ProgID="Equation.3" ShapeID="_x0000_i1274" DrawAspect="Content" ObjectID="_1687596199" r:id="rId512"/>
              </w:object>
            </w:r>
          </w:p>
        </w:tc>
        <w:tc>
          <w:tcPr>
            <w:tcW w:w="461" w:type="pct"/>
            <w:vAlign w:val="center"/>
          </w:tcPr>
          <w:p w14:paraId="7D3DDC15"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7A7A6AA4" w14:textId="77777777" w:rsidR="001546AB" w:rsidRPr="00376AFF" w:rsidRDefault="001546AB" w:rsidP="001546AB">
      <w:pPr>
        <w:spacing w:after="0" w:line="240" w:lineRule="auto"/>
        <w:jc w:val="both"/>
        <w:rPr>
          <w:rFonts w:ascii="Times New Roman" w:hAnsi="Times New Roman"/>
          <w:sz w:val="24"/>
          <w:szCs w:val="24"/>
        </w:rPr>
      </w:pPr>
    </w:p>
    <w:p w14:paraId="455A066C"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14:paraId="1E3C82B9" w14:textId="77777777" w:rsidTr="00585F46">
        <w:tc>
          <w:tcPr>
            <w:tcW w:w="4539" w:type="pct"/>
            <w:vAlign w:val="center"/>
          </w:tcPr>
          <w:p w14:paraId="29B525FE"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w14:anchorId="37234359">
                <v:shape id="_x0000_i1275" type="#_x0000_t75" style="width:235.2pt;height:57pt" o:ole="">
                  <v:imagedata r:id="rId513" o:title=""/>
                </v:shape>
                <o:OLEObject Type="Embed" ProgID="Equation.3" ShapeID="_x0000_i1275" DrawAspect="Content" ObjectID="_1687596200" r:id="rId514"/>
              </w:object>
            </w:r>
          </w:p>
        </w:tc>
        <w:tc>
          <w:tcPr>
            <w:tcW w:w="461" w:type="pct"/>
            <w:vAlign w:val="center"/>
          </w:tcPr>
          <w:p w14:paraId="257F4310"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126FB8BE" w14:textId="77777777" w:rsidR="001546AB" w:rsidRPr="00376AFF" w:rsidRDefault="001546AB" w:rsidP="001546AB">
      <w:pPr>
        <w:spacing w:after="0" w:line="240" w:lineRule="auto"/>
        <w:jc w:val="both"/>
        <w:rPr>
          <w:rFonts w:ascii="Times New Roman" w:hAnsi="Times New Roman"/>
          <w:sz w:val="24"/>
          <w:szCs w:val="24"/>
        </w:rPr>
      </w:pPr>
    </w:p>
    <w:p w14:paraId="630F1A14" w14:textId="77777777"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u,sub</w:t>
      </w:r>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r w:rsidR="007822A9" w:rsidRPr="00376AFF">
        <w:rPr>
          <w:rFonts w:ascii="Times New Roman" w:hAnsi="Times New Roman"/>
          <w:sz w:val="24"/>
          <w:szCs w:val="24"/>
        </w:rPr>
        <w:t xml:space="preserve"> [</w:t>
      </w:r>
      <w:r w:rsidR="007822A9" w:rsidRPr="00376AFF">
        <w:rPr>
          <w:rFonts w:ascii="Times New Roman" w:hAnsi="Times New Roman"/>
          <w:sz w:val="24"/>
          <w:szCs w:val="24"/>
        </w:rPr>
        <w:fldChar w:fldCharType="begin"/>
      </w:r>
      <w:r w:rsidR="007822A9" w:rsidRPr="00376AFF">
        <w:rPr>
          <w:rFonts w:ascii="Times New Roman" w:hAnsi="Times New Roman"/>
          <w:sz w:val="24"/>
          <w:szCs w:val="24"/>
        </w:rPr>
        <w:instrText xml:space="preserve"> REF _Ref520905115 \r \h </w:instrText>
      </w:r>
      <w:r w:rsidR="007822A9" w:rsidRPr="00376AFF">
        <w:rPr>
          <w:rFonts w:ascii="Times New Roman" w:hAnsi="Times New Roman"/>
          <w:sz w:val="24"/>
          <w:szCs w:val="24"/>
        </w:rPr>
      </w:r>
      <w:r w:rsidR="007822A9" w:rsidRPr="00376AFF">
        <w:rPr>
          <w:rFonts w:ascii="Times New Roman" w:hAnsi="Times New Roman"/>
          <w:sz w:val="24"/>
          <w:szCs w:val="24"/>
        </w:rPr>
        <w:fldChar w:fldCharType="separate"/>
      </w:r>
      <w:r w:rsidR="00093238">
        <w:rPr>
          <w:rFonts w:ascii="Times New Roman" w:hAnsi="Times New Roman"/>
          <w:sz w:val="24"/>
          <w:szCs w:val="24"/>
        </w:rPr>
        <w:t>86</w:t>
      </w:r>
      <w:r w:rsidR="007822A9" w:rsidRPr="00376AFF">
        <w:rPr>
          <w:rFonts w:ascii="Times New Roman" w:hAnsi="Times New Roman"/>
          <w:sz w:val="24"/>
          <w:szCs w:val="24"/>
        </w:rPr>
        <w:fldChar w:fldCharType="end"/>
      </w:r>
      <w:r w:rsidR="007822A9" w:rsidRPr="00376AFF">
        <w:rPr>
          <w:rFonts w:ascii="Times New Roman" w:hAnsi="Times New Roman"/>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14:paraId="6C568C7F" w14:textId="77777777" w:rsidTr="00585F46">
        <w:tc>
          <w:tcPr>
            <w:tcW w:w="4539" w:type="pct"/>
            <w:vAlign w:val="center"/>
          </w:tcPr>
          <w:p w14:paraId="55684EED" w14:textId="77777777"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w14:anchorId="5EDB861F">
                <v:shape id="_x0000_i1276" type="#_x0000_t75" style="width:370.8pt;height:94.2pt" o:ole="">
                  <v:imagedata r:id="rId515" o:title=""/>
                </v:shape>
                <o:OLEObject Type="Embed" ProgID="Equation.3" ShapeID="_x0000_i1276" DrawAspect="Content" ObjectID="_1687596201" r:id="rId516"/>
              </w:object>
            </w:r>
          </w:p>
        </w:tc>
        <w:tc>
          <w:tcPr>
            <w:tcW w:w="461" w:type="pct"/>
            <w:vAlign w:val="center"/>
          </w:tcPr>
          <w:p w14:paraId="1DA8B5E3" w14:textId="77777777"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4F58C578" w14:textId="77777777" w:rsidR="001546AB" w:rsidRPr="00376AFF" w:rsidRDefault="001546AB" w:rsidP="001546AB">
      <w:pPr>
        <w:spacing w:after="0" w:line="240" w:lineRule="auto"/>
        <w:jc w:val="both"/>
        <w:rPr>
          <w:rFonts w:ascii="Times New Roman" w:hAnsi="Times New Roman"/>
          <w:sz w:val="24"/>
          <w:szCs w:val="24"/>
        </w:rPr>
      </w:pPr>
    </w:p>
    <w:p w14:paraId="1B9C64A3" w14:textId="77777777"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proofErr w:type="spellStart"/>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proofErr w:type="spellEnd"/>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14:paraId="59CD8519" w14:textId="77777777" w:rsidR="000B0F66" w:rsidRPr="00376AFF" w:rsidRDefault="000B0F66" w:rsidP="001546AB">
      <w:pPr>
        <w:spacing w:after="0" w:line="240" w:lineRule="auto"/>
        <w:jc w:val="both"/>
        <w:rPr>
          <w:rFonts w:ascii="Times New Roman" w:hAnsi="Times New Roman"/>
          <w:sz w:val="24"/>
          <w:szCs w:val="24"/>
        </w:rPr>
      </w:pPr>
    </w:p>
    <w:p w14:paraId="3C77FFA7" w14:textId="77777777" w:rsidR="000B0F66" w:rsidRPr="00376AFF" w:rsidRDefault="00744BD1" w:rsidP="000B0F66">
      <w:pPr>
        <w:pStyle w:val="Amicarellititle2"/>
      </w:pPr>
      <w:bookmarkStart w:id="665" w:name="_Ref509496397"/>
      <w:bookmarkStart w:id="666" w:name="_Toc513184146"/>
      <w:bookmarkStart w:id="667" w:name="_Toc66716442"/>
      <w:r w:rsidRPr="00376AFF">
        <w:t>The numerical model</w:t>
      </w:r>
      <w:bookmarkEnd w:id="665"/>
      <w:bookmarkEnd w:id="666"/>
      <w:r w:rsidR="00652F0F" w:rsidRPr="00376AFF">
        <w:t>s</w:t>
      </w:r>
      <w:bookmarkEnd w:id="667"/>
    </w:p>
    <w:p w14:paraId="62976EE6" w14:textId="77777777"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14:paraId="66866776" w14:textId="77777777"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 xml:space="preserve">in </w:t>
      </w:r>
      <w:proofErr w:type="spellStart"/>
      <w:r w:rsidR="00D73522" w:rsidRPr="00376AFF">
        <w:rPr>
          <w:lang w:val="en-GB"/>
        </w:rPr>
        <w:t>plan</w:t>
      </w:r>
      <w:proofErr w:type="spellEnd"/>
      <w:r w:rsidR="00D73522" w:rsidRPr="00376AFF">
        <w:rPr>
          <w:lang w:val="en-GB"/>
        </w:rPr>
        <w:t xml:space="preserve"> view);</w:t>
      </w:r>
    </w:p>
    <w:p w14:paraId="4D3C0803" w14:textId="77777777"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14:paraId="130C3562" w14:textId="77777777"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14:paraId="56689F5B" w14:textId="77777777"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14:paraId="06B64D17"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proofErr w:type="spellStart"/>
      <w:r w:rsidR="000B0F66" w:rsidRPr="00376AFF">
        <w:rPr>
          <w:i/>
          <w:lang w:val="en-GB"/>
        </w:rPr>
        <w:t>Y</w:t>
      </w:r>
      <w:r w:rsidR="000B0F66" w:rsidRPr="00376AFF">
        <w:rPr>
          <w:i/>
          <w:vertAlign w:val="subscript"/>
          <w:lang w:val="en-GB"/>
        </w:rPr>
        <w:t>sub</w:t>
      </w:r>
      <w:proofErr w:type="spellEnd"/>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14:paraId="1AB8157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proofErr w:type="spellStart"/>
      <w:r w:rsidR="000B0F66" w:rsidRPr="00376AFF">
        <w:rPr>
          <w:i/>
          <w:lang w:val="en-GB"/>
        </w:rPr>
        <w:t>Y</w:t>
      </w:r>
      <w:r w:rsidR="000B0F66" w:rsidRPr="00376AFF">
        <w:rPr>
          <w:i/>
          <w:vertAlign w:val="subscript"/>
          <w:lang w:val="en-GB"/>
        </w:rPr>
        <w:t>sub,max</w:t>
      </w:r>
      <w:proofErr w:type="spellEnd"/>
      <w:r w:rsidR="000B0F66" w:rsidRPr="00376AFF">
        <w:rPr>
          <w:lang w:val="en-GB"/>
        </w:rPr>
        <w:t>;</w:t>
      </w:r>
    </w:p>
    <w:p w14:paraId="231C5338" w14:textId="77777777"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14:paraId="10B14EC8" w14:textId="77777777"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14:paraId="7D281469" w14:textId="77777777"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14:paraId="05A40479" w14:textId="77777777"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14:paraId="004C410C" w14:textId="77777777"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_Ref510167128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133</w:t>
      </w:r>
      <w:r w:rsidRPr="00376AFF">
        <w:rPr>
          <w:rFonts w:ascii="Times New Roman" w:hAnsi="Times New Roman"/>
          <w:sz w:val="24"/>
          <w:szCs w:val="24"/>
        </w:rPr>
        <w:fldChar w:fldCharType="end"/>
      </w:r>
      <w:r w:rsidRPr="00376AFF">
        <w:rPr>
          <w:rFonts w:ascii="Times New Roman" w:hAnsi="Times New Roman"/>
          <w:sz w:val="24"/>
          <w:szCs w:val="24"/>
        </w:rPr>
        <w:t>]</w:t>
      </w:r>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w:t>
      </w:r>
      <w:proofErr w:type="spellStart"/>
      <w:r w:rsidR="000B0F66" w:rsidRPr="00376AFF">
        <w:rPr>
          <w:rFonts w:ascii="Times New Roman" w:hAnsi="Times New Roman"/>
          <w:sz w:val="24"/>
          <w:szCs w:val="24"/>
        </w:rPr>
        <w:t>Atlarete</w:t>
      </w:r>
      <w:proofErr w:type="spellEnd"/>
      <w:r w:rsidR="000B0F66" w:rsidRPr="00376AFF">
        <w:rPr>
          <w:rFonts w:ascii="Times New Roman" w:hAnsi="Times New Roman"/>
          <w:sz w:val="24"/>
          <w:szCs w:val="24"/>
        </w:rPr>
        <w:t xml:space="preserve"> </w:t>
      </w:r>
      <w:proofErr w:type="spellStart"/>
      <w:r w:rsidR="000B0F66" w:rsidRPr="00376AFF">
        <w:rPr>
          <w:rFonts w:ascii="Times New Roman" w:hAnsi="Times New Roman"/>
          <w:sz w:val="24"/>
          <w:szCs w:val="24"/>
        </w:rPr>
        <w:t>Linee</w:t>
      </w:r>
      <w:proofErr w:type="spellEnd"/>
      <w:r w:rsidR="000B0F66" w:rsidRPr="00376AFF">
        <w:rPr>
          <w:rFonts w:ascii="Times New Roman" w:hAnsi="Times New Roman"/>
          <w:sz w:val="24"/>
          <w:szCs w:val="24"/>
        </w:rPr>
        <w:t xml:space="preserv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14:paraId="0868077C" w14:textId="77777777" w:rsidR="000B0F66" w:rsidRPr="00376AFF" w:rsidRDefault="000B0F66" w:rsidP="000B0F66">
      <w:pPr>
        <w:spacing w:after="0" w:line="240" w:lineRule="auto"/>
        <w:jc w:val="both"/>
        <w:rPr>
          <w:rFonts w:ascii="Times New Roman" w:hAnsi="Times New Roman"/>
          <w:sz w:val="24"/>
          <w:szCs w:val="24"/>
        </w:rPr>
      </w:pPr>
    </w:p>
    <w:p w14:paraId="19F3D447" w14:textId="77777777"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14:paraId="3A235A70" w14:textId="77777777"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68" w:name="_Toc66716443"/>
      <w:r w:rsidRPr="00D5453B">
        <w:rPr>
          <w:rFonts w:ascii="Book Antiqua" w:hAnsi="Book Antiqua"/>
          <w:caps/>
          <w:kern w:val="0"/>
          <w:sz w:val="24"/>
          <w:szCs w:val="24"/>
        </w:rPr>
        <w:lastRenderedPageBreak/>
        <w:t>Developer guide</w:t>
      </w:r>
      <w:bookmarkEnd w:id="649"/>
      <w:bookmarkEnd w:id="650"/>
      <w:bookmarkEnd w:id="651"/>
      <w:bookmarkEnd w:id="652"/>
      <w:bookmarkEnd w:id="653"/>
      <w:bookmarkEnd w:id="654"/>
      <w:bookmarkEnd w:id="668"/>
    </w:p>
    <w:p w14:paraId="79513D2F" w14:textId="77777777"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14:paraId="3CA528F6" w14:textId="77777777" w:rsidR="00543509" w:rsidRPr="00376AFF" w:rsidRDefault="00543509" w:rsidP="009C355A">
      <w:pPr>
        <w:spacing w:after="0" w:line="240" w:lineRule="auto"/>
        <w:ind w:left="360"/>
        <w:rPr>
          <w:rFonts w:ascii="Times New Roman" w:hAnsi="Times New Roman"/>
          <w:sz w:val="24"/>
          <w:szCs w:val="24"/>
        </w:rPr>
      </w:pPr>
    </w:p>
    <w:p w14:paraId="27214CFF" w14:textId="77777777" w:rsidR="00EC217D" w:rsidRPr="00376AFF" w:rsidRDefault="00EC217D" w:rsidP="009A174B">
      <w:pPr>
        <w:pStyle w:val="Amicarellititle2"/>
        <w:numPr>
          <w:ilvl w:val="1"/>
          <w:numId w:val="44"/>
        </w:numPr>
      </w:pPr>
      <w:bookmarkStart w:id="669" w:name="_Toc447005718"/>
      <w:bookmarkStart w:id="670" w:name="_Ref521064725"/>
      <w:bookmarkStart w:id="671" w:name="_Toc66716444"/>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669"/>
      <w:bookmarkEnd w:id="670"/>
      <w:bookmarkEnd w:id="671"/>
    </w:p>
    <w:p w14:paraId="43938E21"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14:paraId="0EC06A5F" w14:textId="77777777" w:rsidR="00EC217D" w:rsidRPr="00376AFF" w:rsidRDefault="00EC217D" w:rsidP="00EC217D">
      <w:pPr>
        <w:spacing w:after="0" w:line="240" w:lineRule="auto"/>
        <w:jc w:val="both"/>
        <w:rPr>
          <w:sz w:val="24"/>
          <w:szCs w:val="24"/>
        </w:rPr>
      </w:pPr>
    </w:p>
    <w:p w14:paraId="06BD84F3" w14:textId="77777777" w:rsidR="00EC217D" w:rsidRPr="00376AFF" w:rsidRDefault="00BC142A" w:rsidP="009A174B">
      <w:pPr>
        <w:pStyle w:val="Amicarellititle3"/>
        <w:numPr>
          <w:ilvl w:val="2"/>
          <w:numId w:val="44"/>
        </w:numPr>
        <w:rPr>
          <w:lang w:val="en-GB"/>
        </w:rPr>
      </w:pPr>
      <w:bookmarkStart w:id="672" w:name="_Toc447005719"/>
      <w:bookmarkStart w:id="673" w:name="_Toc66716445"/>
      <w:r w:rsidRPr="00376AFF">
        <w:rPr>
          <w:lang w:val="en-GB"/>
        </w:rPr>
        <w:t xml:space="preserve">Program units for the boundary conditions </w:t>
      </w:r>
      <w:r w:rsidR="00EC217D" w:rsidRPr="00376AFF">
        <w:rPr>
          <w:lang w:val="en-GB"/>
        </w:rPr>
        <w:t>(“BC”)</w:t>
      </w:r>
      <w:bookmarkEnd w:id="672"/>
      <w:bookmarkEnd w:id="673"/>
    </w:p>
    <w:p w14:paraId="2FA207DD"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6147BDA" w14:textId="77777777" w:rsidR="005C6B81" w:rsidRPr="00376AFF" w:rsidRDefault="005C6B81" w:rsidP="00EC217D">
      <w:pPr>
        <w:spacing w:after="0" w:line="240" w:lineRule="auto"/>
        <w:jc w:val="both"/>
        <w:rPr>
          <w:rFonts w:ascii="Times New Roman" w:hAnsi="Times New Roman"/>
          <w:sz w:val="24"/>
          <w:szCs w:val="24"/>
        </w:rPr>
      </w:pPr>
    </w:p>
    <w:p w14:paraId="0AE060D8" w14:textId="77777777" w:rsidR="00EC217D" w:rsidRPr="00376AFF" w:rsidRDefault="00BC142A" w:rsidP="009A174B">
      <w:pPr>
        <w:pStyle w:val="Amicarellititle3"/>
        <w:numPr>
          <w:ilvl w:val="2"/>
          <w:numId w:val="44"/>
        </w:numPr>
        <w:ind w:left="1225" w:hanging="505"/>
        <w:rPr>
          <w:lang w:val="en-GB"/>
        </w:rPr>
      </w:pPr>
      <w:bookmarkStart w:id="674" w:name="_Toc447005720"/>
      <w:bookmarkStart w:id="675" w:name="_Toc66716446"/>
      <w:r w:rsidRPr="00376AFF">
        <w:rPr>
          <w:lang w:val="en-GB"/>
        </w:rPr>
        <w:t>Program units for the continuity equation</w:t>
      </w:r>
      <w:bookmarkEnd w:id="674"/>
      <w:bookmarkEnd w:id="675"/>
    </w:p>
    <w:p w14:paraId="5CF001AE"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BE_mass</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7E7D476D" w14:textId="77777777" w:rsidR="005D1DA9" w:rsidRPr="00376AFF" w:rsidRDefault="005D1DA9" w:rsidP="00EC217D">
      <w:pPr>
        <w:spacing w:after="0" w:line="240" w:lineRule="auto"/>
        <w:jc w:val="both"/>
        <w:rPr>
          <w:rFonts w:ascii="Times New Roman" w:hAnsi="Times New Roman"/>
          <w:sz w:val="24"/>
          <w:szCs w:val="24"/>
        </w:rPr>
      </w:pPr>
    </w:p>
    <w:p w14:paraId="272A0AEC" w14:textId="77777777" w:rsidR="00EC217D" w:rsidRPr="00376AFF" w:rsidRDefault="00BC142A" w:rsidP="009A174B">
      <w:pPr>
        <w:pStyle w:val="Amicarellititle3"/>
        <w:numPr>
          <w:ilvl w:val="2"/>
          <w:numId w:val="44"/>
        </w:numPr>
        <w:ind w:left="1225" w:hanging="505"/>
        <w:rPr>
          <w:lang w:val="en-GB"/>
        </w:rPr>
      </w:pPr>
      <w:bookmarkStart w:id="676" w:name="_Toc447005721"/>
      <w:bookmarkStart w:id="677" w:name="_Toc66716447"/>
      <w:r w:rsidRPr="00376AFF">
        <w:rPr>
          <w:lang w:val="en-GB"/>
        </w:rPr>
        <w:t>Program units for the momentum equation</w:t>
      </w:r>
      <w:bookmarkEnd w:id="676"/>
      <w:bookmarkEnd w:id="677"/>
    </w:p>
    <w:p w14:paraId="12F1CFFC" w14:textId="77777777"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w:t>
      </w:r>
      <w:proofErr w:type="spellStart"/>
      <w:r w:rsidR="00EC217D" w:rsidRPr="00376AFF">
        <w:rPr>
          <w:rFonts w:ascii="Times New Roman" w:hAnsi="Times New Roman"/>
          <w:sz w:val="24"/>
          <w:szCs w:val="24"/>
        </w:rPr>
        <w:t>BE_momentum</w:t>
      </w:r>
      <w:proofErr w:type="spellEnd"/>
      <w:r w:rsidR="00EC217D"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14:paraId="61C4BEA0" w14:textId="77777777" w:rsidR="00131662" w:rsidRPr="00376AFF" w:rsidRDefault="00131662" w:rsidP="00EC217D">
      <w:pPr>
        <w:spacing w:after="0" w:line="240" w:lineRule="auto"/>
        <w:jc w:val="both"/>
        <w:rPr>
          <w:rFonts w:ascii="Times New Roman" w:hAnsi="Times New Roman"/>
          <w:sz w:val="24"/>
          <w:szCs w:val="24"/>
        </w:rPr>
      </w:pPr>
    </w:p>
    <w:p w14:paraId="53D1F649" w14:textId="77777777" w:rsidR="00131662" w:rsidRPr="00376AFF" w:rsidRDefault="00724131" w:rsidP="009A174B">
      <w:pPr>
        <w:pStyle w:val="Amicarellititle3"/>
        <w:numPr>
          <w:ilvl w:val="2"/>
          <w:numId w:val="44"/>
        </w:numPr>
        <w:rPr>
          <w:lang w:val="en-GB"/>
        </w:rPr>
      </w:pPr>
      <w:bookmarkStart w:id="678" w:name="_Toc447005722"/>
      <w:bookmarkStart w:id="679" w:name="_Toc66716448"/>
      <w:r w:rsidRPr="00376AFF">
        <w:rPr>
          <w:lang w:val="en-GB"/>
        </w:rPr>
        <w:t>Program units for the transport of solid bodies</w:t>
      </w:r>
      <w:bookmarkEnd w:id="678"/>
      <w:bookmarkEnd w:id="679"/>
    </w:p>
    <w:p w14:paraId="38E23985" w14:textId="77777777"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Body_Transport</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 xml:space="preserve">(Amicarelli et al., 2015,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59C5657A" w14:textId="77777777" w:rsidR="00855EEB" w:rsidRPr="00376AFF" w:rsidRDefault="00855EEB" w:rsidP="00131662">
      <w:pPr>
        <w:spacing w:after="0" w:line="240" w:lineRule="auto"/>
        <w:jc w:val="both"/>
        <w:rPr>
          <w:rFonts w:ascii="Times New Roman" w:hAnsi="Times New Roman"/>
          <w:sz w:val="24"/>
          <w:szCs w:val="24"/>
        </w:rPr>
      </w:pPr>
    </w:p>
    <w:p w14:paraId="04D2E213" w14:textId="77777777" w:rsidR="00855EEB" w:rsidRPr="00376AFF" w:rsidRDefault="00855EEB" w:rsidP="009A174B">
      <w:pPr>
        <w:pStyle w:val="Amicarellititle3"/>
        <w:numPr>
          <w:ilvl w:val="2"/>
          <w:numId w:val="44"/>
        </w:numPr>
        <w:rPr>
          <w:lang w:val="en-GB"/>
        </w:rPr>
      </w:pPr>
      <w:bookmarkStart w:id="680" w:name="_Toc447005723"/>
      <w:bookmarkStart w:id="681" w:name="_Toc66716449"/>
      <w:r w:rsidRPr="00376AFF">
        <w:rPr>
          <w:lang w:val="en-GB"/>
        </w:rPr>
        <w:t>Program units for the constitutive equation</w:t>
      </w:r>
      <w:bookmarkEnd w:id="680"/>
      <w:bookmarkEnd w:id="681"/>
    </w:p>
    <w:p w14:paraId="2937A3D5" w14:textId="77777777"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w:t>
      </w:r>
      <w:proofErr w:type="spellStart"/>
      <w:r w:rsidRPr="00376AFF">
        <w:rPr>
          <w:rFonts w:ascii="Times New Roman" w:hAnsi="Times New Roman"/>
          <w:sz w:val="24"/>
          <w:szCs w:val="24"/>
        </w:rPr>
        <w:t>Constitutive_Equation</w:t>
      </w:r>
      <w:proofErr w:type="spellEnd"/>
      <w:r w:rsidRPr="00376AFF">
        <w:rPr>
          <w:rFonts w:ascii="Times New Roman" w:hAnsi="Times New Roman"/>
          <w:sz w:val="24"/>
          <w:szCs w:val="24"/>
        </w:rPr>
        <w:t>”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 IJCFD).</w:t>
      </w:r>
    </w:p>
    <w:p w14:paraId="5694ED4E" w14:textId="77777777"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14:paraId="5DF79058" w14:textId="77777777" w:rsidTr="005D1DA9">
        <w:trPr>
          <w:trHeight w:val="301"/>
        </w:trPr>
        <w:tc>
          <w:tcPr>
            <w:tcW w:w="1517" w:type="pct"/>
            <w:tcBorders>
              <w:top w:val="nil"/>
              <w:left w:val="nil"/>
              <w:bottom w:val="nil"/>
              <w:right w:val="nil"/>
            </w:tcBorders>
            <w:shd w:val="clear" w:color="auto" w:fill="auto"/>
            <w:hideMark/>
          </w:tcPr>
          <w:p w14:paraId="2A60BBC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14:paraId="5C0F9C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943CB0E" w14:textId="77777777" w:rsidTr="005D1DA9">
        <w:trPr>
          <w:trHeight w:val="419"/>
        </w:trPr>
        <w:tc>
          <w:tcPr>
            <w:tcW w:w="1517" w:type="pct"/>
            <w:tcBorders>
              <w:top w:val="nil"/>
              <w:left w:val="nil"/>
              <w:bottom w:val="nil"/>
              <w:right w:val="nil"/>
            </w:tcBorders>
            <w:shd w:val="clear" w:color="auto" w:fill="auto"/>
            <w:hideMark/>
          </w:tcPr>
          <w:p w14:paraId="7D6955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14:paraId="4D14927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w:t>
            </w:r>
          </w:p>
        </w:tc>
      </w:tr>
      <w:tr w:rsidR="00EC217D" w:rsidRPr="00376AFF" w14:paraId="09123C38" w14:textId="77777777" w:rsidTr="005D1DA9">
        <w:trPr>
          <w:trHeight w:val="301"/>
        </w:trPr>
        <w:tc>
          <w:tcPr>
            <w:tcW w:w="1517" w:type="pct"/>
            <w:tcBorders>
              <w:top w:val="nil"/>
              <w:left w:val="nil"/>
              <w:bottom w:val="nil"/>
              <w:right w:val="nil"/>
            </w:tcBorders>
            <w:shd w:val="clear" w:color="auto" w:fill="auto"/>
          </w:tcPr>
          <w:p w14:paraId="28D19A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14:paraId="0C146BC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w:t>
            </w:r>
            <w:proofErr w:type="spellStart"/>
            <w:r w:rsidRPr="00376AFF">
              <w:rPr>
                <w:rFonts w:ascii="Times New Roman" w:eastAsia="Times New Roman" w:hAnsi="Times New Roman"/>
                <w:bCs/>
                <w:color w:val="000000"/>
                <w:sz w:val="20"/>
                <w:szCs w:val="20"/>
                <w:lang w:eastAsia="en-GB"/>
              </w:rPr>
              <w:t>leve</w:t>
            </w:r>
            <w:proofErr w:type="spellEnd"/>
            <w:r w:rsidRPr="00376AFF">
              <w:rPr>
                <w:rFonts w:ascii="Times New Roman" w:eastAsia="Times New Roman" w:hAnsi="Times New Roman"/>
                <w:bCs/>
                <w:color w:val="000000"/>
                <w:sz w:val="20"/>
                <w:szCs w:val="20"/>
                <w:lang w:eastAsia="en-GB"/>
              </w:rPr>
              <w:t>", "flow", "velo", "crit", "open". Deletion occurs in 2 different ways:</w:t>
            </w:r>
          </w:p>
          <w:p w14:paraId="067719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 with the highest index (the only zone where both particle number reduction and increase are allowed), then the outgoing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is replaced by the last particle (nag) in the particle array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 and the total number of particle becomes nag=nag-1; simultaneously, the index of the last particle of the zone is changed (</w:t>
            </w:r>
            <w:proofErr w:type="spellStart"/>
            <w:r w:rsidRPr="00376AFF">
              <w:rPr>
                <w:rFonts w:ascii="Times New Roman" w:eastAsia="Times New Roman" w:hAnsi="Times New Roman"/>
                <w:bCs/>
                <w:color w:val="000000"/>
                <w:sz w:val="20"/>
                <w:szCs w:val="20"/>
                <w:lang w:eastAsia="en-GB"/>
              </w:rPr>
              <w:t>Partz</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maxzone</w:t>
            </w:r>
            <w:proofErr w:type="spellEnd"/>
            <w:r w:rsidRPr="00376AFF">
              <w:rPr>
                <w:rFonts w:ascii="Times New Roman" w:eastAsia="Times New Roman" w:hAnsi="Times New Roman"/>
                <w:bCs/>
                <w:color w:val="000000"/>
                <w:sz w:val="20"/>
                <w:szCs w:val="20"/>
                <w:lang w:eastAsia="en-GB"/>
              </w:rPr>
              <w:t>)%limit(2));</w:t>
            </w:r>
          </w:p>
          <w:p w14:paraId="221E8C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 Otherwise, simply </w:t>
            </w:r>
            <w:proofErr w:type="spellStart"/>
            <w:r w:rsidRPr="00376AFF">
              <w:rPr>
                <w:rFonts w:ascii="Times New Roman" w:eastAsia="Times New Roman" w:hAnsi="Times New Roman"/>
                <w:bCs/>
                <w:color w:val="000000"/>
                <w:sz w:val="20"/>
                <w:szCs w:val="20"/>
                <w:lang w:eastAsia="en-GB"/>
              </w:rPr>
              <w:t>pg</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cella</w:t>
            </w:r>
            <w:proofErr w:type="spellEnd"/>
            <w:r w:rsidRPr="00376AFF">
              <w:rPr>
                <w:rFonts w:ascii="Times New Roman" w:eastAsia="Times New Roman" w:hAnsi="Times New Roman"/>
                <w:bCs/>
                <w:color w:val="000000"/>
                <w:sz w:val="20"/>
                <w:szCs w:val="20"/>
                <w:lang w:eastAsia="en-GB"/>
              </w:rPr>
              <w:t xml:space="preserve"> = 0 (particle out of the domain boundaries).</w:t>
            </w:r>
          </w:p>
        </w:tc>
      </w:tr>
      <w:tr w:rsidR="00EC217D" w:rsidRPr="00376AFF" w14:paraId="6222C839" w14:textId="77777777" w:rsidTr="005D1DA9">
        <w:trPr>
          <w:trHeight w:val="301"/>
        </w:trPr>
        <w:tc>
          <w:tcPr>
            <w:tcW w:w="1517" w:type="pct"/>
            <w:tcBorders>
              <w:top w:val="nil"/>
              <w:left w:val="nil"/>
              <w:bottom w:val="nil"/>
              <w:right w:val="nil"/>
            </w:tcBorders>
            <w:shd w:val="clear" w:color="auto" w:fill="auto"/>
          </w:tcPr>
          <w:p w14:paraId="1B9CE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FindFrame</w:t>
            </w:r>
            <w:proofErr w:type="spellEnd"/>
          </w:p>
        </w:tc>
        <w:tc>
          <w:tcPr>
            <w:tcW w:w="3483" w:type="pct"/>
            <w:tcBorders>
              <w:top w:val="nil"/>
              <w:left w:val="nil"/>
              <w:bottom w:val="nil"/>
              <w:right w:val="nil"/>
            </w:tcBorders>
            <w:shd w:val="clear" w:color="auto" w:fill="auto"/>
          </w:tcPr>
          <w:p w14:paraId="6C4D076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14:paraId="19F26F24" w14:textId="77777777" w:rsidTr="005D1DA9">
        <w:trPr>
          <w:trHeight w:val="301"/>
        </w:trPr>
        <w:tc>
          <w:tcPr>
            <w:tcW w:w="1517" w:type="pct"/>
            <w:tcBorders>
              <w:top w:val="nil"/>
              <w:left w:val="nil"/>
              <w:bottom w:val="nil"/>
              <w:right w:val="nil"/>
            </w:tcBorders>
            <w:shd w:val="clear" w:color="auto" w:fill="auto"/>
          </w:tcPr>
          <w:p w14:paraId="6B6814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FindLine</w:t>
            </w:r>
            <w:proofErr w:type="spellEnd"/>
          </w:p>
        </w:tc>
        <w:tc>
          <w:tcPr>
            <w:tcW w:w="3483" w:type="pct"/>
            <w:tcBorders>
              <w:top w:val="nil"/>
              <w:left w:val="nil"/>
              <w:bottom w:val="nil"/>
              <w:right w:val="nil"/>
            </w:tcBorders>
            <w:shd w:val="clear" w:color="auto" w:fill="auto"/>
          </w:tcPr>
          <w:p w14:paraId="12EC9A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14:paraId="5ACB3CEA" w14:textId="77777777" w:rsidTr="005D1DA9">
        <w:trPr>
          <w:trHeight w:val="301"/>
        </w:trPr>
        <w:tc>
          <w:tcPr>
            <w:tcW w:w="1517" w:type="pct"/>
            <w:tcBorders>
              <w:top w:val="nil"/>
              <w:left w:val="nil"/>
              <w:bottom w:val="nil"/>
              <w:right w:val="nil"/>
            </w:tcBorders>
            <w:shd w:val="clear" w:color="auto" w:fill="auto"/>
          </w:tcPr>
          <w:p w14:paraId="049E6FF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14:paraId="4D3A90A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14:paraId="53173AF2" w14:textId="77777777" w:rsidTr="005D1DA9">
        <w:trPr>
          <w:trHeight w:val="301"/>
        </w:trPr>
        <w:tc>
          <w:tcPr>
            <w:tcW w:w="1517" w:type="pct"/>
            <w:tcBorders>
              <w:top w:val="nil"/>
              <w:left w:val="nil"/>
              <w:bottom w:val="nil"/>
              <w:right w:val="nil"/>
            </w:tcBorders>
            <w:shd w:val="clear" w:color="auto" w:fill="auto"/>
          </w:tcPr>
          <w:p w14:paraId="41ECC15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14:paraId="32C1E26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34332ECD" w14:textId="77777777" w:rsidTr="005D1DA9">
        <w:trPr>
          <w:trHeight w:val="301"/>
        </w:trPr>
        <w:tc>
          <w:tcPr>
            <w:tcW w:w="1517" w:type="pct"/>
            <w:tcBorders>
              <w:top w:val="nil"/>
              <w:left w:val="nil"/>
              <w:bottom w:val="nil"/>
              <w:right w:val="nil"/>
            </w:tcBorders>
            <w:shd w:val="clear" w:color="auto" w:fill="auto"/>
          </w:tcPr>
          <w:p w14:paraId="3D3D323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NormFix</w:t>
            </w:r>
            <w:proofErr w:type="spellEnd"/>
          </w:p>
        </w:tc>
        <w:tc>
          <w:tcPr>
            <w:tcW w:w="3483" w:type="pct"/>
            <w:tcBorders>
              <w:top w:val="nil"/>
              <w:left w:val="nil"/>
              <w:bottom w:val="nil"/>
              <w:right w:val="nil"/>
            </w:tcBorders>
            <w:shd w:val="clear" w:color="auto" w:fill="auto"/>
          </w:tcPr>
          <w:p w14:paraId="6FBCAC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5FC5A60" w14:textId="77777777" w:rsidTr="005D1DA9">
        <w:trPr>
          <w:trHeight w:val="301"/>
        </w:trPr>
        <w:tc>
          <w:tcPr>
            <w:tcW w:w="1517" w:type="pct"/>
            <w:tcBorders>
              <w:top w:val="nil"/>
              <w:left w:val="nil"/>
              <w:bottom w:val="nil"/>
              <w:right w:val="nil"/>
            </w:tcBorders>
            <w:shd w:val="clear" w:color="auto" w:fill="auto"/>
          </w:tcPr>
          <w:p w14:paraId="2A9749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NumberSectionPoints</w:t>
            </w:r>
            <w:proofErr w:type="spellEnd"/>
          </w:p>
        </w:tc>
        <w:tc>
          <w:tcPr>
            <w:tcW w:w="3483" w:type="pct"/>
            <w:tcBorders>
              <w:top w:val="nil"/>
              <w:left w:val="nil"/>
              <w:bottom w:val="nil"/>
              <w:right w:val="nil"/>
            </w:tcBorders>
            <w:shd w:val="clear" w:color="auto" w:fill="auto"/>
          </w:tcPr>
          <w:p w14:paraId="08E075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FAFC9F2" w14:textId="77777777" w:rsidTr="005D1DA9">
        <w:trPr>
          <w:trHeight w:val="301"/>
        </w:trPr>
        <w:tc>
          <w:tcPr>
            <w:tcW w:w="1517" w:type="pct"/>
            <w:tcBorders>
              <w:top w:val="nil"/>
              <w:left w:val="nil"/>
              <w:bottom w:val="nil"/>
              <w:right w:val="nil"/>
            </w:tcBorders>
            <w:shd w:val="clear" w:color="auto" w:fill="auto"/>
          </w:tcPr>
          <w:p w14:paraId="5D23E7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14:paraId="4578A0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14:paraId="545D844F" w14:textId="77777777" w:rsidTr="005D1DA9">
        <w:trPr>
          <w:trHeight w:val="419"/>
        </w:trPr>
        <w:tc>
          <w:tcPr>
            <w:tcW w:w="1517" w:type="pct"/>
            <w:tcBorders>
              <w:top w:val="nil"/>
              <w:left w:val="nil"/>
              <w:bottom w:val="nil"/>
              <w:right w:val="nil"/>
            </w:tcBorders>
            <w:shd w:val="clear" w:color="auto" w:fill="auto"/>
          </w:tcPr>
          <w:p w14:paraId="55E319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14:paraId="0465E7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14:paraId="6F3406B8" w14:textId="77777777" w:rsidTr="005D1DA9">
        <w:trPr>
          <w:trHeight w:val="301"/>
        </w:trPr>
        <w:tc>
          <w:tcPr>
            <w:tcW w:w="1517" w:type="pct"/>
            <w:tcBorders>
              <w:top w:val="nil"/>
              <w:left w:val="nil"/>
              <w:bottom w:val="nil"/>
              <w:right w:val="nil"/>
            </w:tcBorders>
            <w:shd w:val="clear" w:color="auto" w:fill="auto"/>
          </w:tcPr>
          <w:p w14:paraId="22A9B97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VelLaw</w:t>
            </w:r>
            <w:proofErr w:type="spellEnd"/>
          </w:p>
        </w:tc>
        <w:tc>
          <w:tcPr>
            <w:tcW w:w="3483" w:type="pct"/>
            <w:tcBorders>
              <w:top w:val="nil"/>
              <w:left w:val="nil"/>
              <w:bottom w:val="nil"/>
              <w:right w:val="nil"/>
            </w:tcBorders>
            <w:shd w:val="clear" w:color="auto" w:fill="auto"/>
          </w:tcPr>
          <w:p w14:paraId="643C0F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14:paraId="39F2AADE" w14:textId="77777777" w:rsidR="00EC217D" w:rsidRPr="00376AFF" w:rsidRDefault="00EC217D" w:rsidP="00EC217D">
      <w:pPr>
        <w:spacing w:after="0" w:line="240" w:lineRule="auto"/>
        <w:jc w:val="center"/>
        <w:rPr>
          <w:rFonts w:ascii="Times New Roman" w:hAnsi="Times New Roman"/>
          <w:szCs w:val="24"/>
        </w:rPr>
      </w:pPr>
      <w:bookmarkStart w:id="682"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w:t>
      </w:r>
      <w:r w:rsidR="00131662" w:rsidRPr="00376AFF">
        <w:rPr>
          <w:rFonts w:ascii="Times New Roman" w:hAnsi="Times New Roman"/>
          <w:szCs w:val="24"/>
        </w:rPr>
        <w:fldChar w:fldCharType="end"/>
      </w:r>
      <w:bookmarkEnd w:id="682"/>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9AA0EB4" w14:textId="77777777" w:rsidTr="00822C58">
        <w:trPr>
          <w:trHeight w:val="301"/>
        </w:trPr>
        <w:tc>
          <w:tcPr>
            <w:tcW w:w="1439" w:type="pct"/>
            <w:tcBorders>
              <w:top w:val="nil"/>
              <w:left w:val="nil"/>
              <w:bottom w:val="nil"/>
              <w:right w:val="nil"/>
            </w:tcBorders>
            <w:shd w:val="clear" w:color="auto" w:fill="auto"/>
            <w:hideMark/>
          </w:tcPr>
          <w:p w14:paraId="2D91E16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50806B8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6505B79A" w14:textId="77777777" w:rsidTr="00822C58">
        <w:trPr>
          <w:trHeight w:val="419"/>
        </w:trPr>
        <w:tc>
          <w:tcPr>
            <w:tcW w:w="1439" w:type="pct"/>
            <w:tcBorders>
              <w:top w:val="nil"/>
              <w:left w:val="nil"/>
              <w:bottom w:val="nil"/>
              <w:right w:val="nil"/>
            </w:tcBorders>
            <w:shd w:val="clear" w:color="auto" w:fill="auto"/>
            <w:hideMark/>
          </w:tcPr>
          <w:p w14:paraId="3C0308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CalcPre</w:t>
            </w:r>
            <w:proofErr w:type="spellEnd"/>
          </w:p>
        </w:tc>
        <w:tc>
          <w:tcPr>
            <w:tcW w:w="3561" w:type="pct"/>
            <w:tcBorders>
              <w:top w:val="nil"/>
              <w:left w:val="nil"/>
              <w:bottom w:val="nil"/>
              <w:right w:val="nil"/>
            </w:tcBorders>
            <w:shd w:val="clear" w:color="auto" w:fill="auto"/>
            <w:hideMark/>
          </w:tcPr>
          <w:p w14:paraId="5B68F82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14:paraId="7F02309C" w14:textId="77777777" w:rsidTr="00822C58">
        <w:trPr>
          <w:trHeight w:val="301"/>
        </w:trPr>
        <w:tc>
          <w:tcPr>
            <w:tcW w:w="1439" w:type="pct"/>
            <w:tcBorders>
              <w:top w:val="nil"/>
              <w:left w:val="nil"/>
              <w:bottom w:val="nil"/>
              <w:right w:val="nil"/>
            </w:tcBorders>
            <w:shd w:val="clear" w:color="auto" w:fill="auto"/>
          </w:tcPr>
          <w:p w14:paraId="2761864F" w14:textId="77777777" w:rsidR="00EC217D"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Continuity_Equation</w:t>
            </w:r>
            <w:proofErr w:type="spellEnd"/>
          </w:p>
        </w:tc>
        <w:tc>
          <w:tcPr>
            <w:tcW w:w="3561" w:type="pct"/>
            <w:tcBorders>
              <w:top w:val="nil"/>
              <w:left w:val="nil"/>
              <w:bottom w:val="nil"/>
              <w:right w:val="nil"/>
            </w:tcBorders>
            <w:shd w:val="clear" w:color="auto" w:fill="auto"/>
          </w:tcPr>
          <w:p w14:paraId="636A45BC" w14:textId="77777777"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accumulate contributions for the continuity equation. Computation of velocity gradients and the second invariant of the strain-rate tensor.</w:t>
            </w:r>
          </w:p>
        </w:tc>
      </w:tr>
      <w:tr w:rsidR="00EC217D" w:rsidRPr="00376AFF" w14:paraId="0A844BF8" w14:textId="77777777" w:rsidTr="00822C58">
        <w:trPr>
          <w:trHeight w:val="301"/>
        </w:trPr>
        <w:tc>
          <w:tcPr>
            <w:tcW w:w="1439" w:type="pct"/>
            <w:tcBorders>
              <w:top w:val="nil"/>
              <w:left w:val="nil"/>
              <w:bottom w:val="nil"/>
              <w:right w:val="nil"/>
            </w:tcBorders>
            <w:shd w:val="clear" w:color="auto" w:fill="auto"/>
          </w:tcPr>
          <w:p w14:paraId="120FBF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inter_SmoothPres</w:t>
            </w:r>
            <w:proofErr w:type="spellEnd"/>
          </w:p>
        </w:tc>
        <w:tc>
          <w:tcPr>
            <w:tcW w:w="3561" w:type="pct"/>
            <w:tcBorders>
              <w:top w:val="nil"/>
              <w:left w:val="nil"/>
              <w:bottom w:val="nil"/>
              <w:right w:val="nil"/>
            </w:tcBorders>
            <w:shd w:val="clear" w:color="auto" w:fill="auto"/>
          </w:tcPr>
          <w:p w14:paraId="012F31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14:paraId="358CDA11" w14:textId="77777777" w:rsidTr="00822C58">
        <w:trPr>
          <w:trHeight w:val="301"/>
        </w:trPr>
        <w:tc>
          <w:tcPr>
            <w:tcW w:w="1439" w:type="pct"/>
            <w:tcBorders>
              <w:top w:val="nil"/>
              <w:left w:val="nil"/>
              <w:bottom w:val="nil"/>
              <w:right w:val="nil"/>
            </w:tcBorders>
            <w:shd w:val="clear" w:color="auto" w:fill="auto"/>
          </w:tcPr>
          <w:p w14:paraId="1063248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14:paraId="467C9C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376AFF" w14:paraId="7A40AC69" w14:textId="77777777" w:rsidTr="00822C58">
        <w:trPr>
          <w:trHeight w:val="301"/>
        </w:trPr>
        <w:tc>
          <w:tcPr>
            <w:tcW w:w="1439" w:type="pct"/>
            <w:tcBorders>
              <w:top w:val="nil"/>
              <w:left w:val="nil"/>
              <w:bottom w:val="nil"/>
              <w:right w:val="nil"/>
            </w:tcBorders>
            <w:shd w:val="clear" w:color="auto" w:fill="auto"/>
          </w:tcPr>
          <w:p w14:paraId="77968E3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14:paraId="65DA141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bl>
    <w:p w14:paraId="1E2328FD" w14:textId="77777777" w:rsidR="00EC217D" w:rsidRPr="00376AFF" w:rsidRDefault="00EC217D" w:rsidP="00EC217D">
      <w:pPr>
        <w:spacing w:after="0" w:line="240" w:lineRule="auto"/>
        <w:jc w:val="center"/>
        <w:rPr>
          <w:rFonts w:ascii="Times New Roman" w:hAnsi="Times New Roman"/>
          <w:szCs w:val="24"/>
        </w:rPr>
      </w:pPr>
      <w:bookmarkStart w:id="683"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2</w:t>
      </w:r>
      <w:r w:rsidR="00131662" w:rsidRPr="00376AFF">
        <w:rPr>
          <w:rFonts w:ascii="Times New Roman" w:hAnsi="Times New Roman"/>
          <w:szCs w:val="24"/>
        </w:rPr>
        <w:fldChar w:fldCharType="end"/>
      </w:r>
      <w:bookmarkEnd w:id="683"/>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w:t>
      </w:r>
      <w:proofErr w:type="spellStart"/>
      <w:r w:rsidRPr="00376AFF">
        <w:rPr>
          <w:rFonts w:ascii="Times New Roman" w:hAnsi="Times New Roman"/>
          <w:szCs w:val="24"/>
        </w:rPr>
        <w:t>BE_mass</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E83AAA"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14:paraId="2E2D4832" w14:textId="77777777" w:rsidTr="00822C58">
        <w:trPr>
          <w:trHeight w:val="301"/>
        </w:trPr>
        <w:tc>
          <w:tcPr>
            <w:tcW w:w="1439" w:type="pct"/>
            <w:tcBorders>
              <w:top w:val="nil"/>
              <w:left w:val="nil"/>
              <w:bottom w:val="nil"/>
              <w:right w:val="nil"/>
            </w:tcBorders>
            <w:shd w:val="clear" w:color="auto" w:fill="auto"/>
            <w:hideMark/>
          </w:tcPr>
          <w:p w14:paraId="791F73E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6AE778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7C9F9AFB" w14:textId="77777777" w:rsidTr="00822C58">
        <w:trPr>
          <w:trHeight w:val="419"/>
        </w:trPr>
        <w:tc>
          <w:tcPr>
            <w:tcW w:w="1439" w:type="pct"/>
            <w:tcBorders>
              <w:top w:val="nil"/>
              <w:left w:val="nil"/>
              <w:bottom w:val="nil"/>
              <w:right w:val="nil"/>
            </w:tcBorders>
            <w:shd w:val="clear" w:color="auto" w:fill="auto"/>
            <w:hideMark/>
          </w:tcPr>
          <w:p w14:paraId="1A3776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Diffumorris</w:t>
            </w:r>
            <w:proofErr w:type="spellEnd"/>
          </w:p>
        </w:tc>
        <w:tc>
          <w:tcPr>
            <w:tcW w:w="3561" w:type="pct"/>
            <w:tcBorders>
              <w:top w:val="nil"/>
              <w:left w:val="nil"/>
              <w:bottom w:val="nil"/>
              <w:right w:val="nil"/>
            </w:tcBorders>
            <w:shd w:val="clear" w:color="auto" w:fill="auto"/>
          </w:tcPr>
          <w:p w14:paraId="5CBDE8F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14:paraId="1A1AD50F" w14:textId="77777777" w:rsidTr="00822C58">
        <w:trPr>
          <w:trHeight w:val="301"/>
        </w:trPr>
        <w:tc>
          <w:tcPr>
            <w:tcW w:w="1439" w:type="pct"/>
            <w:tcBorders>
              <w:top w:val="nil"/>
              <w:left w:val="nil"/>
              <w:bottom w:val="nil"/>
              <w:right w:val="nil"/>
            </w:tcBorders>
            <w:shd w:val="clear" w:color="auto" w:fill="auto"/>
          </w:tcPr>
          <w:p w14:paraId="1209790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inter_EqMoto</w:t>
            </w:r>
            <w:proofErr w:type="spellEnd"/>
          </w:p>
        </w:tc>
        <w:tc>
          <w:tcPr>
            <w:tcW w:w="3561" w:type="pct"/>
            <w:tcBorders>
              <w:top w:val="nil"/>
              <w:left w:val="nil"/>
              <w:bottom w:val="nil"/>
              <w:right w:val="nil"/>
            </w:tcBorders>
            <w:shd w:val="clear" w:color="auto" w:fill="auto"/>
          </w:tcPr>
          <w:p w14:paraId="107601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14:paraId="6D635CE7" w14:textId="77777777" w:rsidTr="00822C58">
        <w:trPr>
          <w:trHeight w:val="301"/>
        </w:trPr>
        <w:tc>
          <w:tcPr>
            <w:tcW w:w="1439" w:type="pct"/>
            <w:tcBorders>
              <w:top w:val="nil"/>
              <w:left w:val="nil"/>
              <w:bottom w:val="nil"/>
              <w:right w:val="nil"/>
            </w:tcBorders>
            <w:shd w:val="clear" w:color="auto" w:fill="auto"/>
          </w:tcPr>
          <w:p w14:paraId="126C6E01"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velocity_smoothing</w:t>
            </w:r>
            <w:proofErr w:type="spellEnd"/>
          </w:p>
        </w:tc>
        <w:tc>
          <w:tcPr>
            <w:tcW w:w="3561" w:type="pct"/>
            <w:tcBorders>
              <w:top w:val="nil"/>
              <w:left w:val="nil"/>
              <w:bottom w:val="nil"/>
              <w:right w:val="nil"/>
            </w:tcBorders>
            <w:shd w:val="clear" w:color="auto" w:fill="auto"/>
          </w:tcPr>
          <w:p w14:paraId="64C4CFC3"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1C60A6DC" w14:textId="77777777" w:rsidTr="00822C58">
        <w:trPr>
          <w:trHeight w:val="301"/>
        </w:trPr>
        <w:tc>
          <w:tcPr>
            <w:tcW w:w="1439" w:type="pct"/>
            <w:tcBorders>
              <w:top w:val="nil"/>
              <w:left w:val="nil"/>
              <w:bottom w:val="nil"/>
              <w:right w:val="nil"/>
            </w:tcBorders>
            <w:shd w:val="clear" w:color="auto" w:fill="auto"/>
          </w:tcPr>
          <w:p w14:paraId="17F00DC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14:paraId="6F4DF298"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14:paraId="4635B9E7" w14:textId="77777777" w:rsidTr="00822C58">
        <w:trPr>
          <w:trHeight w:val="301"/>
        </w:trPr>
        <w:tc>
          <w:tcPr>
            <w:tcW w:w="1439" w:type="pct"/>
            <w:tcBorders>
              <w:top w:val="nil"/>
              <w:left w:val="nil"/>
              <w:bottom w:val="nil"/>
              <w:right w:val="nil"/>
            </w:tcBorders>
            <w:shd w:val="clear" w:color="auto" w:fill="auto"/>
          </w:tcPr>
          <w:p w14:paraId="42EE004B"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14:paraId="3F8E03D4" w14:textId="77777777"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14:paraId="04E6CBD5" w14:textId="77777777" w:rsidTr="00822C58">
        <w:trPr>
          <w:trHeight w:val="301"/>
        </w:trPr>
        <w:tc>
          <w:tcPr>
            <w:tcW w:w="1439" w:type="pct"/>
            <w:tcBorders>
              <w:top w:val="nil"/>
              <w:left w:val="nil"/>
              <w:bottom w:val="nil"/>
              <w:right w:val="nil"/>
            </w:tcBorders>
            <w:shd w:val="clear" w:color="auto" w:fill="auto"/>
          </w:tcPr>
          <w:p w14:paraId="16299D4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viscomon</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55825AE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376AFF" w14:paraId="1FFB42FA" w14:textId="77777777" w:rsidTr="00822C58">
        <w:trPr>
          <w:trHeight w:val="301"/>
        </w:trPr>
        <w:tc>
          <w:tcPr>
            <w:tcW w:w="1439" w:type="pct"/>
            <w:tcBorders>
              <w:top w:val="nil"/>
              <w:left w:val="nil"/>
              <w:bottom w:val="nil"/>
              <w:right w:val="nil"/>
            </w:tcBorders>
            <w:shd w:val="clear" w:color="auto" w:fill="auto"/>
          </w:tcPr>
          <w:p w14:paraId="2526516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viscomorris</w:t>
            </w:r>
            <w:proofErr w:type="spellEnd"/>
          </w:p>
        </w:tc>
        <w:tc>
          <w:tcPr>
            <w:tcW w:w="3561" w:type="pct"/>
            <w:tcBorders>
              <w:top w:val="nil"/>
              <w:left w:val="nil"/>
              <w:bottom w:val="nil"/>
              <w:right w:val="nil"/>
            </w:tcBorders>
            <w:shd w:val="clear" w:color="auto" w:fill="auto"/>
          </w:tcPr>
          <w:p w14:paraId="4A0E41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14:paraId="05452739" w14:textId="77777777" w:rsidR="00EC217D" w:rsidRPr="00376AFF" w:rsidRDefault="00EC217D" w:rsidP="00EC217D">
      <w:pPr>
        <w:spacing w:after="0" w:line="240" w:lineRule="auto"/>
        <w:jc w:val="center"/>
        <w:rPr>
          <w:rFonts w:ascii="Times New Roman" w:hAnsi="Times New Roman"/>
          <w:szCs w:val="24"/>
        </w:rPr>
      </w:pPr>
      <w:bookmarkStart w:id="684"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3</w:t>
      </w:r>
      <w:r w:rsidR="00131662" w:rsidRPr="00376AFF">
        <w:rPr>
          <w:rFonts w:ascii="Times New Roman" w:hAnsi="Times New Roman"/>
          <w:szCs w:val="24"/>
        </w:rPr>
        <w:fldChar w:fldCharType="end"/>
      </w:r>
      <w:bookmarkEnd w:id="684"/>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w:t>
      </w:r>
      <w:proofErr w:type="spellStart"/>
      <w:r w:rsidRPr="00376AFF">
        <w:rPr>
          <w:rFonts w:ascii="Times New Roman" w:hAnsi="Times New Roman"/>
          <w:szCs w:val="24"/>
        </w:rPr>
        <w:t>BE_momentum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8FE643D" w14:textId="77777777"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11625424" w14:textId="77777777" w:rsidTr="00822C58">
        <w:trPr>
          <w:trHeight w:val="301"/>
        </w:trPr>
        <w:tc>
          <w:tcPr>
            <w:tcW w:w="1439" w:type="pct"/>
            <w:tcBorders>
              <w:top w:val="nil"/>
              <w:left w:val="nil"/>
              <w:bottom w:val="nil"/>
              <w:right w:val="nil"/>
            </w:tcBorders>
            <w:shd w:val="clear" w:color="auto" w:fill="auto"/>
            <w:hideMark/>
          </w:tcPr>
          <w:p w14:paraId="62584A4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02688F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CBFC76C" w14:textId="77777777" w:rsidTr="00822C58">
        <w:trPr>
          <w:trHeight w:val="419"/>
        </w:trPr>
        <w:tc>
          <w:tcPr>
            <w:tcW w:w="1439" w:type="pct"/>
            <w:tcBorders>
              <w:top w:val="nil"/>
              <w:left w:val="nil"/>
              <w:bottom w:val="nil"/>
              <w:right w:val="nil"/>
            </w:tcBorders>
            <w:shd w:val="clear" w:color="auto" w:fill="auto"/>
          </w:tcPr>
          <w:p w14:paraId="044290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Body_dynamics_output</w:t>
            </w:r>
            <w:proofErr w:type="spellEnd"/>
          </w:p>
        </w:tc>
        <w:tc>
          <w:tcPr>
            <w:tcW w:w="3561" w:type="pct"/>
            <w:tcBorders>
              <w:top w:val="nil"/>
              <w:left w:val="nil"/>
              <w:bottom w:val="nil"/>
              <w:right w:val="nil"/>
            </w:tcBorders>
            <w:shd w:val="clear" w:color="auto" w:fill="auto"/>
          </w:tcPr>
          <w:p w14:paraId="08BC59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14:paraId="12326710" w14:textId="77777777" w:rsidTr="00822C58">
        <w:trPr>
          <w:trHeight w:val="301"/>
        </w:trPr>
        <w:tc>
          <w:tcPr>
            <w:tcW w:w="1439" w:type="pct"/>
            <w:tcBorders>
              <w:top w:val="nil"/>
              <w:left w:val="nil"/>
              <w:bottom w:val="nil"/>
              <w:right w:val="nil"/>
            </w:tcBorders>
            <w:shd w:val="clear" w:color="auto" w:fill="auto"/>
          </w:tcPr>
          <w:p w14:paraId="24525A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body_particles_to_continuity</w:t>
            </w:r>
            <w:proofErr w:type="spellEnd"/>
          </w:p>
        </w:tc>
        <w:tc>
          <w:tcPr>
            <w:tcW w:w="3561" w:type="pct"/>
            <w:tcBorders>
              <w:top w:val="nil"/>
              <w:left w:val="nil"/>
              <w:bottom w:val="nil"/>
              <w:right w:val="nil"/>
            </w:tcBorders>
            <w:shd w:val="clear" w:color="auto" w:fill="auto"/>
          </w:tcPr>
          <w:p w14:paraId="0670031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14:paraId="16C90145" w14:textId="77777777" w:rsidTr="00822C58">
        <w:trPr>
          <w:trHeight w:val="301"/>
        </w:trPr>
        <w:tc>
          <w:tcPr>
            <w:tcW w:w="1439" w:type="pct"/>
            <w:tcBorders>
              <w:top w:val="nil"/>
              <w:left w:val="nil"/>
              <w:bottom w:val="nil"/>
              <w:right w:val="nil"/>
            </w:tcBorders>
            <w:shd w:val="clear" w:color="auto" w:fill="auto"/>
          </w:tcPr>
          <w:p w14:paraId="32A89A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body_pressure_mirror</w:t>
            </w:r>
            <w:proofErr w:type="spellEnd"/>
          </w:p>
        </w:tc>
        <w:tc>
          <w:tcPr>
            <w:tcW w:w="3561" w:type="pct"/>
            <w:tcBorders>
              <w:top w:val="nil"/>
              <w:left w:val="nil"/>
              <w:bottom w:val="nil"/>
              <w:right w:val="nil"/>
            </w:tcBorders>
            <w:shd w:val="clear" w:color="auto" w:fill="auto"/>
          </w:tcPr>
          <w:p w14:paraId="092977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 CAF)</w:t>
            </w:r>
          </w:p>
        </w:tc>
      </w:tr>
      <w:tr w:rsidR="00EC217D" w:rsidRPr="00376AFF" w14:paraId="3CA89061" w14:textId="77777777" w:rsidTr="00822C58">
        <w:trPr>
          <w:trHeight w:val="301"/>
        </w:trPr>
        <w:tc>
          <w:tcPr>
            <w:tcW w:w="1439" w:type="pct"/>
            <w:tcBorders>
              <w:top w:val="nil"/>
              <w:left w:val="nil"/>
              <w:bottom w:val="nil"/>
              <w:right w:val="nil"/>
            </w:tcBorders>
            <w:shd w:val="clear" w:color="auto" w:fill="auto"/>
          </w:tcPr>
          <w:p w14:paraId="38427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body_pressure_postpro</w:t>
            </w:r>
            <w:proofErr w:type="spellEnd"/>
          </w:p>
        </w:tc>
        <w:tc>
          <w:tcPr>
            <w:tcW w:w="3561" w:type="pct"/>
            <w:tcBorders>
              <w:top w:val="nil"/>
              <w:left w:val="nil"/>
              <w:bottom w:val="nil"/>
              <w:right w:val="nil"/>
            </w:tcBorders>
            <w:shd w:val="clear" w:color="auto" w:fill="auto"/>
          </w:tcPr>
          <w:p w14:paraId="69960E1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14:paraId="069AB856" w14:textId="77777777" w:rsidTr="00822C58">
        <w:trPr>
          <w:trHeight w:val="301"/>
        </w:trPr>
        <w:tc>
          <w:tcPr>
            <w:tcW w:w="1439" w:type="pct"/>
            <w:tcBorders>
              <w:top w:val="nil"/>
              <w:left w:val="nil"/>
              <w:bottom w:val="nil"/>
              <w:right w:val="nil"/>
            </w:tcBorders>
            <w:shd w:val="clear" w:color="auto" w:fill="auto"/>
          </w:tcPr>
          <w:p w14:paraId="29B7C04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body_to_smoothing_pres</w:t>
            </w:r>
            <w:proofErr w:type="spellEnd"/>
          </w:p>
        </w:tc>
        <w:tc>
          <w:tcPr>
            <w:tcW w:w="3561" w:type="pct"/>
            <w:tcBorders>
              <w:top w:val="nil"/>
              <w:left w:val="nil"/>
              <w:bottom w:val="nil"/>
              <w:right w:val="nil"/>
            </w:tcBorders>
            <w:shd w:val="clear" w:color="auto" w:fill="auto"/>
          </w:tcPr>
          <w:p w14:paraId="0957C12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376AFF" w14:paraId="75D56E20" w14:textId="77777777" w:rsidTr="00822C58">
        <w:trPr>
          <w:trHeight w:val="301"/>
        </w:trPr>
        <w:tc>
          <w:tcPr>
            <w:tcW w:w="1439" w:type="pct"/>
            <w:tcBorders>
              <w:top w:val="nil"/>
              <w:left w:val="nil"/>
              <w:bottom w:val="nil"/>
              <w:right w:val="nil"/>
            </w:tcBorders>
            <w:shd w:val="clear" w:color="auto" w:fill="auto"/>
          </w:tcPr>
          <w:p w14:paraId="789E7EA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body_to_smoothing_vel</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736E9EF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376AFF" w14:paraId="0912DA63" w14:textId="77777777" w:rsidTr="00822C58">
        <w:trPr>
          <w:trHeight w:val="301"/>
        </w:trPr>
        <w:tc>
          <w:tcPr>
            <w:tcW w:w="1439" w:type="pct"/>
            <w:tcBorders>
              <w:top w:val="nil"/>
              <w:left w:val="nil"/>
              <w:bottom w:val="nil"/>
              <w:right w:val="nil"/>
            </w:tcBorders>
            <w:shd w:val="clear" w:color="auto" w:fill="auto"/>
          </w:tcPr>
          <w:p w14:paraId="17EEC0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Gamma_boun</w:t>
            </w:r>
            <w:proofErr w:type="spellEnd"/>
          </w:p>
        </w:tc>
        <w:tc>
          <w:tcPr>
            <w:tcW w:w="3561" w:type="pct"/>
            <w:tcBorders>
              <w:top w:val="nil"/>
              <w:left w:val="nil"/>
              <w:bottom w:val="nil"/>
              <w:right w:val="nil"/>
            </w:tcBorders>
            <w:shd w:val="clear" w:color="auto" w:fill="auto"/>
          </w:tcPr>
          <w:p w14:paraId="3D55365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376AFF" w14:paraId="4C78B383" w14:textId="77777777" w:rsidTr="00822C58">
        <w:trPr>
          <w:trHeight w:val="301"/>
        </w:trPr>
        <w:tc>
          <w:tcPr>
            <w:tcW w:w="1439" w:type="pct"/>
            <w:tcBorders>
              <w:top w:val="nil"/>
              <w:left w:val="nil"/>
              <w:bottom w:val="nil"/>
              <w:right w:val="nil"/>
            </w:tcBorders>
            <w:shd w:val="clear" w:color="auto" w:fill="auto"/>
          </w:tcPr>
          <w:p w14:paraId="3350CA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Input_Body_Dynamics</w:t>
            </w:r>
            <w:proofErr w:type="spellEnd"/>
          </w:p>
        </w:tc>
        <w:tc>
          <w:tcPr>
            <w:tcW w:w="3561" w:type="pct"/>
            <w:tcBorders>
              <w:top w:val="nil"/>
              <w:left w:val="nil"/>
              <w:bottom w:val="nil"/>
              <w:right w:val="nil"/>
            </w:tcBorders>
            <w:shd w:val="clear" w:color="auto" w:fill="auto"/>
          </w:tcPr>
          <w:p w14:paraId="3D7855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14:paraId="613F43B8" w14:textId="77777777" w:rsidTr="00822C58">
        <w:trPr>
          <w:trHeight w:val="301"/>
        </w:trPr>
        <w:tc>
          <w:tcPr>
            <w:tcW w:w="1439" w:type="pct"/>
            <w:tcBorders>
              <w:top w:val="nil"/>
              <w:left w:val="nil"/>
              <w:bottom w:val="nil"/>
              <w:right w:val="nil"/>
            </w:tcBorders>
            <w:shd w:val="clear" w:color="auto" w:fill="auto"/>
          </w:tcPr>
          <w:p w14:paraId="4D8B75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RHS_body_dynamics</w:t>
            </w:r>
            <w:proofErr w:type="spellEnd"/>
          </w:p>
        </w:tc>
        <w:tc>
          <w:tcPr>
            <w:tcW w:w="3561" w:type="pct"/>
            <w:tcBorders>
              <w:top w:val="nil"/>
              <w:left w:val="nil"/>
              <w:bottom w:val="nil"/>
              <w:right w:val="nil"/>
            </w:tcBorders>
            <w:shd w:val="clear" w:color="auto" w:fill="auto"/>
          </w:tcPr>
          <w:p w14:paraId="7A31BD7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al.,2015,CAF).</w:t>
            </w:r>
          </w:p>
        </w:tc>
      </w:tr>
    </w:tbl>
    <w:p w14:paraId="5315C57B" w14:textId="77777777" w:rsidR="00EC217D" w:rsidRPr="00376AFF" w:rsidRDefault="00EC217D" w:rsidP="00EC217D">
      <w:pPr>
        <w:spacing w:after="0" w:line="240" w:lineRule="auto"/>
        <w:jc w:val="center"/>
        <w:rPr>
          <w:rFonts w:ascii="Times New Roman" w:hAnsi="Times New Roman"/>
          <w:szCs w:val="24"/>
        </w:rPr>
      </w:pPr>
      <w:bookmarkStart w:id="685"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4</w:t>
      </w:r>
      <w:r w:rsidR="00131662" w:rsidRPr="00376AFF">
        <w:rPr>
          <w:rFonts w:ascii="Times New Roman" w:hAnsi="Times New Roman"/>
          <w:szCs w:val="24"/>
        </w:rPr>
        <w:fldChar w:fldCharType="end"/>
      </w:r>
      <w:bookmarkEnd w:id="685"/>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w:t>
      </w:r>
      <w:proofErr w:type="spellStart"/>
      <w:r w:rsidRPr="00376AFF">
        <w:rPr>
          <w:rFonts w:ascii="Times New Roman" w:hAnsi="Times New Roman"/>
          <w:szCs w:val="24"/>
        </w:rPr>
        <w:t>Body_Transport</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545DF25"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0B48AA6E" w14:textId="77777777" w:rsidTr="00822C58">
        <w:trPr>
          <w:trHeight w:val="301"/>
        </w:trPr>
        <w:tc>
          <w:tcPr>
            <w:tcW w:w="1439" w:type="pct"/>
            <w:tcBorders>
              <w:top w:val="nil"/>
              <w:left w:val="nil"/>
              <w:bottom w:val="nil"/>
              <w:right w:val="nil"/>
            </w:tcBorders>
            <w:shd w:val="clear" w:color="auto" w:fill="auto"/>
            <w:hideMark/>
          </w:tcPr>
          <w:p w14:paraId="648E51A6"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42DF4AE2"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1471FE" w14:textId="77777777" w:rsidTr="00822C58">
        <w:trPr>
          <w:trHeight w:val="301"/>
        </w:trPr>
        <w:tc>
          <w:tcPr>
            <w:tcW w:w="1439" w:type="pct"/>
            <w:tcBorders>
              <w:top w:val="nil"/>
              <w:left w:val="nil"/>
              <w:bottom w:val="nil"/>
              <w:right w:val="nil"/>
            </w:tcBorders>
            <w:shd w:val="clear" w:color="auto" w:fill="auto"/>
          </w:tcPr>
          <w:p w14:paraId="7DBEE7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mixture_viscosity</w:t>
            </w:r>
            <w:proofErr w:type="spellEnd"/>
            <w:r w:rsidRPr="00376AFF">
              <w:rPr>
                <w:rFonts w:ascii="Times New Roman" w:eastAsia="Times New Roman" w:hAnsi="Times New Roman"/>
                <w:bCs/>
                <w:color w:val="000000"/>
                <w:sz w:val="20"/>
                <w:szCs w:val="20"/>
                <w:lang w:eastAsia="en-GB"/>
              </w:rPr>
              <w:t xml:space="preserve"> </w:t>
            </w:r>
          </w:p>
        </w:tc>
        <w:tc>
          <w:tcPr>
            <w:tcW w:w="3561" w:type="pct"/>
            <w:tcBorders>
              <w:top w:val="nil"/>
              <w:left w:val="nil"/>
              <w:bottom w:val="nil"/>
              <w:right w:val="nil"/>
            </w:tcBorders>
            <w:shd w:val="clear" w:color="auto" w:fill="auto"/>
          </w:tcPr>
          <w:p w14:paraId="1FCE580B"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 IJCFD)</w:t>
            </w:r>
          </w:p>
        </w:tc>
      </w:tr>
      <w:tr w:rsidR="00EC217D" w:rsidRPr="00376AFF" w14:paraId="125452F8" w14:textId="77777777" w:rsidTr="00822C58">
        <w:trPr>
          <w:trHeight w:val="419"/>
        </w:trPr>
        <w:tc>
          <w:tcPr>
            <w:tcW w:w="1439" w:type="pct"/>
            <w:tcBorders>
              <w:top w:val="nil"/>
              <w:left w:val="nil"/>
              <w:bottom w:val="nil"/>
              <w:right w:val="nil"/>
            </w:tcBorders>
            <w:shd w:val="clear" w:color="auto" w:fill="auto"/>
          </w:tcPr>
          <w:p w14:paraId="0D65E8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Viscapp</w:t>
            </w:r>
            <w:proofErr w:type="spellEnd"/>
          </w:p>
        </w:tc>
        <w:tc>
          <w:tcPr>
            <w:tcW w:w="3561" w:type="pct"/>
            <w:tcBorders>
              <w:top w:val="nil"/>
              <w:left w:val="nil"/>
              <w:bottom w:val="nil"/>
              <w:right w:val="nil"/>
            </w:tcBorders>
            <w:shd w:val="clear" w:color="auto" w:fill="auto"/>
          </w:tcPr>
          <w:p w14:paraId="19955E6E" w14:textId="77777777"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al.,2012,JHE)</w:t>
            </w:r>
          </w:p>
        </w:tc>
      </w:tr>
    </w:tbl>
    <w:p w14:paraId="47FF9FA0" w14:textId="77777777" w:rsidR="00EC217D" w:rsidRPr="00376AFF" w:rsidRDefault="00EC217D" w:rsidP="00EC217D">
      <w:pPr>
        <w:spacing w:after="0" w:line="240" w:lineRule="auto"/>
        <w:jc w:val="center"/>
        <w:rPr>
          <w:rFonts w:ascii="Times New Roman" w:hAnsi="Times New Roman"/>
          <w:szCs w:val="24"/>
        </w:rPr>
      </w:pPr>
      <w:bookmarkStart w:id="686"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5</w:t>
      </w:r>
      <w:r w:rsidR="00131662" w:rsidRPr="00376AFF">
        <w:rPr>
          <w:rFonts w:ascii="Times New Roman" w:hAnsi="Times New Roman"/>
          <w:szCs w:val="24"/>
        </w:rPr>
        <w:fldChar w:fldCharType="end"/>
      </w:r>
      <w:bookmarkEnd w:id="686"/>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w:t>
      </w:r>
      <w:proofErr w:type="spellStart"/>
      <w:r w:rsidRPr="00376AFF">
        <w:rPr>
          <w:rFonts w:ascii="Times New Roman" w:hAnsi="Times New Roman"/>
          <w:szCs w:val="24"/>
        </w:rPr>
        <w:t>Constitutive_Equation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349BAB6C" w14:textId="77777777" w:rsidR="00756D53" w:rsidRPr="00376AFF" w:rsidRDefault="00756D53" w:rsidP="00EC217D">
      <w:pPr>
        <w:spacing w:after="0" w:line="240" w:lineRule="auto"/>
        <w:jc w:val="both"/>
        <w:rPr>
          <w:rFonts w:ascii="Times New Roman" w:hAnsi="Times New Roman"/>
          <w:sz w:val="24"/>
          <w:szCs w:val="24"/>
        </w:rPr>
      </w:pPr>
    </w:p>
    <w:p w14:paraId="530C1018" w14:textId="77777777" w:rsidR="00724131" w:rsidRPr="00376AFF" w:rsidRDefault="00724131" w:rsidP="009A174B">
      <w:pPr>
        <w:pStyle w:val="Amicarellititle3"/>
        <w:numPr>
          <w:ilvl w:val="2"/>
          <w:numId w:val="44"/>
        </w:numPr>
        <w:rPr>
          <w:lang w:val="en-GB"/>
        </w:rPr>
      </w:pPr>
      <w:bookmarkStart w:id="687" w:name="_Toc447005724"/>
      <w:bookmarkStart w:id="688" w:name="_Toc66716450"/>
      <w:r w:rsidRPr="00376AFF">
        <w:rPr>
          <w:lang w:val="en-GB"/>
        </w:rPr>
        <w:t>Program units for the boundary treatment scheme DB-SPH</w:t>
      </w:r>
      <w:bookmarkEnd w:id="687"/>
      <w:bookmarkEnd w:id="688"/>
    </w:p>
    <w:p w14:paraId="10D25BF6" w14:textId="77777777"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14:paraId="711EADC7" w14:textId="77777777" w:rsidR="00724131" w:rsidRPr="00376AFF" w:rsidRDefault="00724131" w:rsidP="00EC217D">
      <w:pPr>
        <w:spacing w:after="0" w:line="240" w:lineRule="auto"/>
        <w:jc w:val="both"/>
        <w:rPr>
          <w:rFonts w:ascii="Times New Roman" w:hAnsi="Times New Roman"/>
          <w:sz w:val="24"/>
          <w:szCs w:val="24"/>
        </w:rPr>
      </w:pPr>
    </w:p>
    <w:p w14:paraId="40FD9B16" w14:textId="77777777" w:rsidR="00A271C4" w:rsidRPr="00376AFF" w:rsidRDefault="00A271C4" w:rsidP="00EC217D">
      <w:pPr>
        <w:spacing w:after="0" w:line="240" w:lineRule="auto"/>
        <w:jc w:val="both"/>
        <w:rPr>
          <w:rFonts w:ascii="Times New Roman" w:hAnsi="Times New Roman"/>
          <w:sz w:val="24"/>
          <w:szCs w:val="24"/>
        </w:rPr>
      </w:pPr>
    </w:p>
    <w:p w14:paraId="5C337521" w14:textId="77777777" w:rsidR="00A271C4" w:rsidRPr="00376AFF" w:rsidRDefault="00A271C4" w:rsidP="00EC217D">
      <w:pPr>
        <w:spacing w:after="0" w:line="240" w:lineRule="auto"/>
        <w:jc w:val="both"/>
        <w:rPr>
          <w:rFonts w:ascii="Times New Roman" w:hAnsi="Times New Roman"/>
          <w:sz w:val="24"/>
          <w:szCs w:val="24"/>
        </w:rPr>
      </w:pPr>
    </w:p>
    <w:p w14:paraId="3D216089" w14:textId="77777777" w:rsidR="00131662" w:rsidRPr="00376AFF" w:rsidRDefault="00756D53" w:rsidP="009A174B">
      <w:pPr>
        <w:pStyle w:val="Amicarellititle3"/>
        <w:numPr>
          <w:ilvl w:val="2"/>
          <w:numId w:val="44"/>
        </w:numPr>
        <w:rPr>
          <w:lang w:val="en-GB"/>
        </w:rPr>
      </w:pPr>
      <w:bookmarkStart w:id="689" w:name="_Toc447005725"/>
      <w:bookmarkStart w:id="690" w:name="_Toc66716451"/>
      <w:r w:rsidRPr="00376AFF">
        <w:rPr>
          <w:lang w:val="en-GB"/>
        </w:rPr>
        <w:t>Program units for the erosion criterion</w:t>
      </w:r>
      <w:bookmarkEnd w:id="689"/>
      <w:bookmarkEnd w:id="690"/>
    </w:p>
    <w:p w14:paraId="448130AD" w14:textId="77777777"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w:t>
      </w:r>
      <w:proofErr w:type="spellStart"/>
      <w:r w:rsidR="00131662" w:rsidRPr="00376AFF">
        <w:rPr>
          <w:rFonts w:ascii="Times New Roman" w:hAnsi="Times New Roman"/>
          <w:sz w:val="24"/>
          <w:szCs w:val="24"/>
        </w:rPr>
        <w:t>Erosion_Criterion</w:t>
      </w:r>
      <w:proofErr w:type="spellEnd"/>
      <w:r w:rsidR="00131662"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 xml:space="preserve">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14:paraId="2B352C93" w14:textId="77777777" w:rsidR="00EC217D" w:rsidRPr="00376AFF" w:rsidRDefault="00EC217D" w:rsidP="00EC217D">
      <w:pPr>
        <w:spacing w:after="0" w:line="240" w:lineRule="auto"/>
        <w:jc w:val="both"/>
        <w:rPr>
          <w:rFonts w:ascii="Times New Roman" w:hAnsi="Times New Roman"/>
          <w:sz w:val="24"/>
          <w:szCs w:val="24"/>
        </w:rPr>
      </w:pPr>
    </w:p>
    <w:p w14:paraId="31FBC112" w14:textId="77777777" w:rsidR="00EC217D" w:rsidRPr="00376AFF" w:rsidRDefault="00756D53" w:rsidP="009A174B">
      <w:pPr>
        <w:pStyle w:val="Amicarellititle3"/>
        <w:numPr>
          <w:ilvl w:val="2"/>
          <w:numId w:val="44"/>
        </w:numPr>
        <w:ind w:left="1225" w:hanging="505"/>
        <w:rPr>
          <w:lang w:val="en-GB"/>
        </w:rPr>
      </w:pPr>
      <w:bookmarkStart w:id="691" w:name="_Toc447005726"/>
      <w:bookmarkStart w:id="692" w:name="_Toc66716452"/>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691"/>
      <w:bookmarkEnd w:id="692"/>
    </w:p>
    <w:p w14:paraId="222A95D3" w14:textId="77777777"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14:paraId="56C281AA"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14:paraId="61F30AA8" w14:textId="77777777" w:rsidTr="00A271C4">
        <w:trPr>
          <w:trHeight w:val="301"/>
        </w:trPr>
        <w:tc>
          <w:tcPr>
            <w:tcW w:w="1790" w:type="pct"/>
            <w:tcBorders>
              <w:top w:val="nil"/>
              <w:left w:val="nil"/>
              <w:bottom w:val="nil"/>
              <w:right w:val="nil"/>
            </w:tcBorders>
            <w:shd w:val="clear" w:color="auto" w:fill="auto"/>
            <w:hideMark/>
          </w:tcPr>
          <w:p w14:paraId="7EF5319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14:paraId="1F7B8D93"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078604A4" w14:textId="77777777" w:rsidTr="00A271C4">
        <w:trPr>
          <w:trHeight w:val="301"/>
        </w:trPr>
        <w:tc>
          <w:tcPr>
            <w:tcW w:w="1790" w:type="pct"/>
            <w:tcBorders>
              <w:top w:val="nil"/>
              <w:left w:val="nil"/>
              <w:bottom w:val="nil"/>
              <w:right w:val="nil"/>
            </w:tcBorders>
            <w:shd w:val="clear" w:color="auto" w:fill="auto"/>
          </w:tcPr>
          <w:p w14:paraId="43ECA9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adjacent_faces_isolated_points</w:t>
            </w:r>
            <w:proofErr w:type="spellEnd"/>
          </w:p>
        </w:tc>
        <w:tc>
          <w:tcPr>
            <w:tcW w:w="3210" w:type="pct"/>
            <w:tcBorders>
              <w:top w:val="nil"/>
              <w:left w:val="nil"/>
              <w:bottom w:val="nil"/>
              <w:right w:val="nil"/>
            </w:tcBorders>
            <w:shd w:val="clear" w:color="auto" w:fill="auto"/>
          </w:tcPr>
          <w:p w14:paraId="691FE4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Provided 2 adjacent triangular/quadrilateral faces, it finds at least 2 vertices not in common, at least one per face. They are ID_face1_iso and ID_face2_iso. In case the faces are not adjacent, then </w:t>
            </w:r>
            <w:proofErr w:type="spellStart"/>
            <w:r w:rsidRPr="00376AFF">
              <w:rPr>
                <w:rFonts w:ascii="Times New Roman" w:eastAsia="Times New Roman" w:hAnsi="Times New Roman"/>
                <w:bCs/>
                <w:color w:val="000000"/>
                <w:sz w:val="20"/>
                <w:szCs w:val="20"/>
                <w:lang w:eastAsia="en-GB"/>
              </w:rPr>
              <w:t>false_hyp</w:t>
            </w:r>
            <w:proofErr w:type="spellEnd"/>
            <w:r w:rsidRPr="00376AFF">
              <w:rPr>
                <w:rFonts w:ascii="Times New Roman" w:eastAsia="Times New Roman" w:hAnsi="Times New Roman"/>
                <w:bCs/>
                <w:color w:val="000000"/>
                <w:sz w:val="20"/>
                <w:szCs w:val="20"/>
                <w:lang w:eastAsia="en-GB"/>
              </w:rPr>
              <w:t>=.true.</w:t>
            </w:r>
          </w:p>
        </w:tc>
      </w:tr>
      <w:tr w:rsidR="00EC217D" w:rsidRPr="00376AFF" w14:paraId="4B3CD82C" w14:textId="77777777" w:rsidTr="00A271C4">
        <w:trPr>
          <w:trHeight w:val="419"/>
        </w:trPr>
        <w:tc>
          <w:tcPr>
            <w:tcW w:w="1790" w:type="pct"/>
            <w:tcBorders>
              <w:top w:val="nil"/>
              <w:left w:val="nil"/>
              <w:bottom w:val="nil"/>
              <w:right w:val="nil"/>
            </w:tcBorders>
            <w:shd w:val="clear" w:color="auto" w:fill="auto"/>
          </w:tcPr>
          <w:p w14:paraId="3B6CB0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BC_wall_elements</w:t>
            </w:r>
            <w:proofErr w:type="spellEnd"/>
          </w:p>
        </w:tc>
        <w:tc>
          <w:tcPr>
            <w:tcW w:w="3210" w:type="pct"/>
            <w:tcBorders>
              <w:top w:val="nil"/>
              <w:left w:val="nil"/>
              <w:bottom w:val="nil"/>
              <w:right w:val="nil"/>
            </w:tcBorders>
            <w:shd w:val="clear" w:color="auto" w:fill="auto"/>
          </w:tcPr>
          <w:p w14:paraId="53BE6B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 IJNME).</w:t>
            </w:r>
          </w:p>
        </w:tc>
      </w:tr>
      <w:tr w:rsidR="00A271C4" w:rsidRPr="00376AFF" w14:paraId="53FAD223" w14:textId="77777777" w:rsidTr="00A271C4">
        <w:trPr>
          <w:trHeight w:val="419"/>
        </w:trPr>
        <w:tc>
          <w:tcPr>
            <w:tcW w:w="1790" w:type="pct"/>
            <w:tcBorders>
              <w:top w:val="nil"/>
              <w:left w:val="nil"/>
              <w:bottom w:val="nil"/>
              <w:right w:val="nil"/>
            </w:tcBorders>
            <w:shd w:val="clear" w:color="auto" w:fill="auto"/>
          </w:tcPr>
          <w:p w14:paraId="783DF67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DBSPH_BC_shear_viscosity_term</w:t>
            </w:r>
            <w:proofErr w:type="spellEnd"/>
          </w:p>
        </w:tc>
        <w:tc>
          <w:tcPr>
            <w:tcW w:w="3210" w:type="pct"/>
            <w:tcBorders>
              <w:top w:val="nil"/>
              <w:left w:val="nil"/>
              <w:bottom w:val="nil"/>
              <w:right w:val="nil"/>
            </w:tcBorders>
            <w:shd w:val="clear" w:color="auto" w:fill="auto"/>
          </w:tcPr>
          <w:p w14:paraId="7C25DF7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14:paraId="63E346A0" w14:textId="77777777" w:rsidTr="00A271C4">
        <w:trPr>
          <w:trHeight w:val="301"/>
        </w:trPr>
        <w:tc>
          <w:tcPr>
            <w:tcW w:w="1790" w:type="pct"/>
            <w:tcBorders>
              <w:top w:val="nil"/>
              <w:left w:val="nil"/>
              <w:bottom w:val="nil"/>
              <w:right w:val="nil"/>
            </w:tcBorders>
            <w:shd w:val="clear" w:color="auto" w:fill="auto"/>
          </w:tcPr>
          <w:p w14:paraId="585C76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DBSPH_find_close_faces</w:t>
            </w:r>
            <w:proofErr w:type="spellEnd"/>
          </w:p>
        </w:tc>
        <w:tc>
          <w:tcPr>
            <w:tcW w:w="3210" w:type="pct"/>
            <w:tcBorders>
              <w:top w:val="nil"/>
              <w:left w:val="nil"/>
              <w:bottom w:val="nil"/>
              <w:right w:val="nil"/>
            </w:tcBorders>
            <w:shd w:val="clear" w:color="auto" w:fill="auto"/>
          </w:tcPr>
          <w:p w14:paraId="6E4B90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14:paraId="68B4FAE8" w14:textId="77777777" w:rsidTr="00A271C4">
        <w:trPr>
          <w:trHeight w:val="301"/>
        </w:trPr>
        <w:tc>
          <w:tcPr>
            <w:tcW w:w="1790" w:type="pct"/>
            <w:tcBorders>
              <w:top w:val="nil"/>
              <w:left w:val="nil"/>
              <w:bottom w:val="nil"/>
              <w:right w:val="nil"/>
            </w:tcBorders>
            <w:shd w:val="clear" w:color="auto" w:fill="auto"/>
          </w:tcPr>
          <w:p w14:paraId="21194F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DBSPH_IC_surface_elements</w:t>
            </w:r>
            <w:proofErr w:type="spellEnd"/>
          </w:p>
        </w:tc>
        <w:tc>
          <w:tcPr>
            <w:tcW w:w="3210" w:type="pct"/>
            <w:tcBorders>
              <w:top w:val="nil"/>
              <w:left w:val="nil"/>
              <w:bottom w:val="nil"/>
              <w:right w:val="nil"/>
            </w:tcBorders>
            <w:shd w:val="clear" w:color="auto" w:fill="auto"/>
          </w:tcPr>
          <w:p w14:paraId="630F9A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376AFF" w14:paraId="13C4FBA6" w14:textId="77777777" w:rsidTr="00A271C4">
        <w:trPr>
          <w:trHeight w:val="301"/>
        </w:trPr>
        <w:tc>
          <w:tcPr>
            <w:tcW w:w="1790" w:type="pct"/>
            <w:tcBorders>
              <w:top w:val="nil"/>
              <w:left w:val="nil"/>
              <w:bottom w:val="nil"/>
              <w:right w:val="nil"/>
            </w:tcBorders>
            <w:shd w:val="clear" w:color="auto" w:fill="auto"/>
          </w:tcPr>
          <w:p w14:paraId="020A8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DBSPH_inlet_outlet</w:t>
            </w:r>
            <w:proofErr w:type="spellEnd"/>
          </w:p>
        </w:tc>
        <w:tc>
          <w:tcPr>
            <w:tcW w:w="3210" w:type="pct"/>
            <w:tcBorders>
              <w:top w:val="nil"/>
              <w:left w:val="nil"/>
              <w:bottom w:val="nil"/>
              <w:right w:val="nil"/>
            </w:tcBorders>
            <w:shd w:val="clear" w:color="auto" w:fill="auto"/>
          </w:tcPr>
          <w:p w14:paraId="6836A7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14:paraId="76F10466" w14:textId="77777777" w:rsidTr="00A271C4">
        <w:trPr>
          <w:trHeight w:val="301"/>
        </w:trPr>
        <w:tc>
          <w:tcPr>
            <w:tcW w:w="1790" w:type="pct"/>
            <w:tcBorders>
              <w:top w:val="nil"/>
              <w:left w:val="nil"/>
              <w:bottom w:val="nil"/>
              <w:right w:val="nil"/>
            </w:tcBorders>
            <w:shd w:val="clear" w:color="auto" w:fill="auto"/>
          </w:tcPr>
          <w:p w14:paraId="06F6DC7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DBSPH_kinematics</w:t>
            </w:r>
            <w:proofErr w:type="spellEnd"/>
          </w:p>
        </w:tc>
        <w:tc>
          <w:tcPr>
            <w:tcW w:w="3210" w:type="pct"/>
            <w:tcBorders>
              <w:top w:val="nil"/>
              <w:left w:val="nil"/>
              <w:bottom w:val="nil"/>
              <w:right w:val="nil"/>
            </w:tcBorders>
            <w:shd w:val="clear" w:color="auto" w:fill="auto"/>
          </w:tcPr>
          <w:p w14:paraId="477537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14:paraId="33CFACF1" w14:textId="77777777" w:rsidTr="00A271C4">
        <w:trPr>
          <w:trHeight w:val="301"/>
        </w:trPr>
        <w:tc>
          <w:tcPr>
            <w:tcW w:w="1790" w:type="pct"/>
            <w:tcBorders>
              <w:top w:val="nil"/>
              <w:left w:val="nil"/>
              <w:bottom w:val="nil"/>
              <w:right w:val="nil"/>
            </w:tcBorders>
            <w:shd w:val="clear" w:color="auto" w:fill="auto"/>
          </w:tcPr>
          <w:p w14:paraId="1742BF0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DBSPH_velocity_gradients_VSL_SNBL</w:t>
            </w:r>
            <w:proofErr w:type="spellEnd"/>
          </w:p>
        </w:tc>
        <w:tc>
          <w:tcPr>
            <w:tcW w:w="3210" w:type="pct"/>
            <w:tcBorders>
              <w:top w:val="nil"/>
              <w:left w:val="nil"/>
              <w:bottom w:val="nil"/>
              <w:right w:val="nil"/>
            </w:tcBorders>
            <w:shd w:val="clear" w:color="auto" w:fill="auto"/>
          </w:tcPr>
          <w:p w14:paraId="76A85B9E"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w:t>
            </w:r>
            <w:proofErr w:type="spellStart"/>
            <w:r w:rsidRPr="00376AFF">
              <w:rPr>
                <w:rFonts w:ascii="Times New Roman" w:eastAsia="Times New Roman" w:hAnsi="Times New Roman"/>
                <w:bCs/>
                <w:color w:val="000000"/>
                <w:sz w:val="20"/>
                <w:szCs w:val="20"/>
                <w:lang w:eastAsia="en-GB"/>
              </w:rPr>
              <w:t>DBSPH_BC_shear_viscosity_term</w:t>
            </w:r>
            <w:proofErr w:type="spellEnd"/>
            <w:r w:rsidRPr="00376AFF">
              <w:rPr>
                <w:rFonts w:ascii="Times New Roman" w:eastAsia="Times New Roman" w:hAnsi="Times New Roman"/>
                <w:bCs/>
                <w:color w:val="000000"/>
                <w:sz w:val="20"/>
                <w:szCs w:val="20"/>
                <w:lang w:eastAsia="en-GB"/>
              </w:rPr>
              <w:t>":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14:paraId="7AC19402" w14:textId="77777777" w:rsidTr="00A271C4">
        <w:trPr>
          <w:trHeight w:val="301"/>
        </w:trPr>
        <w:tc>
          <w:tcPr>
            <w:tcW w:w="1790" w:type="pct"/>
            <w:tcBorders>
              <w:top w:val="nil"/>
              <w:left w:val="nil"/>
              <w:bottom w:val="nil"/>
              <w:right w:val="nil"/>
            </w:tcBorders>
            <w:shd w:val="clear" w:color="auto" w:fill="auto"/>
          </w:tcPr>
          <w:p w14:paraId="412A6CC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14:paraId="139CA062"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14:paraId="4D3738E4" w14:textId="77777777" w:rsidTr="00A271C4">
        <w:trPr>
          <w:trHeight w:val="301"/>
        </w:trPr>
        <w:tc>
          <w:tcPr>
            <w:tcW w:w="1790" w:type="pct"/>
            <w:tcBorders>
              <w:top w:val="nil"/>
              <w:left w:val="nil"/>
              <w:bottom w:val="nil"/>
              <w:right w:val="nil"/>
            </w:tcBorders>
            <w:shd w:val="clear" w:color="auto" w:fill="auto"/>
          </w:tcPr>
          <w:p w14:paraId="6F580AB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w:t>
            </w:r>
            <w:proofErr w:type="spellEnd"/>
          </w:p>
        </w:tc>
        <w:tc>
          <w:tcPr>
            <w:tcW w:w="3210" w:type="pct"/>
            <w:tcBorders>
              <w:top w:val="nil"/>
              <w:left w:val="nil"/>
              <w:bottom w:val="nil"/>
              <w:right w:val="nil"/>
            </w:tcBorders>
            <w:shd w:val="clear" w:color="auto" w:fill="auto"/>
          </w:tcPr>
          <w:p w14:paraId="1F9FB6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376AFF" w14:paraId="183B0850" w14:textId="77777777" w:rsidTr="00A271C4">
        <w:trPr>
          <w:trHeight w:val="301"/>
        </w:trPr>
        <w:tc>
          <w:tcPr>
            <w:tcW w:w="1790" w:type="pct"/>
            <w:tcBorders>
              <w:top w:val="nil"/>
              <w:left w:val="nil"/>
              <w:bottom w:val="nil"/>
              <w:right w:val="nil"/>
            </w:tcBorders>
            <w:shd w:val="clear" w:color="auto" w:fill="auto"/>
          </w:tcPr>
          <w:p w14:paraId="5A8E5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Gradients_to_MUSCL_boundary</w:t>
            </w:r>
            <w:proofErr w:type="spellEnd"/>
          </w:p>
        </w:tc>
        <w:tc>
          <w:tcPr>
            <w:tcW w:w="3210" w:type="pct"/>
            <w:tcBorders>
              <w:top w:val="nil"/>
              <w:left w:val="nil"/>
              <w:bottom w:val="nil"/>
              <w:right w:val="nil"/>
            </w:tcBorders>
            <w:shd w:val="clear" w:color="auto" w:fill="auto"/>
          </w:tcPr>
          <w:p w14:paraId="22EA79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14:paraId="0C6A790B" w14:textId="77777777" w:rsidTr="00A271C4">
        <w:trPr>
          <w:trHeight w:val="301"/>
        </w:trPr>
        <w:tc>
          <w:tcPr>
            <w:tcW w:w="1790" w:type="pct"/>
            <w:tcBorders>
              <w:top w:val="nil"/>
              <w:left w:val="nil"/>
              <w:bottom w:val="nil"/>
              <w:right w:val="nil"/>
            </w:tcBorders>
            <w:shd w:val="clear" w:color="auto" w:fill="auto"/>
          </w:tcPr>
          <w:p w14:paraId="2BBA9A0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Import_ply_surface_meshes</w:t>
            </w:r>
            <w:proofErr w:type="spellEnd"/>
          </w:p>
        </w:tc>
        <w:tc>
          <w:tcPr>
            <w:tcW w:w="3210" w:type="pct"/>
            <w:tcBorders>
              <w:top w:val="nil"/>
              <w:left w:val="nil"/>
              <w:bottom w:val="nil"/>
              <w:right w:val="nil"/>
            </w:tcBorders>
            <w:shd w:val="clear" w:color="auto" w:fill="auto"/>
          </w:tcPr>
          <w:p w14:paraId="30B4353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import the surface meshes (generated by </w:t>
            </w:r>
            <w:proofErr w:type="spellStart"/>
            <w:r w:rsidRPr="00376AFF">
              <w:rPr>
                <w:rFonts w:ascii="Times New Roman" w:eastAsia="Times New Roman" w:hAnsi="Times New Roman"/>
                <w:bCs/>
                <w:color w:val="000000"/>
                <w:sz w:val="20"/>
                <w:szCs w:val="20"/>
                <w:lang w:eastAsia="en-GB"/>
              </w:rPr>
              <w:t>SnappyHexMesh</w:t>
            </w:r>
            <w:proofErr w:type="spellEnd"/>
            <w:r w:rsidRPr="00376AFF">
              <w:rPr>
                <w:rFonts w:ascii="Times New Roman" w:eastAsia="Times New Roman" w:hAnsi="Times New Roman"/>
                <w:bCs/>
                <w:color w:val="000000"/>
                <w:sz w:val="20"/>
                <w:szCs w:val="20"/>
                <w:lang w:eastAsia="en-GB"/>
              </w:rPr>
              <w:t xml:space="preserve"> -OpenFOAM-), as converted by Paraview into .ply files. This subroutine is mandatory and activated only for the DB-SPH boundary treatment scheme.</w:t>
            </w:r>
          </w:p>
        </w:tc>
      </w:tr>
      <w:tr w:rsidR="00EC217D" w:rsidRPr="00376AFF" w14:paraId="40E9BEF7" w14:textId="77777777" w:rsidTr="00A271C4">
        <w:trPr>
          <w:trHeight w:val="301"/>
        </w:trPr>
        <w:tc>
          <w:tcPr>
            <w:tcW w:w="1790" w:type="pct"/>
            <w:tcBorders>
              <w:top w:val="nil"/>
              <w:left w:val="nil"/>
              <w:bottom w:val="nil"/>
              <w:right w:val="nil"/>
            </w:tcBorders>
            <w:shd w:val="clear" w:color="auto" w:fill="auto"/>
          </w:tcPr>
          <w:p w14:paraId="6BB24A5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semi_particle_volumes</w:t>
            </w:r>
            <w:proofErr w:type="spellEnd"/>
          </w:p>
        </w:tc>
        <w:tc>
          <w:tcPr>
            <w:tcW w:w="3210" w:type="pct"/>
            <w:tcBorders>
              <w:top w:val="nil"/>
              <w:left w:val="nil"/>
              <w:bottom w:val="nil"/>
              <w:right w:val="nil"/>
            </w:tcBorders>
            <w:shd w:val="clear" w:color="auto" w:fill="auto"/>
          </w:tcPr>
          <w:p w14:paraId="31DB30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14:paraId="07A16760" w14:textId="77777777" w:rsidTr="00A271C4">
        <w:trPr>
          <w:trHeight w:val="301"/>
        </w:trPr>
        <w:tc>
          <w:tcPr>
            <w:tcW w:w="1790" w:type="pct"/>
            <w:tcBorders>
              <w:top w:val="nil"/>
              <w:left w:val="nil"/>
              <w:bottom w:val="nil"/>
              <w:right w:val="nil"/>
            </w:tcBorders>
            <w:shd w:val="clear" w:color="auto" w:fill="auto"/>
          </w:tcPr>
          <w:p w14:paraId="624FF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wall_elements_pp</w:t>
            </w:r>
            <w:proofErr w:type="spellEnd"/>
          </w:p>
        </w:tc>
        <w:tc>
          <w:tcPr>
            <w:tcW w:w="3210" w:type="pct"/>
            <w:tcBorders>
              <w:top w:val="nil"/>
              <w:left w:val="nil"/>
              <w:bottom w:val="nil"/>
              <w:right w:val="nil"/>
            </w:tcBorders>
            <w:shd w:val="clear" w:color="auto" w:fill="auto"/>
          </w:tcPr>
          <w:p w14:paraId="2FD133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14:paraId="499497CC" w14:textId="77777777" w:rsidTr="00A271C4">
        <w:trPr>
          <w:trHeight w:val="301"/>
        </w:trPr>
        <w:tc>
          <w:tcPr>
            <w:tcW w:w="1790" w:type="pct"/>
            <w:tcBorders>
              <w:top w:val="nil"/>
              <w:left w:val="nil"/>
              <w:bottom w:val="nil"/>
              <w:right w:val="nil"/>
            </w:tcBorders>
            <w:shd w:val="clear" w:color="auto" w:fill="auto"/>
          </w:tcPr>
          <w:p w14:paraId="560790E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wavy_inlet</w:t>
            </w:r>
            <w:proofErr w:type="spellEnd"/>
          </w:p>
        </w:tc>
        <w:tc>
          <w:tcPr>
            <w:tcW w:w="3210" w:type="pct"/>
            <w:tcBorders>
              <w:top w:val="nil"/>
              <w:left w:val="nil"/>
              <w:bottom w:val="nil"/>
              <w:right w:val="nil"/>
            </w:tcBorders>
            <w:shd w:val="clear" w:color="auto" w:fill="auto"/>
          </w:tcPr>
          <w:p w14:paraId="7B50107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14:paraId="64903C9B" w14:textId="77777777" w:rsidR="00EC217D" w:rsidRPr="00376AFF" w:rsidRDefault="00EC217D" w:rsidP="00EC217D">
      <w:pPr>
        <w:spacing w:after="0" w:line="240" w:lineRule="auto"/>
        <w:jc w:val="center"/>
        <w:rPr>
          <w:rFonts w:ascii="Times New Roman" w:hAnsi="Times New Roman"/>
          <w:szCs w:val="24"/>
        </w:rPr>
      </w:pPr>
      <w:bookmarkStart w:id="693"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6</w:t>
      </w:r>
      <w:r w:rsidR="00131662" w:rsidRPr="00376AFF">
        <w:rPr>
          <w:rFonts w:ascii="Times New Roman" w:hAnsi="Times New Roman"/>
          <w:szCs w:val="24"/>
        </w:rPr>
        <w:fldChar w:fldCharType="end"/>
      </w:r>
      <w:bookmarkEnd w:id="693"/>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14:paraId="0C71FBCD" w14:textId="77777777"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14:paraId="0BD593C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14:paraId="501206E1" w14:textId="77777777" w:rsidTr="00822C58">
        <w:trPr>
          <w:trHeight w:val="301"/>
        </w:trPr>
        <w:tc>
          <w:tcPr>
            <w:tcW w:w="1439" w:type="pct"/>
            <w:tcBorders>
              <w:top w:val="nil"/>
              <w:left w:val="nil"/>
              <w:bottom w:val="nil"/>
              <w:right w:val="nil"/>
            </w:tcBorders>
            <w:shd w:val="clear" w:color="auto" w:fill="auto"/>
            <w:hideMark/>
          </w:tcPr>
          <w:p w14:paraId="1B923A5E"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14:paraId="53D5E72A"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5E0B8B26" w14:textId="77777777" w:rsidTr="00822C58">
        <w:trPr>
          <w:trHeight w:val="301"/>
        </w:trPr>
        <w:tc>
          <w:tcPr>
            <w:tcW w:w="1439" w:type="pct"/>
            <w:tcBorders>
              <w:top w:val="nil"/>
              <w:left w:val="nil"/>
              <w:bottom w:val="nil"/>
              <w:right w:val="nil"/>
            </w:tcBorders>
            <w:shd w:val="clear" w:color="auto" w:fill="auto"/>
          </w:tcPr>
          <w:p w14:paraId="5E9ED0A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compute_k_BetaGamma</w:t>
            </w:r>
            <w:proofErr w:type="spellEnd"/>
          </w:p>
        </w:tc>
        <w:tc>
          <w:tcPr>
            <w:tcW w:w="3561" w:type="pct"/>
            <w:tcBorders>
              <w:top w:val="nil"/>
              <w:left w:val="nil"/>
              <w:bottom w:val="nil"/>
              <w:right w:val="nil"/>
            </w:tcBorders>
            <w:shd w:val="clear" w:color="auto" w:fill="auto"/>
          </w:tcPr>
          <w:p w14:paraId="0DB7C4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xml:space="preserve">/teta_c,00. </w:t>
            </w:r>
            <w:proofErr w:type="spellStart"/>
            <w:r w:rsidRPr="00376AFF">
              <w:rPr>
                <w:rFonts w:ascii="Times New Roman" w:eastAsia="Times New Roman" w:hAnsi="Times New Roman"/>
                <w:bCs/>
                <w:color w:val="000000"/>
                <w:sz w:val="20"/>
                <w:szCs w:val="20"/>
                <w:lang w:eastAsia="en-GB"/>
              </w:rPr>
              <w:t>k_BetaGamma</w:t>
            </w:r>
            <w:proofErr w:type="spellEnd"/>
            <w:r w:rsidRPr="00376AFF">
              <w:rPr>
                <w:rFonts w:ascii="Times New Roman" w:eastAsia="Times New Roman" w:hAnsi="Times New Roman"/>
                <w:bCs/>
                <w:color w:val="000000"/>
                <w:sz w:val="20"/>
                <w:szCs w:val="20"/>
                <w:lang w:eastAsia="en-GB"/>
              </w:rPr>
              <w:t xml:space="preserve"> is the ratio between Shields critical non-dimensional stress for a generic 3D slope (</w:t>
            </w:r>
            <w:proofErr w:type="spellStart"/>
            <w:r w:rsidRPr="00376AFF">
              <w:rPr>
                <w:rFonts w:ascii="Times New Roman" w:eastAsia="Times New Roman" w:hAnsi="Times New Roman"/>
                <w:bCs/>
                <w:color w:val="000000"/>
                <w:sz w:val="20"/>
                <w:szCs w:val="20"/>
                <w:lang w:eastAsia="en-GB"/>
              </w:rPr>
              <w:t>teta_c</w:t>
            </w:r>
            <w:proofErr w:type="spellEnd"/>
            <w:r w:rsidRPr="00376AFF">
              <w:rPr>
                <w:rFonts w:ascii="Times New Roman" w:eastAsia="Times New Roman" w:hAnsi="Times New Roman"/>
                <w:bCs/>
                <w:color w:val="000000"/>
                <w:sz w:val="20"/>
                <w:szCs w:val="20"/>
                <w:lang w:eastAsia="en-GB"/>
              </w:rPr>
              <w:t>) and its analogous value defined by Shields diagram (teta_c,00) on flat bed.</w:t>
            </w:r>
          </w:p>
        </w:tc>
      </w:tr>
      <w:tr w:rsidR="00A271C4" w:rsidRPr="00376AFF" w14:paraId="50AF97C3" w14:textId="77777777" w:rsidTr="00585F46">
        <w:trPr>
          <w:trHeight w:val="301"/>
        </w:trPr>
        <w:tc>
          <w:tcPr>
            <w:tcW w:w="1439" w:type="pct"/>
            <w:tcBorders>
              <w:top w:val="nil"/>
              <w:left w:val="nil"/>
              <w:bottom w:val="nil"/>
              <w:right w:val="nil"/>
            </w:tcBorders>
            <w:shd w:val="clear" w:color="auto" w:fill="auto"/>
          </w:tcPr>
          <w:p w14:paraId="7BE607B8"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14:paraId="42C312A8"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376AFF" w14:paraId="1E031AB0" w14:textId="77777777" w:rsidTr="00822C58">
        <w:trPr>
          <w:trHeight w:val="419"/>
        </w:trPr>
        <w:tc>
          <w:tcPr>
            <w:tcW w:w="1439" w:type="pct"/>
            <w:tcBorders>
              <w:top w:val="nil"/>
              <w:left w:val="nil"/>
              <w:bottom w:val="nil"/>
              <w:right w:val="nil"/>
            </w:tcBorders>
            <w:shd w:val="clear" w:color="auto" w:fill="auto"/>
          </w:tcPr>
          <w:p w14:paraId="7B5E00C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fixed_bed_slope_limited</w:t>
            </w:r>
            <w:proofErr w:type="spellEnd"/>
          </w:p>
        </w:tc>
        <w:tc>
          <w:tcPr>
            <w:tcW w:w="3561" w:type="pct"/>
            <w:tcBorders>
              <w:top w:val="nil"/>
              <w:left w:val="nil"/>
              <w:bottom w:val="nil"/>
              <w:right w:val="nil"/>
            </w:tcBorders>
            <w:shd w:val="clear" w:color="auto" w:fill="auto"/>
          </w:tcPr>
          <w:p w14:paraId="6050FCE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14:paraId="6949BC82" w14:textId="77777777" w:rsidTr="00822C58">
        <w:trPr>
          <w:trHeight w:val="301"/>
        </w:trPr>
        <w:tc>
          <w:tcPr>
            <w:tcW w:w="1439" w:type="pct"/>
            <w:tcBorders>
              <w:top w:val="nil"/>
              <w:left w:val="nil"/>
              <w:bottom w:val="nil"/>
              <w:right w:val="nil"/>
            </w:tcBorders>
            <w:shd w:val="clear" w:color="auto" w:fill="auto"/>
          </w:tcPr>
          <w:p w14:paraId="782393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14:paraId="07E14C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w:t>
            </w:r>
            <w:proofErr w:type="spellStart"/>
            <w:r w:rsidRPr="00376AFF">
              <w:rPr>
                <w:rFonts w:ascii="Times New Roman" w:eastAsia="Times New Roman" w:hAnsi="Times New Roman"/>
                <w:bCs/>
                <w:color w:val="000000"/>
                <w:sz w:val="20"/>
                <w:szCs w:val="20"/>
                <w:lang w:eastAsia="en-GB"/>
              </w:rPr>
              <w:t>Seminara</w:t>
            </w:r>
            <w:proofErr w:type="spellEnd"/>
            <w:r w:rsidRPr="00376AFF">
              <w:rPr>
                <w:rFonts w:ascii="Times New Roman" w:eastAsia="Times New Roman" w:hAnsi="Times New Roman"/>
                <w:bCs/>
                <w:color w:val="000000"/>
                <w:sz w:val="20"/>
                <w:szCs w:val="20"/>
                <w:lang w:eastAsia="en-GB"/>
              </w:rPr>
              <w:t xml:space="preserve">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14:paraId="4CD1BCDD" w14:textId="77777777" w:rsidR="00EC217D" w:rsidRPr="00376AFF" w:rsidRDefault="00EC217D" w:rsidP="00EC217D">
      <w:pPr>
        <w:spacing w:after="0" w:line="240" w:lineRule="auto"/>
        <w:jc w:val="center"/>
        <w:rPr>
          <w:rFonts w:ascii="Times New Roman" w:hAnsi="Times New Roman"/>
          <w:szCs w:val="24"/>
        </w:rPr>
      </w:pPr>
      <w:bookmarkStart w:id="694"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7</w:t>
      </w:r>
      <w:r w:rsidR="00131662" w:rsidRPr="00376AFF">
        <w:rPr>
          <w:rFonts w:ascii="Times New Roman" w:hAnsi="Times New Roman"/>
          <w:szCs w:val="24"/>
        </w:rPr>
        <w:fldChar w:fldCharType="end"/>
      </w:r>
      <w:bookmarkEnd w:id="694"/>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w:t>
      </w:r>
      <w:proofErr w:type="spellStart"/>
      <w:r w:rsidRPr="00376AFF">
        <w:rPr>
          <w:rFonts w:ascii="Times New Roman" w:hAnsi="Times New Roman"/>
          <w:szCs w:val="24"/>
        </w:rPr>
        <w:t>Erosion_Criterion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25474ADF" w14:textId="77777777"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14:paraId="0CFEC27A" w14:textId="77777777" w:rsidTr="00A271C4">
        <w:trPr>
          <w:trHeight w:val="301"/>
        </w:trPr>
        <w:tc>
          <w:tcPr>
            <w:tcW w:w="1998" w:type="pct"/>
            <w:tcBorders>
              <w:top w:val="nil"/>
              <w:left w:val="nil"/>
              <w:bottom w:val="nil"/>
              <w:right w:val="nil"/>
            </w:tcBorders>
            <w:shd w:val="clear" w:color="auto" w:fill="auto"/>
            <w:hideMark/>
          </w:tcPr>
          <w:p w14:paraId="3B1005A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14:paraId="70B5E42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D9B110E" w14:textId="77777777" w:rsidTr="00A271C4">
        <w:trPr>
          <w:trHeight w:val="301"/>
        </w:trPr>
        <w:tc>
          <w:tcPr>
            <w:tcW w:w="1998" w:type="pct"/>
            <w:tcBorders>
              <w:top w:val="nil"/>
              <w:left w:val="nil"/>
              <w:bottom w:val="nil"/>
              <w:right w:val="nil"/>
            </w:tcBorders>
            <w:shd w:val="clear" w:color="auto" w:fill="auto"/>
          </w:tcPr>
          <w:p w14:paraId="2477842F" w14:textId="77777777" w:rsidR="00EC217D" w:rsidRPr="00376AFF" w:rsidRDefault="00EC217D"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roofErr w:type="spellEnd"/>
          </w:p>
        </w:tc>
        <w:tc>
          <w:tcPr>
            <w:tcW w:w="3002" w:type="pct"/>
            <w:tcBorders>
              <w:top w:val="nil"/>
              <w:left w:val="nil"/>
              <w:bottom w:val="nil"/>
              <w:right w:val="nil"/>
            </w:tcBorders>
            <w:shd w:val="clear" w:color="auto" w:fill="auto"/>
          </w:tcPr>
          <w:p w14:paraId="1816CBF4" w14:textId="77777777"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14:paraId="03D000E8" w14:textId="77777777" w:rsidTr="00A271C4">
        <w:trPr>
          <w:trHeight w:val="301"/>
        </w:trPr>
        <w:tc>
          <w:tcPr>
            <w:tcW w:w="1998" w:type="pct"/>
            <w:tcBorders>
              <w:top w:val="nil"/>
              <w:left w:val="nil"/>
              <w:bottom w:val="nil"/>
              <w:right w:val="nil"/>
            </w:tcBorders>
            <w:shd w:val="clear" w:color="auto" w:fill="auto"/>
          </w:tcPr>
          <w:p w14:paraId="00EA0F85"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area_pentagon</w:t>
            </w:r>
            <w:proofErr w:type="spellEnd"/>
          </w:p>
        </w:tc>
        <w:tc>
          <w:tcPr>
            <w:tcW w:w="3002" w:type="pct"/>
            <w:tcBorders>
              <w:top w:val="nil"/>
              <w:left w:val="nil"/>
              <w:bottom w:val="nil"/>
              <w:right w:val="nil"/>
            </w:tcBorders>
            <w:shd w:val="clear" w:color="auto" w:fill="auto"/>
          </w:tcPr>
          <w:p w14:paraId="2E621518"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14:paraId="3560D116" w14:textId="77777777" w:rsidTr="00A271C4">
        <w:trPr>
          <w:trHeight w:val="301"/>
        </w:trPr>
        <w:tc>
          <w:tcPr>
            <w:tcW w:w="1998" w:type="pct"/>
            <w:tcBorders>
              <w:top w:val="nil"/>
              <w:left w:val="nil"/>
              <w:bottom w:val="nil"/>
              <w:right w:val="nil"/>
            </w:tcBorders>
            <w:shd w:val="clear" w:color="auto" w:fill="auto"/>
          </w:tcPr>
          <w:p w14:paraId="5DBF7253"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area_quadrilateral</w:t>
            </w:r>
            <w:proofErr w:type="spellEnd"/>
          </w:p>
        </w:tc>
        <w:tc>
          <w:tcPr>
            <w:tcW w:w="3002" w:type="pct"/>
            <w:tcBorders>
              <w:top w:val="nil"/>
              <w:left w:val="nil"/>
              <w:bottom w:val="nil"/>
              <w:right w:val="nil"/>
            </w:tcBorders>
            <w:shd w:val="clear" w:color="auto" w:fill="auto"/>
          </w:tcPr>
          <w:p w14:paraId="1491B887" w14:textId="77777777"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14:paraId="28D030CA" w14:textId="77777777" w:rsidTr="00A271C4">
        <w:trPr>
          <w:trHeight w:val="301"/>
        </w:trPr>
        <w:tc>
          <w:tcPr>
            <w:tcW w:w="1998" w:type="pct"/>
            <w:tcBorders>
              <w:top w:val="nil"/>
              <w:left w:val="nil"/>
              <w:bottom w:val="nil"/>
              <w:right w:val="nil"/>
            </w:tcBorders>
            <w:shd w:val="clear" w:color="auto" w:fill="auto"/>
          </w:tcPr>
          <w:p w14:paraId="5E41FBC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area_triangle</w:t>
            </w:r>
            <w:proofErr w:type="spellEnd"/>
          </w:p>
        </w:tc>
        <w:tc>
          <w:tcPr>
            <w:tcW w:w="3002" w:type="pct"/>
            <w:tcBorders>
              <w:top w:val="nil"/>
              <w:left w:val="nil"/>
              <w:bottom w:val="nil"/>
              <w:right w:val="nil"/>
            </w:tcBorders>
            <w:shd w:val="clear" w:color="auto" w:fill="auto"/>
          </w:tcPr>
          <w:p w14:paraId="2463EEE3"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14:paraId="6D195103" w14:textId="77777777" w:rsidTr="00A271C4">
        <w:trPr>
          <w:trHeight w:val="301"/>
        </w:trPr>
        <w:tc>
          <w:tcPr>
            <w:tcW w:w="1998" w:type="pct"/>
            <w:tcBorders>
              <w:top w:val="nil"/>
              <w:left w:val="nil"/>
              <w:bottom w:val="nil"/>
              <w:right w:val="nil"/>
            </w:tcBorders>
            <w:shd w:val="clear" w:color="auto" w:fill="auto"/>
          </w:tcPr>
          <w:p w14:paraId="55EC834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dis_point_plane</w:t>
            </w:r>
            <w:proofErr w:type="spellEnd"/>
          </w:p>
        </w:tc>
        <w:tc>
          <w:tcPr>
            <w:tcW w:w="3002" w:type="pct"/>
            <w:tcBorders>
              <w:top w:val="nil"/>
              <w:left w:val="nil"/>
              <w:bottom w:val="nil"/>
              <w:right w:val="nil"/>
            </w:tcBorders>
            <w:shd w:val="clear" w:color="auto" w:fill="auto"/>
          </w:tcPr>
          <w:p w14:paraId="6D7643F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59548E60" w14:textId="77777777" w:rsidTr="00A271C4">
        <w:trPr>
          <w:trHeight w:val="301"/>
        </w:trPr>
        <w:tc>
          <w:tcPr>
            <w:tcW w:w="1998" w:type="pct"/>
            <w:tcBorders>
              <w:top w:val="nil"/>
              <w:left w:val="nil"/>
              <w:bottom w:val="nil"/>
              <w:right w:val="nil"/>
            </w:tcBorders>
            <w:shd w:val="clear" w:color="auto" w:fill="auto"/>
          </w:tcPr>
          <w:p w14:paraId="7F45BF9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14:paraId="31D5276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14:paraId="3B80E2CD" w14:textId="77777777" w:rsidTr="00A271C4">
        <w:trPr>
          <w:trHeight w:val="301"/>
        </w:trPr>
        <w:tc>
          <w:tcPr>
            <w:tcW w:w="1998" w:type="pct"/>
            <w:tcBorders>
              <w:top w:val="nil"/>
              <w:left w:val="nil"/>
              <w:bottom w:val="nil"/>
              <w:right w:val="nil"/>
            </w:tcBorders>
            <w:shd w:val="clear" w:color="auto" w:fill="auto"/>
          </w:tcPr>
          <w:p w14:paraId="1BE6E66C"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14:paraId="042286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14:paraId="453C28D1" w14:textId="77777777" w:rsidTr="00A271C4">
        <w:trPr>
          <w:trHeight w:val="301"/>
        </w:trPr>
        <w:tc>
          <w:tcPr>
            <w:tcW w:w="1998" w:type="pct"/>
            <w:tcBorders>
              <w:top w:val="nil"/>
              <w:left w:val="nil"/>
              <w:bottom w:val="nil"/>
              <w:right w:val="nil"/>
            </w:tcBorders>
            <w:shd w:val="clear" w:color="auto" w:fill="auto"/>
          </w:tcPr>
          <w:p w14:paraId="5A89B68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IsPointInternal</w:t>
            </w:r>
            <w:proofErr w:type="spellEnd"/>
          </w:p>
        </w:tc>
        <w:tc>
          <w:tcPr>
            <w:tcW w:w="3002" w:type="pct"/>
            <w:tcBorders>
              <w:top w:val="nil"/>
              <w:left w:val="nil"/>
              <w:bottom w:val="nil"/>
              <w:right w:val="nil"/>
            </w:tcBorders>
            <w:shd w:val="clear" w:color="auto" w:fill="auto"/>
          </w:tcPr>
          <w:p w14:paraId="702B392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Checking </w:t>
            </w:r>
            <w:proofErr w:type="spellStart"/>
            <w:r w:rsidRPr="00376AFF">
              <w:rPr>
                <w:rFonts w:ascii="Times New Roman" w:eastAsia="Times New Roman" w:hAnsi="Times New Roman"/>
                <w:bCs/>
                <w:color w:val="000000"/>
                <w:sz w:val="20"/>
                <w:szCs w:val="20"/>
                <w:lang w:eastAsia="en-GB"/>
              </w:rPr>
              <w:t>wheather</w:t>
            </w:r>
            <w:proofErr w:type="spellEnd"/>
            <w:r w:rsidRPr="00376AFF">
              <w:rPr>
                <w:rFonts w:ascii="Times New Roman" w:eastAsia="Times New Roman" w:hAnsi="Times New Roman"/>
                <w:bCs/>
                <w:color w:val="000000"/>
                <w:sz w:val="20"/>
                <w:szCs w:val="20"/>
                <w:lang w:eastAsia="en-GB"/>
              </w:rPr>
              <w:t xml:space="preserve"> a point with local normal coordinates </w:t>
            </w:r>
            <w:proofErr w:type="spell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 xml:space="preserve">() is internal to a given face, whose code is </w:t>
            </w:r>
            <w:proofErr w:type="spellStart"/>
            <w:r w:rsidRPr="00376AFF">
              <w:rPr>
                <w:rFonts w:ascii="Times New Roman" w:eastAsia="Times New Roman" w:hAnsi="Times New Roman"/>
                <w:bCs/>
                <w:color w:val="000000"/>
                <w:sz w:val="20"/>
                <w:szCs w:val="20"/>
                <w:lang w:eastAsia="en-GB"/>
              </w:rPr>
              <w:t>fk</w:t>
            </w:r>
            <w:proofErr w:type="spellEnd"/>
            <w:r w:rsidRPr="00376AFF">
              <w:rPr>
                <w:rFonts w:ascii="Times New Roman" w:eastAsia="Times New Roman" w:hAnsi="Times New Roman"/>
                <w:bCs/>
                <w:color w:val="000000"/>
                <w:sz w:val="20"/>
                <w:szCs w:val="20"/>
                <w:lang w:eastAsia="en-GB"/>
              </w:rPr>
              <w:t xml:space="preserve"> (=1 triangle, =2 parallelogram).</w:t>
            </w:r>
          </w:p>
        </w:tc>
      </w:tr>
      <w:tr w:rsidR="00A271C4" w:rsidRPr="00376AFF" w14:paraId="1C55303C" w14:textId="77777777" w:rsidTr="00A271C4">
        <w:trPr>
          <w:trHeight w:val="419"/>
        </w:trPr>
        <w:tc>
          <w:tcPr>
            <w:tcW w:w="1998" w:type="pct"/>
            <w:tcBorders>
              <w:top w:val="nil"/>
              <w:left w:val="nil"/>
              <w:bottom w:val="nil"/>
              <w:right w:val="nil"/>
            </w:tcBorders>
            <w:shd w:val="clear" w:color="auto" w:fill="auto"/>
          </w:tcPr>
          <w:p w14:paraId="2FF6B4D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line_plane_intersection</w:t>
            </w:r>
            <w:proofErr w:type="spellEnd"/>
          </w:p>
        </w:tc>
        <w:tc>
          <w:tcPr>
            <w:tcW w:w="3002" w:type="pct"/>
            <w:tcBorders>
              <w:top w:val="nil"/>
              <w:left w:val="nil"/>
              <w:bottom w:val="nil"/>
              <w:right w:val="nil"/>
            </w:tcBorders>
            <w:shd w:val="clear" w:color="auto" w:fill="auto"/>
          </w:tcPr>
          <w:p w14:paraId="26837611"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14:paraId="5993FA26" w14:textId="77777777" w:rsidTr="00A271C4">
        <w:trPr>
          <w:trHeight w:val="301"/>
        </w:trPr>
        <w:tc>
          <w:tcPr>
            <w:tcW w:w="1998" w:type="pct"/>
            <w:tcBorders>
              <w:top w:val="nil"/>
              <w:left w:val="nil"/>
              <w:bottom w:val="nil"/>
              <w:right w:val="nil"/>
            </w:tcBorders>
            <w:shd w:val="clear" w:color="auto" w:fill="auto"/>
          </w:tcPr>
          <w:p w14:paraId="0B284145"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LocalNormalCoordinates</w:t>
            </w:r>
            <w:proofErr w:type="spellEnd"/>
          </w:p>
        </w:tc>
        <w:tc>
          <w:tcPr>
            <w:tcW w:w="3002" w:type="pct"/>
            <w:tcBorders>
              <w:top w:val="nil"/>
              <w:left w:val="nil"/>
              <w:bottom w:val="nil"/>
              <w:right w:val="nil"/>
            </w:tcBorders>
            <w:shd w:val="clear" w:color="auto" w:fill="auto"/>
          </w:tcPr>
          <w:p w14:paraId="225CB4E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Given the local coordinates PX(1 to 2) of a point P laying on the plane of the boundary face </w:t>
            </w:r>
            <w:proofErr w:type="spellStart"/>
            <w:r w:rsidRPr="00376AFF">
              <w:rPr>
                <w:rFonts w:ascii="Times New Roman" w:eastAsia="Times New Roman" w:hAnsi="Times New Roman"/>
                <w:bCs/>
                <w:color w:val="000000"/>
                <w:sz w:val="20"/>
                <w:szCs w:val="20"/>
                <w:lang w:eastAsia="en-GB"/>
              </w:rPr>
              <w:t>nf</w:t>
            </w:r>
            <w:proofErr w:type="spellEnd"/>
            <w:r w:rsidRPr="00376AFF">
              <w:rPr>
                <w:rFonts w:ascii="Times New Roman" w:eastAsia="Times New Roman" w:hAnsi="Times New Roman"/>
                <w:bCs/>
                <w:color w:val="000000"/>
                <w:sz w:val="20"/>
                <w:szCs w:val="20"/>
                <w:lang w:eastAsia="en-GB"/>
              </w:rPr>
              <w:t xml:space="preserve">, the procedure assigns to </w:t>
            </w:r>
            <w:proofErr w:type="spellStart"/>
            <w:r w:rsidRPr="00376AFF">
              <w:rPr>
                <w:rFonts w:ascii="Times New Roman" w:eastAsia="Times New Roman" w:hAnsi="Times New Roman"/>
                <w:bCs/>
                <w:color w:val="000000"/>
                <w:sz w:val="20"/>
                <w:szCs w:val="20"/>
                <w:lang w:eastAsia="en-GB"/>
              </w:rPr>
              <w:t>csi</w:t>
            </w:r>
            <w:proofErr w:type="spellEnd"/>
            <w:r w:rsidRPr="00376AFF">
              <w:rPr>
                <w:rFonts w:ascii="Times New Roman" w:eastAsia="Times New Roman" w:hAnsi="Times New Roman"/>
                <w:bCs/>
                <w:color w:val="000000"/>
                <w:sz w:val="20"/>
                <w:szCs w:val="20"/>
                <w:lang w:eastAsia="en-GB"/>
              </w:rPr>
              <w:t xml:space="preserve">(1 to 3) the normal coordinates of the point Q corresponding to </w:t>
            </w:r>
            <w:proofErr w:type="spellStart"/>
            <w:r w:rsidRPr="00376AFF">
              <w:rPr>
                <w:rFonts w:ascii="Times New Roman" w:eastAsia="Times New Roman" w:hAnsi="Times New Roman"/>
                <w:bCs/>
                <w:color w:val="000000"/>
                <w:sz w:val="20"/>
                <w:szCs w:val="20"/>
                <w:lang w:eastAsia="en-GB"/>
              </w:rPr>
              <w:t>P in</w:t>
            </w:r>
            <w:proofErr w:type="spellEnd"/>
            <w:r w:rsidRPr="00376AFF">
              <w:rPr>
                <w:rFonts w:ascii="Times New Roman" w:eastAsia="Times New Roman" w:hAnsi="Times New Roman"/>
                <w:bCs/>
                <w:color w:val="000000"/>
                <w:sz w:val="20"/>
                <w:szCs w:val="20"/>
                <w:lang w:eastAsia="en-GB"/>
              </w:rPr>
              <w:t xml:space="preserve"> the inverse linear </w:t>
            </w:r>
            <w:proofErr w:type="spellStart"/>
            <w:r w:rsidRPr="00376AFF">
              <w:rPr>
                <w:rFonts w:ascii="Times New Roman" w:eastAsia="Times New Roman" w:hAnsi="Times New Roman"/>
                <w:bCs/>
                <w:color w:val="000000"/>
                <w:sz w:val="20"/>
                <w:szCs w:val="20"/>
                <w:lang w:eastAsia="en-GB"/>
              </w:rPr>
              <w:t>tranformation</w:t>
            </w:r>
            <w:proofErr w:type="spellEnd"/>
            <w:r w:rsidRPr="00376AFF">
              <w:rPr>
                <w:rFonts w:ascii="Times New Roman" w:eastAsia="Times New Roman" w:hAnsi="Times New Roman"/>
                <w:bCs/>
                <w:color w:val="000000"/>
                <w:sz w:val="20"/>
                <w:szCs w:val="20"/>
                <w:lang w:eastAsia="en-GB"/>
              </w:rPr>
              <w:t>.</w:t>
            </w:r>
          </w:p>
        </w:tc>
      </w:tr>
      <w:tr w:rsidR="00A271C4" w:rsidRPr="00376AFF" w14:paraId="5017C3DC" w14:textId="77777777" w:rsidTr="00A271C4">
        <w:trPr>
          <w:trHeight w:val="301"/>
        </w:trPr>
        <w:tc>
          <w:tcPr>
            <w:tcW w:w="1998" w:type="pct"/>
            <w:tcBorders>
              <w:top w:val="nil"/>
              <w:left w:val="nil"/>
              <w:bottom w:val="nil"/>
              <w:right w:val="nil"/>
            </w:tcBorders>
            <w:shd w:val="clear" w:color="auto" w:fill="auto"/>
          </w:tcPr>
          <w:p w14:paraId="1CF0588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14:paraId="4B81DD68"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2x2 matrix (mat).</w:t>
            </w:r>
          </w:p>
        </w:tc>
      </w:tr>
      <w:tr w:rsidR="00A271C4" w:rsidRPr="00376AFF" w14:paraId="7CA40D1E" w14:textId="77777777" w:rsidTr="00A271C4">
        <w:trPr>
          <w:trHeight w:val="301"/>
        </w:trPr>
        <w:tc>
          <w:tcPr>
            <w:tcW w:w="1998" w:type="pct"/>
            <w:tcBorders>
              <w:top w:val="nil"/>
              <w:left w:val="nil"/>
              <w:bottom w:val="nil"/>
              <w:right w:val="nil"/>
            </w:tcBorders>
            <w:shd w:val="clear" w:color="auto" w:fill="auto"/>
          </w:tcPr>
          <w:p w14:paraId="3AC1AA0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14:paraId="32A4F05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w:t>
            </w:r>
            <w:proofErr w:type="spellStart"/>
            <w:r w:rsidRPr="00376AFF">
              <w:rPr>
                <w:rFonts w:ascii="Times New Roman" w:eastAsia="Times New Roman" w:hAnsi="Times New Roman"/>
                <w:bCs/>
                <w:color w:val="000000"/>
                <w:sz w:val="20"/>
                <w:szCs w:val="20"/>
                <w:lang w:eastAsia="en-GB"/>
              </w:rPr>
              <w:t>inv</w:t>
            </w:r>
            <w:proofErr w:type="spellEnd"/>
            <w:r w:rsidRPr="00376AFF">
              <w:rPr>
                <w:rFonts w:ascii="Times New Roman" w:eastAsia="Times New Roman" w:hAnsi="Times New Roman"/>
                <w:bCs/>
                <w:color w:val="000000"/>
                <w:sz w:val="20"/>
                <w:szCs w:val="20"/>
                <w:lang w:eastAsia="en-GB"/>
              </w:rPr>
              <w:t>) of a provided 3x3 matrix (mat).</w:t>
            </w:r>
          </w:p>
        </w:tc>
      </w:tr>
      <w:tr w:rsidR="00A271C4" w:rsidRPr="00376AFF" w14:paraId="00EBB6D1" w14:textId="77777777" w:rsidTr="00A271C4">
        <w:trPr>
          <w:trHeight w:val="301"/>
        </w:trPr>
        <w:tc>
          <w:tcPr>
            <w:tcW w:w="1998" w:type="pct"/>
            <w:tcBorders>
              <w:top w:val="nil"/>
              <w:left w:val="nil"/>
              <w:bottom w:val="nil"/>
              <w:right w:val="nil"/>
            </w:tcBorders>
            <w:shd w:val="clear" w:color="auto" w:fill="auto"/>
          </w:tcPr>
          <w:p w14:paraId="3C9832D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MatrixProduct</w:t>
            </w:r>
            <w:proofErr w:type="spellEnd"/>
          </w:p>
        </w:tc>
        <w:tc>
          <w:tcPr>
            <w:tcW w:w="3002" w:type="pct"/>
            <w:tcBorders>
              <w:top w:val="nil"/>
              <w:left w:val="nil"/>
              <w:bottom w:val="nil"/>
              <w:right w:val="nil"/>
            </w:tcBorders>
            <w:shd w:val="clear" w:color="auto" w:fill="auto"/>
          </w:tcPr>
          <w:p w14:paraId="35E3D83F"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Returning in CC the product between matrices AA and BB. nr: number of rows of AA and CC.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number of columns of BB and CC. </w:t>
            </w:r>
            <w:proofErr w:type="spellStart"/>
            <w:r w:rsidRPr="00376AFF">
              <w:rPr>
                <w:rFonts w:ascii="Times New Roman" w:eastAsia="Times New Roman" w:hAnsi="Times New Roman"/>
                <w:bCs/>
                <w:color w:val="000000"/>
                <w:sz w:val="20"/>
                <w:szCs w:val="20"/>
                <w:lang w:eastAsia="en-GB"/>
              </w:rPr>
              <w:t>nrc</w:t>
            </w:r>
            <w:proofErr w:type="spellEnd"/>
            <w:r w:rsidRPr="00376AFF">
              <w:rPr>
                <w:rFonts w:ascii="Times New Roman" w:eastAsia="Times New Roman" w:hAnsi="Times New Roman"/>
                <w:bCs/>
                <w:color w:val="000000"/>
                <w:sz w:val="20"/>
                <w:szCs w:val="20"/>
                <w:lang w:eastAsia="en-GB"/>
              </w:rPr>
              <w:t>: number of columns of AA = number of rows of BB.</w:t>
            </w:r>
          </w:p>
        </w:tc>
      </w:tr>
      <w:tr w:rsidR="00A271C4" w:rsidRPr="00376AFF" w14:paraId="35D19488" w14:textId="77777777" w:rsidTr="00A271C4">
        <w:trPr>
          <w:trHeight w:val="301"/>
        </w:trPr>
        <w:tc>
          <w:tcPr>
            <w:tcW w:w="1998" w:type="pct"/>
            <w:tcBorders>
              <w:top w:val="nil"/>
              <w:left w:val="nil"/>
              <w:bottom w:val="nil"/>
              <w:right w:val="nil"/>
            </w:tcBorders>
            <w:shd w:val="clear" w:color="auto" w:fill="auto"/>
          </w:tcPr>
          <w:p w14:paraId="6DD11FC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MatrixTransposition</w:t>
            </w:r>
            <w:proofErr w:type="spellEnd"/>
          </w:p>
        </w:tc>
        <w:tc>
          <w:tcPr>
            <w:tcW w:w="3002" w:type="pct"/>
            <w:tcBorders>
              <w:top w:val="nil"/>
              <w:left w:val="nil"/>
              <w:bottom w:val="nil"/>
              <w:right w:val="nil"/>
            </w:tcBorders>
            <w:shd w:val="clear" w:color="auto" w:fill="auto"/>
          </w:tcPr>
          <w:p w14:paraId="0ABDFE4D"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w:t>
            </w:r>
            <w:proofErr w:type="spellStart"/>
            <w:r w:rsidRPr="00376AFF">
              <w:rPr>
                <w:rFonts w:ascii="Times New Roman" w:eastAsia="Times New Roman" w:hAnsi="Times New Roman"/>
                <w:bCs/>
                <w:color w:val="000000"/>
                <w:sz w:val="20"/>
                <w:szCs w:val="20"/>
                <w:lang w:eastAsia="en-GB"/>
              </w:rPr>
              <w:t>n,m</w:t>
            </w:r>
            <w:proofErr w:type="spellEnd"/>
            <w:r w:rsidRPr="00376AFF">
              <w:rPr>
                <w:rFonts w:ascii="Times New Roman" w:eastAsia="Times New Roman" w:hAnsi="Times New Roman"/>
                <w:bCs/>
                <w:color w:val="000000"/>
                <w:sz w:val="20"/>
                <w:szCs w:val="20"/>
                <w:lang w:eastAsia="en-GB"/>
              </w:rPr>
              <w:t>) the transposed matrix of AA(m, n).</w:t>
            </w:r>
          </w:p>
        </w:tc>
      </w:tr>
      <w:tr w:rsidR="00A271C4" w:rsidRPr="00376AFF" w14:paraId="3DB71314" w14:textId="77777777" w:rsidTr="00A271C4">
        <w:trPr>
          <w:trHeight w:val="301"/>
        </w:trPr>
        <w:tc>
          <w:tcPr>
            <w:tcW w:w="1998" w:type="pct"/>
            <w:tcBorders>
              <w:top w:val="nil"/>
              <w:left w:val="nil"/>
              <w:bottom w:val="nil"/>
              <w:right w:val="nil"/>
            </w:tcBorders>
            <w:shd w:val="clear" w:color="auto" w:fill="auto"/>
          </w:tcPr>
          <w:p w14:paraId="443C06F7" w14:textId="77777777" w:rsidR="00A271C4" w:rsidRPr="00E129B8" w:rsidRDefault="00A271C4" w:rsidP="00822C58">
            <w:pPr>
              <w:spacing w:after="0" w:line="240" w:lineRule="auto"/>
              <w:rPr>
                <w:rFonts w:ascii="Times New Roman" w:eastAsia="Times New Roman" w:hAnsi="Times New Roman"/>
                <w:bCs/>
                <w:color w:val="000000"/>
                <w:sz w:val="20"/>
                <w:szCs w:val="20"/>
                <w:lang w:val="fr-FR" w:eastAsia="en-GB"/>
              </w:rPr>
            </w:pPr>
            <w:proofErr w:type="spellStart"/>
            <w:proofErr w:type="gramStart"/>
            <w:r w:rsidRPr="00E129B8">
              <w:rPr>
                <w:rFonts w:ascii="Times New Roman" w:eastAsia="Times New Roman" w:hAnsi="Times New Roman"/>
                <w:bCs/>
                <w:color w:val="000000"/>
                <w:sz w:val="20"/>
                <w:szCs w:val="20"/>
                <w:lang w:val="fr-FR" w:eastAsia="en-GB"/>
              </w:rPr>
              <w:t>point</w:t>
            </w:r>
            <w:proofErr w:type="gramEnd"/>
            <w:r w:rsidRPr="00E129B8">
              <w:rPr>
                <w:rFonts w:ascii="Times New Roman" w:eastAsia="Times New Roman" w:hAnsi="Times New Roman"/>
                <w:bCs/>
                <w:color w:val="000000"/>
                <w:sz w:val="20"/>
                <w:szCs w:val="20"/>
                <w:lang w:val="fr-FR" w:eastAsia="en-GB"/>
              </w:rPr>
              <w:t>_inout_convex_non_degenerate_polygon</w:t>
            </w:r>
            <w:proofErr w:type="spellEnd"/>
          </w:p>
        </w:tc>
        <w:tc>
          <w:tcPr>
            <w:tcW w:w="3002" w:type="pct"/>
            <w:tcBorders>
              <w:top w:val="nil"/>
              <w:left w:val="nil"/>
              <w:bottom w:val="nil"/>
              <w:right w:val="nil"/>
            </w:tcBorders>
            <w:shd w:val="clear" w:color="auto" w:fill="auto"/>
          </w:tcPr>
          <w:p w14:paraId="4DE3F83D"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14:paraId="355071B1" w14:textId="77777777" w:rsidTr="00A271C4">
        <w:trPr>
          <w:trHeight w:val="301"/>
        </w:trPr>
        <w:tc>
          <w:tcPr>
            <w:tcW w:w="1998" w:type="pct"/>
            <w:tcBorders>
              <w:top w:val="nil"/>
              <w:left w:val="nil"/>
              <w:bottom w:val="nil"/>
              <w:right w:val="nil"/>
            </w:tcBorders>
            <w:shd w:val="clear" w:color="auto" w:fill="auto"/>
          </w:tcPr>
          <w:p w14:paraId="3363B4B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point_inout_hexagon</w:t>
            </w:r>
            <w:proofErr w:type="spellEnd"/>
          </w:p>
        </w:tc>
        <w:tc>
          <w:tcPr>
            <w:tcW w:w="3002" w:type="pct"/>
            <w:tcBorders>
              <w:top w:val="nil"/>
              <w:left w:val="nil"/>
              <w:bottom w:val="nil"/>
              <w:right w:val="nil"/>
            </w:tcBorders>
            <w:shd w:val="clear" w:color="auto" w:fill="auto"/>
          </w:tcPr>
          <w:p w14:paraId="1318B124"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14:paraId="226AE839" w14:textId="77777777" w:rsidTr="00A271C4">
        <w:trPr>
          <w:trHeight w:val="301"/>
        </w:trPr>
        <w:tc>
          <w:tcPr>
            <w:tcW w:w="1998" w:type="pct"/>
            <w:tcBorders>
              <w:top w:val="nil"/>
              <w:left w:val="nil"/>
              <w:bottom w:val="nil"/>
              <w:right w:val="nil"/>
            </w:tcBorders>
            <w:shd w:val="clear" w:color="auto" w:fill="auto"/>
          </w:tcPr>
          <w:p w14:paraId="6A26754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point_inout_pentagon</w:t>
            </w:r>
            <w:proofErr w:type="spellEnd"/>
          </w:p>
        </w:tc>
        <w:tc>
          <w:tcPr>
            <w:tcW w:w="3002" w:type="pct"/>
            <w:tcBorders>
              <w:top w:val="nil"/>
              <w:left w:val="nil"/>
              <w:bottom w:val="nil"/>
              <w:right w:val="nil"/>
            </w:tcBorders>
            <w:shd w:val="clear" w:color="auto" w:fill="auto"/>
          </w:tcPr>
          <w:p w14:paraId="606F21A7"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14:paraId="0117EC24" w14:textId="77777777" w:rsidTr="00A271C4">
        <w:trPr>
          <w:trHeight w:val="301"/>
        </w:trPr>
        <w:tc>
          <w:tcPr>
            <w:tcW w:w="1998" w:type="pct"/>
            <w:tcBorders>
              <w:top w:val="nil"/>
              <w:left w:val="nil"/>
              <w:bottom w:val="nil"/>
              <w:right w:val="nil"/>
            </w:tcBorders>
            <w:shd w:val="clear" w:color="auto" w:fill="auto"/>
          </w:tcPr>
          <w:p w14:paraId="7A5BA367"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point_inout_quadrilateral</w:t>
            </w:r>
            <w:proofErr w:type="spellEnd"/>
          </w:p>
        </w:tc>
        <w:tc>
          <w:tcPr>
            <w:tcW w:w="3002" w:type="pct"/>
            <w:tcBorders>
              <w:top w:val="nil"/>
              <w:left w:val="nil"/>
              <w:bottom w:val="nil"/>
              <w:right w:val="nil"/>
            </w:tcBorders>
            <w:shd w:val="clear" w:color="auto" w:fill="auto"/>
          </w:tcPr>
          <w:p w14:paraId="28989850" w14:textId="77777777"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14:paraId="495DAB88" w14:textId="77777777" w:rsidTr="00A271C4">
        <w:trPr>
          <w:trHeight w:val="301"/>
        </w:trPr>
        <w:tc>
          <w:tcPr>
            <w:tcW w:w="1998" w:type="pct"/>
            <w:tcBorders>
              <w:top w:val="nil"/>
              <w:left w:val="nil"/>
              <w:bottom w:val="nil"/>
              <w:right w:val="nil"/>
            </w:tcBorders>
            <w:shd w:val="clear" w:color="auto" w:fill="auto"/>
          </w:tcPr>
          <w:p w14:paraId="0DCAC19A"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quadratic_equation</w:t>
            </w:r>
            <w:proofErr w:type="spellEnd"/>
          </w:p>
        </w:tc>
        <w:tc>
          <w:tcPr>
            <w:tcW w:w="3002" w:type="pct"/>
            <w:tcBorders>
              <w:top w:val="nil"/>
              <w:left w:val="nil"/>
              <w:bottom w:val="nil"/>
              <w:right w:val="nil"/>
            </w:tcBorders>
            <w:shd w:val="clear" w:color="auto" w:fill="auto"/>
          </w:tcPr>
          <w:p w14:paraId="3671DDFB"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14:paraId="12CDC752" w14:textId="77777777" w:rsidTr="00A271C4">
        <w:trPr>
          <w:trHeight w:val="301"/>
        </w:trPr>
        <w:tc>
          <w:tcPr>
            <w:tcW w:w="1998" w:type="pct"/>
            <w:tcBorders>
              <w:top w:val="nil"/>
              <w:left w:val="nil"/>
              <w:bottom w:val="nil"/>
              <w:right w:val="nil"/>
            </w:tcBorders>
            <w:shd w:val="clear" w:color="auto" w:fill="auto"/>
          </w:tcPr>
          <w:p w14:paraId="298A4B3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reference_system_change</w:t>
            </w:r>
            <w:proofErr w:type="spellEnd"/>
          </w:p>
        </w:tc>
        <w:tc>
          <w:tcPr>
            <w:tcW w:w="3002" w:type="pct"/>
            <w:tcBorders>
              <w:top w:val="nil"/>
              <w:left w:val="nil"/>
              <w:bottom w:val="nil"/>
              <w:right w:val="nil"/>
            </w:tcBorders>
            <w:shd w:val="clear" w:color="auto" w:fill="auto"/>
          </w:tcPr>
          <w:p w14:paraId="39732E8E"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14:paraId="6A3F3D48" w14:textId="77777777" w:rsidTr="00A271C4">
        <w:trPr>
          <w:trHeight w:val="301"/>
        </w:trPr>
        <w:tc>
          <w:tcPr>
            <w:tcW w:w="1998" w:type="pct"/>
            <w:tcBorders>
              <w:top w:val="nil"/>
              <w:left w:val="nil"/>
              <w:bottom w:val="nil"/>
              <w:right w:val="nil"/>
            </w:tcBorders>
            <w:shd w:val="clear" w:color="auto" w:fill="auto"/>
          </w:tcPr>
          <w:p w14:paraId="7B643E12"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three_plane_intersection</w:t>
            </w:r>
            <w:proofErr w:type="spellEnd"/>
          </w:p>
        </w:tc>
        <w:tc>
          <w:tcPr>
            <w:tcW w:w="3002" w:type="pct"/>
            <w:tcBorders>
              <w:top w:val="nil"/>
              <w:left w:val="nil"/>
              <w:bottom w:val="nil"/>
              <w:right w:val="nil"/>
            </w:tcBorders>
            <w:shd w:val="clear" w:color="auto" w:fill="auto"/>
          </w:tcPr>
          <w:p w14:paraId="4FAE3BF6"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14:paraId="30C1E117" w14:textId="77777777" w:rsidTr="00A271C4">
        <w:trPr>
          <w:trHeight w:val="301"/>
        </w:trPr>
        <w:tc>
          <w:tcPr>
            <w:tcW w:w="1998" w:type="pct"/>
            <w:tcBorders>
              <w:top w:val="nil"/>
              <w:left w:val="nil"/>
              <w:bottom w:val="nil"/>
              <w:right w:val="nil"/>
            </w:tcBorders>
            <w:shd w:val="clear" w:color="auto" w:fill="auto"/>
          </w:tcPr>
          <w:p w14:paraId="171EE919"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Vector_Product</w:t>
            </w:r>
            <w:proofErr w:type="spellEnd"/>
          </w:p>
        </w:tc>
        <w:tc>
          <w:tcPr>
            <w:tcW w:w="3002" w:type="pct"/>
            <w:tcBorders>
              <w:top w:val="nil"/>
              <w:left w:val="nil"/>
              <w:bottom w:val="nil"/>
              <w:right w:val="nil"/>
            </w:tcBorders>
            <w:shd w:val="clear" w:color="auto" w:fill="auto"/>
          </w:tcPr>
          <w:p w14:paraId="17E113D0" w14:textId="77777777"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return in </w:t>
            </w:r>
            <w:proofErr w:type="spellStart"/>
            <w:r w:rsidRPr="00376AFF">
              <w:rPr>
                <w:rFonts w:ascii="Times New Roman" w:eastAsia="Times New Roman" w:hAnsi="Times New Roman"/>
                <w:bCs/>
                <w:color w:val="000000"/>
                <w:sz w:val="20"/>
                <w:szCs w:val="20"/>
                <w:lang w:eastAsia="en-GB"/>
              </w:rPr>
              <w:t>ww</w:t>
            </w:r>
            <w:proofErr w:type="spellEnd"/>
            <w:r w:rsidRPr="00376AFF">
              <w:rPr>
                <w:rFonts w:ascii="Times New Roman" w:eastAsia="Times New Roman" w:hAnsi="Times New Roman"/>
                <w:bCs/>
                <w:color w:val="000000"/>
                <w:sz w:val="20"/>
                <w:szCs w:val="20"/>
                <w:lang w:eastAsia="en-GB"/>
              </w:rPr>
              <w:t xml:space="preserve"> the cross product of vectors </w:t>
            </w:r>
            <w:proofErr w:type="spellStart"/>
            <w:r w:rsidRPr="00376AFF">
              <w:rPr>
                <w:rFonts w:ascii="Times New Roman" w:eastAsia="Times New Roman" w:hAnsi="Times New Roman"/>
                <w:bCs/>
                <w:color w:val="000000"/>
                <w:sz w:val="20"/>
                <w:szCs w:val="20"/>
                <w:lang w:eastAsia="en-GB"/>
              </w:rPr>
              <w:t>uu</w:t>
            </w:r>
            <w:proofErr w:type="spellEnd"/>
            <w:r w:rsidRPr="00376AFF">
              <w:rPr>
                <w:rFonts w:ascii="Times New Roman" w:eastAsia="Times New Roman" w:hAnsi="Times New Roman"/>
                <w:bCs/>
                <w:color w:val="000000"/>
                <w:sz w:val="20"/>
                <w:szCs w:val="20"/>
                <w:lang w:eastAsia="en-GB"/>
              </w:rPr>
              <w:t xml:space="preserve"> and vv.</w:t>
            </w:r>
          </w:p>
        </w:tc>
      </w:tr>
      <w:tr w:rsidR="00A271C4" w:rsidRPr="00376AFF" w14:paraId="058902FF" w14:textId="77777777" w:rsidTr="00A271C4">
        <w:trPr>
          <w:trHeight w:val="301"/>
        </w:trPr>
        <w:tc>
          <w:tcPr>
            <w:tcW w:w="1998" w:type="pct"/>
            <w:tcBorders>
              <w:top w:val="nil"/>
              <w:left w:val="nil"/>
              <w:bottom w:val="nil"/>
              <w:right w:val="nil"/>
            </w:tcBorders>
            <w:shd w:val="clear" w:color="auto" w:fill="auto"/>
          </w:tcPr>
          <w:p w14:paraId="18E4F09F" w14:textId="77777777" w:rsidR="00A271C4"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vector_rotation_axis_angle</w:t>
            </w:r>
            <w:proofErr w:type="spellEnd"/>
          </w:p>
        </w:tc>
        <w:tc>
          <w:tcPr>
            <w:tcW w:w="3002" w:type="pct"/>
            <w:tcBorders>
              <w:top w:val="nil"/>
              <w:left w:val="nil"/>
              <w:bottom w:val="nil"/>
              <w:right w:val="nil"/>
            </w:tcBorders>
            <w:shd w:val="clear" w:color="auto" w:fill="auto"/>
          </w:tcPr>
          <w:p w14:paraId="21EFBF42" w14:textId="77777777"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14:paraId="4B1C770E" w14:textId="77777777" w:rsidTr="00A271C4">
        <w:trPr>
          <w:trHeight w:val="301"/>
        </w:trPr>
        <w:tc>
          <w:tcPr>
            <w:tcW w:w="1998" w:type="pct"/>
            <w:tcBorders>
              <w:top w:val="nil"/>
              <w:left w:val="nil"/>
              <w:bottom w:val="nil"/>
              <w:right w:val="nil"/>
            </w:tcBorders>
            <w:shd w:val="clear" w:color="auto" w:fill="auto"/>
          </w:tcPr>
          <w:p w14:paraId="7444B711"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vector_rotation_Euler_angles</w:t>
            </w:r>
            <w:proofErr w:type="spellEnd"/>
          </w:p>
        </w:tc>
        <w:tc>
          <w:tcPr>
            <w:tcW w:w="3002" w:type="pct"/>
            <w:tcBorders>
              <w:top w:val="nil"/>
              <w:left w:val="nil"/>
              <w:bottom w:val="nil"/>
              <w:right w:val="nil"/>
            </w:tcBorders>
            <w:shd w:val="clear" w:color="auto" w:fill="auto"/>
          </w:tcPr>
          <w:p w14:paraId="0B2FFD7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14:paraId="627F9F62" w14:textId="77777777" w:rsidTr="00A271C4">
        <w:trPr>
          <w:trHeight w:val="301"/>
        </w:trPr>
        <w:tc>
          <w:tcPr>
            <w:tcW w:w="1998" w:type="pct"/>
            <w:tcBorders>
              <w:top w:val="nil"/>
              <w:left w:val="nil"/>
              <w:bottom w:val="nil"/>
              <w:right w:val="nil"/>
            </w:tcBorders>
            <w:shd w:val="clear" w:color="auto" w:fill="auto"/>
          </w:tcPr>
          <w:p w14:paraId="1E103B57" w14:textId="77777777" w:rsidR="00443E10" w:rsidRPr="00376AFF" w:rsidRDefault="00443E1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vector_rotation_Rodrigues</w:t>
            </w:r>
            <w:proofErr w:type="spellEnd"/>
          </w:p>
        </w:tc>
        <w:tc>
          <w:tcPr>
            <w:tcW w:w="3002" w:type="pct"/>
            <w:tcBorders>
              <w:top w:val="nil"/>
              <w:left w:val="nil"/>
              <w:bottom w:val="nil"/>
              <w:right w:val="nil"/>
            </w:tcBorders>
            <w:shd w:val="clear" w:color="auto" w:fill="auto"/>
          </w:tcPr>
          <w:p w14:paraId="6FC1379E" w14:textId="77777777"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14:paraId="55125D86" w14:textId="77777777" w:rsidR="00EC217D" w:rsidRPr="00376AFF" w:rsidRDefault="00EC217D" w:rsidP="00EC217D">
      <w:pPr>
        <w:spacing w:after="0" w:line="240" w:lineRule="auto"/>
        <w:jc w:val="center"/>
        <w:rPr>
          <w:rFonts w:ascii="Times New Roman" w:hAnsi="Times New Roman"/>
          <w:szCs w:val="24"/>
        </w:rPr>
      </w:pPr>
      <w:bookmarkStart w:id="695"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8</w:t>
      </w:r>
      <w:r w:rsidR="00131662" w:rsidRPr="00376AFF">
        <w:rPr>
          <w:rFonts w:ascii="Times New Roman" w:hAnsi="Times New Roman"/>
          <w:szCs w:val="24"/>
        </w:rPr>
        <w:fldChar w:fldCharType="end"/>
      </w:r>
      <w:bookmarkEnd w:id="695"/>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14:paraId="3C9ABF3D" w14:textId="77777777" w:rsidR="00ED6D25" w:rsidRPr="00376AFF" w:rsidRDefault="00ED6D25" w:rsidP="00EC217D">
      <w:pPr>
        <w:spacing w:after="0" w:line="240" w:lineRule="auto"/>
        <w:jc w:val="center"/>
        <w:rPr>
          <w:rFonts w:ascii="Times New Roman" w:hAnsi="Times New Roman"/>
          <w:sz w:val="24"/>
          <w:szCs w:val="24"/>
        </w:rPr>
      </w:pPr>
    </w:p>
    <w:p w14:paraId="17A74DAC" w14:textId="77777777" w:rsidR="00ED6D25" w:rsidRPr="00376AFF" w:rsidRDefault="00756D53" w:rsidP="009A174B">
      <w:pPr>
        <w:pStyle w:val="Amicarellititle3"/>
        <w:numPr>
          <w:ilvl w:val="2"/>
          <w:numId w:val="44"/>
        </w:numPr>
        <w:rPr>
          <w:lang w:val="en-GB"/>
        </w:rPr>
      </w:pPr>
      <w:bookmarkStart w:id="696" w:name="_Toc447005727"/>
      <w:bookmarkStart w:id="697" w:name="_Toc66716453"/>
      <w:r w:rsidRPr="00376AFF">
        <w:rPr>
          <w:lang w:val="en-GB"/>
        </w:rPr>
        <w:t>Program units for the initial conditions</w:t>
      </w:r>
      <w:r w:rsidR="00ED6D25" w:rsidRPr="00376AFF">
        <w:rPr>
          <w:lang w:val="en-GB"/>
        </w:rPr>
        <w:t xml:space="preserve"> (IC)</w:t>
      </w:r>
      <w:bookmarkEnd w:id="696"/>
      <w:bookmarkEnd w:id="697"/>
    </w:p>
    <w:p w14:paraId="085B700B" w14:textId="77777777"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14:paraId="36E5FE15" w14:textId="77777777" w:rsidR="00ED6D25" w:rsidRPr="00376AFF" w:rsidRDefault="00ED6D25" w:rsidP="00ED6D25">
      <w:pPr>
        <w:spacing w:after="0" w:line="240" w:lineRule="auto"/>
        <w:jc w:val="both"/>
        <w:rPr>
          <w:rFonts w:ascii="Times New Roman" w:hAnsi="Times New Roman"/>
          <w:sz w:val="24"/>
          <w:szCs w:val="24"/>
        </w:rPr>
      </w:pPr>
    </w:p>
    <w:p w14:paraId="30514C4A" w14:textId="77777777" w:rsidR="00ED6D25" w:rsidRPr="00376AFF" w:rsidRDefault="001F3C55" w:rsidP="009A174B">
      <w:pPr>
        <w:pStyle w:val="Amicarellititle3"/>
        <w:numPr>
          <w:ilvl w:val="2"/>
          <w:numId w:val="44"/>
        </w:numPr>
        <w:ind w:left="1225" w:hanging="505"/>
        <w:rPr>
          <w:lang w:val="en-GB"/>
        </w:rPr>
      </w:pPr>
      <w:bookmarkStart w:id="698" w:name="_Toc447005728"/>
      <w:bookmarkStart w:id="699" w:name="_Toc66716454"/>
      <w:r w:rsidRPr="00376AFF">
        <w:rPr>
          <w:lang w:val="en-GB"/>
        </w:rPr>
        <w:t>Draft program units for the turbulent dispersion of granular material</w:t>
      </w:r>
      <w:bookmarkEnd w:id="698"/>
      <w:bookmarkEnd w:id="699"/>
    </w:p>
    <w:p w14:paraId="39E8727F" w14:textId="77777777"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Interface_dispersion</w:t>
      </w:r>
      <w:proofErr w:type="spellEnd"/>
      <w:r w:rsidR="00ED6D25" w:rsidRPr="00376AFF">
        <w:rPr>
          <w:rFonts w:ascii="Times New Roman" w:hAnsi="Times New Roman"/>
          <w:sz w:val="24"/>
          <w:szCs w:val="24"/>
        </w:rPr>
        <w:t>”</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inter_CoefDif</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14:paraId="257D5425" w14:textId="77777777" w:rsidR="00ED6D25" w:rsidRPr="00376AFF" w:rsidRDefault="00ED6D25" w:rsidP="00ED6D25">
      <w:pPr>
        <w:spacing w:after="0" w:line="240" w:lineRule="auto"/>
        <w:jc w:val="both"/>
        <w:rPr>
          <w:rFonts w:ascii="Times New Roman" w:hAnsi="Times New Roman"/>
          <w:sz w:val="24"/>
          <w:szCs w:val="24"/>
        </w:rPr>
      </w:pPr>
    </w:p>
    <w:p w14:paraId="5411D965" w14:textId="77777777" w:rsidR="00ED6D25" w:rsidRPr="00376AFF" w:rsidRDefault="001F3C55" w:rsidP="009A174B">
      <w:pPr>
        <w:pStyle w:val="Amicarellititle3"/>
        <w:numPr>
          <w:ilvl w:val="2"/>
          <w:numId w:val="44"/>
        </w:numPr>
        <w:rPr>
          <w:lang w:val="en-GB"/>
        </w:rPr>
      </w:pPr>
      <w:bookmarkStart w:id="700" w:name="_Toc447005729"/>
      <w:bookmarkStart w:id="701" w:name="_Toc66716455"/>
      <w:r w:rsidRPr="00376AFF">
        <w:rPr>
          <w:lang w:val="en-GB"/>
        </w:rPr>
        <w:t>Program units for the main algorithms</w:t>
      </w:r>
      <w:bookmarkEnd w:id="700"/>
      <w:bookmarkEnd w:id="701"/>
    </w:p>
    <w:p w14:paraId="4BCDDC3F" w14:textId="77777777"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Main_algorithm</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702"/>
    <w:p w14:paraId="33872D96" w14:textId="77777777"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w:t>
      </w:r>
      <w:proofErr w:type="spellStart"/>
      <w:r w:rsidRPr="00376AFF">
        <w:rPr>
          <w:rFonts w:ascii="Times New Roman" w:hAnsi="Times New Roman"/>
          <w:sz w:val="24"/>
          <w:szCs w:val="24"/>
        </w:rPr>
        <w:t>time_step_loop</w:t>
      </w:r>
      <w:proofErr w:type="spellEnd"/>
      <w:proofErr w:type="gramStart"/>
      <w:r w:rsidRPr="00376AFF">
        <w:rPr>
          <w:rFonts w:ascii="Times New Roman" w:hAnsi="Times New Roman"/>
          <w:sz w:val="24"/>
          <w:szCs w:val="24"/>
        </w:rPr>
        <w:t>”, when</w:t>
      </w:r>
      <w:proofErr w:type="gramEnd"/>
      <w:r w:rsidRPr="00376AFF">
        <w:rPr>
          <w:rFonts w:ascii="Times New Roman" w:hAnsi="Times New Roman"/>
          <w:sz w:val="24"/>
          <w:szCs w:val="24"/>
        </w:rPr>
        <w:t xml:space="preserve"> the time integration scheme Leapfrog is activated (SPHERA). The call order is highlighted.</w:t>
      </w:r>
      <w:commentRangeEnd w:id="702"/>
      <w:r w:rsidRPr="00376AFF">
        <w:rPr>
          <w:rStyle w:val="Rimandocommento"/>
          <w:rFonts w:ascii="Times New Roman" w:eastAsia="Times New Roman" w:hAnsi="Times New Roman"/>
          <w:szCs w:val="20"/>
          <w:lang w:eastAsia="it-IT"/>
        </w:rPr>
        <w:commentReference w:id="702"/>
      </w:r>
    </w:p>
    <w:p w14:paraId="63EC9F05" w14:textId="77777777"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14:paraId="14562F89" w14:textId="77777777" w:rsidTr="00863855">
        <w:trPr>
          <w:trHeight w:val="301"/>
        </w:trPr>
        <w:tc>
          <w:tcPr>
            <w:tcW w:w="1626" w:type="pct"/>
            <w:tcBorders>
              <w:top w:val="nil"/>
              <w:left w:val="nil"/>
              <w:bottom w:val="nil"/>
              <w:right w:val="nil"/>
            </w:tcBorders>
            <w:shd w:val="clear" w:color="auto" w:fill="auto"/>
            <w:hideMark/>
          </w:tcPr>
          <w:p w14:paraId="079D604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14:paraId="3B82647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F72A80C" w14:textId="77777777" w:rsidTr="00863855">
        <w:trPr>
          <w:trHeight w:val="301"/>
        </w:trPr>
        <w:tc>
          <w:tcPr>
            <w:tcW w:w="1626" w:type="pct"/>
            <w:tcBorders>
              <w:top w:val="nil"/>
              <w:left w:val="nil"/>
              <w:bottom w:val="nil"/>
              <w:right w:val="nil"/>
            </w:tcBorders>
            <w:shd w:val="clear" w:color="auto" w:fill="auto"/>
          </w:tcPr>
          <w:p w14:paraId="496A549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GeneratePart</w:t>
            </w:r>
            <w:proofErr w:type="spellEnd"/>
          </w:p>
        </w:tc>
        <w:tc>
          <w:tcPr>
            <w:tcW w:w="3374" w:type="pct"/>
            <w:tcBorders>
              <w:top w:val="nil"/>
              <w:left w:val="nil"/>
              <w:bottom w:val="nil"/>
              <w:right w:val="nil"/>
            </w:tcBorders>
            <w:shd w:val="clear" w:color="auto" w:fill="auto"/>
          </w:tcPr>
          <w:p w14:paraId="0F3CED9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14:paraId="1E02E061" w14:textId="77777777" w:rsidTr="00863855">
        <w:trPr>
          <w:trHeight w:val="301"/>
        </w:trPr>
        <w:tc>
          <w:tcPr>
            <w:tcW w:w="1626" w:type="pct"/>
            <w:tcBorders>
              <w:top w:val="nil"/>
              <w:left w:val="nil"/>
              <w:bottom w:val="nil"/>
              <w:right w:val="nil"/>
            </w:tcBorders>
            <w:shd w:val="clear" w:color="auto" w:fill="auto"/>
          </w:tcPr>
          <w:p w14:paraId="5CA59C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initialization_fixed_granular_particle</w:t>
            </w:r>
            <w:proofErr w:type="spellEnd"/>
            <w:r w:rsidRPr="00376AFF">
              <w:rPr>
                <w:rFonts w:ascii="Times New Roman" w:eastAsia="Times New Roman" w:hAnsi="Times New Roman"/>
                <w:bCs/>
                <w:color w:val="000000"/>
                <w:sz w:val="20"/>
                <w:szCs w:val="20"/>
                <w:lang w:eastAsia="en-GB"/>
              </w:rPr>
              <w:t xml:space="preserve"> </w:t>
            </w:r>
          </w:p>
        </w:tc>
        <w:tc>
          <w:tcPr>
            <w:tcW w:w="3374" w:type="pct"/>
            <w:tcBorders>
              <w:top w:val="nil"/>
              <w:left w:val="nil"/>
              <w:bottom w:val="nil"/>
              <w:right w:val="nil"/>
            </w:tcBorders>
            <w:shd w:val="clear" w:color="auto" w:fill="auto"/>
          </w:tcPr>
          <w:p w14:paraId="58610B7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14:paraId="37AA6EF0" w14:textId="77777777" w:rsidTr="00863855">
        <w:trPr>
          <w:trHeight w:val="301"/>
        </w:trPr>
        <w:tc>
          <w:tcPr>
            <w:tcW w:w="1626" w:type="pct"/>
            <w:tcBorders>
              <w:top w:val="nil"/>
              <w:left w:val="nil"/>
              <w:bottom w:val="nil"/>
              <w:right w:val="nil"/>
            </w:tcBorders>
            <w:shd w:val="clear" w:color="auto" w:fill="auto"/>
          </w:tcPr>
          <w:p w14:paraId="6F66A986"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14:paraId="50827409"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14:paraId="356E6FA1" w14:textId="77777777" w:rsidTr="00863855">
        <w:trPr>
          <w:trHeight w:val="301"/>
        </w:trPr>
        <w:tc>
          <w:tcPr>
            <w:tcW w:w="1626" w:type="pct"/>
            <w:tcBorders>
              <w:top w:val="nil"/>
              <w:left w:val="nil"/>
              <w:bottom w:val="nil"/>
              <w:right w:val="nil"/>
            </w:tcBorders>
            <w:shd w:val="clear" w:color="auto" w:fill="auto"/>
          </w:tcPr>
          <w:p w14:paraId="206EB5B8"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14:paraId="523E2717" w14:textId="77777777"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14:paraId="778EFB18" w14:textId="77777777" w:rsidTr="00863855">
        <w:trPr>
          <w:trHeight w:val="301"/>
        </w:trPr>
        <w:tc>
          <w:tcPr>
            <w:tcW w:w="1626" w:type="pct"/>
            <w:tcBorders>
              <w:top w:val="nil"/>
              <w:left w:val="nil"/>
              <w:bottom w:val="nil"/>
              <w:right w:val="nil"/>
            </w:tcBorders>
            <w:shd w:val="clear" w:color="auto" w:fill="auto"/>
          </w:tcPr>
          <w:p w14:paraId="68BD37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SetParticleParameters</w:t>
            </w:r>
            <w:proofErr w:type="spellEnd"/>
          </w:p>
        </w:tc>
        <w:tc>
          <w:tcPr>
            <w:tcW w:w="3374" w:type="pct"/>
            <w:tcBorders>
              <w:top w:val="nil"/>
              <w:left w:val="nil"/>
              <w:bottom w:val="nil"/>
              <w:right w:val="nil"/>
            </w:tcBorders>
            <w:shd w:val="clear" w:color="auto" w:fill="auto"/>
          </w:tcPr>
          <w:p w14:paraId="3E16462D"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14:paraId="5A453C45" w14:textId="77777777" w:rsidTr="00863855">
        <w:trPr>
          <w:trHeight w:val="419"/>
        </w:trPr>
        <w:tc>
          <w:tcPr>
            <w:tcW w:w="1626" w:type="pct"/>
            <w:tcBorders>
              <w:top w:val="nil"/>
              <w:left w:val="nil"/>
              <w:bottom w:val="nil"/>
              <w:right w:val="nil"/>
            </w:tcBorders>
            <w:shd w:val="clear" w:color="auto" w:fill="auto"/>
          </w:tcPr>
          <w:p w14:paraId="4343C440"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SetParticles</w:t>
            </w:r>
            <w:proofErr w:type="spellEnd"/>
          </w:p>
        </w:tc>
        <w:tc>
          <w:tcPr>
            <w:tcW w:w="3374" w:type="pct"/>
            <w:tcBorders>
              <w:top w:val="nil"/>
              <w:left w:val="nil"/>
              <w:bottom w:val="nil"/>
              <w:right w:val="nil"/>
            </w:tcBorders>
            <w:shd w:val="clear" w:color="auto" w:fill="auto"/>
          </w:tcPr>
          <w:p w14:paraId="19CCA0E5"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14:paraId="6A043ACF" w14:textId="77777777" w:rsidTr="00863855">
        <w:trPr>
          <w:trHeight w:val="301"/>
        </w:trPr>
        <w:tc>
          <w:tcPr>
            <w:tcW w:w="1626" w:type="pct"/>
            <w:tcBorders>
              <w:top w:val="nil"/>
              <w:left w:val="nil"/>
              <w:bottom w:val="nil"/>
              <w:right w:val="nil"/>
            </w:tcBorders>
            <w:shd w:val="clear" w:color="auto" w:fill="auto"/>
          </w:tcPr>
          <w:p w14:paraId="2D25FD0F"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SubCalcPreIdro</w:t>
            </w:r>
            <w:proofErr w:type="spellEnd"/>
          </w:p>
        </w:tc>
        <w:tc>
          <w:tcPr>
            <w:tcW w:w="3374" w:type="pct"/>
            <w:tcBorders>
              <w:top w:val="nil"/>
              <w:left w:val="nil"/>
              <w:bottom w:val="nil"/>
              <w:right w:val="nil"/>
            </w:tcBorders>
            <w:shd w:val="clear" w:color="auto" w:fill="auto"/>
          </w:tcPr>
          <w:p w14:paraId="2569E1B2" w14:textId="77777777"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14:paraId="3F510C8A" w14:textId="77777777" w:rsidR="00EC217D" w:rsidRPr="00376AFF" w:rsidRDefault="00EC217D" w:rsidP="00EC217D">
      <w:pPr>
        <w:spacing w:after="0" w:line="240" w:lineRule="auto"/>
        <w:jc w:val="center"/>
        <w:rPr>
          <w:rFonts w:ascii="Times New Roman" w:hAnsi="Times New Roman"/>
          <w:szCs w:val="24"/>
        </w:rPr>
      </w:pPr>
      <w:bookmarkStart w:id="703"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9</w:t>
      </w:r>
      <w:r w:rsidR="00131662" w:rsidRPr="00376AFF">
        <w:rPr>
          <w:rFonts w:ascii="Times New Roman" w:hAnsi="Times New Roman"/>
          <w:szCs w:val="24"/>
        </w:rPr>
        <w:fldChar w:fldCharType="end"/>
      </w:r>
      <w:bookmarkEnd w:id="703"/>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2CB6BB36" w14:textId="77777777" w:rsidTr="00822C58">
        <w:trPr>
          <w:trHeight w:val="301"/>
        </w:trPr>
        <w:tc>
          <w:tcPr>
            <w:tcW w:w="1439" w:type="pct"/>
            <w:tcBorders>
              <w:top w:val="nil"/>
              <w:left w:val="nil"/>
              <w:bottom w:val="nil"/>
              <w:right w:val="nil"/>
            </w:tcBorders>
            <w:shd w:val="clear" w:color="auto" w:fill="auto"/>
            <w:hideMark/>
          </w:tcPr>
          <w:p w14:paraId="235ACED8"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6DBDFD99"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31CA94F3" w14:textId="77777777" w:rsidTr="00822C58">
        <w:trPr>
          <w:trHeight w:val="419"/>
        </w:trPr>
        <w:tc>
          <w:tcPr>
            <w:tcW w:w="1439" w:type="pct"/>
            <w:tcBorders>
              <w:top w:val="nil"/>
              <w:left w:val="nil"/>
              <w:bottom w:val="nil"/>
              <w:right w:val="nil"/>
            </w:tcBorders>
            <w:shd w:val="clear" w:color="auto" w:fill="auto"/>
          </w:tcPr>
          <w:p w14:paraId="7938DE5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Gest_Dealloc</w:t>
            </w:r>
            <w:proofErr w:type="spellEnd"/>
          </w:p>
        </w:tc>
        <w:tc>
          <w:tcPr>
            <w:tcW w:w="3561" w:type="pct"/>
            <w:tcBorders>
              <w:top w:val="nil"/>
              <w:left w:val="nil"/>
              <w:bottom w:val="nil"/>
              <w:right w:val="nil"/>
            </w:tcBorders>
            <w:shd w:val="clear" w:color="auto" w:fill="auto"/>
          </w:tcPr>
          <w:p w14:paraId="15B73D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14:paraId="3BC8FC59" w14:textId="77777777" w:rsidTr="00822C58">
        <w:trPr>
          <w:trHeight w:val="301"/>
        </w:trPr>
        <w:tc>
          <w:tcPr>
            <w:tcW w:w="1439" w:type="pct"/>
            <w:tcBorders>
              <w:top w:val="nil"/>
              <w:left w:val="nil"/>
              <w:bottom w:val="nil"/>
              <w:right w:val="nil"/>
            </w:tcBorders>
            <w:shd w:val="clear" w:color="auto" w:fill="auto"/>
          </w:tcPr>
          <w:p w14:paraId="43C0FFF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Gest_Trans</w:t>
            </w:r>
            <w:proofErr w:type="spellEnd"/>
          </w:p>
        </w:tc>
        <w:tc>
          <w:tcPr>
            <w:tcW w:w="3561" w:type="pct"/>
            <w:tcBorders>
              <w:top w:val="nil"/>
              <w:left w:val="nil"/>
              <w:bottom w:val="nil"/>
              <w:right w:val="nil"/>
            </w:tcBorders>
            <w:shd w:val="clear" w:color="auto" w:fill="auto"/>
          </w:tcPr>
          <w:p w14:paraId="5E27E6A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14:paraId="27E003FA" w14:textId="77777777" w:rsidTr="00822C58">
        <w:trPr>
          <w:trHeight w:val="301"/>
        </w:trPr>
        <w:tc>
          <w:tcPr>
            <w:tcW w:w="1439" w:type="pct"/>
            <w:tcBorders>
              <w:top w:val="nil"/>
              <w:left w:val="nil"/>
              <w:bottom w:val="nil"/>
              <w:right w:val="nil"/>
            </w:tcBorders>
            <w:shd w:val="clear" w:color="auto" w:fill="auto"/>
          </w:tcPr>
          <w:p w14:paraId="2885AE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14:paraId="2B744DF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14:paraId="7E2A5753" w14:textId="77777777" w:rsidTr="00822C58">
        <w:trPr>
          <w:trHeight w:val="301"/>
        </w:trPr>
        <w:tc>
          <w:tcPr>
            <w:tcW w:w="1439" w:type="pct"/>
            <w:tcBorders>
              <w:top w:val="nil"/>
              <w:left w:val="nil"/>
              <w:bottom w:val="nil"/>
              <w:right w:val="nil"/>
            </w:tcBorders>
            <w:shd w:val="clear" w:color="auto" w:fill="auto"/>
          </w:tcPr>
          <w:p w14:paraId="5805625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14:paraId="619A79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14:paraId="1C0159FA" w14:textId="77777777" w:rsidTr="00822C58">
        <w:trPr>
          <w:trHeight w:val="301"/>
        </w:trPr>
        <w:tc>
          <w:tcPr>
            <w:tcW w:w="1439" w:type="pct"/>
            <w:tcBorders>
              <w:top w:val="nil"/>
              <w:left w:val="nil"/>
              <w:bottom w:val="nil"/>
              <w:right w:val="nil"/>
            </w:tcBorders>
            <w:shd w:val="clear" w:color="auto" w:fill="auto"/>
          </w:tcPr>
          <w:p w14:paraId="39650B8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sphera</w:t>
            </w:r>
            <w:proofErr w:type="spellEnd"/>
          </w:p>
        </w:tc>
        <w:tc>
          <w:tcPr>
            <w:tcW w:w="3561" w:type="pct"/>
            <w:tcBorders>
              <w:top w:val="nil"/>
              <w:left w:val="nil"/>
              <w:bottom w:val="nil"/>
              <w:right w:val="nil"/>
            </w:tcBorders>
            <w:shd w:val="clear" w:color="auto" w:fill="auto"/>
          </w:tcPr>
          <w:p w14:paraId="7477338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14:paraId="7AE596AC" w14:textId="77777777" w:rsidR="00EC217D" w:rsidRPr="00376AFF" w:rsidRDefault="00EC217D" w:rsidP="00EC217D">
      <w:pPr>
        <w:spacing w:after="0" w:line="240" w:lineRule="auto"/>
        <w:jc w:val="center"/>
        <w:rPr>
          <w:rFonts w:ascii="Times New Roman" w:hAnsi="Times New Roman"/>
          <w:szCs w:val="24"/>
        </w:rPr>
      </w:pPr>
      <w:bookmarkStart w:id="704"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10</w:t>
      </w:r>
      <w:r w:rsidR="00131662" w:rsidRPr="00376AFF">
        <w:rPr>
          <w:rFonts w:ascii="Times New Roman" w:hAnsi="Times New Roman"/>
          <w:szCs w:val="24"/>
        </w:rPr>
        <w:fldChar w:fldCharType="end"/>
      </w:r>
      <w:bookmarkEnd w:id="704"/>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w:t>
      </w:r>
      <w:proofErr w:type="spellStart"/>
      <w:r w:rsidRPr="00376AFF">
        <w:rPr>
          <w:rFonts w:ascii="Times New Roman" w:hAnsi="Times New Roman"/>
          <w:szCs w:val="24"/>
        </w:rPr>
        <w:t>Main_algorithm</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54D22FEE" w14:textId="77777777" w:rsidR="00467239" w:rsidRPr="00376AFF" w:rsidRDefault="00467239" w:rsidP="00467239">
      <w:pPr>
        <w:pStyle w:val="Amicarellititle3"/>
        <w:numPr>
          <w:ilvl w:val="0"/>
          <w:numId w:val="0"/>
        </w:numPr>
        <w:rPr>
          <w:lang w:val="en-GB"/>
        </w:rPr>
      </w:pPr>
      <w:bookmarkStart w:id="705"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14:paraId="1B072AF6" w14:textId="77777777" w:rsidTr="004737D0">
        <w:tc>
          <w:tcPr>
            <w:tcW w:w="713" w:type="pct"/>
            <w:shd w:val="clear" w:color="auto" w:fill="auto"/>
            <w:hideMark/>
          </w:tcPr>
          <w:p w14:paraId="1E85A996" w14:textId="77777777"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14:paraId="08C79718"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BFC1EA6"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14:paraId="4230C994"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14:paraId="64B21598"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14:paraId="1EF35877" w14:textId="77777777"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14:paraId="78958473" w14:textId="77777777"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14:paraId="6BA30593" w14:textId="77777777" w:rsidTr="004737D0">
        <w:tc>
          <w:tcPr>
            <w:tcW w:w="713" w:type="pct"/>
            <w:shd w:val="clear" w:color="auto" w:fill="auto"/>
          </w:tcPr>
          <w:p w14:paraId="7D07EA84"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time_step_loop</w:t>
            </w:r>
            <w:proofErr w:type="spellEnd"/>
          </w:p>
        </w:tc>
        <w:tc>
          <w:tcPr>
            <w:tcW w:w="1572" w:type="pct"/>
            <w:shd w:val="clear" w:color="auto" w:fill="auto"/>
          </w:tcPr>
          <w:p w14:paraId="33BCD14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6DB54611"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5E4DD9A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1A3D6E71" w14:textId="77777777" w:rsidTr="004737D0">
        <w:tc>
          <w:tcPr>
            <w:tcW w:w="713" w:type="pct"/>
            <w:shd w:val="clear" w:color="auto" w:fill="auto"/>
          </w:tcPr>
          <w:p w14:paraId="6819BD8E"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E89D2D1" w14:textId="77777777" w:rsidR="00467239"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time_step_duration</w:t>
            </w:r>
            <w:proofErr w:type="spellEnd"/>
          </w:p>
        </w:tc>
        <w:tc>
          <w:tcPr>
            <w:tcW w:w="1593" w:type="pct"/>
          </w:tcPr>
          <w:p w14:paraId="48697AC9"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119849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14:paraId="41089455" w14:textId="77777777" w:rsidTr="004737D0">
        <w:tc>
          <w:tcPr>
            <w:tcW w:w="713" w:type="pct"/>
            <w:shd w:val="clear" w:color="auto" w:fill="auto"/>
          </w:tcPr>
          <w:p w14:paraId="41C2A604"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367AD6F"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fluid_particle_imposed_kinematics</w:t>
            </w:r>
            <w:proofErr w:type="spellEnd"/>
          </w:p>
        </w:tc>
        <w:tc>
          <w:tcPr>
            <w:tcW w:w="1593" w:type="pct"/>
          </w:tcPr>
          <w:p w14:paraId="1B756E31"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14:paraId="031112BD" w14:textId="77777777"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14:paraId="0389269B" w14:textId="77777777" w:rsidTr="004737D0">
        <w:tc>
          <w:tcPr>
            <w:tcW w:w="713" w:type="pct"/>
            <w:shd w:val="clear" w:color="auto" w:fill="auto"/>
          </w:tcPr>
          <w:p w14:paraId="012F592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7BD03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RHS_momentum_equation</w:t>
            </w:r>
            <w:proofErr w:type="spellEnd"/>
          </w:p>
        </w:tc>
        <w:tc>
          <w:tcPr>
            <w:tcW w:w="1593" w:type="pct"/>
          </w:tcPr>
          <w:p w14:paraId="78F067E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39D034D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F8707A1" w14:textId="77777777" w:rsidTr="004737D0">
        <w:tc>
          <w:tcPr>
            <w:tcW w:w="713" w:type="pct"/>
            <w:shd w:val="clear" w:color="auto" w:fill="auto"/>
          </w:tcPr>
          <w:p w14:paraId="3F9AC8B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0142952"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1081F1C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inter_EqMoto</w:t>
            </w:r>
            <w:proofErr w:type="spellEnd"/>
          </w:p>
        </w:tc>
        <w:tc>
          <w:tcPr>
            <w:tcW w:w="1122" w:type="pct"/>
          </w:tcPr>
          <w:p w14:paraId="6425219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14:paraId="72AA5D29" w14:textId="77777777" w:rsidTr="004737D0">
        <w:tc>
          <w:tcPr>
            <w:tcW w:w="713" w:type="pct"/>
            <w:shd w:val="clear" w:color="auto" w:fill="auto"/>
          </w:tcPr>
          <w:p w14:paraId="7A3CA0E6"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2F589AD"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20AF578A"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01BE0AA0"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viscomon</w:t>
            </w:r>
            <w:proofErr w:type="spellEnd"/>
          </w:p>
        </w:tc>
      </w:tr>
      <w:tr w:rsidR="00467239" w:rsidRPr="00376AFF" w14:paraId="70FA3AE3" w14:textId="77777777" w:rsidTr="004737D0">
        <w:tc>
          <w:tcPr>
            <w:tcW w:w="713" w:type="pct"/>
            <w:shd w:val="clear" w:color="auto" w:fill="auto"/>
          </w:tcPr>
          <w:p w14:paraId="0CC4E137"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00B3FF"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14:paraId="4E06469B"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14:paraId="61CF83A5" w14:textId="77777777" w:rsidR="00467239" w:rsidRPr="00376AFF" w:rsidRDefault="00467239"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viscomorris</w:t>
            </w:r>
            <w:proofErr w:type="spellEnd"/>
          </w:p>
        </w:tc>
      </w:tr>
      <w:tr w:rsidR="00B72346" w:rsidRPr="00376AFF" w14:paraId="597EF13F" w14:textId="77777777" w:rsidTr="004737D0">
        <w:tc>
          <w:tcPr>
            <w:tcW w:w="713" w:type="pct"/>
            <w:shd w:val="clear" w:color="auto" w:fill="auto"/>
          </w:tcPr>
          <w:p w14:paraId="4AB2108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30BA7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46E8CF8"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14:paraId="0022FE35"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14:paraId="06537BEC" w14:textId="77777777" w:rsidTr="004737D0">
        <w:tc>
          <w:tcPr>
            <w:tcW w:w="713" w:type="pct"/>
            <w:shd w:val="clear" w:color="auto" w:fill="auto"/>
          </w:tcPr>
          <w:p w14:paraId="75F9EE5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039F39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A421211"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14:paraId="73BBCA79"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354C627E" w14:textId="77777777" w:rsidTr="004737D0">
        <w:tc>
          <w:tcPr>
            <w:tcW w:w="713" w:type="pct"/>
            <w:shd w:val="clear" w:color="auto" w:fill="auto"/>
          </w:tcPr>
          <w:p w14:paraId="4BC5B8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B51F5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255CBFE" w14:textId="77777777"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14:paraId="007F78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CAE9AC9" w14:textId="77777777" w:rsidTr="004737D0">
        <w:tc>
          <w:tcPr>
            <w:tcW w:w="713" w:type="pct"/>
            <w:shd w:val="clear" w:color="auto" w:fill="auto"/>
          </w:tcPr>
          <w:p w14:paraId="4E6B5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7B77A1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RHS_body_dynamics</w:t>
            </w:r>
            <w:proofErr w:type="spellEnd"/>
          </w:p>
        </w:tc>
        <w:tc>
          <w:tcPr>
            <w:tcW w:w="1593" w:type="pct"/>
          </w:tcPr>
          <w:p w14:paraId="24D37CD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0698F6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DDDFEBA" w14:textId="77777777" w:rsidTr="004737D0">
        <w:tc>
          <w:tcPr>
            <w:tcW w:w="713" w:type="pct"/>
            <w:shd w:val="clear" w:color="auto" w:fill="auto"/>
          </w:tcPr>
          <w:p w14:paraId="6174F85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F6834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BABD3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122" w:type="pct"/>
          </w:tcPr>
          <w:p w14:paraId="49EE166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EA767AD" w14:textId="77777777" w:rsidTr="004737D0">
        <w:tc>
          <w:tcPr>
            <w:tcW w:w="713" w:type="pct"/>
            <w:shd w:val="clear" w:color="auto" w:fill="auto"/>
          </w:tcPr>
          <w:p w14:paraId="5881FD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F3D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Leapfrog_momentum</w:t>
            </w:r>
            <w:proofErr w:type="spellEnd"/>
          </w:p>
        </w:tc>
        <w:tc>
          <w:tcPr>
            <w:tcW w:w="1593" w:type="pct"/>
          </w:tcPr>
          <w:p w14:paraId="5E06EB9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89AC6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D799CF7" w14:textId="77777777" w:rsidTr="004737D0">
        <w:tc>
          <w:tcPr>
            <w:tcW w:w="713" w:type="pct"/>
            <w:shd w:val="clear" w:color="auto" w:fill="auto"/>
          </w:tcPr>
          <w:p w14:paraId="1741082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4E386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time_integration_body_dynamics</w:t>
            </w:r>
            <w:proofErr w:type="spellEnd"/>
          </w:p>
        </w:tc>
        <w:tc>
          <w:tcPr>
            <w:tcW w:w="1593" w:type="pct"/>
          </w:tcPr>
          <w:p w14:paraId="17A258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A2F23B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B5B9850" w14:textId="77777777" w:rsidTr="004737D0">
        <w:tc>
          <w:tcPr>
            <w:tcW w:w="713" w:type="pct"/>
            <w:shd w:val="clear" w:color="auto" w:fill="auto"/>
          </w:tcPr>
          <w:p w14:paraId="0D876AC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F180C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78B2597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D1E38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8E703D9" w14:textId="77777777" w:rsidTr="004737D0">
        <w:tc>
          <w:tcPr>
            <w:tcW w:w="713" w:type="pct"/>
            <w:shd w:val="clear" w:color="auto" w:fill="auto"/>
          </w:tcPr>
          <w:p w14:paraId="43EEFE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2A8E1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3EA9F1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body_to_smoothing_vel</w:t>
            </w:r>
            <w:proofErr w:type="spellEnd"/>
          </w:p>
        </w:tc>
        <w:tc>
          <w:tcPr>
            <w:tcW w:w="1122" w:type="pct"/>
          </w:tcPr>
          <w:p w14:paraId="3AE5B1E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FF90DB8" w14:textId="77777777" w:rsidTr="004737D0">
        <w:tc>
          <w:tcPr>
            <w:tcW w:w="713" w:type="pct"/>
            <w:shd w:val="clear" w:color="auto" w:fill="auto"/>
          </w:tcPr>
          <w:p w14:paraId="718B6B4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C9E8B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394C6E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14:paraId="442C3B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6503E" w14:textId="77777777" w:rsidTr="004737D0">
        <w:tc>
          <w:tcPr>
            <w:tcW w:w="713" w:type="pct"/>
            <w:shd w:val="clear" w:color="auto" w:fill="auto"/>
          </w:tcPr>
          <w:p w14:paraId="409031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6C5C7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C9447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F78E00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wall_function_for_SASPH</w:t>
            </w:r>
            <w:proofErr w:type="spellEnd"/>
          </w:p>
        </w:tc>
      </w:tr>
      <w:tr w:rsidR="00B72346" w:rsidRPr="00376AFF" w14:paraId="24DD38D0" w14:textId="77777777" w:rsidTr="004737D0">
        <w:tc>
          <w:tcPr>
            <w:tcW w:w="713" w:type="pct"/>
            <w:shd w:val="clear" w:color="auto" w:fill="auto"/>
          </w:tcPr>
          <w:p w14:paraId="4DB1384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2C81E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724FD5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BB333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EC17E2D" w14:textId="77777777" w:rsidTr="004737D0">
        <w:tc>
          <w:tcPr>
            <w:tcW w:w="713" w:type="pct"/>
            <w:shd w:val="clear" w:color="auto" w:fill="auto"/>
          </w:tcPr>
          <w:p w14:paraId="55D952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D379D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Leapfrog_trajectories</w:t>
            </w:r>
            <w:proofErr w:type="spellEnd"/>
          </w:p>
        </w:tc>
        <w:tc>
          <w:tcPr>
            <w:tcW w:w="1593" w:type="pct"/>
          </w:tcPr>
          <w:p w14:paraId="2997B5E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3C2B289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D50E19B" w14:textId="77777777" w:rsidTr="004737D0">
        <w:tc>
          <w:tcPr>
            <w:tcW w:w="713" w:type="pct"/>
            <w:shd w:val="clear" w:color="auto" w:fill="auto"/>
          </w:tcPr>
          <w:p w14:paraId="4012633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C74C0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14:paraId="4607A73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EA7902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4E5A62C" w14:textId="77777777" w:rsidTr="004737D0">
        <w:tc>
          <w:tcPr>
            <w:tcW w:w="713" w:type="pct"/>
            <w:shd w:val="clear" w:color="auto" w:fill="auto"/>
          </w:tcPr>
          <w:p w14:paraId="52EBEA2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F83855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GenerateSourceParticles</w:t>
            </w:r>
            <w:proofErr w:type="spellEnd"/>
          </w:p>
        </w:tc>
        <w:tc>
          <w:tcPr>
            <w:tcW w:w="1593" w:type="pct"/>
          </w:tcPr>
          <w:p w14:paraId="339FD91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570EF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FB5B0F7" w14:textId="77777777" w:rsidTr="004737D0">
        <w:tc>
          <w:tcPr>
            <w:tcW w:w="713" w:type="pct"/>
            <w:shd w:val="clear" w:color="auto" w:fill="auto"/>
          </w:tcPr>
          <w:p w14:paraId="19249F4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D004B7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BC_zmax_anyt</w:t>
            </w:r>
            <w:proofErr w:type="spellEnd"/>
          </w:p>
        </w:tc>
        <w:tc>
          <w:tcPr>
            <w:tcW w:w="1593" w:type="pct"/>
          </w:tcPr>
          <w:p w14:paraId="7F5B6B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714ADAB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B15DD6E" w14:textId="77777777" w:rsidTr="004737D0">
        <w:tc>
          <w:tcPr>
            <w:tcW w:w="713" w:type="pct"/>
            <w:shd w:val="clear" w:color="auto" w:fill="auto"/>
          </w:tcPr>
          <w:p w14:paraId="5852D1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C4624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9F1E86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14:paraId="406CDA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2441BDA" w14:textId="77777777" w:rsidTr="004737D0">
        <w:tc>
          <w:tcPr>
            <w:tcW w:w="713" w:type="pct"/>
            <w:shd w:val="clear" w:color="auto" w:fill="auto"/>
          </w:tcPr>
          <w:p w14:paraId="00DC89D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7A0145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14:paraId="4339C3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A0BD0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A0707EB" w14:textId="77777777" w:rsidTr="004737D0">
        <w:tc>
          <w:tcPr>
            <w:tcW w:w="713" w:type="pct"/>
            <w:shd w:val="clear" w:color="auto" w:fill="auto"/>
          </w:tcPr>
          <w:p w14:paraId="19ED654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52D13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NormFix</w:t>
            </w:r>
            <w:proofErr w:type="spellEnd"/>
          </w:p>
        </w:tc>
        <w:tc>
          <w:tcPr>
            <w:tcW w:w="1593" w:type="pct"/>
          </w:tcPr>
          <w:p w14:paraId="5B304FC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771F6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C882A29" w14:textId="77777777" w:rsidTr="004737D0">
        <w:tc>
          <w:tcPr>
            <w:tcW w:w="713" w:type="pct"/>
            <w:shd w:val="clear" w:color="auto" w:fill="auto"/>
          </w:tcPr>
          <w:p w14:paraId="1AC779D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19930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CalcVarLength</w:t>
            </w:r>
            <w:proofErr w:type="spellEnd"/>
          </w:p>
        </w:tc>
        <w:tc>
          <w:tcPr>
            <w:tcW w:w="1593" w:type="pct"/>
          </w:tcPr>
          <w:p w14:paraId="1CEC357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CCBABB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639989A" w14:textId="77777777" w:rsidTr="004737D0">
        <w:tc>
          <w:tcPr>
            <w:tcW w:w="713" w:type="pct"/>
            <w:shd w:val="clear" w:color="auto" w:fill="auto"/>
          </w:tcPr>
          <w:p w14:paraId="2EC618B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0AF43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5EAB4AD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C6412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EE269AE" w14:textId="77777777" w:rsidTr="004737D0">
        <w:tc>
          <w:tcPr>
            <w:tcW w:w="713" w:type="pct"/>
            <w:shd w:val="clear" w:color="auto" w:fill="auto"/>
          </w:tcPr>
          <w:p w14:paraId="7AA02F5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E46512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velocity_smoothing</w:t>
            </w:r>
            <w:proofErr w:type="spellEnd"/>
          </w:p>
        </w:tc>
        <w:tc>
          <w:tcPr>
            <w:tcW w:w="1593" w:type="pct"/>
          </w:tcPr>
          <w:p w14:paraId="1AA38ED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FABDA4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5B3D76AC" w14:textId="77777777" w:rsidTr="004737D0">
        <w:tc>
          <w:tcPr>
            <w:tcW w:w="713" w:type="pct"/>
            <w:shd w:val="clear" w:color="auto" w:fill="auto"/>
          </w:tcPr>
          <w:p w14:paraId="5EFD0A6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C851B9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14:paraId="0980213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387C92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23649B" w14:textId="77777777" w:rsidTr="004737D0">
        <w:tc>
          <w:tcPr>
            <w:tcW w:w="713" w:type="pct"/>
            <w:shd w:val="clear" w:color="auto" w:fill="auto"/>
          </w:tcPr>
          <w:p w14:paraId="5FFE8E9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3B0CBC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14:paraId="7085C55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6EF873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314B29" w14:textId="77777777" w:rsidTr="004737D0">
        <w:tc>
          <w:tcPr>
            <w:tcW w:w="713" w:type="pct"/>
            <w:shd w:val="clear" w:color="auto" w:fill="auto"/>
          </w:tcPr>
          <w:p w14:paraId="6ED7726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A4D19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5AE20BC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14:paraId="2CEBBFF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F4D949" w14:textId="77777777" w:rsidTr="004737D0">
        <w:tc>
          <w:tcPr>
            <w:tcW w:w="713" w:type="pct"/>
            <w:shd w:val="clear" w:color="auto" w:fill="auto"/>
          </w:tcPr>
          <w:p w14:paraId="5D1D66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BF4C0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7893FE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14:paraId="37650E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9124872" w14:textId="77777777" w:rsidTr="004737D0">
        <w:tc>
          <w:tcPr>
            <w:tcW w:w="713" w:type="pct"/>
            <w:shd w:val="clear" w:color="auto" w:fill="auto"/>
          </w:tcPr>
          <w:p w14:paraId="5E409C0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6FAFE3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KTGF_update</w:t>
            </w:r>
            <w:proofErr w:type="spellEnd"/>
          </w:p>
        </w:tc>
        <w:tc>
          <w:tcPr>
            <w:tcW w:w="1593" w:type="pct"/>
          </w:tcPr>
          <w:p w14:paraId="49C264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1A66F8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D8C5FD6" w14:textId="77777777" w:rsidTr="004737D0">
        <w:tc>
          <w:tcPr>
            <w:tcW w:w="713" w:type="pct"/>
            <w:shd w:val="clear" w:color="auto" w:fill="auto"/>
          </w:tcPr>
          <w:p w14:paraId="3D71F72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824A1A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059C2B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initialization_fixed_granular_particle</w:t>
            </w:r>
            <w:proofErr w:type="spellEnd"/>
          </w:p>
        </w:tc>
        <w:tc>
          <w:tcPr>
            <w:tcW w:w="1122" w:type="pct"/>
          </w:tcPr>
          <w:p w14:paraId="5E8F611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2B36BF0" w14:textId="77777777" w:rsidTr="004737D0">
        <w:tc>
          <w:tcPr>
            <w:tcW w:w="713" w:type="pct"/>
            <w:shd w:val="clear" w:color="auto" w:fill="auto"/>
          </w:tcPr>
          <w:p w14:paraId="4D455C3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EFDB7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24C409A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14:paraId="0FB30AD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E7A1B1B" w14:textId="77777777" w:rsidTr="004737D0">
        <w:tc>
          <w:tcPr>
            <w:tcW w:w="713" w:type="pct"/>
            <w:shd w:val="clear" w:color="auto" w:fill="auto"/>
          </w:tcPr>
          <w:p w14:paraId="1840B8D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600FEF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6F41BC7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E81BA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fixed_bed_slope_limited</w:t>
            </w:r>
            <w:proofErr w:type="spellEnd"/>
          </w:p>
        </w:tc>
      </w:tr>
      <w:tr w:rsidR="00B72346" w:rsidRPr="00376AFF" w14:paraId="2AE23602" w14:textId="77777777" w:rsidTr="004737D0">
        <w:tc>
          <w:tcPr>
            <w:tcW w:w="713" w:type="pct"/>
            <w:shd w:val="clear" w:color="auto" w:fill="auto"/>
          </w:tcPr>
          <w:p w14:paraId="1D6EA63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38EA4E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0FE31C5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16C1FBB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compute_k_BetaGamma</w:t>
            </w:r>
            <w:proofErr w:type="spellEnd"/>
          </w:p>
        </w:tc>
      </w:tr>
      <w:tr w:rsidR="00B72346" w:rsidRPr="00376AFF" w14:paraId="755BF1F9" w14:textId="77777777" w:rsidTr="004737D0">
        <w:tc>
          <w:tcPr>
            <w:tcW w:w="713" w:type="pct"/>
            <w:shd w:val="clear" w:color="auto" w:fill="auto"/>
          </w:tcPr>
          <w:p w14:paraId="433EA9B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602AEA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liquid_particle_ID_array</w:t>
            </w:r>
            <w:proofErr w:type="spellEnd"/>
          </w:p>
        </w:tc>
        <w:tc>
          <w:tcPr>
            <w:tcW w:w="1593" w:type="pct"/>
          </w:tcPr>
          <w:p w14:paraId="3FF2DAD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62C331D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157547" w14:textId="77777777" w:rsidTr="004737D0">
        <w:tc>
          <w:tcPr>
            <w:tcW w:w="713" w:type="pct"/>
            <w:shd w:val="clear" w:color="auto" w:fill="auto"/>
          </w:tcPr>
          <w:p w14:paraId="635EDAB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FA531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Continuity_Equation</w:t>
            </w:r>
            <w:proofErr w:type="spellEnd"/>
          </w:p>
        </w:tc>
        <w:tc>
          <w:tcPr>
            <w:tcW w:w="1593" w:type="pct"/>
          </w:tcPr>
          <w:p w14:paraId="465339D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01DE5FF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B17EFE7" w14:textId="77777777" w:rsidTr="004737D0">
        <w:tc>
          <w:tcPr>
            <w:tcW w:w="713" w:type="pct"/>
            <w:shd w:val="clear" w:color="auto" w:fill="auto"/>
          </w:tcPr>
          <w:p w14:paraId="1141151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08D3CEB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40AEA39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body_particles_to_continuity</w:t>
            </w:r>
            <w:proofErr w:type="spellEnd"/>
          </w:p>
        </w:tc>
        <w:tc>
          <w:tcPr>
            <w:tcW w:w="1122" w:type="pct"/>
          </w:tcPr>
          <w:p w14:paraId="06C5BE0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C85C89" w14:textId="77777777" w:rsidTr="004737D0">
        <w:tc>
          <w:tcPr>
            <w:tcW w:w="713" w:type="pct"/>
            <w:shd w:val="clear" w:color="auto" w:fill="auto"/>
          </w:tcPr>
          <w:p w14:paraId="105B573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1B2CF0C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SASPH_continuity</w:t>
            </w:r>
            <w:proofErr w:type="spellEnd"/>
          </w:p>
        </w:tc>
        <w:tc>
          <w:tcPr>
            <w:tcW w:w="1593" w:type="pct"/>
          </w:tcPr>
          <w:p w14:paraId="261D02E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205ACF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51AD266" w14:textId="77777777" w:rsidTr="004737D0">
        <w:tc>
          <w:tcPr>
            <w:tcW w:w="713" w:type="pct"/>
            <w:shd w:val="clear" w:color="auto" w:fill="auto"/>
          </w:tcPr>
          <w:p w14:paraId="1792DC7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81FD1C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77C0EE9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14:paraId="3F8D91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E58A8C2" w14:textId="77777777" w:rsidTr="004737D0">
        <w:tc>
          <w:tcPr>
            <w:tcW w:w="713" w:type="pct"/>
            <w:shd w:val="clear" w:color="auto" w:fill="auto"/>
          </w:tcPr>
          <w:p w14:paraId="610655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AFD27D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Leapfrog_continuity</w:t>
            </w:r>
            <w:proofErr w:type="spellEnd"/>
          </w:p>
        </w:tc>
        <w:tc>
          <w:tcPr>
            <w:tcW w:w="1593" w:type="pct"/>
          </w:tcPr>
          <w:p w14:paraId="6CEEFE55"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279FF3CC"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16BA88C5" w14:textId="77777777" w:rsidTr="004737D0">
        <w:tc>
          <w:tcPr>
            <w:tcW w:w="713" w:type="pct"/>
            <w:shd w:val="clear" w:color="auto" w:fill="auto"/>
          </w:tcPr>
          <w:p w14:paraId="6A4EF7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27B3389"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CalcPre</w:t>
            </w:r>
            <w:proofErr w:type="spellEnd"/>
          </w:p>
        </w:tc>
        <w:tc>
          <w:tcPr>
            <w:tcW w:w="1593" w:type="pct"/>
          </w:tcPr>
          <w:p w14:paraId="7B74F6C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512BC1E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0B485394" w14:textId="77777777" w:rsidTr="004737D0">
        <w:tc>
          <w:tcPr>
            <w:tcW w:w="713" w:type="pct"/>
            <w:shd w:val="clear" w:color="auto" w:fill="auto"/>
          </w:tcPr>
          <w:p w14:paraId="0D1DBCD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8E264B0"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body_pressure_mirror</w:t>
            </w:r>
            <w:proofErr w:type="spellEnd"/>
          </w:p>
        </w:tc>
        <w:tc>
          <w:tcPr>
            <w:tcW w:w="1593" w:type="pct"/>
          </w:tcPr>
          <w:p w14:paraId="303D92F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53B340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4B76D36C" w14:textId="77777777" w:rsidTr="004737D0">
        <w:tc>
          <w:tcPr>
            <w:tcW w:w="713" w:type="pct"/>
            <w:shd w:val="clear" w:color="auto" w:fill="auto"/>
          </w:tcPr>
          <w:p w14:paraId="70BB167A"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45A2B9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14:paraId="224862C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025B5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3AA1ED47" w14:textId="77777777" w:rsidTr="004737D0">
        <w:tc>
          <w:tcPr>
            <w:tcW w:w="713" w:type="pct"/>
            <w:shd w:val="clear" w:color="auto" w:fill="auto"/>
          </w:tcPr>
          <w:p w14:paraId="2899C6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2E65D3A6"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14:paraId="137553E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body_to_smoothing_pres</w:t>
            </w:r>
            <w:proofErr w:type="spellEnd"/>
          </w:p>
        </w:tc>
        <w:tc>
          <w:tcPr>
            <w:tcW w:w="1122" w:type="pct"/>
          </w:tcPr>
          <w:p w14:paraId="171FD102"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21C1D4FC" w14:textId="77777777" w:rsidTr="004737D0">
        <w:tc>
          <w:tcPr>
            <w:tcW w:w="713" w:type="pct"/>
            <w:shd w:val="clear" w:color="auto" w:fill="auto"/>
          </w:tcPr>
          <w:p w14:paraId="7118956E"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572998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body_pressure_postpro</w:t>
            </w:r>
            <w:proofErr w:type="spellEnd"/>
          </w:p>
        </w:tc>
        <w:tc>
          <w:tcPr>
            <w:tcW w:w="1593" w:type="pct"/>
          </w:tcPr>
          <w:p w14:paraId="71CFCDF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C1D7943"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6E3529D4" w14:textId="77777777" w:rsidTr="004737D0">
        <w:tc>
          <w:tcPr>
            <w:tcW w:w="713" w:type="pct"/>
            <w:shd w:val="clear" w:color="auto" w:fill="auto"/>
          </w:tcPr>
          <w:p w14:paraId="241492A1"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4449DE1D"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mixture_viscosity</w:t>
            </w:r>
            <w:proofErr w:type="spellEnd"/>
          </w:p>
        </w:tc>
        <w:tc>
          <w:tcPr>
            <w:tcW w:w="1593" w:type="pct"/>
          </w:tcPr>
          <w:p w14:paraId="60DADE24"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789029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14:paraId="7BACE0A2" w14:textId="77777777" w:rsidTr="004737D0">
        <w:tc>
          <w:tcPr>
            <w:tcW w:w="713" w:type="pct"/>
            <w:shd w:val="clear" w:color="auto" w:fill="auto"/>
          </w:tcPr>
          <w:p w14:paraId="08929518"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14:paraId="7A6E5C8F"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time_step_post_processing</w:t>
            </w:r>
            <w:proofErr w:type="spellEnd"/>
          </w:p>
        </w:tc>
        <w:tc>
          <w:tcPr>
            <w:tcW w:w="1593" w:type="pct"/>
          </w:tcPr>
          <w:p w14:paraId="76E1C58B"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14:paraId="4E645F67" w14:textId="77777777"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14:paraId="3232AE79" w14:textId="77777777" w:rsidR="00467239" w:rsidRPr="00376AFF" w:rsidRDefault="00467239" w:rsidP="00467239">
      <w:pPr>
        <w:spacing w:after="0" w:line="240" w:lineRule="auto"/>
        <w:jc w:val="center"/>
        <w:rPr>
          <w:rFonts w:ascii="Times New Roman" w:hAnsi="Times New Roman"/>
          <w:szCs w:val="24"/>
        </w:rPr>
      </w:pPr>
      <w:bookmarkStart w:id="706" w:name="_Ref64366457"/>
      <w:commentRangeStart w:id="707"/>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bookmarkEnd w:id="706"/>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by the program unit “</w:t>
      </w:r>
      <w:proofErr w:type="spellStart"/>
      <w:r w:rsidR="00B72346" w:rsidRPr="00376AFF">
        <w:rPr>
          <w:rFonts w:ascii="Times New Roman" w:hAnsi="Times New Roman"/>
          <w:szCs w:val="24"/>
        </w:rPr>
        <w:t>time_step_loop</w:t>
      </w:r>
      <w:proofErr w:type="spellEnd"/>
      <w:r w:rsidR="00B72346" w:rsidRPr="00376AFF">
        <w:rPr>
          <w:rFonts w:ascii="Times New Roman" w:hAnsi="Times New Roman"/>
          <w:szCs w:val="24"/>
        </w:rPr>
        <w:t xml:space="preserve">”,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707"/>
      <w:r w:rsidR="00B72346" w:rsidRPr="00376AFF">
        <w:rPr>
          <w:rStyle w:val="Rimandocommento"/>
          <w:rFonts w:ascii="Times New Roman" w:eastAsia="Times New Roman" w:hAnsi="Times New Roman"/>
          <w:szCs w:val="20"/>
          <w:lang w:eastAsia="it-IT"/>
        </w:rPr>
        <w:commentReference w:id="707"/>
      </w:r>
    </w:p>
    <w:p w14:paraId="5D5C291A" w14:textId="77777777" w:rsidR="00467239" w:rsidRPr="00376AFF" w:rsidRDefault="00467239" w:rsidP="00467239">
      <w:pPr>
        <w:pStyle w:val="Amicarellititle3"/>
        <w:numPr>
          <w:ilvl w:val="0"/>
          <w:numId w:val="0"/>
        </w:numPr>
        <w:rPr>
          <w:lang w:val="en-GB"/>
        </w:rPr>
      </w:pPr>
    </w:p>
    <w:p w14:paraId="33A1BFC9" w14:textId="77777777" w:rsidR="001F3C55" w:rsidRPr="00376AFF" w:rsidRDefault="001F3C55" w:rsidP="009A174B">
      <w:pPr>
        <w:pStyle w:val="Amicarellititle3"/>
        <w:numPr>
          <w:ilvl w:val="2"/>
          <w:numId w:val="44"/>
        </w:numPr>
        <w:rPr>
          <w:lang w:val="en-GB"/>
        </w:rPr>
      </w:pPr>
      <w:bookmarkStart w:id="708" w:name="_Toc66716456"/>
      <w:r w:rsidRPr="00376AFF">
        <w:rPr>
          <w:lang w:val="en-GB"/>
        </w:rPr>
        <w:t>Modul</w:t>
      </w:r>
      <w:bookmarkEnd w:id="705"/>
      <w:r w:rsidR="00010640" w:rsidRPr="00376AFF">
        <w:rPr>
          <w:lang w:val="en-GB"/>
        </w:rPr>
        <w:t>es</w:t>
      </w:r>
      <w:bookmarkEnd w:id="708"/>
    </w:p>
    <w:p w14:paraId="5F4746BA" w14:textId="77777777"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093238" w:rsidRPr="00093238">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
    <w:p w14:paraId="4C713D10" w14:textId="77777777" w:rsidR="001F3C55" w:rsidRPr="00376AFF" w:rsidRDefault="001F3C55" w:rsidP="00EC217D">
      <w:pPr>
        <w:spacing w:after="0" w:line="240" w:lineRule="auto"/>
        <w:jc w:val="both"/>
        <w:rPr>
          <w:sz w:val="24"/>
          <w:szCs w:val="24"/>
        </w:rPr>
      </w:pPr>
    </w:p>
    <w:p w14:paraId="2F407371" w14:textId="77777777" w:rsidR="00ED6D25" w:rsidRPr="00376AFF" w:rsidRDefault="00010640" w:rsidP="009A174B">
      <w:pPr>
        <w:pStyle w:val="Amicarellititle3"/>
        <w:numPr>
          <w:ilvl w:val="2"/>
          <w:numId w:val="44"/>
        </w:numPr>
        <w:rPr>
          <w:lang w:val="en-GB"/>
        </w:rPr>
      </w:pPr>
      <w:bookmarkStart w:id="709" w:name="_Toc447005731"/>
      <w:bookmarkStart w:id="710" w:name="_Toc66716457"/>
      <w:r w:rsidRPr="00376AFF">
        <w:rPr>
          <w:lang w:val="en-GB"/>
        </w:rPr>
        <w:t>Program units for the neighbouring search, the smoothing operators and the interface detection</w:t>
      </w:r>
      <w:bookmarkEnd w:id="709"/>
      <w:r w:rsidRPr="00376AFF">
        <w:rPr>
          <w:lang w:val="en-GB"/>
        </w:rPr>
        <w:t>.</w:t>
      </w:r>
      <w:bookmarkEnd w:id="710"/>
    </w:p>
    <w:p w14:paraId="56998DB7" w14:textId="77777777"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w:t>
      </w:r>
      <w:proofErr w:type="spellStart"/>
      <w:r w:rsidR="00ED6D25" w:rsidRPr="00376AFF">
        <w:rPr>
          <w:rFonts w:ascii="Times New Roman" w:hAnsi="Times New Roman"/>
          <w:sz w:val="24"/>
          <w:szCs w:val="24"/>
        </w:rPr>
        <w:t>Neighbouring_Search</w:t>
      </w:r>
      <w:proofErr w:type="spellEnd"/>
      <w:r w:rsidR="00ED6D25" w:rsidRPr="00376AFF">
        <w:rPr>
          <w:rFonts w:ascii="Times New Roman" w:hAnsi="Times New Roman"/>
          <w:sz w:val="24"/>
          <w:szCs w:val="24"/>
        </w:rPr>
        <w:t xml:space="preserve">”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14:paraId="5BDE9340" w14:textId="77777777" w:rsidR="00ED6D25" w:rsidRPr="00376AFF" w:rsidRDefault="00ED6D25" w:rsidP="00EC217D">
      <w:pPr>
        <w:spacing w:after="0" w:line="240" w:lineRule="auto"/>
        <w:jc w:val="both"/>
        <w:rPr>
          <w:sz w:val="24"/>
          <w:szCs w:val="24"/>
        </w:rPr>
      </w:pPr>
    </w:p>
    <w:p w14:paraId="04C3DC10" w14:textId="77777777" w:rsidR="0063576B" w:rsidRPr="00376AFF" w:rsidRDefault="00010640" w:rsidP="009A174B">
      <w:pPr>
        <w:pStyle w:val="Amicarellititle3"/>
        <w:numPr>
          <w:ilvl w:val="2"/>
          <w:numId w:val="44"/>
        </w:numPr>
        <w:ind w:left="1225" w:hanging="505"/>
        <w:rPr>
          <w:lang w:val="en-GB"/>
        </w:rPr>
      </w:pPr>
      <w:bookmarkStart w:id="711" w:name="_Toc447005732"/>
      <w:bookmarkStart w:id="712" w:name="_Toc66716458"/>
      <w:r w:rsidRPr="00376AFF">
        <w:rPr>
          <w:lang w:val="en-GB"/>
        </w:rPr>
        <w:t>Program units for post-processing</w:t>
      </w:r>
      <w:bookmarkEnd w:id="711"/>
      <w:bookmarkEnd w:id="712"/>
    </w:p>
    <w:p w14:paraId="68DE152C" w14:textId="77777777"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Post_processing</w:t>
      </w:r>
      <w:proofErr w:type="spellEnd"/>
      <w:r w:rsidR="0063576B" w:rsidRPr="00376AFF">
        <w:rPr>
          <w:rFonts w:ascii="Times New Roman" w:hAnsi="Times New Roman"/>
          <w:sz w:val="24"/>
          <w:szCs w:val="24"/>
        </w:rPr>
        <w:t xml:space="preserve">”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14:paraId="2ADF1E24" w14:textId="77777777"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14:paraId="4C9406CC" w14:textId="77777777"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14:paraId="65D59108"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14:paraId="4D29C057" w14:textId="77777777"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14:paraId="55C49AAD" w14:textId="77777777"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14:paraId="726ECD37" w14:textId="77777777"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14:paraId="1FC3A62D" w14:textId="77777777" w:rsidR="0063576B" w:rsidRPr="00376AFF" w:rsidRDefault="0063576B" w:rsidP="00034CDC">
      <w:pPr>
        <w:pStyle w:val="Paragrafoelenco"/>
        <w:numPr>
          <w:ilvl w:val="0"/>
          <w:numId w:val="17"/>
        </w:numPr>
        <w:jc w:val="both"/>
        <w:rPr>
          <w:lang w:val="en-GB"/>
        </w:rPr>
      </w:pPr>
      <w:del w:id="713" w:author="Amicarelli Andrea (RSE)" w:date="2020-04-13T16:20:00Z">
        <w:r w:rsidRPr="00376AFF" w:rsidDel="0026104E">
          <w:rPr>
            <w:lang w:val="en-GB"/>
          </w:rPr>
          <w:delText xml:space="preserve">2D </w:delText>
        </w:r>
      </w:del>
      <w:ins w:id="714"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w:t>
      </w:r>
      <w:proofErr w:type="spellStart"/>
      <w:r w:rsidRPr="00376AFF">
        <w:rPr>
          <w:lang w:val="en-GB"/>
        </w:rPr>
        <w:t>vtu</w:t>
      </w:r>
      <w:proofErr w:type="spellEnd"/>
      <w:r w:rsidRPr="00376AFF">
        <w:rPr>
          <w:lang w:val="en-GB"/>
        </w:rPr>
        <w:t xml:space="preserve">” </w:t>
      </w:r>
      <w:r w:rsidR="00A979D9" w:rsidRPr="00376AFF">
        <w:rPr>
          <w:lang w:val="en-GB"/>
        </w:rPr>
        <w:t>and</w:t>
      </w:r>
      <w:r w:rsidRPr="00376AFF">
        <w:rPr>
          <w:lang w:val="en-GB"/>
        </w:rPr>
        <w:t xml:space="preserve"> “.</w:t>
      </w:r>
      <w:proofErr w:type="spellStart"/>
      <w:r w:rsidRPr="00376AFF">
        <w:rPr>
          <w:lang w:val="en-GB"/>
        </w:rPr>
        <w:t>pvd</w:t>
      </w:r>
      <w:proofErr w:type="spellEnd"/>
      <w:r w:rsidRPr="00376AFF">
        <w:rPr>
          <w:lang w:val="en-GB"/>
        </w:rPr>
        <w:t>”</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14:paraId="2FCAD51B" w14:textId="77777777"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w:t>
      </w:r>
      <w:proofErr w:type="spellStart"/>
      <w:r w:rsidR="0063576B" w:rsidRPr="00376AFF">
        <w:rPr>
          <w:lang w:val="en-GB"/>
        </w:rPr>
        <w:t>vtk</w:t>
      </w:r>
      <w:proofErr w:type="spellEnd"/>
      <w:r w:rsidR="0063576B" w:rsidRPr="00376AFF">
        <w:rPr>
          <w:lang w:val="en-GB"/>
        </w:rPr>
        <w:t>”</w:t>
      </w:r>
      <w:r w:rsidRPr="00376AFF">
        <w:rPr>
          <w:lang w:val="en-GB"/>
        </w:rPr>
        <w:t xml:space="preserve"> format for </w:t>
      </w:r>
      <w:r w:rsidR="0063576B" w:rsidRPr="00376AFF">
        <w:rPr>
          <w:lang w:val="en-GB"/>
        </w:rPr>
        <w:t>Paraview);</w:t>
      </w:r>
    </w:p>
    <w:p w14:paraId="135E2E99"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14:paraId="1F2E697E" w14:textId="77777777"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w:t>
      </w:r>
      <w:proofErr w:type="spellStart"/>
      <w:r w:rsidR="0063576B" w:rsidRPr="00376AFF">
        <w:rPr>
          <w:lang w:val="en-GB"/>
        </w:rPr>
        <w:t>Body_dynamics</w:t>
      </w:r>
      <w:proofErr w:type="spellEnd"/>
      <w:r w:rsidR="0063576B" w:rsidRPr="00376AFF">
        <w:rPr>
          <w:lang w:val="en-GB"/>
        </w:rPr>
        <w:t xml:space="preserve">”). </w:t>
      </w:r>
    </w:p>
    <w:p w14:paraId="5291CC4E" w14:textId="77777777" w:rsidR="00C950F3" w:rsidRPr="00376AFF" w:rsidRDefault="00C950F3" w:rsidP="00C950F3">
      <w:pPr>
        <w:spacing w:after="0" w:line="240" w:lineRule="auto"/>
        <w:jc w:val="both"/>
        <w:rPr>
          <w:rFonts w:ascii="Times New Roman" w:hAnsi="Times New Roman"/>
          <w:sz w:val="24"/>
          <w:szCs w:val="24"/>
        </w:rPr>
      </w:pPr>
      <w:commentRangeStart w:id="715"/>
      <w:r w:rsidRPr="00376AFF">
        <w:rPr>
          <w:rFonts w:ascii="Times New Roman" w:hAnsi="Times New Roman"/>
          <w:sz w:val="24"/>
          <w:szCs w:val="24"/>
        </w:rPr>
        <w:t>Monitor interpolations should take into account the influence of SA-SPH frontiers in the program unit “</w:t>
      </w:r>
      <w:proofErr w:type="spellStart"/>
      <w:r w:rsidRPr="00376AFF">
        <w:rPr>
          <w:rFonts w:ascii="Times New Roman" w:hAnsi="Times New Roman"/>
          <w:sz w:val="24"/>
          <w:szCs w:val="24"/>
        </w:rPr>
        <w:t>interpolations_for_monitoring_element</w:t>
      </w:r>
      <w:proofErr w:type="spellEnd"/>
      <w:r w:rsidRPr="00376AFF">
        <w:rPr>
          <w:rFonts w:ascii="Times New Roman" w:hAnsi="Times New Roman"/>
          <w:sz w:val="24"/>
          <w:szCs w:val="24"/>
        </w:rPr>
        <w: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3E57BBC1" w14:textId="77777777"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14:paraId="46CAB8C6" w14:textId="77777777"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715"/>
      <w:r w:rsidRPr="00376AFF">
        <w:rPr>
          <w:rStyle w:val="Rimandocommento"/>
          <w:szCs w:val="20"/>
          <w:lang w:val="en-GB"/>
        </w:rPr>
        <w:commentReference w:id="715"/>
      </w:r>
    </w:p>
    <w:p w14:paraId="6A1F5FB7" w14:textId="77777777" w:rsidR="007216CE" w:rsidRPr="00376AFF" w:rsidRDefault="007216CE" w:rsidP="007216CE">
      <w:pPr>
        <w:spacing w:after="0" w:line="240" w:lineRule="auto"/>
        <w:jc w:val="both"/>
        <w:rPr>
          <w:ins w:id="716" w:author="Amicarelli Andrea (RSE)" w:date="2020-04-13T16:55:00Z"/>
          <w:rFonts w:ascii="Times New Roman" w:hAnsi="Times New Roman"/>
          <w:sz w:val="24"/>
          <w:szCs w:val="24"/>
        </w:rPr>
      </w:pPr>
      <w:ins w:id="717" w:author="Amicarelli Andrea (RSE)" w:date="2020-04-13T16:55:00Z">
        <w:r w:rsidRPr="00376AFF">
          <w:rPr>
            <w:rFonts w:ascii="Times New Roman" w:hAnsi="Times New Roman"/>
            <w:sz w:val="24"/>
            <w:szCs w:val="24"/>
          </w:rPr>
          <w:t>SPHERA returns the time series of the maximum height (file “.</w:t>
        </w:r>
        <w:proofErr w:type="spellStart"/>
        <w:r w:rsidRPr="00376AFF">
          <w:rPr>
            <w:rFonts w:ascii="Times New Roman" w:hAnsi="Times New Roman"/>
            <w:sz w:val="24"/>
            <w:szCs w:val="24"/>
          </w:rPr>
          <w:t>plb</w:t>
        </w:r>
        <w:proofErr w:type="spellEnd"/>
        <w:r w:rsidRPr="00376AFF">
          <w:rPr>
            <w:rFonts w:ascii="Times New Roman" w:hAnsi="Times New Roman"/>
            <w:sz w:val="24"/>
            <w:szCs w:val="24"/>
          </w:rPr>
          <w:t>”) and the minimum height (file “.</w:t>
        </w:r>
        <w:proofErr w:type="spellStart"/>
        <w:r w:rsidRPr="00376AFF">
          <w:rPr>
            <w:rFonts w:ascii="Times New Roman" w:hAnsi="Times New Roman"/>
            <w:sz w:val="24"/>
            <w:szCs w:val="24"/>
          </w:rPr>
          <w:t>zlft</w:t>
        </w:r>
        <w:proofErr w:type="spellEnd"/>
        <w:r w:rsidRPr="00376AFF">
          <w:rPr>
            <w:rFonts w:ascii="Times New Roman" w:hAnsi="Times New Roman"/>
            <w:sz w:val="24"/>
            <w:szCs w:val="24"/>
          </w:rPr>
          <w: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14:paraId="50A7DCE0" w14:textId="77777777" w:rsidR="006F345C" w:rsidRPr="00376AFF" w:rsidRDefault="006F345C" w:rsidP="0063576B">
      <w:pPr>
        <w:spacing w:after="0" w:line="240" w:lineRule="auto"/>
        <w:jc w:val="both"/>
        <w:rPr>
          <w:sz w:val="24"/>
          <w:szCs w:val="24"/>
        </w:rPr>
      </w:pPr>
    </w:p>
    <w:p w14:paraId="52D15EB5" w14:textId="77777777" w:rsidR="0063576B" w:rsidRPr="00376AFF" w:rsidRDefault="00A979D9" w:rsidP="009A174B">
      <w:pPr>
        <w:pStyle w:val="Amicarellititle3"/>
        <w:numPr>
          <w:ilvl w:val="2"/>
          <w:numId w:val="44"/>
        </w:numPr>
        <w:ind w:left="1225" w:hanging="505"/>
        <w:rPr>
          <w:lang w:val="en-GB"/>
        </w:rPr>
      </w:pPr>
      <w:bookmarkStart w:id="718" w:name="_Toc447005733"/>
      <w:bookmarkStart w:id="719" w:name="_Toc66716459"/>
      <w:r w:rsidRPr="00376AFF">
        <w:rPr>
          <w:lang w:val="en-GB"/>
        </w:rPr>
        <w:t xml:space="preserve">Program units for </w:t>
      </w:r>
      <w:r w:rsidR="0063576B" w:rsidRPr="00376AFF">
        <w:rPr>
          <w:lang w:val="en-GB"/>
        </w:rPr>
        <w:t>pre-processing</w:t>
      </w:r>
      <w:bookmarkEnd w:id="718"/>
      <w:bookmarkEnd w:id="719"/>
    </w:p>
    <w:p w14:paraId="452B1DB8" w14:textId="77777777"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Pre_processing</w:t>
      </w:r>
      <w:proofErr w:type="spellEnd"/>
      <w:r w:rsidR="0063576B" w:rsidRPr="00376AFF">
        <w:rPr>
          <w:rFonts w:ascii="Times New Roman" w:hAnsi="Times New Roman"/>
          <w:sz w:val="24"/>
          <w:szCs w:val="24"/>
        </w:rPr>
        <w:t xml:space="preserve">” </w:t>
      </w:r>
      <w:proofErr w:type="spellStart"/>
      <w:r w:rsidRPr="00376AFF">
        <w:rPr>
          <w:rFonts w:ascii="Times New Roman" w:hAnsi="Times New Roman"/>
          <w:sz w:val="24"/>
          <w:szCs w:val="24"/>
        </w:rPr>
        <w:t>cntains</w:t>
      </w:r>
      <w:proofErr w:type="spellEnd"/>
      <w:r w:rsidRPr="00376AFF">
        <w:rPr>
          <w:rFonts w:ascii="Times New Roman" w:hAnsi="Times New Roman"/>
          <w:sz w:val="24"/>
          <w:szCs w:val="24"/>
        </w:rPr>
        <w:t xml:space="preserve">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14:paraId="221FFF20" w14:textId="77777777"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w:t>
      </w:r>
      <w:proofErr w:type="spellStart"/>
      <w:r w:rsidR="0063576B" w:rsidRPr="00376AFF">
        <w:rPr>
          <w:lang w:val="en-GB"/>
        </w:rPr>
        <w:t>inp</w:t>
      </w:r>
      <w:proofErr w:type="spellEnd"/>
      <w:r w:rsidR="0063576B" w:rsidRPr="00376AFF">
        <w:rPr>
          <w:lang w:val="en-GB"/>
        </w:rPr>
        <w:t xml:space="preserve">”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14:paraId="408B3BF4" w14:textId="77777777"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w:t>
      </w:r>
      <w:proofErr w:type="spellStart"/>
      <w:r w:rsidR="0063576B" w:rsidRPr="00376AFF">
        <w:rPr>
          <w:lang w:val="en-GB"/>
        </w:rPr>
        <w:t>surface_mesh_list.inp</w:t>
      </w:r>
      <w:proofErr w:type="spellEnd"/>
      <w:r w:rsidR="0063576B" w:rsidRPr="00376AFF">
        <w:rPr>
          <w:lang w:val="en-GB"/>
        </w:rPr>
        <w:t>”);</w:t>
      </w:r>
    </w:p>
    <w:p w14:paraId="3887C480" w14:textId="77777777"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proofErr w:type="spellStart"/>
      <w:r w:rsidR="0063576B" w:rsidRPr="00376AFF">
        <w:rPr>
          <w:lang w:val="en-GB"/>
        </w:rPr>
        <w:t>S</w:t>
      </w:r>
      <w:r w:rsidRPr="00376AFF">
        <w:rPr>
          <w:lang w:val="en-GB"/>
        </w:rPr>
        <w:t>nappyHexMesh</w:t>
      </w:r>
      <w:proofErr w:type="spellEnd"/>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14:paraId="4B8A3991" w14:textId="77777777" w:rsidR="00A40270" w:rsidRPr="00376AFF" w:rsidRDefault="00A40270" w:rsidP="00A40270">
      <w:pPr>
        <w:jc w:val="both"/>
      </w:pPr>
    </w:p>
    <w:p w14:paraId="10CF4C11" w14:textId="77777777"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14:paraId="53977225" w14:textId="77777777" w:rsidTr="005D1DA9">
        <w:trPr>
          <w:trHeight w:val="301"/>
        </w:trPr>
        <w:tc>
          <w:tcPr>
            <w:tcW w:w="1439" w:type="pct"/>
            <w:tcBorders>
              <w:top w:val="nil"/>
              <w:left w:val="nil"/>
              <w:bottom w:val="nil"/>
              <w:right w:val="nil"/>
            </w:tcBorders>
            <w:shd w:val="clear" w:color="auto" w:fill="auto"/>
            <w:hideMark/>
          </w:tcPr>
          <w:p w14:paraId="7BA5DA39"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24B1C9CD" w14:textId="77777777"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14:paraId="796E4BAA" w14:textId="77777777" w:rsidTr="005D1DA9">
        <w:trPr>
          <w:trHeight w:val="301"/>
        </w:trPr>
        <w:tc>
          <w:tcPr>
            <w:tcW w:w="1439" w:type="pct"/>
            <w:tcBorders>
              <w:top w:val="nil"/>
              <w:left w:val="nil"/>
              <w:bottom w:val="nil"/>
              <w:right w:val="nil"/>
            </w:tcBorders>
            <w:shd w:val="clear" w:color="auto" w:fill="auto"/>
          </w:tcPr>
          <w:p w14:paraId="7402E9E1"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Dynamic_allocation_module</w:t>
            </w:r>
            <w:proofErr w:type="spellEnd"/>
          </w:p>
        </w:tc>
        <w:tc>
          <w:tcPr>
            <w:tcW w:w="3561" w:type="pct"/>
            <w:tcBorders>
              <w:top w:val="nil"/>
              <w:left w:val="nil"/>
              <w:bottom w:val="nil"/>
              <w:right w:val="nil"/>
            </w:tcBorders>
            <w:shd w:val="clear" w:color="auto" w:fill="auto"/>
          </w:tcPr>
          <w:p w14:paraId="2ED340E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E129B8" w14:paraId="6839D2A6" w14:textId="77777777" w:rsidTr="005D1DA9">
        <w:trPr>
          <w:trHeight w:val="301"/>
        </w:trPr>
        <w:tc>
          <w:tcPr>
            <w:tcW w:w="1439" w:type="pct"/>
            <w:tcBorders>
              <w:top w:val="nil"/>
              <w:left w:val="nil"/>
              <w:bottom w:val="nil"/>
              <w:right w:val="nil"/>
            </w:tcBorders>
            <w:shd w:val="clear" w:color="auto" w:fill="auto"/>
          </w:tcPr>
          <w:p w14:paraId="17599FDD"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Hybrid_allocation_module</w:t>
            </w:r>
            <w:proofErr w:type="spellEnd"/>
          </w:p>
        </w:tc>
        <w:tc>
          <w:tcPr>
            <w:tcW w:w="3561" w:type="pct"/>
            <w:tcBorders>
              <w:top w:val="nil"/>
              <w:left w:val="nil"/>
              <w:bottom w:val="nil"/>
              <w:right w:val="nil"/>
            </w:tcBorders>
            <w:shd w:val="clear" w:color="auto" w:fill="auto"/>
          </w:tcPr>
          <w:p w14:paraId="6456925C" w14:textId="77777777" w:rsidR="0063576B" w:rsidRPr="00E129B8" w:rsidRDefault="0063576B" w:rsidP="005D1DA9">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Module to define derived types of both dynamically and statically allocated variables. </w:t>
            </w:r>
            <w:r w:rsidRPr="00E129B8">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376AFF" w14:paraId="4EA34B17" w14:textId="77777777" w:rsidTr="005D1DA9">
        <w:trPr>
          <w:trHeight w:val="301"/>
        </w:trPr>
        <w:tc>
          <w:tcPr>
            <w:tcW w:w="1439" w:type="pct"/>
            <w:tcBorders>
              <w:top w:val="nil"/>
              <w:left w:val="nil"/>
              <w:bottom w:val="nil"/>
              <w:right w:val="nil"/>
            </w:tcBorders>
            <w:shd w:val="clear" w:color="auto" w:fill="auto"/>
          </w:tcPr>
          <w:p w14:paraId="0D53147B"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I_O_diagnostic_module</w:t>
            </w:r>
            <w:proofErr w:type="spellEnd"/>
          </w:p>
        </w:tc>
        <w:tc>
          <w:tcPr>
            <w:tcW w:w="3561" w:type="pct"/>
            <w:tcBorders>
              <w:top w:val="nil"/>
              <w:left w:val="nil"/>
              <w:bottom w:val="nil"/>
              <w:right w:val="nil"/>
            </w:tcBorders>
            <w:shd w:val="clear" w:color="auto" w:fill="auto"/>
          </w:tcPr>
          <w:p w14:paraId="474574EC"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14:paraId="077CF0DE" w14:textId="77777777" w:rsidTr="005D1DA9">
        <w:trPr>
          <w:trHeight w:val="301"/>
        </w:trPr>
        <w:tc>
          <w:tcPr>
            <w:tcW w:w="1439" w:type="pct"/>
            <w:tcBorders>
              <w:top w:val="nil"/>
              <w:left w:val="nil"/>
              <w:bottom w:val="nil"/>
              <w:right w:val="nil"/>
            </w:tcBorders>
            <w:shd w:val="clear" w:color="auto" w:fill="auto"/>
          </w:tcPr>
          <w:p w14:paraId="6984848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I_O_file_module</w:t>
            </w:r>
            <w:proofErr w:type="spellEnd"/>
          </w:p>
        </w:tc>
        <w:tc>
          <w:tcPr>
            <w:tcW w:w="3561" w:type="pct"/>
            <w:tcBorders>
              <w:top w:val="nil"/>
              <w:left w:val="nil"/>
              <w:bottom w:val="nil"/>
              <w:right w:val="nil"/>
            </w:tcBorders>
            <w:shd w:val="clear" w:color="auto" w:fill="auto"/>
          </w:tcPr>
          <w:p w14:paraId="1BDCFA59"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14:paraId="05B847A0" w14:textId="77777777" w:rsidTr="005D1DA9">
        <w:trPr>
          <w:trHeight w:val="301"/>
        </w:trPr>
        <w:tc>
          <w:tcPr>
            <w:tcW w:w="1439" w:type="pct"/>
            <w:tcBorders>
              <w:top w:val="nil"/>
              <w:left w:val="nil"/>
              <w:bottom w:val="nil"/>
              <w:right w:val="nil"/>
            </w:tcBorders>
            <w:shd w:val="clear" w:color="auto" w:fill="auto"/>
          </w:tcPr>
          <w:p w14:paraId="5F312187"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SA_SPH_module</w:t>
            </w:r>
            <w:proofErr w:type="spellEnd"/>
          </w:p>
        </w:tc>
        <w:tc>
          <w:tcPr>
            <w:tcW w:w="3561" w:type="pct"/>
            <w:tcBorders>
              <w:top w:val="nil"/>
              <w:left w:val="nil"/>
              <w:bottom w:val="nil"/>
              <w:right w:val="nil"/>
            </w:tcBorders>
            <w:shd w:val="clear" w:color="auto" w:fill="auto"/>
          </w:tcPr>
          <w:p w14:paraId="7AE030AD"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376AFF" w14:paraId="083504C2" w14:textId="77777777" w:rsidTr="005D1DA9">
        <w:trPr>
          <w:trHeight w:val="301"/>
        </w:trPr>
        <w:tc>
          <w:tcPr>
            <w:tcW w:w="1439" w:type="pct"/>
            <w:tcBorders>
              <w:top w:val="nil"/>
              <w:left w:val="nil"/>
              <w:bottom w:val="nil"/>
              <w:right w:val="nil"/>
            </w:tcBorders>
            <w:shd w:val="clear" w:color="auto" w:fill="auto"/>
          </w:tcPr>
          <w:p w14:paraId="09A07276"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Static_allocation_module</w:t>
            </w:r>
            <w:proofErr w:type="spellEnd"/>
          </w:p>
        </w:tc>
        <w:tc>
          <w:tcPr>
            <w:tcW w:w="3561" w:type="pct"/>
            <w:tcBorders>
              <w:top w:val="nil"/>
              <w:left w:val="nil"/>
              <w:bottom w:val="nil"/>
              <w:right w:val="nil"/>
            </w:tcBorders>
            <w:shd w:val="clear" w:color="auto" w:fill="auto"/>
          </w:tcPr>
          <w:p w14:paraId="6B53C838"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14:paraId="6FADAF49" w14:textId="77777777" w:rsidTr="005D1DA9">
        <w:trPr>
          <w:trHeight w:val="301"/>
        </w:trPr>
        <w:tc>
          <w:tcPr>
            <w:tcW w:w="1439" w:type="pct"/>
            <w:tcBorders>
              <w:top w:val="nil"/>
              <w:left w:val="nil"/>
              <w:bottom w:val="nil"/>
              <w:right w:val="nil"/>
            </w:tcBorders>
            <w:shd w:val="clear" w:color="auto" w:fill="auto"/>
          </w:tcPr>
          <w:p w14:paraId="7504360E"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Time_module</w:t>
            </w:r>
            <w:proofErr w:type="spellEnd"/>
          </w:p>
        </w:tc>
        <w:tc>
          <w:tcPr>
            <w:tcW w:w="3561" w:type="pct"/>
            <w:tcBorders>
              <w:top w:val="nil"/>
              <w:left w:val="nil"/>
              <w:bottom w:val="nil"/>
              <w:right w:val="nil"/>
            </w:tcBorders>
            <w:shd w:val="clear" w:color="auto" w:fill="auto"/>
          </w:tcPr>
          <w:p w14:paraId="3D9A9E0A" w14:textId="77777777"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14:paraId="752A728F" w14:textId="77777777" w:rsidR="0063576B" w:rsidRPr="00E129B8" w:rsidRDefault="0063576B" w:rsidP="0063576B">
      <w:pPr>
        <w:spacing w:after="0" w:line="240" w:lineRule="auto"/>
        <w:jc w:val="center"/>
        <w:rPr>
          <w:rFonts w:ascii="Times New Roman" w:hAnsi="Times New Roman"/>
          <w:szCs w:val="24"/>
          <w:lang w:val="fr-FR"/>
        </w:rPr>
      </w:pPr>
      <w:bookmarkStart w:id="720" w:name="_Ref447801052"/>
      <w:r w:rsidRPr="00E129B8">
        <w:rPr>
          <w:rFonts w:ascii="Times New Roman" w:hAnsi="Times New Roman"/>
          <w:szCs w:val="24"/>
          <w:lang w:val="fr-FR"/>
        </w:rPr>
        <w:t xml:space="preserve">Table </w:t>
      </w:r>
      <w:r w:rsidRPr="00376AFF">
        <w:rPr>
          <w:rFonts w:ascii="Times New Roman" w:hAnsi="Times New Roman"/>
          <w:szCs w:val="24"/>
        </w:rPr>
        <w:fldChar w:fldCharType="begin"/>
      </w:r>
      <w:r w:rsidRPr="00E129B8">
        <w:rPr>
          <w:rFonts w:ascii="Times New Roman" w:hAnsi="Times New Roman"/>
          <w:szCs w:val="24"/>
          <w:lang w:val="fr-FR"/>
        </w:rPr>
        <w:instrText xml:space="preserve"> STYLEREF 1 \s </w:instrText>
      </w:r>
      <w:r w:rsidRPr="00376AFF">
        <w:rPr>
          <w:rFonts w:ascii="Times New Roman" w:hAnsi="Times New Roman"/>
          <w:szCs w:val="24"/>
        </w:rPr>
        <w:fldChar w:fldCharType="separate"/>
      </w:r>
      <w:r w:rsidR="00093238" w:rsidRPr="00E129B8">
        <w:rPr>
          <w:rFonts w:ascii="Times New Roman" w:hAnsi="Times New Roman"/>
          <w:noProof/>
          <w:szCs w:val="24"/>
          <w:lang w:val="fr-FR"/>
        </w:rPr>
        <w:t>11</w:t>
      </w:r>
      <w:r w:rsidRPr="00376AFF">
        <w:rPr>
          <w:rFonts w:ascii="Times New Roman" w:hAnsi="Times New Roman"/>
          <w:szCs w:val="24"/>
        </w:rPr>
        <w:fldChar w:fldCharType="end"/>
      </w:r>
      <w:r w:rsidRPr="00E129B8">
        <w:rPr>
          <w:rFonts w:ascii="Times New Roman" w:hAnsi="Times New Roman"/>
          <w:szCs w:val="24"/>
          <w:lang w:val="fr-FR"/>
        </w:rPr>
        <w:t>.</w:t>
      </w:r>
      <w:r w:rsidRPr="00376AFF">
        <w:rPr>
          <w:rFonts w:ascii="Times New Roman" w:hAnsi="Times New Roman"/>
          <w:szCs w:val="24"/>
        </w:rPr>
        <w:fldChar w:fldCharType="begin"/>
      </w:r>
      <w:r w:rsidRPr="00E129B8">
        <w:rPr>
          <w:rFonts w:ascii="Times New Roman" w:hAnsi="Times New Roman"/>
          <w:szCs w:val="24"/>
          <w:lang w:val="fr-FR"/>
        </w:rPr>
        <w:instrText xml:space="preserve"> SEQ Table \* ARABIC \s 1 </w:instrText>
      </w:r>
      <w:r w:rsidRPr="00376AFF">
        <w:rPr>
          <w:rFonts w:ascii="Times New Roman" w:hAnsi="Times New Roman"/>
          <w:szCs w:val="24"/>
        </w:rPr>
        <w:fldChar w:fldCharType="separate"/>
      </w:r>
      <w:r w:rsidR="00093238" w:rsidRPr="00E129B8">
        <w:rPr>
          <w:rFonts w:ascii="Times New Roman" w:hAnsi="Times New Roman"/>
          <w:noProof/>
          <w:szCs w:val="24"/>
          <w:lang w:val="fr-FR"/>
        </w:rPr>
        <w:t>12</w:t>
      </w:r>
      <w:r w:rsidRPr="00376AFF">
        <w:rPr>
          <w:rFonts w:ascii="Times New Roman" w:hAnsi="Times New Roman"/>
          <w:szCs w:val="24"/>
        </w:rPr>
        <w:fldChar w:fldCharType="end"/>
      </w:r>
      <w:bookmarkEnd w:id="720"/>
      <w:r w:rsidRPr="00E129B8">
        <w:rPr>
          <w:rFonts w:ascii="Times New Roman" w:hAnsi="Times New Roman"/>
          <w:szCs w:val="24"/>
          <w:lang w:val="fr-FR"/>
        </w:rPr>
        <w:t xml:space="preserve">. Fortran </w:t>
      </w:r>
      <w:r w:rsidR="00010640" w:rsidRPr="00E129B8">
        <w:rPr>
          <w:rFonts w:ascii="Times New Roman" w:hAnsi="Times New Roman"/>
          <w:szCs w:val="24"/>
          <w:lang w:val="fr-FR"/>
        </w:rPr>
        <w:t xml:space="preserve">modules </w:t>
      </w:r>
      <w:r w:rsidRPr="00E129B8">
        <w:rPr>
          <w:rFonts w:ascii="Times New Roman" w:hAnsi="Times New Roman"/>
          <w:szCs w:val="24"/>
          <w:lang w:val="fr-FR"/>
        </w:rPr>
        <w:t>(“Modules</w:t>
      </w:r>
      <w:proofErr w:type="gramStart"/>
      <w:r w:rsidRPr="00E129B8">
        <w:rPr>
          <w:rFonts w:ascii="Times New Roman" w:hAnsi="Times New Roman"/>
          <w:szCs w:val="24"/>
          <w:lang w:val="fr-FR"/>
        </w:rPr>
        <w:t>”;</w:t>
      </w:r>
      <w:proofErr w:type="gramEnd"/>
      <w:r w:rsidRPr="00E129B8">
        <w:rPr>
          <w:rFonts w:ascii="Times New Roman" w:hAnsi="Times New Roman"/>
          <w:szCs w:val="24"/>
          <w:lang w:val="fr-FR"/>
        </w:rPr>
        <w:t xml:space="preserve"> SPHERA v.</w:t>
      </w:r>
      <w:r w:rsidR="00C54D72" w:rsidRPr="00E129B8">
        <w:rPr>
          <w:rFonts w:ascii="Times New Roman" w:hAnsi="Times New Roman"/>
          <w:szCs w:val="24"/>
          <w:lang w:val="fr-FR"/>
        </w:rPr>
        <w:t>9.0.0</w:t>
      </w:r>
      <w:r w:rsidRPr="00E129B8">
        <w:rPr>
          <w:rFonts w:ascii="Times New Roman" w:hAnsi="Times New Roman"/>
          <w:szCs w:val="24"/>
          <w:lang w:val="fr-FR"/>
        </w:rPr>
        <w:t>).</w:t>
      </w:r>
    </w:p>
    <w:p w14:paraId="7879DFA4" w14:textId="77777777" w:rsidR="00A40270" w:rsidRPr="00E129B8"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376AFF" w14:paraId="15AA8A7A" w14:textId="77777777" w:rsidTr="00822C58">
        <w:trPr>
          <w:trHeight w:val="301"/>
        </w:trPr>
        <w:tc>
          <w:tcPr>
            <w:tcW w:w="1439" w:type="pct"/>
            <w:tcBorders>
              <w:top w:val="nil"/>
              <w:left w:val="nil"/>
              <w:bottom w:val="nil"/>
              <w:right w:val="nil"/>
            </w:tcBorders>
            <w:shd w:val="clear" w:color="auto" w:fill="auto"/>
            <w:hideMark/>
          </w:tcPr>
          <w:p w14:paraId="768594F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7DB14B81"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2450B7DF" w14:textId="77777777" w:rsidTr="00822C58">
        <w:trPr>
          <w:trHeight w:val="301"/>
        </w:trPr>
        <w:tc>
          <w:tcPr>
            <w:tcW w:w="1439" w:type="pct"/>
            <w:tcBorders>
              <w:top w:val="nil"/>
              <w:left w:val="nil"/>
              <w:bottom w:val="nil"/>
              <w:right w:val="nil"/>
            </w:tcBorders>
            <w:shd w:val="clear" w:color="auto" w:fill="auto"/>
          </w:tcPr>
          <w:p w14:paraId="4A8F327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CalcVarLength</w:t>
            </w:r>
            <w:proofErr w:type="spellEnd"/>
          </w:p>
        </w:tc>
        <w:tc>
          <w:tcPr>
            <w:tcW w:w="3561" w:type="pct"/>
            <w:tcBorders>
              <w:top w:val="nil"/>
              <w:left w:val="nil"/>
              <w:bottom w:val="nil"/>
              <w:right w:val="nil"/>
            </w:tcBorders>
            <w:shd w:val="clear" w:color="auto" w:fill="auto"/>
          </w:tcPr>
          <w:p w14:paraId="729049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14:paraId="06EAE6F0" w14:textId="77777777" w:rsidTr="00822C58">
        <w:trPr>
          <w:trHeight w:val="301"/>
        </w:trPr>
        <w:tc>
          <w:tcPr>
            <w:tcW w:w="1439" w:type="pct"/>
            <w:tcBorders>
              <w:top w:val="nil"/>
              <w:left w:val="nil"/>
              <w:bottom w:val="nil"/>
              <w:right w:val="nil"/>
            </w:tcBorders>
            <w:shd w:val="clear" w:color="auto" w:fill="auto"/>
          </w:tcPr>
          <w:p w14:paraId="47AAA89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CellIndices</w:t>
            </w:r>
            <w:proofErr w:type="spellEnd"/>
          </w:p>
        </w:tc>
        <w:tc>
          <w:tcPr>
            <w:tcW w:w="3561" w:type="pct"/>
            <w:tcBorders>
              <w:top w:val="nil"/>
              <w:left w:val="nil"/>
              <w:bottom w:val="nil"/>
              <w:right w:val="nil"/>
            </w:tcBorders>
            <w:shd w:val="clear" w:color="auto" w:fill="auto"/>
          </w:tcPr>
          <w:p w14:paraId="7913C7F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w:t>
            </w:r>
            <w:proofErr w:type="spellStart"/>
            <w:r w:rsidRPr="00376AFF">
              <w:rPr>
                <w:rFonts w:ascii="Times New Roman" w:eastAsia="Times New Roman" w:hAnsi="Times New Roman"/>
                <w:bCs/>
                <w:color w:val="000000"/>
                <w:sz w:val="20"/>
                <w:szCs w:val="20"/>
                <w:lang w:eastAsia="en-GB"/>
              </w:rPr>
              <w:t>i,j,k</w:t>
            </w:r>
            <w:proofErr w:type="spellEnd"/>
            <w:r w:rsidRPr="00376AFF">
              <w:rPr>
                <w:rFonts w:ascii="Times New Roman" w:eastAsia="Times New Roman" w:hAnsi="Times New Roman"/>
                <w:bCs/>
                <w:color w:val="000000"/>
                <w:sz w:val="20"/>
                <w:szCs w:val="20"/>
                <w:lang w:eastAsia="en-GB"/>
              </w:rPr>
              <w:t>) of the cell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in a 3D domain with </w:t>
            </w:r>
            <w:proofErr w:type="spellStart"/>
            <w:r w:rsidRPr="00376AFF">
              <w:rPr>
                <w:rFonts w:ascii="Times New Roman" w:eastAsia="Times New Roman" w:hAnsi="Times New Roman"/>
                <w:bCs/>
                <w:color w:val="000000"/>
                <w:sz w:val="20"/>
                <w:szCs w:val="20"/>
                <w:lang w:eastAsia="en-GB"/>
              </w:rPr>
              <w:t>ni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nj</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nk</w:t>
            </w:r>
            <w:proofErr w:type="spellEnd"/>
            <w:r w:rsidRPr="00376AFF">
              <w:rPr>
                <w:rFonts w:ascii="Times New Roman" w:eastAsia="Times New Roman" w:hAnsi="Times New Roman"/>
                <w:bCs/>
                <w:color w:val="000000"/>
                <w:sz w:val="20"/>
                <w:szCs w:val="20"/>
                <w:lang w:eastAsia="en-GB"/>
              </w:rPr>
              <w:t xml:space="preserve"> cells.</w:t>
            </w:r>
          </w:p>
        </w:tc>
      </w:tr>
      <w:tr w:rsidR="00EC217D" w:rsidRPr="00376AFF" w14:paraId="1DF10EDF" w14:textId="77777777" w:rsidTr="00822C58">
        <w:trPr>
          <w:trHeight w:val="301"/>
        </w:trPr>
        <w:tc>
          <w:tcPr>
            <w:tcW w:w="1439" w:type="pct"/>
            <w:tcBorders>
              <w:top w:val="nil"/>
              <w:left w:val="nil"/>
              <w:bottom w:val="nil"/>
              <w:right w:val="nil"/>
            </w:tcBorders>
            <w:shd w:val="clear" w:color="auto" w:fill="auto"/>
          </w:tcPr>
          <w:p w14:paraId="7CAA2C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CellNumber</w:t>
            </w:r>
            <w:proofErr w:type="spellEnd"/>
          </w:p>
        </w:tc>
        <w:tc>
          <w:tcPr>
            <w:tcW w:w="3561" w:type="pct"/>
            <w:tcBorders>
              <w:top w:val="nil"/>
              <w:left w:val="nil"/>
              <w:bottom w:val="nil"/>
              <w:right w:val="nil"/>
            </w:tcBorders>
            <w:shd w:val="clear" w:color="auto" w:fill="auto"/>
          </w:tcPr>
          <w:p w14:paraId="2769B92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w:t>
            </w:r>
            <w:proofErr w:type="spellStart"/>
            <w:r w:rsidRPr="00376AFF">
              <w:rPr>
                <w:rFonts w:ascii="Times New Roman" w:eastAsia="Times New Roman" w:hAnsi="Times New Roman"/>
                <w:bCs/>
                <w:color w:val="000000"/>
                <w:sz w:val="20"/>
                <w:szCs w:val="20"/>
                <w:lang w:eastAsia="en-GB"/>
              </w:rPr>
              <w:t>i,j,k</w:t>
            </w:r>
            <w:proofErr w:type="spellEnd"/>
            <w:r w:rsidRPr="00376AFF">
              <w:rPr>
                <w:rFonts w:ascii="Times New Roman" w:eastAsia="Times New Roman" w:hAnsi="Times New Roman"/>
                <w:bCs/>
                <w:color w:val="000000"/>
                <w:sz w:val="20"/>
                <w:szCs w:val="20"/>
                <w:lang w:eastAsia="en-GB"/>
              </w:rPr>
              <w:t>).</w:t>
            </w:r>
          </w:p>
        </w:tc>
      </w:tr>
      <w:tr w:rsidR="00EC217D" w:rsidRPr="00376AFF" w14:paraId="7997FA82" w14:textId="77777777" w:rsidTr="00822C58">
        <w:trPr>
          <w:trHeight w:val="419"/>
        </w:trPr>
        <w:tc>
          <w:tcPr>
            <w:tcW w:w="1439" w:type="pct"/>
            <w:tcBorders>
              <w:top w:val="nil"/>
              <w:left w:val="nil"/>
              <w:bottom w:val="nil"/>
              <w:right w:val="nil"/>
            </w:tcBorders>
            <w:shd w:val="clear" w:color="auto" w:fill="auto"/>
          </w:tcPr>
          <w:p w14:paraId="43D444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CreaGrid</w:t>
            </w:r>
            <w:proofErr w:type="spellEnd"/>
          </w:p>
        </w:tc>
        <w:tc>
          <w:tcPr>
            <w:tcW w:w="3561" w:type="pct"/>
            <w:tcBorders>
              <w:top w:val="nil"/>
              <w:left w:val="nil"/>
              <w:bottom w:val="nil"/>
              <w:right w:val="nil"/>
            </w:tcBorders>
            <w:shd w:val="clear" w:color="auto" w:fill="auto"/>
          </w:tcPr>
          <w:p w14:paraId="415875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14:paraId="3737697C" w14:textId="77777777" w:rsidTr="00822C58">
        <w:trPr>
          <w:trHeight w:val="301"/>
        </w:trPr>
        <w:tc>
          <w:tcPr>
            <w:tcW w:w="1439" w:type="pct"/>
            <w:tcBorders>
              <w:top w:val="nil"/>
              <w:left w:val="nil"/>
              <w:bottom w:val="nil"/>
              <w:right w:val="nil"/>
            </w:tcBorders>
            <w:shd w:val="clear" w:color="auto" w:fill="auto"/>
          </w:tcPr>
          <w:p w14:paraId="567245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InterFix</w:t>
            </w:r>
            <w:proofErr w:type="spellEnd"/>
          </w:p>
        </w:tc>
        <w:tc>
          <w:tcPr>
            <w:tcW w:w="3561" w:type="pct"/>
            <w:tcBorders>
              <w:top w:val="nil"/>
              <w:left w:val="nil"/>
              <w:bottom w:val="nil"/>
              <w:right w:val="nil"/>
            </w:tcBorders>
            <w:shd w:val="clear" w:color="auto" w:fill="auto"/>
          </w:tcPr>
          <w:p w14:paraId="78E6542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E70E8B8" w14:textId="77777777" w:rsidTr="00822C58">
        <w:trPr>
          <w:trHeight w:val="301"/>
        </w:trPr>
        <w:tc>
          <w:tcPr>
            <w:tcW w:w="1439" w:type="pct"/>
            <w:tcBorders>
              <w:top w:val="nil"/>
              <w:left w:val="nil"/>
              <w:bottom w:val="nil"/>
              <w:right w:val="nil"/>
            </w:tcBorders>
            <w:shd w:val="clear" w:color="auto" w:fill="auto"/>
          </w:tcPr>
          <w:p w14:paraId="63D683B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14:paraId="378759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14:paraId="709F1E5D" w14:textId="77777777" w:rsidTr="00822C58">
        <w:trPr>
          <w:trHeight w:val="301"/>
        </w:trPr>
        <w:tc>
          <w:tcPr>
            <w:tcW w:w="1439" w:type="pct"/>
            <w:tcBorders>
              <w:top w:val="nil"/>
              <w:left w:val="nil"/>
              <w:bottom w:val="nil"/>
              <w:right w:val="nil"/>
            </w:tcBorders>
            <w:shd w:val="clear" w:color="auto" w:fill="auto"/>
          </w:tcPr>
          <w:p w14:paraId="2C9CCB3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ParticleCellNumber</w:t>
            </w:r>
            <w:proofErr w:type="spellEnd"/>
          </w:p>
        </w:tc>
        <w:tc>
          <w:tcPr>
            <w:tcW w:w="3561" w:type="pct"/>
            <w:tcBorders>
              <w:top w:val="nil"/>
              <w:left w:val="nil"/>
              <w:bottom w:val="nil"/>
              <w:right w:val="nil"/>
            </w:tcBorders>
            <w:shd w:val="clear" w:color="auto" w:fill="auto"/>
          </w:tcPr>
          <w:p w14:paraId="162DA8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14:paraId="1D5149BA" w14:textId="77777777" w:rsidTr="00822C58">
        <w:trPr>
          <w:trHeight w:val="301"/>
        </w:trPr>
        <w:tc>
          <w:tcPr>
            <w:tcW w:w="1439" w:type="pct"/>
            <w:tcBorders>
              <w:top w:val="nil"/>
              <w:left w:val="nil"/>
              <w:bottom w:val="nil"/>
              <w:right w:val="nil"/>
            </w:tcBorders>
            <w:shd w:val="clear" w:color="auto" w:fill="auto"/>
          </w:tcPr>
          <w:p w14:paraId="235CC8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14:paraId="397374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14:paraId="528635B8" w14:textId="77777777" w:rsidR="00EC217D" w:rsidRPr="00376AFF" w:rsidRDefault="00ED6D25" w:rsidP="00ED6D25">
      <w:pPr>
        <w:spacing w:after="0" w:line="240" w:lineRule="auto"/>
        <w:jc w:val="center"/>
        <w:rPr>
          <w:rFonts w:ascii="Times New Roman" w:hAnsi="Times New Roman"/>
          <w:szCs w:val="24"/>
        </w:rPr>
      </w:pPr>
      <w:bookmarkStart w:id="721"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13</w:t>
      </w:r>
      <w:r w:rsidRPr="00376AFF">
        <w:rPr>
          <w:rFonts w:ascii="Times New Roman" w:hAnsi="Times New Roman"/>
          <w:szCs w:val="24"/>
        </w:rPr>
        <w:fldChar w:fldCharType="end"/>
      </w:r>
      <w:bookmarkEnd w:id="721"/>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w:t>
      </w:r>
      <w:proofErr w:type="spellStart"/>
      <w:r w:rsidRPr="00376AFF">
        <w:rPr>
          <w:rFonts w:ascii="Times New Roman" w:hAnsi="Times New Roman"/>
          <w:szCs w:val="24"/>
        </w:rPr>
        <w:t>Neighbouring_Search</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01C7A2D3" w14:textId="77777777" w:rsidR="00ED6D25" w:rsidRPr="00376AFF" w:rsidRDefault="00ED6D25" w:rsidP="00ED6D25">
      <w:pPr>
        <w:spacing w:after="0" w:line="240" w:lineRule="auto"/>
        <w:jc w:val="center"/>
        <w:rPr>
          <w:rFonts w:ascii="Times New Roman" w:hAnsi="Times New Roman"/>
          <w:szCs w:val="24"/>
        </w:rPr>
      </w:pPr>
    </w:p>
    <w:p w14:paraId="62BE16FF" w14:textId="77777777" w:rsidR="00A40270" w:rsidRPr="00376AFF" w:rsidRDefault="00A40270" w:rsidP="00ED6D25">
      <w:pPr>
        <w:spacing w:after="0" w:line="240" w:lineRule="auto"/>
        <w:jc w:val="center"/>
        <w:rPr>
          <w:rFonts w:ascii="Times New Roman" w:hAnsi="Times New Roman"/>
          <w:szCs w:val="24"/>
        </w:rPr>
      </w:pPr>
    </w:p>
    <w:p w14:paraId="31852422" w14:textId="77777777" w:rsidR="004C3DF0" w:rsidRPr="00376AFF" w:rsidRDefault="004C3DF0" w:rsidP="00ED6D25">
      <w:pPr>
        <w:spacing w:after="0" w:line="240" w:lineRule="auto"/>
        <w:jc w:val="center"/>
        <w:rPr>
          <w:rFonts w:ascii="Times New Roman" w:hAnsi="Times New Roman"/>
          <w:szCs w:val="24"/>
        </w:rPr>
      </w:pPr>
    </w:p>
    <w:p w14:paraId="5BC8019E" w14:textId="77777777"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14:paraId="031F8631" w14:textId="77777777" w:rsidTr="0063576B">
        <w:trPr>
          <w:trHeight w:val="301"/>
        </w:trPr>
        <w:tc>
          <w:tcPr>
            <w:tcW w:w="1936" w:type="pct"/>
            <w:tcBorders>
              <w:top w:val="nil"/>
              <w:left w:val="nil"/>
              <w:bottom w:val="nil"/>
              <w:right w:val="nil"/>
            </w:tcBorders>
            <w:shd w:val="clear" w:color="auto" w:fill="auto"/>
            <w:hideMark/>
          </w:tcPr>
          <w:p w14:paraId="22F2FF5D"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14:paraId="5F3B5B04"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6E6C09D" w14:textId="77777777" w:rsidTr="0063576B">
        <w:trPr>
          <w:trHeight w:val="301"/>
        </w:trPr>
        <w:tc>
          <w:tcPr>
            <w:tcW w:w="1936" w:type="pct"/>
            <w:tcBorders>
              <w:top w:val="nil"/>
              <w:left w:val="nil"/>
              <w:bottom w:val="nil"/>
              <w:right w:val="nil"/>
            </w:tcBorders>
            <w:shd w:val="clear" w:color="auto" w:fill="auto"/>
          </w:tcPr>
          <w:p w14:paraId="6B6BC23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calc_pelo</w:t>
            </w:r>
            <w:proofErr w:type="spellEnd"/>
          </w:p>
        </w:tc>
        <w:tc>
          <w:tcPr>
            <w:tcW w:w="3064" w:type="pct"/>
            <w:tcBorders>
              <w:top w:val="nil"/>
              <w:left w:val="nil"/>
              <w:bottom w:val="nil"/>
              <w:right w:val="nil"/>
            </w:tcBorders>
            <w:shd w:val="clear" w:color="auto" w:fill="auto"/>
          </w:tcPr>
          <w:p w14:paraId="2005BB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14:paraId="7D75E7D9" w14:textId="77777777" w:rsidTr="0063576B">
        <w:trPr>
          <w:trHeight w:val="301"/>
        </w:trPr>
        <w:tc>
          <w:tcPr>
            <w:tcW w:w="1936" w:type="pct"/>
            <w:tcBorders>
              <w:top w:val="nil"/>
              <w:left w:val="nil"/>
              <w:bottom w:val="nil"/>
              <w:right w:val="nil"/>
            </w:tcBorders>
            <w:shd w:val="clear" w:color="auto" w:fill="auto"/>
          </w:tcPr>
          <w:p w14:paraId="2D7812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CalcVarp</w:t>
            </w:r>
            <w:proofErr w:type="spellEnd"/>
          </w:p>
        </w:tc>
        <w:tc>
          <w:tcPr>
            <w:tcW w:w="3064" w:type="pct"/>
            <w:tcBorders>
              <w:top w:val="nil"/>
              <w:left w:val="nil"/>
              <w:bottom w:val="nil"/>
              <w:right w:val="nil"/>
            </w:tcBorders>
            <w:shd w:val="clear" w:color="auto" w:fill="auto"/>
          </w:tcPr>
          <w:p w14:paraId="72673C0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14:paraId="50E1534E" w14:textId="77777777" w:rsidTr="0063576B">
        <w:trPr>
          <w:trHeight w:val="301"/>
        </w:trPr>
        <w:tc>
          <w:tcPr>
            <w:tcW w:w="1936" w:type="pct"/>
            <w:tcBorders>
              <w:top w:val="nil"/>
              <w:left w:val="nil"/>
              <w:bottom w:val="nil"/>
              <w:right w:val="nil"/>
            </w:tcBorders>
            <w:shd w:val="clear" w:color="auto" w:fill="auto"/>
          </w:tcPr>
          <w:p w14:paraId="2F4C68D8"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cat_post_proc</w:t>
            </w:r>
            <w:proofErr w:type="spellEnd"/>
          </w:p>
        </w:tc>
        <w:tc>
          <w:tcPr>
            <w:tcW w:w="3064" w:type="pct"/>
            <w:tcBorders>
              <w:top w:val="nil"/>
              <w:left w:val="nil"/>
              <w:bottom w:val="nil"/>
              <w:right w:val="nil"/>
            </w:tcBorders>
            <w:shd w:val="clear" w:color="auto" w:fill="auto"/>
          </w:tcPr>
          <w:p w14:paraId="215EE76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14:paraId="18CC09B1" w14:textId="77777777" w:rsidTr="0063576B">
        <w:trPr>
          <w:trHeight w:val="301"/>
        </w:trPr>
        <w:tc>
          <w:tcPr>
            <w:tcW w:w="1936" w:type="pct"/>
            <w:tcBorders>
              <w:top w:val="nil"/>
              <w:left w:val="nil"/>
              <w:bottom w:val="nil"/>
              <w:right w:val="nil"/>
            </w:tcBorders>
            <w:shd w:val="clear" w:color="auto" w:fill="auto"/>
          </w:tcPr>
          <w:p w14:paraId="6F45CA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CreateSectionPoints</w:t>
            </w:r>
            <w:proofErr w:type="spellEnd"/>
          </w:p>
        </w:tc>
        <w:tc>
          <w:tcPr>
            <w:tcW w:w="3064" w:type="pct"/>
            <w:tcBorders>
              <w:top w:val="nil"/>
              <w:left w:val="nil"/>
              <w:bottom w:val="nil"/>
              <w:right w:val="nil"/>
            </w:tcBorders>
            <w:shd w:val="clear" w:color="auto" w:fill="auto"/>
          </w:tcPr>
          <w:p w14:paraId="636AF1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14:paraId="5DFF526A" w14:textId="77777777" w:rsidTr="0063576B">
        <w:trPr>
          <w:trHeight w:val="301"/>
        </w:trPr>
        <w:tc>
          <w:tcPr>
            <w:tcW w:w="1936" w:type="pct"/>
            <w:tcBorders>
              <w:top w:val="nil"/>
              <w:left w:val="nil"/>
              <w:bottom w:val="nil"/>
              <w:right w:val="nil"/>
            </w:tcBorders>
            <w:shd w:val="clear" w:color="auto" w:fill="auto"/>
          </w:tcPr>
          <w:p w14:paraId="669C7D33"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electrical_substations</w:t>
            </w:r>
            <w:proofErr w:type="spellEnd"/>
          </w:p>
        </w:tc>
        <w:tc>
          <w:tcPr>
            <w:tcW w:w="3064" w:type="pct"/>
            <w:tcBorders>
              <w:top w:val="nil"/>
              <w:left w:val="nil"/>
              <w:bottom w:val="nil"/>
              <w:right w:val="nil"/>
            </w:tcBorders>
            <w:shd w:val="clear" w:color="auto" w:fill="auto"/>
          </w:tcPr>
          <w:p w14:paraId="1C7C0CAF" w14:textId="77777777"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w:t>
            </w:r>
            <w:proofErr w:type="spellStart"/>
            <w:r w:rsidRPr="00376AFF">
              <w:rPr>
                <w:rFonts w:ascii="Times New Roman" w:eastAsia="Times New Roman" w:hAnsi="Times New Roman"/>
                <w:bCs/>
                <w:color w:val="000000"/>
                <w:sz w:val="20"/>
                <w:szCs w:val="20"/>
                <w:lang w:eastAsia="en-GB"/>
              </w:rPr>
              <w:t>Vul</w:t>
            </w:r>
            <w:proofErr w:type="spellEnd"/>
            <w:r w:rsidRPr="00376AFF">
              <w:rPr>
                <w:rFonts w:ascii="Times New Roman" w:eastAsia="Times New Roman" w:hAnsi="Times New Roman"/>
                <w:bCs/>
                <w:color w:val="000000"/>
                <w:sz w:val="20"/>
                <w:szCs w:val="20"/>
                <w:lang w:eastAsia="en-GB"/>
              </w:rPr>
              <w:t xml:space="preserve">). Output depends on </w:t>
            </w:r>
            <w:proofErr w:type="spellStart"/>
            <w:r w:rsidRPr="00376AFF">
              <w:rPr>
                <w:rFonts w:ascii="Times New Roman" w:eastAsia="Times New Roman" w:hAnsi="Times New Roman"/>
                <w:bCs/>
                <w:color w:val="000000"/>
                <w:sz w:val="20"/>
                <w:szCs w:val="20"/>
                <w:lang w:eastAsia="en-GB"/>
              </w:rPr>
              <w:t>Ysub</w:t>
            </w:r>
            <w:proofErr w:type="spellEnd"/>
            <w:r w:rsidRPr="00376AFF">
              <w:rPr>
                <w:rFonts w:ascii="Times New Roman" w:eastAsia="Times New Roman" w:hAnsi="Times New Roman"/>
                <w:bCs/>
                <w:color w:val="000000"/>
                <w:sz w:val="20"/>
                <w:szCs w:val="20"/>
                <w:lang w:eastAsia="en-GB"/>
              </w:rPr>
              <w:t xml:space="preserve"> (spatial average of the fluid/mixture depth at the DEM grid points, within the substation polygon).</w:t>
            </w:r>
          </w:p>
        </w:tc>
      </w:tr>
      <w:tr w:rsidR="00EC217D" w:rsidRPr="00376AFF" w14:paraId="0B35FA34" w14:textId="77777777" w:rsidTr="0063576B">
        <w:trPr>
          <w:trHeight w:val="301"/>
        </w:trPr>
        <w:tc>
          <w:tcPr>
            <w:tcW w:w="1936" w:type="pct"/>
            <w:tcBorders>
              <w:top w:val="nil"/>
              <w:left w:val="nil"/>
              <w:bottom w:val="nil"/>
              <w:right w:val="nil"/>
            </w:tcBorders>
            <w:shd w:val="clear" w:color="auto" w:fill="auto"/>
          </w:tcPr>
          <w:p w14:paraId="270999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GetVarPart</w:t>
            </w:r>
            <w:proofErr w:type="spellEnd"/>
          </w:p>
        </w:tc>
        <w:tc>
          <w:tcPr>
            <w:tcW w:w="3064" w:type="pct"/>
            <w:tcBorders>
              <w:top w:val="nil"/>
              <w:left w:val="nil"/>
              <w:bottom w:val="nil"/>
              <w:right w:val="nil"/>
            </w:tcBorders>
            <w:shd w:val="clear" w:color="auto" w:fill="auto"/>
          </w:tcPr>
          <w:p w14:paraId="3648356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14:paraId="2DFE8DD3" w14:textId="77777777" w:rsidTr="0063576B">
        <w:trPr>
          <w:trHeight w:val="301"/>
        </w:trPr>
        <w:tc>
          <w:tcPr>
            <w:tcW w:w="1936" w:type="pct"/>
            <w:tcBorders>
              <w:top w:val="nil"/>
              <w:left w:val="nil"/>
              <w:bottom w:val="nil"/>
              <w:right w:val="nil"/>
            </w:tcBorders>
            <w:shd w:val="clear" w:color="auto" w:fill="auto"/>
          </w:tcPr>
          <w:p w14:paraId="30CC5670"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interface_post_processing</w:t>
            </w:r>
            <w:proofErr w:type="spellEnd"/>
          </w:p>
        </w:tc>
        <w:tc>
          <w:tcPr>
            <w:tcW w:w="3064" w:type="pct"/>
            <w:tcBorders>
              <w:top w:val="nil"/>
              <w:left w:val="nil"/>
              <w:bottom w:val="nil"/>
              <w:right w:val="nil"/>
            </w:tcBorders>
            <w:shd w:val="clear" w:color="auto" w:fill="auto"/>
          </w:tcPr>
          <w:p w14:paraId="2A1CCD59"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14:paraId="7BC68F72" w14:textId="77777777" w:rsidTr="0063576B">
        <w:trPr>
          <w:trHeight w:val="301"/>
        </w:trPr>
        <w:tc>
          <w:tcPr>
            <w:tcW w:w="1936" w:type="pct"/>
            <w:tcBorders>
              <w:top w:val="nil"/>
              <w:left w:val="nil"/>
              <w:bottom w:val="nil"/>
              <w:right w:val="nil"/>
            </w:tcBorders>
            <w:shd w:val="clear" w:color="auto" w:fill="auto"/>
          </w:tcPr>
          <w:p w14:paraId="19939D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Memo_Ctl</w:t>
            </w:r>
            <w:proofErr w:type="spellEnd"/>
          </w:p>
        </w:tc>
        <w:tc>
          <w:tcPr>
            <w:tcW w:w="3064" w:type="pct"/>
            <w:tcBorders>
              <w:top w:val="nil"/>
              <w:left w:val="nil"/>
              <w:bottom w:val="nil"/>
              <w:right w:val="nil"/>
            </w:tcBorders>
            <w:shd w:val="clear" w:color="auto" w:fill="auto"/>
          </w:tcPr>
          <w:p w14:paraId="4F1BE25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14:paraId="0A7114E9" w14:textId="77777777" w:rsidTr="0063576B">
        <w:trPr>
          <w:trHeight w:val="301"/>
        </w:trPr>
        <w:tc>
          <w:tcPr>
            <w:tcW w:w="1936" w:type="pct"/>
            <w:tcBorders>
              <w:top w:val="nil"/>
              <w:left w:val="nil"/>
              <w:bottom w:val="nil"/>
              <w:right w:val="nil"/>
            </w:tcBorders>
            <w:shd w:val="clear" w:color="auto" w:fill="auto"/>
          </w:tcPr>
          <w:p w14:paraId="0B7A0DF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Memo_Results</w:t>
            </w:r>
            <w:proofErr w:type="spellEnd"/>
          </w:p>
        </w:tc>
        <w:tc>
          <w:tcPr>
            <w:tcW w:w="3064" w:type="pct"/>
            <w:tcBorders>
              <w:top w:val="nil"/>
              <w:left w:val="nil"/>
              <w:bottom w:val="nil"/>
              <w:right w:val="nil"/>
            </w:tcBorders>
            <w:shd w:val="clear" w:color="auto" w:fill="auto"/>
          </w:tcPr>
          <w:p w14:paraId="64757E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14:paraId="36AC3460" w14:textId="77777777" w:rsidTr="0063576B">
        <w:trPr>
          <w:trHeight w:val="301"/>
        </w:trPr>
        <w:tc>
          <w:tcPr>
            <w:tcW w:w="1936" w:type="pct"/>
            <w:tcBorders>
              <w:top w:val="nil"/>
              <w:left w:val="nil"/>
              <w:bottom w:val="nil"/>
              <w:right w:val="nil"/>
            </w:tcBorders>
            <w:shd w:val="clear" w:color="auto" w:fill="auto"/>
          </w:tcPr>
          <w:p w14:paraId="2F3BE8D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Print_Results</w:t>
            </w:r>
            <w:proofErr w:type="spellEnd"/>
          </w:p>
        </w:tc>
        <w:tc>
          <w:tcPr>
            <w:tcW w:w="3064" w:type="pct"/>
            <w:tcBorders>
              <w:top w:val="nil"/>
              <w:left w:val="nil"/>
              <w:bottom w:val="nil"/>
              <w:right w:val="nil"/>
            </w:tcBorders>
            <w:shd w:val="clear" w:color="auto" w:fill="auto"/>
          </w:tcPr>
          <w:p w14:paraId="2861454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14:paraId="15E09549" w14:textId="77777777" w:rsidTr="0063576B">
        <w:trPr>
          <w:trHeight w:val="301"/>
        </w:trPr>
        <w:tc>
          <w:tcPr>
            <w:tcW w:w="1936" w:type="pct"/>
            <w:tcBorders>
              <w:top w:val="nil"/>
              <w:left w:val="nil"/>
              <w:bottom w:val="nil"/>
              <w:right w:val="nil"/>
            </w:tcBorders>
            <w:shd w:val="clear" w:color="auto" w:fill="auto"/>
          </w:tcPr>
          <w:p w14:paraId="0762107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result_converter</w:t>
            </w:r>
            <w:proofErr w:type="spellEnd"/>
          </w:p>
        </w:tc>
        <w:tc>
          <w:tcPr>
            <w:tcW w:w="3064" w:type="pct"/>
            <w:tcBorders>
              <w:top w:val="nil"/>
              <w:left w:val="nil"/>
              <w:bottom w:val="nil"/>
              <w:right w:val="nil"/>
            </w:tcBorders>
            <w:shd w:val="clear" w:color="auto" w:fill="auto"/>
          </w:tcPr>
          <w:p w14:paraId="581E1A3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w:t>
            </w:r>
            <w:proofErr w:type="spellStart"/>
            <w:r w:rsidRPr="00376AFF">
              <w:rPr>
                <w:rFonts w:ascii="Times New Roman" w:eastAsia="Times New Roman" w:hAnsi="Times New Roman"/>
                <w:bCs/>
                <w:color w:val="000000"/>
                <w:sz w:val="20"/>
                <w:szCs w:val="20"/>
                <w:lang w:eastAsia="en-GB"/>
              </w:rPr>
              <w:t>vtu</w:t>
            </w:r>
            <w:proofErr w:type="spellEnd"/>
            <w:r w:rsidRPr="00376AFF">
              <w:rPr>
                <w:rFonts w:ascii="Times New Roman" w:eastAsia="Times New Roman" w:hAnsi="Times New Roman"/>
                <w:bCs/>
                <w:color w:val="000000"/>
                <w:sz w:val="20"/>
                <w:szCs w:val="20"/>
                <w:lang w:eastAsia="en-GB"/>
              </w:rPr>
              <w:t xml:space="preserve"> (fluid dynamics parameters) and .</w:t>
            </w:r>
            <w:proofErr w:type="spellStart"/>
            <w:r w:rsidRPr="00376AFF">
              <w:rPr>
                <w:rFonts w:ascii="Times New Roman" w:eastAsia="Times New Roman" w:hAnsi="Times New Roman"/>
                <w:bCs/>
                <w:color w:val="000000"/>
                <w:sz w:val="20"/>
                <w:szCs w:val="20"/>
                <w:lang w:eastAsia="en-GB"/>
              </w:rPr>
              <w:t>vtk</w:t>
            </w:r>
            <w:proofErr w:type="spellEnd"/>
            <w:r w:rsidRPr="00376AFF">
              <w:rPr>
                <w:rFonts w:ascii="Times New Roman" w:eastAsia="Times New Roman" w:hAnsi="Times New Roman"/>
                <w:bCs/>
                <w:color w:val="000000"/>
                <w:sz w:val="20"/>
                <w:szCs w:val="20"/>
                <w:lang w:eastAsia="en-GB"/>
              </w:rPr>
              <w:t xml:space="preserve"> (geometry) files for Paraview.</w:t>
            </w:r>
          </w:p>
        </w:tc>
      </w:tr>
      <w:tr w:rsidR="00EC217D" w:rsidRPr="00376AFF" w14:paraId="17EDEBBA" w14:textId="77777777" w:rsidTr="0063576B">
        <w:trPr>
          <w:trHeight w:val="301"/>
        </w:trPr>
        <w:tc>
          <w:tcPr>
            <w:tcW w:w="1936" w:type="pct"/>
            <w:tcBorders>
              <w:top w:val="nil"/>
              <w:left w:val="nil"/>
              <w:bottom w:val="nil"/>
              <w:right w:val="nil"/>
            </w:tcBorders>
            <w:shd w:val="clear" w:color="auto" w:fill="auto"/>
          </w:tcPr>
          <w:p w14:paraId="63CBDB2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s_ctime</w:t>
            </w:r>
            <w:proofErr w:type="spellEnd"/>
          </w:p>
        </w:tc>
        <w:tc>
          <w:tcPr>
            <w:tcW w:w="3064" w:type="pct"/>
            <w:tcBorders>
              <w:top w:val="nil"/>
              <w:left w:val="nil"/>
              <w:bottom w:val="nil"/>
              <w:right w:val="nil"/>
            </w:tcBorders>
            <w:shd w:val="clear" w:color="auto" w:fill="auto"/>
          </w:tcPr>
          <w:p w14:paraId="1EA4160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3BF563" w14:textId="77777777" w:rsidTr="0063576B">
        <w:trPr>
          <w:trHeight w:val="419"/>
        </w:trPr>
        <w:tc>
          <w:tcPr>
            <w:tcW w:w="1936" w:type="pct"/>
            <w:tcBorders>
              <w:top w:val="nil"/>
              <w:left w:val="nil"/>
              <w:bottom w:val="nil"/>
              <w:right w:val="nil"/>
            </w:tcBorders>
            <w:shd w:val="clear" w:color="auto" w:fill="auto"/>
          </w:tcPr>
          <w:p w14:paraId="1D79089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start_and_stop</w:t>
            </w:r>
            <w:proofErr w:type="spellEnd"/>
          </w:p>
        </w:tc>
        <w:tc>
          <w:tcPr>
            <w:tcW w:w="3064" w:type="pct"/>
            <w:tcBorders>
              <w:top w:val="nil"/>
              <w:left w:val="nil"/>
              <w:bottom w:val="nil"/>
              <w:right w:val="nil"/>
            </w:tcBorders>
            <w:shd w:val="clear" w:color="auto" w:fill="auto"/>
          </w:tcPr>
          <w:p w14:paraId="474BC1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14:paraId="287984F4" w14:textId="77777777" w:rsidTr="0063576B">
        <w:trPr>
          <w:trHeight w:val="301"/>
        </w:trPr>
        <w:tc>
          <w:tcPr>
            <w:tcW w:w="1936" w:type="pct"/>
            <w:tcBorders>
              <w:top w:val="nil"/>
              <w:left w:val="nil"/>
              <w:bottom w:val="nil"/>
              <w:right w:val="nil"/>
            </w:tcBorders>
            <w:shd w:val="clear" w:color="auto" w:fill="auto"/>
          </w:tcPr>
          <w:p w14:paraId="5741A2D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sub_Q_sections</w:t>
            </w:r>
            <w:proofErr w:type="spellEnd"/>
          </w:p>
        </w:tc>
        <w:tc>
          <w:tcPr>
            <w:tcW w:w="3064" w:type="pct"/>
            <w:tcBorders>
              <w:top w:val="nil"/>
              <w:left w:val="nil"/>
              <w:bottom w:val="nil"/>
              <w:right w:val="nil"/>
            </w:tcBorders>
            <w:shd w:val="clear" w:color="auto" w:fill="auto"/>
          </w:tcPr>
          <w:p w14:paraId="0C11F8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14:paraId="42BB4F1E" w14:textId="77777777" w:rsidTr="0063576B">
        <w:trPr>
          <w:trHeight w:val="301"/>
        </w:trPr>
        <w:tc>
          <w:tcPr>
            <w:tcW w:w="1936" w:type="pct"/>
            <w:tcBorders>
              <w:top w:val="nil"/>
              <w:left w:val="nil"/>
              <w:bottom w:val="nil"/>
              <w:right w:val="nil"/>
            </w:tcBorders>
            <w:shd w:val="clear" w:color="auto" w:fill="auto"/>
          </w:tcPr>
          <w:p w14:paraId="58EE59E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Update_Zmax_at_grid_vert_columns</w:t>
            </w:r>
            <w:proofErr w:type="spellEnd"/>
          </w:p>
        </w:tc>
        <w:tc>
          <w:tcPr>
            <w:tcW w:w="3064" w:type="pct"/>
            <w:tcBorders>
              <w:top w:val="nil"/>
              <w:left w:val="nil"/>
              <w:bottom w:val="nil"/>
              <w:right w:val="nil"/>
            </w:tcBorders>
            <w:shd w:val="clear" w:color="auto" w:fill="auto"/>
          </w:tcPr>
          <w:p w14:paraId="4AFC0E3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14:paraId="71A7CF95" w14:textId="77777777" w:rsidTr="0063576B">
        <w:trPr>
          <w:trHeight w:val="301"/>
        </w:trPr>
        <w:tc>
          <w:tcPr>
            <w:tcW w:w="1936" w:type="pct"/>
            <w:tcBorders>
              <w:top w:val="nil"/>
              <w:left w:val="nil"/>
              <w:bottom w:val="nil"/>
              <w:right w:val="nil"/>
            </w:tcBorders>
            <w:shd w:val="clear" w:color="auto" w:fill="auto"/>
          </w:tcPr>
          <w:p w14:paraId="26D70FA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write_Granular_flows_interfaces</w:t>
            </w:r>
            <w:proofErr w:type="spellEnd"/>
          </w:p>
        </w:tc>
        <w:tc>
          <w:tcPr>
            <w:tcW w:w="3064" w:type="pct"/>
            <w:tcBorders>
              <w:top w:val="nil"/>
              <w:left w:val="nil"/>
              <w:bottom w:val="nil"/>
              <w:right w:val="nil"/>
            </w:tcBorders>
            <w:shd w:val="clear" w:color="auto" w:fill="auto"/>
          </w:tcPr>
          <w:p w14:paraId="237F9C9C" w14:textId="77777777"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14:paraId="6B4C361C" w14:textId="77777777" w:rsidTr="0063576B">
        <w:trPr>
          <w:trHeight w:val="301"/>
        </w:trPr>
        <w:tc>
          <w:tcPr>
            <w:tcW w:w="1936" w:type="pct"/>
            <w:tcBorders>
              <w:top w:val="nil"/>
              <w:left w:val="nil"/>
              <w:bottom w:val="nil"/>
              <w:right w:val="nil"/>
            </w:tcBorders>
            <w:shd w:val="clear" w:color="auto" w:fill="auto"/>
          </w:tcPr>
          <w:p w14:paraId="4DD368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write_h_max</w:t>
            </w:r>
            <w:proofErr w:type="spellEnd"/>
          </w:p>
        </w:tc>
        <w:tc>
          <w:tcPr>
            <w:tcW w:w="3064" w:type="pct"/>
            <w:tcBorders>
              <w:top w:val="nil"/>
              <w:left w:val="nil"/>
              <w:bottom w:val="nil"/>
              <w:right w:val="nil"/>
            </w:tcBorders>
            <w:shd w:val="clear" w:color="auto" w:fill="auto"/>
          </w:tcPr>
          <w:p w14:paraId="4269AE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14:paraId="65C4C5BB" w14:textId="77777777" w:rsidR="00EC217D" w:rsidRPr="00376AFF" w:rsidRDefault="00EC217D" w:rsidP="00EC217D">
      <w:pPr>
        <w:spacing w:after="0" w:line="240" w:lineRule="auto"/>
        <w:jc w:val="center"/>
        <w:rPr>
          <w:rFonts w:ascii="Times New Roman" w:hAnsi="Times New Roman"/>
          <w:szCs w:val="24"/>
        </w:rPr>
      </w:pPr>
      <w:bookmarkStart w:id="722"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14</w:t>
      </w:r>
      <w:r w:rsidR="00131662" w:rsidRPr="00376AFF">
        <w:rPr>
          <w:rFonts w:ascii="Times New Roman" w:hAnsi="Times New Roman"/>
          <w:szCs w:val="24"/>
        </w:rPr>
        <w:fldChar w:fldCharType="end"/>
      </w:r>
      <w:bookmarkEnd w:id="722"/>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w:t>
      </w:r>
      <w:proofErr w:type="spellStart"/>
      <w:r w:rsidRPr="00376AFF">
        <w:rPr>
          <w:rFonts w:ascii="Times New Roman" w:hAnsi="Times New Roman"/>
          <w:szCs w:val="24"/>
        </w:rPr>
        <w:t>Post_processing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14:paraId="6EE23A92" w14:textId="77777777" w:rsidTr="00822C58">
        <w:trPr>
          <w:trHeight w:val="301"/>
        </w:trPr>
        <w:tc>
          <w:tcPr>
            <w:tcW w:w="1439" w:type="pct"/>
            <w:tcBorders>
              <w:top w:val="nil"/>
              <w:left w:val="nil"/>
              <w:bottom w:val="nil"/>
              <w:right w:val="nil"/>
            </w:tcBorders>
            <w:shd w:val="clear" w:color="auto" w:fill="auto"/>
            <w:hideMark/>
          </w:tcPr>
          <w:p w14:paraId="48E296FC"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14:paraId="37C72BA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4A22CE69" w14:textId="77777777" w:rsidTr="00822C58">
        <w:trPr>
          <w:trHeight w:val="301"/>
        </w:trPr>
        <w:tc>
          <w:tcPr>
            <w:tcW w:w="1439" w:type="pct"/>
            <w:tcBorders>
              <w:top w:val="nil"/>
              <w:left w:val="nil"/>
              <w:bottom w:val="nil"/>
              <w:right w:val="nil"/>
            </w:tcBorders>
            <w:shd w:val="clear" w:color="auto" w:fill="auto"/>
          </w:tcPr>
          <w:p w14:paraId="77EDE6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defcolpartzero</w:t>
            </w:r>
            <w:proofErr w:type="spellEnd"/>
          </w:p>
        </w:tc>
        <w:tc>
          <w:tcPr>
            <w:tcW w:w="3561" w:type="pct"/>
            <w:tcBorders>
              <w:top w:val="nil"/>
              <w:left w:val="nil"/>
              <w:bottom w:val="nil"/>
              <w:right w:val="nil"/>
            </w:tcBorders>
            <w:shd w:val="clear" w:color="auto" w:fill="auto"/>
          </w:tcPr>
          <w:p w14:paraId="7CBF18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14:paraId="0A56F6AD" w14:textId="77777777" w:rsidTr="00822C58">
        <w:trPr>
          <w:trHeight w:val="301"/>
        </w:trPr>
        <w:tc>
          <w:tcPr>
            <w:tcW w:w="1439" w:type="pct"/>
            <w:tcBorders>
              <w:top w:val="nil"/>
              <w:left w:val="nil"/>
              <w:bottom w:val="nil"/>
              <w:right w:val="nil"/>
            </w:tcBorders>
            <w:shd w:val="clear" w:color="auto" w:fill="auto"/>
          </w:tcPr>
          <w:p w14:paraId="34556E1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14:paraId="4C6CF09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14:paraId="58354EAE" w14:textId="77777777" w:rsidTr="00822C58">
        <w:trPr>
          <w:trHeight w:val="301"/>
        </w:trPr>
        <w:tc>
          <w:tcPr>
            <w:tcW w:w="1439" w:type="pct"/>
            <w:tcBorders>
              <w:top w:val="nil"/>
              <w:left w:val="nil"/>
              <w:bottom w:val="nil"/>
              <w:right w:val="nil"/>
            </w:tcBorders>
            <w:shd w:val="clear" w:color="auto" w:fill="auto"/>
          </w:tcPr>
          <w:p w14:paraId="4541FD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Gest_Input</w:t>
            </w:r>
            <w:proofErr w:type="spellEnd"/>
          </w:p>
        </w:tc>
        <w:tc>
          <w:tcPr>
            <w:tcW w:w="3561" w:type="pct"/>
            <w:tcBorders>
              <w:top w:val="nil"/>
              <w:left w:val="nil"/>
              <w:bottom w:val="nil"/>
              <w:right w:val="nil"/>
            </w:tcBorders>
            <w:shd w:val="clear" w:color="auto" w:fill="auto"/>
          </w:tcPr>
          <w:p w14:paraId="0F9B69C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14:paraId="23A57040" w14:textId="77777777" w:rsidTr="00822C58">
        <w:trPr>
          <w:trHeight w:val="301"/>
        </w:trPr>
        <w:tc>
          <w:tcPr>
            <w:tcW w:w="1439" w:type="pct"/>
            <w:tcBorders>
              <w:top w:val="nil"/>
              <w:left w:val="nil"/>
              <w:bottom w:val="nil"/>
              <w:right w:val="nil"/>
            </w:tcBorders>
            <w:shd w:val="clear" w:color="auto" w:fill="auto"/>
          </w:tcPr>
          <w:p w14:paraId="1018582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Init_Arrays</w:t>
            </w:r>
            <w:proofErr w:type="spellEnd"/>
          </w:p>
        </w:tc>
        <w:tc>
          <w:tcPr>
            <w:tcW w:w="3561" w:type="pct"/>
            <w:tcBorders>
              <w:top w:val="nil"/>
              <w:left w:val="nil"/>
              <w:bottom w:val="nil"/>
              <w:right w:val="nil"/>
            </w:tcBorders>
            <w:shd w:val="clear" w:color="auto" w:fill="auto"/>
          </w:tcPr>
          <w:p w14:paraId="10FBB6E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358B47A8" w14:textId="77777777" w:rsidTr="00822C58">
        <w:trPr>
          <w:trHeight w:val="301"/>
        </w:trPr>
        <w:tc>
          <w:tcPr>
            <w:tcW w:w="1439" w:type="pct"/>
            <w:tcBorders>
              <w:top w:val="nil"/>
              <w:left w:val="nil"/>
              <w:bottom w:val="nil"/>
              <w:right w:val="nil"/>
            </w:tcBorders>
            <w:shd w:val="clear" w:color="auto" w:fill="auto"/>
          </w:tcPr>
          <w:p w14:paraId="1CD00C0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ModifyFaces</w:t>
            </w:r>
            <w:proofErr w:type="spellEnd"/>
          </w:p>
        </w:tc>
        <w:tc>
          <w:tcPr>
            <w:tcW w:w="3561" w:type="pct"/>
            <w:tcBorders>
              <w:top w:val="nil"/>
              <w:left w:val="nil"/>
              <w:bottom w:val="nil"/>
              <w:right w:val="nil"/>
            </w:tcBorders>
            <w:shd w:val="clear" w:color="auto" w:fill="auto"/>
          </w:tcPr>
          <w:p w14:paraId="746A85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14:paraId="3EBA0A97" w14:textId="77777777" w:rsidTr="00822C58">
        <w:trPr>
          <w:trHeight w:val="301"/>
        </w:trPr>
        <w:tc>
          <w:tcPr>
            <w:tcW w:w="1439" w:type="pct"/>
            <w:tcBorders>
              <w:top w:val="nil"/>
              <w:left w:val="nil"/>
              <w:bottom w:val="nil"/>
              <w:right w:val="nil"/>
            </w:tcBorders>
            <w:shd w:val="clear" w:color="auto" w:fill="auto"/>
          </w:tcPr>
          <w:p w14:paraId="3B48D0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ReadBedLoadTransport</w:t>
            </w:r>
            <w:proofErr w:type="spellEnd"/>
          </w:p>
        </w:tc>
        <w:tc>
          <w:tcPr>
            <w:tcW w:w="3561" w:type="pct"/>
            <w:tcBorders>
              <w:top w:val="nil"/>
              <w:left w:val="nil"/>
              <w:bottom w:val="nil"/>
              <w:right w:val="nil"/>
            </w:tcBorders>
            <w:shd w:val="clear" w:color="auto" w:fill="auto"/>
          </w:tcPr>
          <w:p w14:paraId="73632CC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14:paraId="23282898" w14:textId="77777777" w:rsidTr="00822C58">
        <w:trPr>
          <w:trHeight w:val="301"/>
        </w:trPr>
        <w:tc>
          <w:tcPr>
            <w:tcW w:w="1439" w:type="pct"/>
            <w:tcBorders>
              <w:top w:val="nil"/>
              <w:left w:val="nil"/>
              <w:bottom w:val="nil"/>
              <w:right w:val="nil"/>
            </w:tcBorders>
            <w:shd w:val="clear" w:color="auto" w:fill="auto"/>
          </w:tcPr>
          <w:p w14:paraId="0235082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ReadBodyDynamics</w:t>
            </w:r>
            <w:proofErr w:type="spellEnd"/>
          </w:p>
        </w:tc>
        <w:tc>
          <w:tcPr>
            <w:tcW w:w="3561" w:type="pct"/>
            <w:tcBorders>
              <w:top w:val="nil"/>
              <w:left w:val="nil"/>
              <w:bottom w:val="nil"/>
              <w:right w:val="nil"/>
            </w:tcBorders>
            <w:shd w:val="clear" w:color="auto" w:fill="auto"/>
          </w:tcPr>
          <w:p w14:paraId="47870DC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Reading input data for body </w:t>
            </w:r>
            <w:proofErr w:type="spellStart"/>
            <w:r w:rsidRPr="00376AFF">
              <w:rPr>
                <w:rFonts w:ascii="Times New Roman" w:eastAsia="Times New Roman" w:hAnsi="Times New Roman"/>
                <w:bCs/>
                <w:color w:val="000000"/>
                <w:sz w:val="20"/>
                <w:szCs w:val="20"/>
                <w:lang w:eastAsia="en-GB"/>
              </w:rPr>
              <w:t>trasnport</w:t>
            </w:r>
            <w:proofErr w:type="spellEnd"/>
            <w:r w:rsidRPr="00376AFF">
              <w:rPr>
                <w:rFonts w:ascii="Times New Roman" w:eastAsia="Times New Roman" w:hAnsi="Times New Roman"/>
                <w:bCs/>
                <w:color w:val="000000"/>
                <w:sz w:val="20"/>
                <w:szCs w:val="20"/>
                <w:lang w:eastAsia="en-GB"/>
              </w:rPr>
              <w:t xml:space="preserve"> in fluid flows (Amicarelli et al., 2015, CAF).</w:t>
            </w:r>
          </w:p>
        </w:tc>
      </w:tr>
      <w:tr w:rsidR="00EC217D" w:rsidRPr="00376AFF" w14:paraId="5D939DDC" w14:textId="77777777" w:rsidTr="00822C58">
        <w:trPr>
          <w:trHeight w:val="301"/>
        </w:trPr>
        <w:tc>
          <w:tcPr>
            <w:tcW w:w="1439" w:type="pct"/>
            <w:tcBorders>
              <w:top w:val="nil"/>
              <w:left w:val="nil"/>
              <w:bottom w:val="nil"/>
              <w:right w:val="nil"/>
            </w:tcBorders>
            <w:shd w:val="clear" w:color="auto" w:fill="auto"/>
          </w:tcPr>
          <w:p w14:paraId="56AA1A8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ReadCheck</w:t>
            </w:r>
            <w:proofErr w:type="spellEnd"/>
          </w:p>
        </w:tc>
        <w:tc>
          <w:tcPr>
            <w:tcW w:w="3561" w:type="pct"/>
            <w:tcBorders>
              <w:top w:val="nil"/>
              <w:left w:val="nil"/>
              <w:bottom w:val="nil"/>
              <w:right w:val="nil"/>
            </w:tcBorders>
            <w:shd w:val="clear" w:color="auto" w:fill="auto"/>
          </w:tcPr>
          <w:p w14:paraId="56C84F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8BE480B" w14:textId="77777777" w:rsidTr="00822C58">
        <w:trPr>
          <w:trHeight w:val="301"/>
        </w:trPr>
        <w:tc>
          <w:tcPr>
            <w:tcW w:w="1439" w:type="pct"/>
            <w:tcBorders>
              <w:top w:val="nil"/>
              <w:left w:val="nil"/>
              <w:bottom w:val="nil"/>
              <w:right w:val="nil"/>
            </w:tcBorders>
            <w:shd w:val="clear" w:color="auto" w:fill="auto"/>
          </w:tcPr>
          <w:p w14:paraId="031BF98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ReadDBSPH</w:t>
            </w:r>
            <w:proofErr w:type="spellEnd"/>
          </w:p>
        </w:tc>
        <w:tc>
          <w:tcPr>
            <w:tcW w:w="3561" w:type="pct"/>
            <w:tcBorders>
              <w:top w:val="nil"/>
              <w:left w:val="nil"/>
              <w:bottom w:val="nil"/>
              <w:right w:val="nil"/>
            </w:tcBorders>
            <w:shd w:val="clear" w:color="auto" w:fill="auto"/>
          </w:tcPr>
          <w:p w14:paraId="6341A75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376AFF" w14:paraId="60F51683" w14:textId="77777777" w:rsidTr="00822C58">
        <w:trPr>
          <w:trHeight w:val="419"/>
        </w:trPr>
        <w:tc>
          <w:tcPr>
            <w:tcW w:w="1439" w:type="pct"/>
            <w:tcBorders>
              <w:top w:val="nil"/>
              <w:left w:val="nil"/>
              <w:bottom w:val="nil"/>
              <w:right w:val="nil"/>
            </w:tcBorders>
            <w:shd w:val="clear" w:color="auto" w:fill="auto"/>
          </w:tcPr>
          <w:p w14:paraId="66DEB3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w:t>
            </w:r>
            <w:proofErr w:type="spellEnd"/>
          </w:p>
        </w:tc>
        <w:tc>
          <w:tcPr>
            <w:tcW w:w="3561" w:type="pct"/>
            <w:tcBorders>
              <w:top w:val="nil"/>
              <w:left w:val="nil"/>
              <w:bottom w:val="nil"/>
              <w:right w:val="nil"/>
            </w:tcBorders>
            <w:shd w:val="clear" w:color="auto" w:fill="auto"/>
          </w:tcPr>
          <w:p w14:paraId="08A299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14:paraId="7DB60C3E" w14:textId="77777777" w:rsidTr="00822C58">
        <w:trPr>
          <w:trHeight w:val="301"/>
        </w:trPr>
        <w:tc>
          <w:tcPr>
            <w:tcW w:w="1439" w:type="pct"/>
            <w:tcBorders>
              <w:top w:val="nil"/>
              <w:left w:val="nil"/>
              <w:bottom w:val="nil"/>
              <w:right w:val="nil"/>
            </w:tcBorders>
            <w:shd w:val="clear" w:color="auto" w:fill="auto"/>
          </w:tcPr>
          <w:p w14:paraId="356D830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ReadInputBoundaries</w:t>
            </w:r>
            <w:proofErr w:type="spellEnd"/>
          </w:p>
        </w:tc>
        <w:tc>
          <w:tcPr>
            <w:tcW w:w="3561" w:type="pct"/>
            <w:tcBorders>
              <w:top w:val="nil"/>
              <w:left w:val="nil"/>
              <w:bottom w:val="nil"/>
              <w:right w:val="nil"/>
            </w:tcBorders>
            <w:shd w:val="clear" w:color="auto" w:fill="auto"/>
          </w:tcPr>
          <w:p w14:paraId="454832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376AFF" w14:paraId="62C79BDD" w14:textId="77777777" w:rsidTr="00822C58">
        <w:trPr>
          <w:trHeight w:val="301"/>
        </w:trPr>
        <w:tc>
          <w:tcPr>
            <w:tcW w:w="1439" w:type="pct"/>
            <w:tcBorders>
              <w:top w:val="nil"/>
              <w:left w:val="nil"/>
              <w:bottom w:val="nil"/>
              <w:right w:val="nil"/>
            </w:tcBorders>
            <w:shd w:val="clear" w:color="auto" w:fill="auto"/>
          </w:tcPr>
          <w:p w14:paraId="4C00A4B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ReadInputControlLines</w:t>
            </w:r>
            <w:proofErr w:type="spellEnd"/>
          </w:p>
        </w:tc>
        <w:tc>
          <w:tcPr>
            <w:tcW w:w="3561" w:type="pct"/>
            <w:tcBorders>
              <w:top w:val="nil"/>
              <w:left w:val="nil"/>
              <w:bottom w:val="nil"/>
              <w:right w:val="nil"/>
            </w:tcBorders>
            <w:shd w:val="clear" w:color="auto" w:fill="auto"/>
          </w:tcPr>
          <w:p w14:paraId="4FBB62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14:paraId="1E09D8BA" w14:textId="77777777" w:rsidTr="00822C58">
        <w:trPr>
          <w:trHeight w:val="301"/>
        </w:trPr>
        <w:tc>
          <w:tcPr>
            <w:tcW w:w="1439" w:type="pct"/>
            <w:tcBorders>
              <w:top w:val="nil"/>
              <w:left w:val="nil"/>
              <w:bottom w:val="nil"/>
              <w:right w:val="nil"/>
            </w:tcBorders>
            <w:shd w:val="clear" w:color="auto" w:fill="auto"/>
          </w:tcPr>
          <w:p w14:paraId="1EB357C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ReadInputControlPoints</w:t>
            </w:r>
            <w:proofErr w:type="spellEnd"/>
          </w:p>
        </w:tc>
        <w:tc>
          <w:tcPr>
            <w:tcW w:w="3561" w:type="pct"/>
            <w:tcBorders>
              <w:top w:val="nil"/>
              <w:left w:val="nil"/>
              <w:bottom w:val="nil"/>
              <w:right w:val="nil"/>
            </w:tcBorders>
            <w:shd w:val="clear" w:color="auto" w:fill="auto"/>
          </w:tcPr>
          <w:p w14:paraId="613A8B9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14:paraId="31FE52F0" w14:textId="77777777" w:rsidTr="00822C58">
        <w:trPr>
          <w:trHeight w:val="301"/>
        </w:trPr>
        <w:tc>
          <w:tcPr>
            <w:tcW w:w="1439" w:type="pct"/>
            <w:tcBorders>
              <w:top w:val="nil"/>
              <w:left w:val="nil"/>
              <w:bottom w:val="nil"/>
              <w:right w:val="nil"/>
            </w:tcBorders>
            <w:shd w:val="clear" w:color="auto" w:fill="auto"/>
          </w:tcPr>
          <w:p w14:paraId="7ACC2C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ReadInputControlSections</w:t>
            </w:r>
            <w:proofErr w:type="spellEnd"/>
          </w:p>
        </w:tc>
        <w:tc>
          <w:tcPr>
            <w:tcW w:w="3561" w:type="pct"/>
            <w:tcBorders>
              <w:top w:val="nil"/>
              <w:left w:val="nil"/>
              <w:bottom w:val="nil"/>
              <w:right w:val="nil"/>
            </w:tcBorders>
            <w:shd w:val="clear" w:color="auto" w:fill="auto"/>
          </w:tcPr>
          <w:p w14:paraId="05CA03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14:paraId="3EC916DF" w14:textId="77777777" w:rsidTr="00822C58">
        <w:trPr>
          <w:trHeight w:val="301"/>
        </w:trPr>
        <w:tc>
          <w:tcPr>
            <w:tcW w:w="1439" w:type="pct"/>
            <w:tcBorders>
              <w:top w:val="nil"/>
              <w:left w:val="nil"/>
              <w:bottom w:val="nil"/>
              <w:right w:val="nil"/>
            </w:tcBorders>
            <w:shd w:val="clear" w:color="auto" w:fill="auto"/>
          </w:tcPr>
          <w:p w14:paraId="04C07C8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ReadInputDomain</w:t>
            </w:r>
            <w:proofErr w:type="spellEnd"/>
          </w:p>
        </w:tc>
        <w:tc>
          <w:tcPr>
            <w:tcW w:w="3561" w:type="pct"/>
            <w:tcBorders>
              <w:top w:val="nil"/>
              <w:left w:val="nil"/>
              <w:bottom w:val="nil"/>
              <w:right w:val="nil"/>
            </w:tcBorders>
            <w:shd w:val="clear" w:color="auto" w:fill="auto"/>
          </w:tcPr>
          <w:p w14:paraId="677641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B23F90" w14:textId="77777777" w:rsidTr="00822C58">
        <w:trPr>
          <w:trHeight w:val="301"/>
        </w:trPr>
        <w:tc>
          <w:tcPr>
            <w:tcW w:w="1439" w:type="pct"/>
            <w:tcBorders>
              <w:top w:val="nil"/>
              <w:left w:val="nil"/>
              <w:bottom w:val="nil"/>
              <w:right w:val="nil"/>
            </w:tcBorders>
            <w:shd w:val="clear" w:color="auto" w:fill="auto"/>
          </w:tcPr>
          <w:p w14:paraId="437F38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ReadInputDrawOptions</w:t>
            </w:r>
            <w:proofErr w:type="spellEnd"/>
          </w:p>
        </w:tc>
        <w:tc>
          <w:tcPr>
            <w:tcW w:w="3561" w:type="pct"/>
            <w:tcBorders>
              <w:top w:val="nil"/>
              <w:left w:val="nil"/>
              <w:bottom w:val="nil"/>
              <w:right w:val="nil"/>
            </w:tcBorders>
            <w:shd w:val="clear" w:color="auto" w:fill="auto"/>
          </w:tcPr>
          <w:p w14:paraId="029C493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42A4C68" w14:textId="77777777" w:rsidTr="00822C58">
        <w:trPr>
          <w:trHeight w:val="301"/>
        </w:trPr>
        <w:tc>
          <w:tcPr>
            <w:tcW w:w="1439" w:type="pct"/>
            <w:tcBorders>
              <w:top w:val="nil"/>
              <w:left w:val="nil"/>
              <w:bottom w:val="nil"/>
              <w:right w:val="nil"/>
            </w:tcBorders>
            <w:shd w:val="clear" w:color="auto" w:fill="auto"/>
          </w:tcPr>
          <w:p w14:paraId="113D5D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ReadInputExternalFile</w:t>
            </w:r>
            <w:proofErr w:type="spellEnd"/>
          </w:p>
        </w:tc>
        <w:tc>
          <w:tcPr>
            <w:tcW w:w="3561" w:type="pct"/>
            <w:tcBorders>
              <w:top w:val="nil"/>
              <w:left w:val="nil"/>
              <w:bottom w:val="nil"/>
              <w:right w:val="nil"/>
            </w:tcBorders>
            <w:shd w:val="clear" w:color="auto" w:fill="auto"/>
          </w:tcPr>
          <w:p w14:paraId="7A28394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2E9D847" w14:textId="77777777" w:rsidTr="00822C58">
        <w:trPr>
          <w:trHeight w:val="301"/>
        </w:trPr>
        <w:tc>
          <w:tcPr>
            <w:tcW w:w="1439" w:type="pct"/>
            <w:tcBorders>
              <w:top w:val="nil"/>
              <w:left w:val="nil"/>
              <w:bottom w:val="nil"/>
              <w:right w:val="nil"/>
            </w:tcBorders>
            <w:shd w:val="clear" w:color="auto" w:fill="auto"/>
          </w:tcPr>
          <w:p w14:paraId="15C216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ReadInputFaces</w:t>
            </w:r>
            <w:proofErr w:type="spellEnd"/>
          </w:p>
        </w:tc>
        <w:tc>
          <w:tcPr>
            <w:tcW w:w="3561" w:type="pct"/>
            <w:tcBorders>
              <w:top w:val="nil"/>
              <w:left w:val="nil"/>
              <w:bottom w:val="nil"/>
              <w:right w:val="nil"/>
            </w:tcBorders>
            <w:shd w:val="clear" w:color="auto" w:fill="auto"/>
          </w:tcPr>
          <w:p w14:paraId="51D712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628E979" w14:textId="77777777" w:rsidTr="00822C58">
        <w:trPr>
          <w:trHeight w:val="301"/>
        </w:trPr>
        <w:tc>
          <w:tcPr>
            <w:tcW w:w="1439" w:type="pct"/>
            <w:tcBorders>
              <w:top w:val="nil"/>
              <w:left w:val="nil"/>
              <w:bottom w:val="nil"/>
              <w:right w:val="nil"/>
            </w:tcBorders>
            <w:shd w:val="clear" w:color="auto" w:fill="auto"/>
          </w:tcPr>
          <w:p w14:paraId="201AF3F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ReadInputGeneralPhysical</w:t>
            </w:r>
            <w:proofErr w:type="spellEnd"/>
          </w:p>
        </w:tc>
        <w:tc>
          <w:tcPr>
            <w:tcW w:w="3561" w:type="pct"/>
            <w:tcBorders>
              <w:top w:val="nil"/>
              <w:left w:val="nil"/>
              <w:bottom w:val="nil"/>
              <w:right w:val="nil"/>
            </w:tcBorders>
            <w:shd w:val="clear" w:color="auto" w:fill="auto"/>
          </w:tcPr>
          <w:p w14:paraId="450EDC5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06940A" w14:textId="77777777" w:rsidTr="00822C58">
        <w:trPr>
          <w:trHeight w:val="301"/>
        </w:trPr>
        <w:tc>
          <w:tcPr>
            <w:tcW w:w="1439" w:type="pct"/>
            <w:tcBorders>
              <w:top w:val="nil"/>
              <w:left w:val="nil"/>
              <w:bottom w:val="nil"/>
              <w:right w:val="nil"/>
            </w:tcBorders>
            <w:shd w:val="clear" w:color="auto" w:fill="auto"/>
          </w:tcPr>
          <w:p w14:paraId="4A91B34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ReadInputLines</w:t>
            </w:r>
            <w:proofErr w:type="spellEnd"/>
          </w:p>
        </w:tc>
        <w:tc>
          <w:tcPr>
            <w:tcW w:w="3561" w:type="pct"/>
            <w:tcBorders>
              <w:top w:val="nil"/>
              <w:left w:val="nil"/>
              <w:bottom w:val="nil"/>
              <w:right w:val="nil"/>
            </w:tcBorders>
            <w:shd w:val="clear" w:color="auto" w:fill="auto"/>
          </w:tcPr>
          <w:p w14:paraId="529883D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9962FC1" w14:textId="77777777" w:rsidTr="00822C58">
        <w:trPr>
          <w:trHeight w:val="301"/>
        </w:trPr>
        <w:tc>
          <w:tcPr>
            <w:tcW w:w="1439" w:type="pct"/>
            <w:tcBorders>
              <w:top w:val="nil"/>
              <w:left w:val="nil"/>
              <w:bottom w:val="nil"/>
              <w:right w:val="nil"/>
            </w:tcBorders>
            <w:shd w:val="clear" w:color="auto" w:fill="auto"/>
          </w:tcPr>
          <w:p w14:paraId="576A21A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ReadInputMedium</w:t>
            </w:r>
            <w:proofErr w:type="spellEnd"/>
          </w:p>
        </w:tc>
        <w:tc>
          <w:tcPr>
            <w:tcW w:w="3561" w:type="pct"/>
            <w:tcBorders>
              <w:top w:val="nil"/>
              <w:left w:val="nil"/>
              <w:bottom w:val="nil"/>
              <w:right w:val="nil"/>
            </w:tcBorders>
            <w:shd w:val="clear" w:color="auto" w:fill="auto"/>
          </w:tcPr>
          <w:p w14:paraId="1D9A756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FDABCC9" w14:textId="77777777" w:rsidTr="00822C58">
        <w:trPr>
          <w:trHeight w:val="301"/>
        </w:trPr>
        <w:tc>
          <w:tcPr>
            <w:tcW w:w="1439" w:type="pct"/>
            <w:tcBorders>
              <w:top w:val="nil"/>
              <w:left w:val="nil"/>
              <w:bottom w:val="nil"/>
              <w:right w:val="nil"/>
            </w:tcBorders>
            <w:shd w:val="clear" w:color="auto" w:fill="auto"/>
          </w:tcPr>
          <w:p w14:paraId="21B2E25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ReadInputOutputRegulation</w:t>
            </w:r>
            <w:proofErr w:type="spellEnd"/>
          </w:p>
        </w:tc>
        <w:tc>
          <w:tcPr>
            <w:tcW w:w="3561" w:type="pct"/>
            <w:tcBorders>
              <w:top w:val="nil"/>
              <w:left w:val="nil"/>
              <w:bottom w:val="nil"/>
              <w:right w:val="nil"/>
            </w:tcBorders>
            <w:shd w:val="clear" w:color="auto" w:fill="auto"/>
          </w:tcPr>
          <w:p w14:paraId="66A12A2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2B08AA34" w14:textId="77777777" w:rsidTr="00822C58">
        <w:trPr>
          <w:trHeight w:val="301"/>
        </w:trPr>
        <w:tc>
          <w:tcPr>
            <w:tcW w:w="1439" w:type="pct"/>
            <w:tcBorders>
              <w:top w:val="nil"/>
              <w:left w:val="nil"/>
              <w:bottom w:val="nil"/>
              <w:right w:val="nil"/>
            </w:tcBorders>
            <w:shd w:val="clear" w:color="auto" w:fill="auto"/>
          </w:tcPr>
          <w:p w14:paraId="158941B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ReadInputParticlesData</w:t>
            </w:r>
            <w:proofErr w:type="spellEnd"/>
          </w:p>
        </w:tc>
        <w:tc>
          <w:tcPr>
            <w:tcW w:w="3561" w:type="pct"/>
            <w:tcBorders>
              <w:top w:val="nil"/>
              <w:left w:val="nil"/>
              <w:bottom w:val="nil"/>
              <w:right w:val="nil"/>
            </w:tcBorders>
            <w:shd w:val="clear" w:color="auto" w:fill="auto"/>
          </w:tcPr>
          <w:p w14:paraId="4DAAC30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C34A9B" w14:textId="77777777" w:rsidTr="00822C58">
        <w:trPr>
          <w:trHeight w:val="301"/>
        </w:trPr>
        <w:tc>
          <w:tcPr>
            <w:tcW w:w="1439" w:type="pct"/>
            <w:tcBorders>
              <w:top w:val="nil"/>
              <w:left w:val="nil"/>
              <w:bottom w:val="nil"/>
              <w:right w:val="nil"/>
            </w:tcBorders>
            <w:shd w:val="clear" w:color="auto" w:fill="auto"/>
          </w:tcPr>
          <w:p w14:paraId="06764B6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ReadInputRestart</w:t>
            </w:r>
            <w:proofErr w:type="spellEnd"/>
          </w:p>
        </w:tc>
        <w:tc>
          <w:tcPr>
            <w:tcW w:w="3561" w:type="pct"/>
            <w:tcBorders>
              <w:top w:val="nil"/>
              <w:left w:val="nil"/>
              <w:bottom w:val="nil"/>
              <w:right w:val="nil"/>
            </w:tcBorders>
            <w:shd w:val="clear" w:color="auto" w:fill="auto"/>
          </w:tcPr>
          <w:p w14:paraId="0336B4D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64297792" w14:textId="77777777" w:rsidTr="00822C58">
        <w:trPr>
          <w:trHeight w:val="301"/>
        </w:trPr>
        <w:tc>
          <w:tcPr>
            <w:tcW w:w="1439" w:type="pct"/>
            <w:tcBorders>
              <w:top w:val="nil"/>
              <w:left w:val="nil"/>
              <w:bottom w:val="nil"/>
              <w:right w:val="nil"/>
            </w:tcBorders>
            <w:shd w:val="clear" w:color="auto" w:fill="auto"/>
          </w:tcPr>
          <w:p w14:paraId="3311FB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ReadInputRunParameters</w:t>
            </w:r>
            <w:proofErr w:type="spellEnd"/>
          </w:p>
        </w:tc>
        <w:tc>
          <w:tcPr>
            <w:tcW w:w="3561" w:type="pct"/>
            <w:tcBorders>
              <w:top w:val="nil"/>
              <w:left w:val="nil"/>
              <w:bottom w:val="nil"/>
              <w:right w:val="nil"/>
            </w:tcBorders>
            <w:shd w:val="clear" w:color="auto" w:fill="auto"/>
          </w:tcPr>
          <w:p w14:paraId="53E06FA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77A0CA1A" w14:textId="77777777" w:rsidTr="00822C58">
        <w:trPr>
          <w:trHeight w:val="301"/>
        </w:trPr>
        <w:tc>
          <w:tcPr>
            <w:tcW w:w="1439" w:type="pct"/>
            <w:tcBorders>
              <w:top w:val="nil"/>
              <w:left w:val="nil"/>
              <w:bottom w:val="nil"/>
              <w:right w:val="nil"/>
            </w:tcBorders>
            <w:shd w:val="clear" w:color="auto" w:fill="auto"/>
          </w:tcPr>
          <w:p w14:paraId="25DD049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ReadInputTitle</w:t>
            </w:r>
            <w:proofErr w:type="spellEnd"/>
          </w:p>
        </w:tc>
        <w:tc>
          <w:tcPr>
            <w:tcW w:w="3561" w:type="pct"/>
            <w:tcBorders>
              <w:top w:val="nil"/>
              <w:left w:val="nil"/>
              <w:bottom w:val="nil"/>
              <w:right w:val="nil"/>
            </w:tcBorders>
            <w:shd w:val="clear" w:color="auto" w:fill="auto"/>
          </w:tcPr>
          <w:p w14:paraId="2B04F11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5DB60C0B" w14:textId="77777777" w:rsidTr="00822C58">
        <w:trPr>
          <w:trHeight w:val="301"/>
        </w:trPr>
        <w:tc>
          <w:tcPr>
            <w:tcW w:w="1439" w:type="pct"/>
            <w:tcBorders>
              <w:top w:val="nil"/>
              <w:left w:val="nil"/>
              <w:bottom w:val="nil"/>
              <w:right w:val="nil"/>
            </w:tcBorders>
            <w:shd w:val="clear" w:color="auto" w:fill="auto"/>
          </w:tcPr>
          <w:p w14:paraId="6E7638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ReadInputVertices</w:t>
            </w:r>
            <w:proofErr w:type="spellEnd"/>
          </w:p>
        </w:tc>
        <w:tc>
          <w:tcPr>
            <w:tcW w:w="3561" w:type="pct"/>
            <w:tcBorders>
              <w:top w:val="nil"/>
              <w:left w:val="nil"/>
              <w:bottom w:val="nil"/>
              <w:right w:val="nil"/>
            </w:tcBorders>
            <w:shd w:val="clear" w:color="auto" w:fill="auto"/>
          </w:tcPr>
          <w:p w14:paraId="486B76B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121C7F82" w14:textId="77777777" w:rsidTr="00822C58">
        <w:trPr>
          <w:trHeight w:val="301"/>
        </w:trPr>
        <w:tc>
          <w:tcPr>
            <w:tcW w:w="1439" w:type="pct"/>
            <w:tcBorders>
              <w:top w:val="nil"/>
              <w:left w:val="nil"/>
              <w:bottom w:val="nil"/>
              <w:right w:val="nil"/>
            </w:tcBorders>
            <w:shd w:val="clear" w:color="auto" w:fill="auto"/>
          </w:tcPr>
          <w:p w14:paraId="2BF8D95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ReadRiga</w:t>
            </w:r>
            <w:proofErr w:type="spellEnd"/>
          </w:p>
        </w:tc>
        <w:tc>
          <w:tcPr>
            <w:tcW w:w="3561" w:type="pct"/>
            <w:tcBorders>
              <w:top w:val="nil"/>
              <w:left w:val="nil"/>
              <w:bottom w:val="nil"/>
              <w:right w:val="nil"/>
            </w:tcBorders>
            <w:shd w:val="clear" w:color="auto" w:fill="auto"/>
          </w:tcPr>
          <w:p w14:paraId="04B796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14:paraId="40760236" w14:textId="77777777" w:rsidTr="00822C58">
        <w:trPr>
          <w:trHeight w:val="301"/>
        </w:trPr>
        <w:tc>
          <w:tcPr>
            <w:tcW w:w="1439" w:type="pct"/>
            <w:tcBorders>
              <w:top w:val="nil"/>
              <w:left w:val="nil"/>
              <w:bottom w:val="nil"/>
              <w:right w:val="nil"/>
            </w:tcBorders>
            <w:shd w:val="clear" w:color="auto" w:fill="auto"/>
          </w:tcPr>
          <w:p w14:paraId="6A54601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ReadSectionFlowRate</w:t>
            </w:r>
            <w:proofErr w:type="spellEnd"/>
          </w:p>
        </w:tc>
        <w:tc>
          <w:tcPr>
            <w:tcW w:w="3561" w:type="pct"/>
            <w:tcBorders>
              <w:top w:val="nil"/>
              <w:left w:val="nil"/>
              <w:bottom w:val="nil"/>
              <w:right w:val="nil"/>
            </w:tcBorders>
            <w:shd w:val="clear" w:color="auto" w:fill="auto"/>
          </w:tcPr>
          <w:p w14:paraId="41F71F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14:paraId="0A3F9B0D" w14:textId="77777777" w:rsidR="00EC217D" w:rsidRPr="00376AFF" w:rsidRDefault="00EC217D" w:rsidP="00EC217D">
      <w:pPr>
        <w:spacing w:after="0" w:line="240" w:lineRule="auto"/>
        <w:jc w:val="center"/>
        <w:rPr>
          <w:rFonts w:ascii="Times New Roman" w:hAnsi="Times New Roman"/>
          <w:szCs w:val="24"/>
        </w:rPr>
      </w:pPr>
      <w:bookmarkStart w:id="723"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15</w:t>
      </w:r>
      <w:r w:rsidR="00131662" w:rsidRPr="00376AFF">
        <w:rPr>
          <w:rFonts w:ascii="Times New Roman" w:hAnsi="Times New Roman"/>
          <w:szCs w:val="24"/>
        </w:rPr>
        <w:fldChar w:fldCharType="end"/>
      </w:r>
      <w:bookmarkEnd w:id="723"/>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w:t>
      </w:r>
      <w:proofErr w:type="spellStart"/>
      <w:r w:rsidRPr="00376AFF">
        <w:rPr>
          <w:rFonts w:ascii="Times New Roman" w:hAnsi="Times New Roman"/>
          <w:szCs w:val="24"/>
        </w:rPr>
        <w:t>Pre_processing</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52BF580" w14:textId="77777777"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14:paraId="11D31E69" w14:textId="77777777" w:rsidTr="008049EF">
        <w:trPr>
          <w:trHeight w:val="301"/>
        </w:trPr>
        <w:tc>
          <w:tcPr>
            <w:tcW w:w="1739" w:type="pct"/>
            <w:tcBorders>
              <w:top w:val="nil"/>
              <w:left w:val="nil"/>
              <w:bottom w:val="nil"/>
              <w:right w:val="nil"/>
            </w:tcBorders>
            <w:shd w:val="clear" w:color="auto" w:fill="auto"/>
            <w:hideMark/>
          </w:tcPr>
          <w:p w14:paraId="4275F6AF"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14:paraId="4285607B"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8296AFF" w14:textId="77777777" w:rsidTr="008049EF">
        <w:trPr>
          <w:trHeight w:val="301"/>
        </w:trPr>
        <w:tc>
          <w:tcPr>
            <w:tcW w:w="1739" w:type="pct"/>
            <w:tcBorders>
              <w:top w:val="nil"/>
              <w:left w:val="nil"/>
              <w:bottom w:val="nil"/>
              <w:right w:val="nil"/>
            </w:tcBorders>
            <w:shd w:val="clear" w:color="auto" w:fill="auto"/>
          </w:tcPr>
          <w:p w14:paraId="6B425F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14:paraId="6C6274D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 EACFM).</w:t>
            </w:r>
          </w:p>
        </w:tc>
      </w:tr>
      <w:tr w:rsidR="00EC217D" w:rsidRPr="00376AFF" w14:paraId="5CEA92C6" w14:textId="77777777" w:rsidTr="008049EF">
        <w:trPr>
          <w:trHeight w:val="301"/>
        </w:trPr>
        <w:tc>
          <w:tcPr>
            <w:tcW w:w="1739" w:type="pct"/>
            <w:tcBorders>
              <w:top w:val="nil"/>
              <w:left w:val="nil"/>
              <w:bottom w:val="nil"/>
              <w:right w:val="nil"/>
            </w:tcBorders>
            <w:shd w:val="clear" w:color="auto" w:fill="auto"/>
          </w:tcPr>
          <w:p w14:paraId="07FA7B1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14:paraId="2F514C5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w:t>
            </w:r>
            <w:proofErr w:type="spellStart"/>
            <w:r w:rsidRPr="00376AFF">
              <w:rPr>
                <w:rFonts w:ascii="Times New Roman" w:eastAsia="Times New Roman" w:hAnsi="Times New Roman"/>
                <w:bCs/>
                <w:color w:val="000000"/>
                <w:sz w:val="20"/>
                <w:szCs w:val="20"/>
                <w:lang w:eastAsia="en-GB"/>
              </w:rPr>
              <w:t>rodivV</w:t>
            </w:r>
            <w:proofErr w:type="spellEnd"/>
            <w:r w:rsidRPr="00376AFF">
              <w:rPr>
                <w:rFonts w:ascii="Times New Roman" w:eastAsia="Times New Roman" w:hAnsi="Times New Roman"/>
                <w:bCs/>
                <w:color w:val="000000"/>
                <w:sz w:val="20"/>
                <w:szCs w:val="20"/>
                <w:lang w:eastAsia="en-GB"/>
              </w:rPr>
              <w:t xml:space="preserve">). Equation refers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 EACFM).</w:t>
            </w:r>
          </w:p>
        </w:tc>
      </w:tr>
      <w:tr w:rsidR="00EC217D" w:rsidRPr="00376AFF" w14:paraId="10319D25" w14:textId="77777777" w:rsidTr="008049EF">
        <w:trPr>
          <w:trHeight w:val="301"/>
        </w:trPr>
        <w:tc>
          <w:tcPr>
            <w:tcW w:w="1739" w:type="pct"/>
            <w:tcBorders>
              <w:top w:val="nil"/>
              <w:left w:val="nil"/>
              <w:bottom w:val="nil"/>
              <w:right w:val="nil"/>
            </w:tcBorders>
            <w:shd w:val="clear" w:color="auto" w:fill="auto"/>
          </w:tcPr>
          <w:p w14:paraId="2E0DA8B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14:paraId="5D0E7F2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(Di Monaco et al., 2011, EACFM).</w:t>
            </w:r>
          </w:p>
        </w:tc>
      </w:tr>
      <w:tr w:rsidR="00EC217D" w:rsidRPr="00376AFF" w14:paraId="5F69C23A" w14:textId="77777777" w:rsidTr="008049EF">
        <w:trPr>
          <w:trHeight w:val="301"/>
        </w:trPr>
        <w:tc>
          <w:tcPr>
            <w:tcW w:w="1739" w:type="pct"/>
            <w:tcBorders>
              <w:top w:val="nil"/>
              <w:left w:val="nil"/>
              <w:bottom w:val="nil"/>
              <w:right w:val="nil"/>
            </w:tcBorders>
            <w:shd w:val="clear" w:color="auto" w:fill="auto"/>
          </w:tcPr>
          <w:p w14:paraId="5A6645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14:paraId="2097176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ViscoF</w:t>
            </w:r>
            <w:proofErr w:type="spellEnd"/>
            <w:r w:rsidRPr="00376AFF">
              <w:rPr>
                <w:rFonts w:ascii="Times New Roman" w:eastAsia="Times New Roman" w:hAnsi="Times New Roman"/>
                <w:bCs/>
                <w:color w:val="000000"/>
                <w:sz w:val="20"/>
                <w:szCs w:val="20"/>
                <w:lang w:eastAsia="en-GB"/>
              </w:rPr>
              <w:t xml:space="preserve">). Equations refer to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It performs implicit computation of </w:t>
            </w:r>
            <w:proofErr w:type="spellStart"/>
            <w:r w:rsidRPr="00376AFF">
              <w:rPr>
                <w:rFonts w:ascii="Times New Roman" w:eastAsia="Times New Roman" w:hAnsi="Times New Roman"/>
                <w:bCs/>
                <w:color w:val="000000"/>
                <w:sz w:val="20"/>
                <w:szCs w:val="20"/>
                <w:lang w:eastAsia="en-GB"/>
              </w:rPr>
              <w:t>gradPsuro</w:t>
            </w:r>
            <w:proofErr w:type="spellEnd"/>
            <w:r w:rsidRPr="00376AFF">
              <w:rPr>
                <w:rFonts w:ascii="Times New Roman" w:eastAsia="Times New Roman" w:hAnsi="Times New Roman"/>
                <w:bCs/>
                <w:color w:val="000000"/>
                <w:sz w:val="20"/>
                <w:szCs w:val="20"/>
                <w:lang w:eastAsia="en-GB"/>
              </w:rPr>
              <w:t>. (Di Monaco et al., 2011, EACFM).</w:t>
            </w:r>
          </w:p>
        </w:tc>
      </w:tr>
      <w:tr w:rsidR="00EC217D" w:rsidRPr="00E129B8" w14:paraId="7314F738" w14:textId="77777777" w:rsidTr="008049EF">
        <w:trPr>
          <w:trHeight w:val="301"/>
        </w:trPr>
        <w:tc>
          <w:tcPr>
            <w:tcW w:w="1739" w:type="pct"/>
            <w:tcBorders>
              <w:top w:val="nil"/>
              <w:left w:val="nil"/>
              <w:bottom w:val="nil"/>
              <w:right w:val="nil"/>
            </w:tcBorders>
            <w:shd w:val="clear" w:color="auto" w:fill="auto"/>
          </w:tcPr>
          <w:p w14:paraId="774D15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14:paraId="634EB2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add </w:t>
            </w:r>
            <w:proofErr w:type="spellStart"/>
            <w:r w:rsidRPr="00376AFF">
              <w:rPr>
                <w:rFonts w:ascii="Times New Roman" w:eastAsia="Times New Roman" w:hAnsi="Times New Roman"/>
                <w:bCs/>
                <w:color w:val="000000"/>
                <w:sz w:val="20"/>
                <w:szCs w:val="20"/>
                <w:lang w:eastAsia="en-GB"/>
              </w:rPr>
              <w:t>supplementariìy</w:t>
            </w:r>
            <w:proofErr w:type="spellEnd"/>
            <w:r w:rsidRPr="00376AFF">
              <w:rPr>
                <w:rFonts w:ascii="Times New Roman" w:eastAsia="Times New Roman" w:hAnsi="Times New Roman"/>
                <w:bCs/>
                <w:color w:val="000000"/>
                <w:sz w:val="20"/>
                <w:szCs w:val="20"/>
                <w:lang w:eastAsia="en-GB"/>
              </w:rPr>
              <w:t xml:space="preserve"> normal boundary reaction to support eventual insufficient pressure gradient boundary term. In case of few neighbouring particles and presence of normal component of mass force (gravity). The normal reaction is computed with the formula R=(c0^2/d) ln(</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/d) [for </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&lt;d], stemming from the compressible reaction of the fluid, where:</w:t>
            </w:r>
          </w:p>
          <w:p w14:paraId="5D34521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3B3D5A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 is the distance of the particle Pi from the boundary face;</w:t>
            </w:r>
          </w:p>
          <w:p w14:paraId="3BB472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149C40A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14:paraId="496A0D6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w:t>
            </w:r>
            <w:proofErr w:type="spellStart"/>
            <w:r w:rsidRPr="00376AFF">
              <w:rPr>
                <w:rFonts w:ascii="Times New Roman" w:eastAsia="Times New Roman" w:hAnsi="Times New Roman"/>
                <w:bCs/>
                <w:color w:val="000000"/>
                <w:sz w:val="20"/>
                <w:szCs w:val="20"/>
                <w:lang w:eastAsia="en-GB"/>
              </w:rPr>
              <w:t>IntWdS</w:t>
            </w:r>
            <w:proofErr w:type="spellEnd"/>
            <w:r w:rsidRPr="00376AFF">
              <w:rPr>
                <w:rFonts w:ascii="Times New Roman" w:eastAsia="Times New Roman" w:hAnsi="Times New Roman"/>
                <w:bCs/>
                <w:color w:val="000000"/>
                <w:sz w:val="20"/>
                <w:szCs w:val="20"/>
                <w:lang w:eastAsia="en-GB"/>
              </w:rPr>
              <w:t xml:space="preserve"> </w:t>
            </w:r>
          </w:p>
          <w:p w14:paraId="049213F9"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247E8137" w14:textId="77777777" w:rsidTr="008049EF">
        <w:trPr>
          <w:trHeight w:val="301"/>
        </w:trPr>
        <w:tc>
          <w:tcPr>
            <w:tcW w:w="1739" w:type="pct"/>
            <w:tcBorders>
              <w:top w:val="nil"/>
              <w:left w:val="nil"/>
              <w:bottom w:val="nil"/>
              <w:right w:val="nil"/>
            </w:tcBorders>
            <w:shd w:val="clear" w:color="auto" w:fill="auto"/>
          </w:tcPr>
          <w:p w14:paraId="065D0F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14:paraId="3B204BB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/d) [for </w:t>
            </w: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&lt;d], stemming from the compressible reaction of the fluid, where:</w:t>
            </w:r>
          </w:p>
          <w:p w14:paraId="6106AB4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14:paraId="57E51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zi</w:t>
            </w:r>
            <w:proofErr w:type="spellEnd"/>
            <w:r w:rsidRPr="00376AFF">
              <w:rPr>
                <w:rFonts w:ascii="Times New Roman" w:eastAsia="Times New Roman" w:hAnsi="Times New Roman"/>
                <w:bCs/>
                <w:color w:val="000000"/>
                <w:sz w:val="20"/>
                <w:szCs w:val="20"/>
                <w:lang w:eastAsia="en-GB"/>
              </w:rPr>
              <w:t xml:space="preserve"> is the distance of the particle Pi from the boundary face;</w:t>
            </w:r>
          </w:p>
          <w:p w14:paraId="09CE75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14:paraId="5077F1A7"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Check that the elastic boundary reaction never works. </w:t>
            </w:r>
            <w:r w:rsidRPr="00E129B8">
              <w:rPr>
                <w:rFonts w:ascii="Times New Roman" w:eastAsia="Times New Roman" w:hAnsi="Times New Roman"/>
                <w:bCs/>
                <w:color w:val="000000"/>
                <w:sz w:val="20"/>
                <w:szCs w:val="20"/>
                <w:lang w:val="it-IT" w:eastAsia="en-GB"/>
              </w:rPr>
              <w:t>(Di Monaco et al., 2011, EACFM).</w:t>
            </w:r>
          </w:p>
        </w:tc>
      </w:tr>
      <w:tr w:rsidR="00EC217D" w:rsidRPr="00376AFF" w14:paraId="0FBF5478" w14:textId="77777777" w:rsidTr="008049EF">
        <w:trPr>
          <w:trHeight w:val="301"/>
        </w:trPr>
        <w:tc>
          <w:tcPr>
            <w:tcW w:w="1739" w:type="pct"/>
            <w:tcBorders>
              <w:top w:val="nil"/>
              <w:left w:val="nil"/>
              <w:bottom w:val="nil"/>
              <w:right w:val="nil"/>
            </w:tcBorders>
            <w:shd w:val="clear" w:color="auto" w:fill="auto"/>
          </w:tcPr>
          <w:p w14:paraId="242FE3E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14:paraId="5C464B3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14:paraId="6400C290" w14:textId="77777777" w:rsidTr="008049EF">
        <w:trPr>
          <w:trHeight w:val="301"/>
        </w:trPr>
        <w:tc>
          <w:tcPr>
            <w:tcW w:w="1739" w:type="pct"/>
            <w:tcBorders>
              <w:top w:val="nil"/>
              <w:left w:val="nil"/>
              <w:bottom w:val="nil"/>
              <w:right w:val="nil"/>
            </w:tcBorders>
            <w:shd w:val="clear" w:color="auto" w:fill="auto"/>
          </w:tcPr>
          <w:p w14:paraId="3A1845E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14:paraId="503D8AC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14:paraId="2FC40E30" w14:textId="77777777" w:rsidTr="008049EF">
        <w:trPr>
          <w:trHeight w:val="301"/>
        </w:trPr>
        <w:tc>
          <w:tcPr>
            <w:tcW w:w="1739" w:type="pct"/>
            <w:tcBorders>
              <w:top w:val="nil"/>
              <w:left w:val="nil"/>
              <w:bottom w:val="nil"/>
              <w:right w:val="nil"/>
            </w:tcBorders>
            <w:shd w:val="clear" w:color="auto" w:fill="auto"/>
          </w:tcPr>
          <w:p w14:paraId="0C34ED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14:paraId="6595680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376AFF" w14:paraId="34B16200" w14:textId="77777777" w:rsidTr="008049EF">
        <w:trPr>
          <w:trHeight w:val="301"/>
        </w:trPr>
        <w:tc>
          <w:tcPr>
            <w:tcW w:w="1739" w:type="pct"/>
            <w:tcBorders>
              <w:top w:val="nil"/>
              <w:left w:val="nil"/>
              <w:bottom w:val="nil"/>
              <w:right w:val="nil"/>
            </w:tcBorders>
            <w:shd w:val="clear" w:color="auto" w:fill="auto"/>
          </w:tcPr>
          <w:p w14:paraId="0F610B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14:paraId="190D779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Generation of the generalised reflection matrix R, based on the cosine matrix T and the parameters </w:t>
            </w:r>
            <w:proofErr w:type="spellStart"/>
            <w:r w:rsidRPr="00376AFF">
              <w:rPr>
                <w:rFonts w:ascii="Times New Roman" w:eastAsia="Times New Roman" w:hAnsi="Times New Roman"/>
                <w:bCs/>
                <w:color w:val="000000"/>
                <w:sz w:val="20"/>
                <w:szCs w:val="20"/>
                <w:lang w:eastAsia="en-GB"/>
              </w:rPr>
              <w:t>PsiS</w:t>
            </w:r>
            <w:proofErr w:type="spellEnd"/>
            <w:r w:rsidRPr="00376AFF">
              <w:rPr>
                <w:rFonts w:ascii="Times New Roman" w:eastAsia="Times New Roman" w:hAnsi="Times New Roman"/>
                <w:bCs/>
                <w:color w:val="000000"/>
                <w:sz w:val="20"/>
                <w:szCs w:val="20"/>
                <w:lang w:eastAsia="en-GB"/>
              </w:rPr>
              <w:t xml:space="preserve"> and </w:t>
            </w:r>
            <w:proofErr w:type="spellStart"/>
            <w:r w:rsidRPr="00376AFF">
              <w:rPr>
                <w:rFonts w:ascii="Times New Roman" w:eastAsia="Times New Roman" w:hAnsi="Times New Roman"/>
                <w:bCs/>
                <w:color w:val="000000"/>
                <w:sz w:val="20"/>
                <w:szCs w:val="20"/>
                <w:lang w:eastAsia="en-GB"/>
              </w:rPr>
              <w:t>PsiN</w:t>
            </w:r>
            <w:proofErr w:type="spellEnd"/>
            <w:r w:rsidRPr="00376AFF">
              <w:rPr>
                <w:rFonts w:ascii="Times New Roman" w:eastAsia="Times New Roman" w:hAnsi="Times New Roman"/>
                <w:bCs/>
                <w:color w:val="000000"/>
                <w:sz w:val="20"/>
                <w:szCs w:val="20"/>
                <w:lang w:eastAsia="en-GB"/>
              </w:rPr>
              <w:t>. (Di Monaco et al., 2011, EACFM)</w:t>
            </w:r>
          </w:p>
        </w:tc>
      </w:tr>
      <w:tr w:rsidR="00EC217D" w:rsidRPr="00E129B8" w14:paraId="6954E596" w14:textId="77777777" w:rsidTr="008049EF">
        <w:trPr>
          <w:trHeight w:val="301"/>
        </w:trPr>
        <w:tc>
          <w:tcPr>
            <w:tcW w:w="1739" w:type="pct"/>
            <w:tcBorders>
              <w:top w:val="nil"/>
              <w:left w:val="nil"/>
              <w:bottom w:val="nil"/>
              <w:right w:val="nil"/>
            </w:tcBorders>
            <w:shd w:val="clear" w:color="auto" w:fill="auto"/>
          </w:tcPr>
          <w:p w14:paraId="14096F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14:paraId="491297C3"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compute the boundary volume integrals </w:t>
            </w:r>
            <w:proofErr w:type="spellStart"/>
            <w:r w:rsidRPr="00376AFF">
              <w:rPr>
                <w:rFonts w:ascii="Times New Roman" w:eastAsia="Times New Roman" w:hAnsi="Times New Roman"/>
                <w:bCs/>
                <w:color w:val="000000"/>
                <w:sz w:val="20"/>
                <w:szCs w:val="20"/>
                <w:lang w:eastAsia="en-GB"/>
              </w:rPr>
              <w:t>IntWdV</w:t>
            </w:r>
            <w:proofErr w:type="spellEnd"/>
            <w:r w:rsidRPr="00376AFF">
              <w:rPr>
                <w:rFonts w:ascii="Times New Roman" w:eastAsia="Times New Roman" w:hAnsi="Times New Roman"/>
                <w:bCs/>
                <w:color w:val="000000"/>
                <w:sz w:val="20"/>
                <w:szCs w:val="20"/>
                <w:lang w:eastAsia="en-GB"/>
              </w:rPr>
              <w:t xml:space="preserve">. </w:t>
            </w:r>
            <w:r w:rsidRPr="00E129B8">
              <w:rPr>
                <w:rFonts w:ascii="Times New Roman" w:eastAsia="Times New Roman" w:hAnsi="Times New Roman"/>
                <w:bCs/>
                <w:color w:val="000000"/>
                <w:sz w:val="20"/>
                <w:szCs w:val="20"/>
                <w:lang w:val="it-IT" w:eastAsia="en-GB"/>
              </w:rPr>
              <w:t>(Di Monaco et al., 2011, EACFM)</w:t>
            </w:r>
          </w:p>
        </w:tc>
      </w:tr>
      <w:tr w:rsidR="00EC217D" w:rsidRPr="00E129B8" w14:paraId="68BDFA2C" w14:textId="77777777" w:rsidTr="008049EF">
        <w:trPr>
          <w:trHeight w:val="301"/>
        </w:trPr>
        <w:tc>
          <w:tcPr>
            <w:tcW w:w="1739" w:type="pct"/>
            <w:tcBorders>
              <w:top w:val="nil"/>
              <w:left w:val="nil"/>
              <w:bottom w:val="nil"/>
              <w:right w:val="nil"/>
            </w:tcBorders>
            <w:shd w:val="clear" w:color="auto" w:fill="auto"/>
          </w:tcPr>
          <w:p w14:paraId="78F88BD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14:paraId="7219F44C"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1E7347A7" w14:textId="77777777" w:rsidTr="008049EF">
        <w:trPr>
          <w:trHeight w:val="301"/>
        </w:trPr>
        <w:tc>
          <w:tcPr>
            <w:tcW w:w="1739" w:type="pct"/>
            <w:tcBorders>
              <w:top w:val="nil"/>
              <w:left w:val="nil"/>
              <w:bottom w:val="nil"/>
              <w:right w:val="nil"/>
            </w:tcBorders>
            <w:shd w:val="clear" w:color="auto" w:fill="auto"/>
          </w:tcPr>
          <w:p w14:paraId="5B335FD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ComputeBoundaryDataTab</w:t>
            </w:r>
            <w:proofErr w:type="spellEnd"/>
          </w:p>
        </w:tc>
        <w:tc>
          <w:tcPr>
            <w:tcW w:w="3261" w:type="pct"/>
            <w:tcBorders>
              <w:top w:val="nil"/>
              <w:left w:val="nil"/>
              <w:bottom w:val="nil"/>
              <w:right w:val="nil"/>
            </w:tcBorders>
            <w:shd w:val="clear" w:color="auto" w:fill="auto"/>
          </w:tcPr>
          <w:p w14:paraId="5CF0D6F4"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calculate the array to store close boundaries and integrals. </w:t>
            </w:r>
            <w:r w:rsidRPr="00E129B8">
              <w:rPr>
                <w:rFonts w:ascii="Times New Roman" w:eastAsia="Times New Roman" w:hAnsi="Times New Roman"/>
                <w:bCs/>
                <w:color w:val="000000"/>
                <w:sz w:val="20"/>
                <w:szCs w:val="20"/>
                <w:lang w:val="it-IT" w:eastAsia="en-GB"/>
              </w:rPr>
              <w:t>(Di Monaco et al., 2011, EACFM)</w:t>
            </w:r>
          </w:p>
        </w:tc>
      </w:tr>
      <w:tr w:rsidR="00EC217D" w:rsidRPr="00376AFF" w14:paraId="6370725A" w14:textId="77777777" w:rsidTr="008049EF">
        <w:trPr>
          <w:trHeight w:val="419"/>
        </w:trPr>
        <w:tc>
          <w:tcPr>
            <w:tcW w:w="1739" w:type="pct"/>
            <w:tcBorders>
              <w:top w:val="nil"/>
              <w:left w:val="nil"/>
              <w:bottom w:val="nil"/>
              <w:right w:val="nil"/>
            </w:tcBorders>
            <w:shd w:val="clear" w:color="auto" w:fill="auto"/>
          </w:tcPr>
          <w:p w14:paraId="479092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ComputeBoundaryIntegralTab</w:t>
            </w:r>
            <w:proofErr w:type="spellEnd"/>
          </w:p>
        </w:tc>
        <w:tc>
          <w:tcPr>
            <w:tcW w:w="3261" w:type="pct"/>
            <w:tcBorders>
              <w:top w:val="nil"/>
              <w:left w:val="nil"/>
              <w:bottom w:val="nil"/>
              <w:right w:val="nil"/>
            </w:tcBorders>
            <w:shd w:val="clear" w:color="auto" w:fill="auto"/>
          </w:tcPr>
          <w:p w14:paraId="105336F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xml:space="preserve">) of a grid of points, regularly distributed on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z&lt;0 (radius = 2h), whose centre is the origin O of local axis. The </w:t>
            </w:r>
            <w:proofErr w:type="spellStart"/>
            <w:r w:rsidRPr="00376AFF">
              <w:rPr>
                <w:rFonts w:ascii="Times New Roman" w:eastAsia="Times New Roman" w:hAnsi="Times New Roman"/>
                <w:bCs/>
                <w:color w:val="000000"/>
                <w:sz w:val="20"/>
                <w:szCs w:val="20"/>
                <w:lang w:eastAsia="en-GB"/>
              </w:rPr>
              <w:t>semisphere</w:t>
            </w:r>
            <w:proofErr w:type="spellEnd"/>
            <w:r w:rsidRPr="00376AFF">
              <w:rPr>
                <w:rFonts w:ascii="Times New Roman" w:eastAsia="Times New Roman" w:hAnsi="Times New Roman"/>
                <w:bCs/>
                <w:color w:val="000000"/>
                <w:sz w:val="20"/>
                <w:szCs w:val="20"/>
                <w:lang w:eastAsia="en-GB"/>
              </w:rPr>
              <w:t xml:space="preserve"> will be superposed to the influence sphere (kernel support) of a generic particle near a plane boundary face, and oriented in such a way that the axis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coincide with the face local axes (</w:t>
            </w:r>
            <w:proofErr w:type="spellStart"/>
            <w:r w:rsidRPr="00376AFF">
              <w:rPr>
                <w:rFonts w:ascii="Times New Roman" w:eastAsia="Times New Roman" w:hAnsi="Times New Roman"/>
                <w:bCs/>
                <w:color w:val="000000"/>
                <w:sz w:val="20"/>
                <w:szCs w:val="20"/>
                <w:lang w:eastAsia="en-GB"/>
              </w:rPr>
              <w:t>r,s,n</w:t>
            </w:r>
            <w:proofErr w:type="spellEnd"/>
            <w:r w:rsidRPr="00376AFF">
              <w:rPr>
                <w:rFonts w:ascii="Times New Roman" w:eastAsia="Times New Roman" w:hAnsi="Times New Roman"/>
                <w:bCs/>
                <w:color w:val="000000"/>
                <w:sz w:val="20"/>
                <w:szCs w:val="20"/>
                <w:lang w:eastAsia="en-GB"/>
              </w:rPr>
              <w:t xml:space="preserve">). In the first three columns of the array </w:t>
            </w:r>
            <w:proofErr w:type="spellStart"/>
            <w:r w:rsidRPr="00376AFF">
              <w:rPr>
                <w:rFonts w:ascii="Times New Roman" w:eastAsia="Times New Roman" w:hAnsi="Times New Roman"/>
                <w:bCs/>
                <w:color w:val="000000"/>
                <w:sz w:val="20"/>
                <w:szCs w:val="20"/>
                <w:lang w:eastAsia="en-GB"/>
              </w:rPr>
              <w:t>BoundaryIntegralTab</w:t>
            </w:r>
            <w:proofErr w:type="spellEnd"/>
            <w:r w:rsidRPr="00376AFF">
              <w:rPr>
                <w:rFonts w:ascii="Times New Roman" w:eastAsia="Times New Roman" w:hAnsi="Times New Roman"/>
                <w:bCs/>
                <w:color w:val="000000"/>
                <w:sz w:val="20"/>
                <w:szCs w:val="20"/>
                <w:lang w:eastAsia="en-GB"/>
              </w:rPr>
              <w:t>() the coordinates (</w:t>
            </w:r>
            <w:proofErr w:type="spellStart"/>
            <w:r w:rsidRPr="00376AFF">
              <w:rPr>
                <w:rFonts w:ascii="Times New Roman" w:eastAsia="Times New Roman" w:hAnsi="Times New Roman"/>
                <w:bCs/>
                <w:color w:val="000000"/>
                <w:sz w:val="20"/>
                <w:szCs w:val="20"/>
                <w:lang w:eastAsia="en-GB"/>
              </w:rPr>
              <w:t>x,y,z</w:t>
            </w:r>
            <w:proofErr w:type="spellEnd"/>
            <w:r w:rsidRPr="00376AFF">
              <w:rPr>
                <w:rFonts w:ascii="Times New Roman" w:eastAsia="Times New Roman" w:hAnsi="Times New Roman"/>
                <w:bCs/>
                <w:color w:val="000000"/>
                <w:sz w:val="20"/>
                <w:szCs w:val="20"/>
                <w:lang w:eastAsia="en-GB"/>
              </w:rPr>
              <w:t xml:space="preserve">) of each point are stored; in the </w:t>
            </w:r>
            <w:proofErr w:type="spellStart"/>
            <w:r w:rsidRPr="00376AFF">
              <w:rPr>
                <w:rFonts w:ascii="Times New Roman" w:eastAsia="Times New Roman" w:hAnsi="Times New Roman"/>
                <w:bCs/>
                <w:color w:val="000000"/>
                <w:sz w:val="20"/>
                <w:szCs w:val="20"/>
                <w:lang w:eastAsia="en-GB"/>
              </w:rPr>
              <w:t>forth</w:t>
            </w:r>
            <w:proofErr w:type="spellEnd"/>
            <w:r w:rsidRPr="00376AFF">
              <w:rPr>
                <w:rFonts w:ascii="Times New Roman" w:eastAsia="Times New Roman" w:hAnsi="Times New Roman"/>
                <w:bCs/>
                <w:color w:val="000000"/>
                <w:sz w:val="20"/>
                <w:szCs w:val="20"/>
                <w:lang w:eastAsia="en-GB"/>
              </w:rPr>
              <w:t xml:space="preserve"> column the relative </w:t>
            </w:r>
            <w:proofErr w:type="spellStart"/>
            <w:r w:rsidRPr="00376AFF">
              <w:rPr>
                <w:rFonts w:ascii="Times New Roman" w:eastAsia="Times New Roman" w:hAnsi="Times New Roman"/>
                <w:bCs/>
                <w:color w:val="000000"/>
                <w:sz w:val="20"/>
                <w:szCs w:val="20"/>
                <w:lang w:eastAsia="en-GB"/>
              </w:rPr>
              <w:t>d_alpha</w:t>
            </w:r>
            <w:proofErr w:type="spellEnd"/>
            <w:r w:rsidRPr="00376AFF">
              <w:rPr>
                <w:rFonts w:ascii="Times New Roman" w:eastAsia="Times New Roman" w:hAnsi="Times New Roman"/>
                <w:bCs/>
                <w:color w:val="000000"/>
                <w:sz w:val="20"/>
                <w:szCs w:val="20"/>
                <w:lang w:eastAsia="en-GB"/>
              </w:rPr>
              <w:t xml:space="preserve"> (portion of solid angle relative to the point, necessary for integrations) is stored. </w:t>
            </w:r>
            <w:proofErr w:type="spellStart"/>
            <w:r w:rsidRPr="00376AFF">
              <w:rPr>
                <w:rFonts w:ascii="Times New Roman" w:eastAsia="Times New Roman" w:hAnsi="Times New Roman"/>
                <w:bCs/>
                <w:color w:val="000000"/>
                <w:sz w:val="20"/>
                <w:szCs w:val="20"/>
                <w:lang w:eastAsia="en-GB"/>
              </w:rPr>
              <w:t>BITcols</w:t>
            </w:r>
            <w:proofErr w:type="spellEnd"/>
            <w:r w:rsidRPr="00376AFF">
              <w:rPr>
                <w:rFonts w:ascii="Times New Roman" w:eastAsia="Times New Roman" w:hAnsi="Times New Roman"/>
                <w:bCs/>
                <w:color w:val="000000"/>
                <w:sz w:val="20"/>
                <w:szCs w:val="20"/>
                <w:lang w:eastAsia="en-GB"/>
              </w:rPr>
              <w:t xml:space="preserve"> = 4. (Di Monaco et al., 2011, EACFM)</w:t>
            </w:r>
          </w:p>
        </w:tc>
      </w:tr>
      <w:tr w:rsidR="00EC217D" w:rsidRPr="00E129B8" w14:paraId="43952CA9" w14:textId="77777777" w:rsidTr="008049EF">
        <w:trPr>
          <w:trHeight w:val="301"/>
        </w:trPr>
        <w:tc>
          <w:tcPr>
            <w:tcW w:w="1739" w:type="pct"/>
            <w:tcBorders>
              <w:top w:val="nil"/>
              <w:left w:val="nil"/>
              <w:bottom w:val="nil"/>
              <w:right w:val="nil"/>
            </w:tcBorders>
            <w:shd w:val="clear" w:color="auto" w:fill="auto"/>
          </w:tcPr>
          <w:p w14:paraId="6BDFD19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14:paraId="04797BF6"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28624771" w14:textId="77777777" w:rsidTr="008049EF">
        <w:trPr>
          <w:trHeight w:val="301"/>
        </w:trPr>
        <w:tc>
          <w:tcPr>
            <w:tcW w:w="1739" w:type="pct"/>
            <w:tcBorders>
              <w:top w:val="nil"/>
              <w:left w:val="nil"/>
              <w:bottom w:val="nil"/>
              <w:right w:val="nil"/>
            </w:tcBorders>
            <w:shd w:val="clear" w:color="auto" w:fill="auto"/>
          </w:tcPr>
          <w:p w14:paraId="4CDF343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lastRenderedPageBreak/>
              <w:t>ComputeKernelTable</w:t>
            </w:r>
            <w:proofErr w:type="spellEnd"/>
          </w:p>
        </w:tc>
        <w:tc>
          <w:tcPr>
            <w:tcW w:w="3261" w:type="pct"/>
            <w:tcBorders>
              <w:top w:val="nil"/>
              <w:left w:val="nil"/>
              <w:bottom w:val="nil"/>
              <w:right w:val="nil"/>
            </w:tcBorders>
            <w:shd w:val="clear" w:color="auto" w:fill="auto"/>
          </w:tcPr>
          <w:p w14:paraId="29E4417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w:t>
            </w: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(0:ktrows,0:ktcols) the following values: </w:t>
            </w:r>
          </w:p>
          <w:p w14:paraId="34B006E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0) = rob = </w:t>
            </w:r>
            <w:proofErr w:type="spellStart"/>
            <w:r w:rsidRPr="00376AFF">
              <w:rPr>
                <w:rFonts w:ascii="Times New Roman" w:eastAsia="Times New Roman" w:hAnsi="Times New Roman"/>
                <w:bCs/>
                <w:color w:val="000000"/>
                <w:sz w:val="20"/>
                <w:szCs w:val="20"/>
                <w:lang w:eastAsia="en-GB"/>
              </w:rPr>
              <w:t>rb</w:t>
            </w:r>
            <w:proofErr w:type="spellEnd"/>
            <w:r w:rsidRPr="00376AFF">
              <w:rPr>
                <w:rFonts w:ascii="Times New Roman" w:eastAsia="Times New Roman" w:hAnsi="Times New Roman"/>
                <w:bCs/>
                <w:color w:val="000000"/>
                <w:sz w:val="20"/>
                <w:szCs w:val="20"/>
                <w:lang w:eastAsia="en-GB"/>
              </w:rPr>
              <w:t>/h</w:t>
            </w:r>
          </w:p>
          <w:p w14:paraId="6005F79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1) = Int W*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5FF7C7E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2)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ro</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3FBD9CC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3)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ro^2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w:t>
            </w:r>
          </w:p>
          <w:p w14:paraId="683525C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kerneltab</w:t>
            </w:r>
            <w:proofErr w:type="spellEnd"/>
            <w:r w:rsidRPr="00376AFF">
              <w:rPr>
                <w:rFonts w:ascii="Times New Roman" w:eastAsia="Times New Roman" w:hAnsi="Times New Roman"/>
                <w:bCs/>
                <w:color w:val="000000"/>
                <w:sz w:val="20"/>
                <w:szCs w:val="20"/>
                <w:lang w:eastAsia="en-GB"/>
              </w:rPr>
              <w:t xml:space="preserve">(0:ktrows, 4) = Int </w:t>
            </w:r>
            <w:proofErr w:type="spellStart"/>
            <w:r w:rsidRPr="00376AFF">
              <w:rPr>
                <w:rFonts w:ascii="Times New Roman" w:eastAsia="Times New Roman" w:hAnsi="Times New Roman"/>
                <w:bCs/>
                <w:color w:val="000000"/>
                <w:sz w:val="20"/>
                <w:szCs w:val="20"/>
                <w:lang w:eastAsia="en-GB"/>
              </w:rPr>
              <w:t>dW</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ro^3 </w:t>
            </w:r>
            <w:proofErr w:type="spellStart"/>
            <w:r w:rsidRPr="00376AFF">
              <w:rPr>
                <w:rFonts w:ascii="Times New Roman" w:eastAsia="Times New Roman" w:hAnsi="Times New Roman"/>
                <w:bCs/>
                <w:color w:val="000000"/>
                <w:sz w:val="20"/>
                <w:szCs w:val="20"/>
                <w:lang w:eastAsia="en-GB"/>
              </w:rPr>
              <w:t>dro</w:t>
            </w:r>
            <w:proofErr w:type="spellEnd"/>
            <w:r w:rsidRPr="00376AFF">
              <w:rPr>
                <w:rFonts w:ascii="Times New Roman" w:eastAsia="Times New Roman" w:hAnsi="Times New Roman"/>
                <w:bCs/>
                <w:color w:val="000000"/>
                <w:sz w:val="20"/>
                <w:szCs w:val="20"/>
                <w:lang w:eastAsia="en-GB"/>
              </w:rPr>
              <w:t xml:space="preserve">   (from rob to 2) </w:t>
            </w:r>
          </w:p>
          <w:p w14:paraId="59F85F06"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376AFF" w14:paraId="2029EEAA" w14:textId="77777777" w:rsidTr="008049EF">
        <w:trPr>
          <w:trHeight w:val="301"/>
        </w:trPr>
        <w:tc>
          <w:tcPr>
            <w:tcW w:w="1739" w:type="pct"/>
            <w:tcBorders>
              <w:top w:val="nil"/>
              <w:left w:val="nil"/>
              <w:bottom w:val="nil"/>
              <w:right w:val="nil"/>
            </w:tcBorders>
            <w:shd w:val="clear" w:color="auto" w:fill="auto"/>
          </w:tcPr>
          <w:p w14:paraId="5D5B80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14:paraId="1A6B445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surface integral of kernel W along the segments intercepted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on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 EACFM)</w:t>
            </w:r>
          </w:p>
        </w:tc>
      </w:tr>
      <w:tr w:rsidR="00EC217D" w:rsidRPr="00376AFF" w14:paraId="1F40ECD9" w14:textId="77777777" w:rsidTr="008049EF">
        <w:trPr>
          <w:trHeight w:val="301"/>
        </w:trPr>
        <w:tc>
          <w:tcPr>
            <w:tcW w:w="1739" w:type="pct"/>
            <w:tcBorders>
              <w:top w:val="nil"/>
              <w:left w:val="nil"/>
              <w:bottom w:val="nil"/>
              <w:right w:val="nil"/>
            </w:tcBorders>
            <w:shd w:val="clear" w:color="auto" w:fill="auto"/>
          </w:tcPr>
          <w:p w14:paraId="03B5AB8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14:paraId="6B83181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Computing the integral of </w:t>
            </w:r>
            <w:proofErr w:type="spellStart"/>
            <w:r w:rsidRPr="00376AFF">
              <w:rPr>
                <w:rFonts w:ascii="Times New Roman" w:eastAsia="Times New Roman" w:hAnsi="Times New Roman"/>
                <w:bCs/>
                <w:color w:val="000000"/>
                <w:sz w:val="20"/>
                <w:szCs w:val="20"/>
                <w:lang w:eastAsia="en-GB"/>
              </w:rPr>
              <w:t>WdV</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extented</w:t>
            </w:r>
            <w:proofErr w:type="spellEnd"/>
            <w:r w:rsidRPr="00376AFF">
              <w:rPr>
                <w:rFonts w:ascii="Times New Roman" w:eastAsia="Times New Roman" w:hAnsi="Times New Roman"/>
                <w:bCs/>
                <w:color w:val="000000"/>
                <w:sz w:val="20"/>
                <w:szCs w:val="20"/>
                <w:lang w:eastAsia="en-GB"/>
              </w:rPr>
              <w:t xml:space="preserve"> to the volume delimited by the kernel support (radius=2h) of the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adjacent boundary side </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(Di Monaco et al., 2011, EACFM)</w:t>
            </w:r>
          </w:p>
        </w:tc>
      </w:tr>
      <w:tr w:rsidR="00EC217D" w:rsidRPr="00E129B8" w14:paraId="4383262B" w14:textId="77777777" w:rsidTr="008049EF">
        <w:trPr>
          <w:trHeight w:val="301"/>
        </w:trPr>
        <w:tc>
          <w:tcPr>
            <w:tcW w:w="1739" w:type="pct"/>
            <w:tcBorders>
              <w:top w:val="nil"/>
              <w:left w:val="nil"/>
              <w:bottom w:val="nil"/>
              <w:right w:val="nil"/>
            </w:tcBorders>
            <w:shd w:val="clear" w:color="auto" w:fill="auto"/>
          </w:tcPr>
          <w:p w14:paraId="18CB124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14:paraId="418918A4"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To define boundary faces from 3D geometry. </w:t>
            </w:r>
            <w:r w:rsidRPr="00E129B8">
              <w:rPr>
                <w:rFonts w:ascii="Times New Roman" w:eastAsia="Times New Roman" w:hAnsi="Times New Roman"/>
                <w:bCs/>
                <w:color w:val="000000"/>
                <w:sz w:val="20"/>
                <w:szCs w:val="20"/>
                <w:lang w:val="it-IT" w:eastAsia="en-GB"/>
              </w:rPr>
              <w:t>(Di Monaco et al., 2011, EACFM)</w:t>
            </w:r>
          </w:p>
        </w:tc>
      </w:tr>
      <w:tr w:rsidR="00EC217D" w:rsidRPr="00E129B8" w14:paraId="1924B0B8" w14:textId="77777777" w:rsidTr="008049EF">
        <w:trPr>
          <w:trHeight w:val="301"/>
        </w:trPr>
        <w:tc>
          <w:tcPr>
            <w:tcW w:w="1739" w:type="pct"/>
            <w:tcBorders>
              <w:top w:val="nil"/>
              <w:left w:val="nil"/>
              <w:bottom w:val="nil"/>
              <w:right w:val="nil"/>
            </w:tcBorders>
            <w:shd w:val="clear" w:color="auto" w:fill="auto"/>
          </w:tcPr>
          <w:p w14:paraId="195C0A4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14:paraId="7B020FCA"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376AFF">
              <w:rPr>
                <w:rFonts w:ascii="Times New Roman" w:eastAsia="Times New Roman" w:hAnsi="Times New Roman"/>
                <w:bCs/>
                <w:color w:val="000000"/>
                <w:sz w:val="20"/>
                <w:szCs w:val="20"/>
                <w:lang w:eastAsia="en-GB"/>
              </w:rPr>
              <w:t xml:space="preserve">Definition of the boundary sides. </w:t>
            </w:r>
            <w:r w:rsidRPr="00E129B8">
              <w:rPr>
                <w:rFonts w:ascii="Times New Roman" w:eastAsia="Times New Roman" w:hAnsi="Times New Roman"/>
                <w:bCs/>
                <w:color w:val="000000"/>
                <w:sz w:val="20"/>
                <w:szCs w:val="20"/>
                <w:lang w:val="it-IT" w:eastAsia="en-GB"/>
              </w:rPr>
              <w:t>(Di Monaco et al., 2011, EACFM)</w:t>
            </w:r>
          </w:p>
        </w:tc>
      </w:tr>
      <w:tr w:rsidR="00EC217D" w:rsidRPr="00376AFF" w14:paraId="31FBF506" w14:textId="77777777" w:rsidTr="008049EF">
        <w:trPr>
          <w:trHeight w:val="301"/>
        </w:trPr>
        <w:tc>
          <w:tcPr>
            <w:tcW w:w="1739" w:type="pct"/>
            <w:tcBorders>
              <w:top w:val="nil"/>
              <w:left w:val="nil"/>
              <w:bottom w:val="nil"/>
              <w:right w:val="nil"/>
            </w:tcBorders>
            <w:shd w:val="clear" w:color="auto" w:fill="auto"/>
          </w:tcPr>
          <w:p w14:paraId="2F9C51E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14:paraId="1AFE89DF"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376AFF" w14:paraId="799AA47C" w14:textId="77777777" w:rsidTr="008049EF">
        <w:trPr>
          <w:trHeight w:val="301"/>
        </w:trPr>
        <w:tc>
          <w:tcPr>
            <w:tcW w:w="1739" w:type="pct"/>
            <w:tcBorders>
              <w:top w:val="nil"/>
              <w:left w:val="nil"/>
              <w:bottom w:val="nil"/>
              <w:right w:val="nil"/>
            </w:tcBorders>
            <w:shd w:val="clear" w:color="auto" w:fill="auto"/>
          </w:tcPr>
          <w:p w14:paraId="29F3A5D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DefineLocalSystemVersors</w:t>
            </w:r>
            <w:proofErr w:type="spellEnd"/>
          </w:p>
        </w:tc>
        <w:tc>
          <w:tcPr>
            <w:tcW w:w="3261" w:type="pct"/>
            <w:tcBorders>
              <w:top w:val="nil"/>
              <w:left w:val="nil"/>
              <w:bottom w:val="nil"/>
              <w:right w:val="nil"/>
            </w:tcBorders>
            <w:shd w:val="clear" w:color="auto" w:fill="auto"/>
          </w:tcPr>
          <w:p w14:paraId="032D3D7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E129B8" w14:paraId="069CEBE5" w14:textId="77777777" w:rsidTr="008049EF">
        <w:trPr>
          <w:trHeight w:val="301"/>
        </w:trPr>
        <w:tc>
          <w:tcPr>
            <w:tcW w:w="1739" w:type="pct"/>
            <w:tcBorders>
              <w:top w:val="nil"/>
              <w:left w:val="nil"/>
              <w:bottom w:val="nil"/>
              <w:right w:val="nil"/>
            </w:tcBorders>
            <w:shd w:val="clear" w:color="auto" w:fill="auto"/>
          </w:tcPr>
          <w:p w14:paraId="3CA52F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EvaluateBER_TimeStep</w:t>
            </w:r>
            <w:proofErr w:type="spellEnd"/>
          </w:p>
        </w:tc>
        <w:tc>
          <w:tcPr>
            <w:tcW w:w="3261" w:type="pct"/>
            <w:tcBorders>
              <w:top w:val="nil"/>
              <w:left w:val="nil"/>
              <w:bottom w:val="nil"/>
              <w:right w:val="nil"/>
            </w:tcBorders>
            <w:shd w:val="clear" w:color="auto" w:fill="auto"/>
          </w:tcPr>
          <w:p w14:paraId="280C9AD7"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376AFF" w14:paraId="1818CE3E" w14:textId="77777777" w:rsidTr="008049EF">
        <w:trPr>
          <w:trHeight w:val="301"/>
        </w:trPr>
        <w:tc>
          <w:tcPr>
            <w:tcW w:w="1739" w:type="pct"/>
            <w:tcBorders>
              <w:top w:val="nil"/>
              <w:left w:val="nil"/>
              <w:bottom w:val="nil"/>
              <w:right w:val="nil"/>
            </w:tcBorders>
            <w:shd w:val="clear" w:color="auto" w:fill="auto"/>
          </w:tcPr>
          <w:p w14:paraId="4D127619"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14:paraId="584988F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look for possible edges with an associated convex geometry. Their geometrical data are saved in </w:t>
            </w:r>
            <w:proofErr w:type="spellStart"/>
            <w:r w:rsidRPr="00376AFF">
              <w:rPr>
                <w:rFonts w:ascii="Times New Roman" w:eastAsia="Times New Roman" w:hAnsi="Times New Roman"/>
                <w:bCs/>
                <w:color w:val="000000"/>
                <w:sz w:val="20"/>
                <w:szCs w:val="20"/>
                <w:lang w:eastAsia="en-GB"/>
              </w:rPr>
              <w:t>BoundaryConvexEdge</w:t>
            </w:r>
            <w:proofErr w:type="spellEnd"/>
            <w:r w:rsidRPr="00376AFF">
              <w:rPr>
                <w:rFonts w:ascii="Times New Roman" w:eastAsia="Times New Roman" w:hAnsi="Times New Roman"/>
                <w:bCs/>
                <w:color w:val="000000"/>
                <w:sz w:val="20"/>
                <w:szCs w:val="20"/>
                <w:lang w:eastAsia="en-GB"/>
              </w:rPr>
              <w:t xml:space="preserve"> as </w:t>
            </w:r>
            <w:proofErr w:type="spellStart"/>
            <w:r w:rsidRPr="00376AFF">
              <w:rPr>
                <w:rFonts w:ascii="Times New Roman" w:eastAsia="Times New Roman" w:hAnsi="Times New Roman"/>
                <w:bCs/>
                <w:color w:val="000000"/>
                <w:sz w:val="20"/>
                <w:szCs w:val="20"/>
                <w:lang w:eastAsia="en-GB"/>
              </w:rPr>
              <w:t>TyBoundaryConvexEdge</w:t>
            </w:r>
            <w:proofErr w:type="spellEnd"/>
            <w:r w:rsidRPr="00376AFF">
              <w:rPr>
                <w:rFonts w:ascii="Times New Roman" w:eastAsia="Times New Roman" w:hAnsi="Times New Roman"/>
                <w:bCs/>
                <w:color w:val="000000"/>
                <w:sz w:val="20"/>
                <w:szCs w:val="20"/>
                <w:lang w:eastAsia="en-GB"/>
              </w:rPr>
              <w:t>. (Di Monaco et al., 2011, EACFM)</w:t>
            </w:r>
          </w:p>
        </w:tc>
      </w:tr>
      <w:tr w:rsidR="00EC217D" w:rsidRPr="00E129B8" w14:paraId="3A5F4DE3" w14:textId="77777777" w:rsidTr="008049EF">
        <w:trPr>
          <w:trHeight w:val="301"/>
        </w:trPr>
        <w:tc>
          <w:tcPr>
            <w:tcW w:w="1739" w:type="pct"/>
            <w:tcBorders>
              <w:top w:val="nil"/>
              <w:left w:val="nil"/>
              <w:bottom w:val="nil"/>
              <w:right w:val="nil"/>
            </w:tcBorders>
            <w:shd w:val="clear" w:color="auto" w:fill="auto"/>
          </w:tcPr>
          <w:p w14:paraId="0AACD7D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14:paraId="23E06F14"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intersection segment between the kernel support of particle </w:t>
            </w:r>
            <w:proofErr w:type="spellStart"/>
            <w:r w:rsidRPr="00376AFF">
              <w:rPr>
                <w:rFonts w:ascii="Times New Roman" w:eastAsia="Times New Roman" w:hAnsi="Times New Roman"/>
                <w:bCs/>
                <w:color w:val="000000"/>
                <w:sz w:val="20"/>
                <w:szCs w:val="20"/>
                <w:lang w:eastAsia="en-GB"/>
              </w:rPr>
              <w:t>i</w:t>
            </w:r>
            <w:proofErr w:type="spellEnd"/>
            <w:r w:rsidRPr="00376AFF">
              <w:rPr>
                <w:rFonts w:ascii="Times New Roman" w:eastAsia="Times New Roman" w:hAnsi="Times New Roman"/>
                <w:bCs/>
                <w:color w:val="000000"/>
                <w:sz w:val="20"/>
                <w:szCs w:val="20"/>
                <w:lang w:eastAsia="en-GB"/>
              </w:rPr>
              <w:t xml:space="preserve">, whose local coordinates are </w:t>
            </w:r>
            <w:proofErr w:type="spellStart"/>
            <w:r w:rsidRPr="00376AFF">
              <w:rPr>
                <w:rFonts w:ascii="Times New Roman" w:eastAsia="Times New Roman" w:hAnsi="Times New Roman"/>
                <w:bCs/>
                <w:color w:val="000000"/>
                <w:sz w:val="20"/>
                <w:szCs w:val="20"/>
                <w:lang w:eastAsia="en-GB"/>
              </w:rPr>
              <w:t>xpi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(1,icbs) and </w:t>
            </w:r>
            <w:proofErr w:type="spellStart"/>
            <w:r w:rsidRPr="00376AFF">
              <w:rPr>
                <w:rFonts w:ascii="Times New Roman" w:eastAsia="Times New Roman" w:hAnsi="Times New Roman"/>
                <w:bCs/>
                <w:color w:val="000000"/>
                <w:sz w:val="20"/>
                <w:szCs w:val="20"/>
                <w:lang w:eastAsia="en-GB"/>
              </w:rPr>
              <w:t>ypi</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(2,icbs), and the straight boundary side </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icbs</w:t>
            </w:r>
            <w:proofErr w:type="spellEnd"/>
            <w:r w:rsidRPr="00376AFF">
              <w:rPr>
                <w:rFonts w:ascii="Times New Roman" w:eastAsia="Times New Roman" w:hAnsi="Times New Roman"/>
                <w:bCs/>
                <w:color w:val="000000"/>
                <w:sz w:val="20"/>
                <w:szCs w:val="20"/>
                <w:lang w:eastAsia="en-GB"/>
              </w:rPr>
              <w:t xml:space="preserve">), which lies on the local x-axis and extends from x=0 to </w:t>
            </w:r>
            <w:proofErr w:type="spellStart"/>
            <w:r w:rsidRPr="00376AFF">
              <w:rPr>
                <w:rFonts w:ascii="Times New Roman" w:eastAsia="Times New Roman" w:hAnsi="Times New Roman"/>
                <w:bCs/>
                <w:color w:val="000000"/>
                <w:sz w:val="20"/>
                <w:szCs w:val="20"/>
                <w:lang w:eastAsia="en-GB"/>
              </w:rPr>
              <w:t>bsidelen</w:t>
            </w:r>
            <w:proofErr w:type="spellEnd"/>
            <w:r w:rsidRPr="00376AFF">
              <w:rPr>
                <w:rFonts w:ascii="Times New Roman" w:eastAsia="Times New Roman" w:hAnsi="Times New Roman"/>
                <w:bCs/>
                <w:color w:val="000000"/>
                <w:sz w:val="20"/>
                <w:szCs w:val="20"/>
                <w:lang w:eastAsia="en-GB"/>
              </w:rPr>
              <w:t xml:space="preserve"> = </w:t>
            </w:r>
            <w:proofErr w:type="spellStart"/>
            <w:r w:rsidRPr="00376AFF">
              <w:rPr>
                <w:rFonts w:ascii="Times New Roman" w:eastAsia="Times New Roman" w:hAnsi="Times New Roman"/>
                <w:bCs/>
                <w:color w:val="000000"/>
                <w:sz w:val="20"/>
                <w:szCs w:val="20"/>
                <w:lang w:eastAsia="en-GB"/>
              </w:rPr>
              <w:t>BoundarySide</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iside</w:t>
            </w:r>
            <w:proofErr w:type="spellEnd"/>
            <w:r w:rsidRPr="00376AFF">
              <w:rPr>
                <w:rFonts w:ascii="Times New Roman" w:eastAsia="Times New Roman" w:hAnsi="Times New Roman"/>
                <w:bCs/>
                <w:color w:val="000000"/>
                <w:sz w:val="20"/>
                <w:szCs w:val="20"/>
                <w:lang w:eastAsia="en-GB"/>
              </w:rPr>
              <w:t>)%Length. It returns:</w:t>
            </w:r>
          </w:p>
          <w:p w14:paraId="7412194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xpmin</w:t>
            </w:r>
            <w:proofErr w:type="spellEnd"/>
            <w:r w:rsidRPr="00376AFF">
              <w:rPr>
                <w:rFonts w:ascii="Times New Roman" w:eastAsia="Times New Roman" w:hAnsi="Times New Roman"/>
                <w:bCs/>
                <w:color w:val="000000"/>
                <w:sz w:val="20"/>
                <w:szCs w:val="20"/>
                <w:lang w:eastAsia="en-GB"/>
              </w:rPr>
              <w:t>: minimum abscissa of intersected segment</w:t>
            </w:r>
          </w:p>
          <w:p w14:paraId="756159F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xpmax</w:t>
            </w:r>
            <w:proofErr w:type="spellEnd"/>
            <w:r w:rsidRPr="00376AFF">
              <w:rPr>
                <w:rFonts w:ascii="Times New Roman" w:eastAsia="Times New Roman" w:hAnsi="Times New Roman"/>
                <w:bCs/>
                <w:color w:val="000000"/>
                <w:sz w:val="20"/>
                <w:szCs w:val="20"/>
                <w:lang w:eastAsia="en-GB"/>
              </w:rPr>
              <w:t>: maximum abscissa of intersected segment</w:t>
            </w:r>
          </w:p>
          <w:p w14:paraId="32C44A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interlen</w:t>
            </w:r>
            <w:proofErr w:type="spellEnd"/>
            <w:r w:rsidRPr="00376AFF">
              <w:rPr>
                <w:rFonts w:ascii="Times New Roman" w:eastAsia="Times New Roman" w:hAnsi="Times New Roman"/>
                <w:bCs/>
                <w:color w:val="000000"/>
                <w:sz w:val="20"/>
                <w:szCs w:val="20"/>
                <w:lang w:eastAsia="en-GB"/>
              </w:rPr>
              <w:t xml:space="preserve">: length of the intersected segment   </w:t>
            </w:r>
          </w:p>
          <w:p w14:paraId="2F6E6D2E"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376AFF" w14:paraId="1860BBE5" w14:textId="77777777" w:rsidTr="008049EF">
        <w:trPr>
          <w:trHeight w:val="301"/>
        </w:trPr>
        <w:tc>
          <w:tcPr>
            <w:tcW w:w="1739" w:type="pct"/>
            <w:tcBorders>
              <w:top w:val="nil"/>
              <w:left w:val="nil"/>
              <w:bottom w:val="nil"/>
              <w:right w:val="nil"/>
            </w:tcBorders>
            <w:shd w:val="clear" w:color="auto" w:fill="auto"/>
          </w:tcPr>
          <w:p w14:paraId="753BBE9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14:paraId="100B07B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faces, i.e. those faces located at a distance from the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smaller than or equal to 2h. It returns:</w:t>
            </w:r>
          </w:p>
          <w:p w14:paraId="1232AF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number of close boundary faces</w:t>
            </w:r>
          </w:p>
          <w:p w14:paraId="3D77FD3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Clobface</w:t>
            </w:r>
            <w:proofErr w:type="spellEnd"/>
            <w:r w:rsidRPr="00376AFF">
              <w:rPr>
                <w:rFonts w:ascii="Times New Roman" w:eastAsia="Times New Roman" w:hAnsi="Times New Roman"/>
                <w:bCs/>
                <w:color w:val="000000"/>
                <w:sz w:val="20"/>
                <w:szCs w:val="20"/>
                <w:lang w:eastAsia="en-GB"/>
              </w:rPr>
              <w:t xml:space="preserve">(1 to </w:t>
            </w:r>
            <w:proofErr w:type="spellStart"/>
            <w:r w:rsidRPr="00376AFF">
              <w:rPr>
                <w:rFonts w:ascii="Times New Roman" w:eastAsia="Times New Roman" w:hAnsi="Times New Roman"/>
                <w:bCs/>
                <w:color w:val="000000"/>
                <w:sz w:val="20"/>
                <w:szCs w:val="20"/>
                <w:lang w:eastAsia="en-GB"/>
              </w:rPr>
              <w:t>Ncbf</w:t>
            </w:r>
            <w:proofErr w:type="spellEnd"/>
            <w:r w:rsidRPr="00376AFF">
              <w:rPr>
                <w:rFonts w:ascii="Times New Roman" w:eastAsia="Times New Roman" w:hAnsi="Times New Roman"/>
                <w:bCs/>
                <w:color w:val="000000"/>
                <w:sz w:val="20"/>
                <w:szCs w:val="20"/>
                <w:lang w:eastAsia="en-GB"/>
              </w:rPr>
              <w:t>): list of close boundary faces</w:t>
            </w:r>
          </w:p>
          <w:p w14:paraId="3F39D7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w:t>
            </w:r>
            <w:proofErr w:type="spellEnd"/>
            <w:r w:rsidRPr="00376AFF">
              <w:rPr>
                <w:rFonts w:ascii="Times New Roman" w:eastAsia="Times New Roman" w:hAnsi="Times New Roman"/>
                <w:bCs/>
                <w:color w:val="000000"/>
                <w:sz w:val="20"/>
                <w:szCs w:val="20"/>
                <w:lang w:eastAsia="en-GB"/>
              </w:rPr>
              <w:t xml:space="preserve">(1:SPACEDIM,Ncbf):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w:t>
            </w:r>
          </w:p>
          <w:p w14:paraId="291151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The algorithm looks for the boundary faces intersected by the cell boxes of the reference frame located all around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and cancels the repeated ones. (Di Monaco et al., 2011, EACFM)</w:t>
            </w:r>
          </w:p>
        </w:tc>
      </w:tr>
      <w:tr w:rsidR="00EC217D" w:rsidRPr="00E129B8" w14:paraId="5C3A1DBD" w14:textId="77777777" w:rsidTr="008049EF">
        <w:trPr>
          <w:trHeight w:val="301"/>
        </w:trPr>
        <w:tc>
          <w:tcPr>
            <w:tcW w:w="1739" w:type="pct"/>
            <w:tcBorders>
              <w:top w:val="nil"/>
              <w:left w:val="nil"/>
              <w:bottom w:val="nil"/>
              <w:right w:val="nil"/>
            </w:tcBorders>
            <w:shd w:val="clear" w:color="auto" w:fill="auto"/>
          </w:tcPr>
          <w:p w14:paraId="5215002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14:paraId="0AB4C33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finds the "close" boundary sides, i.e. those sited at a distance from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&lt;=2h. It returns:</w:t>
            </w:r>
          </w:p>
          <w:p w14:paraId="53B130E0"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Ncbs</w:t>
            </w:r>
            <w:proofErr w:type="spellEnd"/>
            <w:r w:rsidRPr="00376AFF">
              <w:rPr>
                <w:rFonts w:ascii="Times New Roman" w:eastAsia="Times New Roman" w:hAnsi="Times New Roman"/>
                <w:bCs/>
                <w:color w:val="000000"/>
                <w:sz w:val="20"/>
                <w:szCs w:val="20"/>
                <w:lang w:eastAsia="en-GB"/>
              </w:rPr>
              <w:t>: number of close boundary sides (= 0, 1, 2)</w:t>
            </w:r>
          </w:p>
          <w:p w14:paraId="4FACE7C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Cloboside</w:t>
            </w:r>
            <w:proofErr w:type="spellEnd"/>
            <w:r w:rsidRPr="00376AFF">
              <w:rPr>
                <w:rFonts w:ascii="Times New Roman" w:eastAsia="Times New Roman" w:hAnsi="Times New Roman"/>
                <w:bCs/>
                <w:color w:val="000000"/>
                <w:sz w:val="20"/>
                <w:szCs w:val="20"/>
                <w:lang w:eastAsia="en-GB"/>
              </w:rPr>
              <w:t>(1:Ncbs): list of close boundary sides</w:t>
            </w:r>
          </w:p>
          <w:p w14:paraId="374588E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LocXY</w:t>
            </w:r>
            <w:proofErr w:type="spellEnd"/>
            <w:r w:rsidRPr="00376AFF">
              <w:rPr>
                <w:rFonts w:ascii="Times New Roman" w:eastAsia="Times New Roman" w:hAnsi="Times New Roman"/>
                <w:bCs/>
                <w:color w:val="000000"/>
                <w:sz w:val="20"/>
                <w:szCs w:val="20"/>
                <w:lang w:eastAsia="en-GB"/>
              </w:rPr>
              <w:t xml:space="preserve">(1:PLANEDIM,1:Ncbs): local coordinates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xml:space="preserve"> with respect each boundary side (vertex V1) </w:t>
            </w:r>
          </w:p>
          <w:p w14:paraId="01A2C3B1"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376AFF" w14:paraId="65233553" w14:textId="77777777" w:rsidTr="008049EF">
        <w:trPr>
          <w:trHeight w:val="301"/>
        </w:trPr>
        <w:tc>
          <w:tcPr>
            <w:tcW w:w="1739" w:type="pct"/>
            <w:tcBorders>
              <w:top w:val="nil"/>
              <w:left w:val="nil"/>
              <w:bottom w:val="nil"/>
              <w:right w:val="nil"/>
            </w:tcBorders>
            <w:shd w:val="clear" w:color="auto" w:fill="auto"/>
          </w:tcPr>
          <w:p w14:paraId="3C93BD9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14:paraId="0ADD3EA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find the boundary faces intercepted by each frame cell of the grid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[1,NumCells]. In the generic row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of the vector </w:t>
            </w:r>
            <w:proofErr w:type="spellStart"/>
            <w:r w:rsidRPr="00376AFF">
              <w:rPr>
                <w:rFonts w:ascii="Times New Roman" w:eastAsia="Times New Roman" w:hAnsi="Times New Roman"/>
                <w:bCs/>
                <w:color w:val="000000"/>
                <w:sz w:val="20"/>
                <w:szCs w:val="20"/>
                <w:lang w:eastAsia="en-GB"/>
              </w:rPr>
              <w:t>CFBFPointers</w:t>
            </w:r>
            <w:proofErr w:type="spellEnd"/>
            <w:r w:rsidRPr="00376AFF">
              <w:rPr>
                <w:rFonts w:ascii="Times New Roman" w:eastAsia="Times New Roman" w:hAnsi="Times New Roman"/>
                <w:bCs/>
                <w:color w:val="000000"/>
                <w:sz w:val="20"/>
                <w:szCs w:val="20"/>
                <w:lang w:eastAsia="en-GB"/>
              </w:rPr>
              <w:t>(1 to NumCells,1 to 2), it sets:</w:t>
            </w:r>
          </w:p>
          <w:p w14:paraId="64BA06C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14:paraId="4FA2E64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w:t>
            </w:r>
            <w:proofErr w:type="spellStart"/>
            <w:r w:rsidRPr="00376AFF">
              <w:rPr>
                <w:rFonts w:ascii="Times New Roman" w:eastAsia="Times New Roman" w:hAnsi="Times New Roman"/>
                <w:bCs/>
                <w:color w:val="000000"/>
                <w:sz w:val="20"/>
                <w:szCs w:val="20"/>
                <w:lang w:eastAsia="en-GB"/>
              </w:rPr>
              <w:t>CFBFVector</w:t>
            </w:r>
            <w:proofErr w:type="spellEnd"/>
            <w:r w:rsidRPr="00376AFF">
              <w:rPr>
                <w:rFonts w:ascii="Times New Roman" w:eastAsia="Times New Roman" w:hAnsi="Times New Roman"/>
                <w:bCs/>
                <w:color w:val="000000"/>
                <w:sz w:val="20"/>
                <w:szCs w:val="20"/>
                <w:lang w:eastAsia="en-GB"/>
              </w:rPr>
              <w:t xml:space="preserve">, where the list of intercepted faces begins </w:t>
            </w:r>
          </w:p>
          <w:p w14:paraId="3768C71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14:paraId="49A9EDD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planes containing the cell faces), which do not include the cell itself.  </w:t>
            </w:r>
          </w:p>
          <w:p w14:paraId="1716CF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w:t>
            </w:r>
            <w:proofErr w:type="spellStart"/>
            <w:r w:rsidRPr="00376AFF">
              <w:rPr>
                <w:rFonts w:ascii="Times New Roman" w:eastAsia="Times New Roman" w:hAnsi="Times New Roman"/>
                <w:bCs/>
                <w:color w:val="000000"/>
                <w:sz w:val="20"/>
                <w:szCs w:val="20"/>
                <w:lang w:eastAsia="en-GB"/>
              </w:rPr>
              <w:t>semispaces</w:t>
            </w:r>
            <w:proofErr w:type="spellEnd"/>
            <w:r w:rsidRPr="00376AFF">
              <w:rPr>
                <w:rFonts w:ascii="Times New Roman" w:eastAsia="Times New Roman" w:hAnsi="Times New Roman"/>
                <w:bCs/>
                <w:color w:val="000000"/>
                <w:sz w:val="20"/>
                <w:szCs w:val="20"/>
                <w:lang w:eastAsia="en-GB"/>
              </w:rPr>
              <w:t xml:space="preserve"> defined by the plane containing the face. In the positive case, the face is excluded.  </w:t>
            </w:r>
          </w:p>
          <w:p w14:paraId="61145C3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E129B8" w14:paraId="666CB5BC" w14:textId="77777777" w:rsidTr="008049EF">
        <w:trPr>
          <w:trHeight w:val="301"/>
        </w:trPr>
        <w:tc>
          <w:tcPr>
            <w:tcW w:w="1739" w:type="pct"/>
            <w:tcBorders>
              <w:top w:val="nil"/>
              <w:left w:val="nil"/>
              <w:bottom w:val="nil"/>
              <w:right w:val="nil"/>
            </w:tcBorders>
            <w:shd w:val="clear" w:color="auto" w:fill="auto"/>
          </w:tcPr>
          <w:p w14:paraId="12C18E9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14:paraId="2687FDB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Interpolation in table "</w:t>
            </w:r>
            <w:proofErr w:type="spellStart"/>
            <w:r w:rsidRPr="00376AFF">
              <w:rPr>
                <w:rFonts w:ascii="Times New Roman" w:eastAsia="Times New Roman" w:hAnsi="Times New Roman"/>
                <w:bCs/>
                <w:color w:val="000000"/>
                <w:sz w:val="20"/>
                <w:szCs w:val="20"/>
                <w:lang w:eastAsia="en-GB"/>
              </w:rPr>
              <w:t>BoundIntegralTab</w:t>
            </w:r>
            <w:proofErr w:type="spellEnd"/>
            <w:r w:rsidRPr="00376AFF">
              <w:rPr>
                <w:rFonts w:ascii="Times New Roman" w:eastAsia="Times New Roman" w:hAnsi="Times New Roman"/>
                <w:bCs/>
                <w:color w:val="000000"/>
                <w:sz w:val="20"/>
                <w:szCs w:val="20"/>
                <w:lang w:eastAsia="en-GB"/>
              </w:rPr>
              <w:t>(:,:)", defined in module "</w:t>
            </w:r>
            <w:proofErr w:type="spellStart"/>
            <w:r w:rsidRPr="00376AFF">
              <w:rPr>
                <w:rFonts w:ascii="Times New Roman" w:eastAsia="Times New Roman" w:hAnsi="Times New Roman"/>
                <w:bCs/>
                <w:color w:val="000000"/>
                <w:sz w:val="20"/>
                <w:szCs w:val="20"/>
                <w:lang w:eastAsia="en-GB"/>
              </w:rPr>
              <w:t>SA_SPH_module</w:t>
            </w:r>
            <w:proofErr w:type="spellEnd"/>
            <w:r w:rsidRPr="00376AFF">
              <w:rPr>
                <w:rFonts w:ascii="Times New Roman" w:eastAsia="Times New Roman" w:hAnsi="Times New Roman"/>
                <w:bCs/>
                <w:color w:val="000000"/>
                <w:sz w:val="20"/>
                <w:szCs w:val="20"/>
                <w:lang w:eastAsia="en-GB"/>
              </w:rPr>
              <w:t>", the values in columns "</w:t>
            </w:r>
            <w:proofErr w:type="spellStart"/>
            <w:r w:rsidRPr="00376AFF">
              <w:rPr>
                <w:rFonts w:ascii="Times New Roman" w:eastAsia="Times New Roman" w:hAnsi="Times New Roman"/>
                <w:bCs/>
                <w:color w:val="000000"/>
                <w:sz w:val="20"/>
                <w:szCs w:val="20"/>
                <w:lang w:eastAsia="en-GB"/>
              </w:rPr>
              <w:t>Colmn</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corresponding to the input value "x" to be interpolated, in turn, in column 0. </w:t>
            </w:r>
          </w:p>
          <w:p w14:paraId="4A1E0F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14:paraId="7E346C4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Func</w:t>
            </w:r>
            <w:proofErr w:type="spellEnd"/>
            <w:r w:rsidRPr="00376AFF">
              <w:rPr>
                <w:rFonts w:ascii="Times New Roman" w:eastAsia="Times New Roman" w:hAnsi="Times New Roman"/>
                <w:bCs/>
                <w:color w:val="000000"/>
                <w:sz w:val="20"/>
                <w:szCs w:val="20"/>
                <w:lang w:eastAsia="en-GB"/>
              </w:rPr>
              <w:t>(</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xml:space="preserve"> : values interpolated in columns Col(</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 </w:t>
            </w:r>
            <w:proofErr w:type="spellStart"/>
            <w:r w:rsidRPr="00376AFF">
              <w:rPr>
                <w:rFonts w:ascii="Times New Roman" w:eastAsia="Times New Roman" w:hAnsi="Times New Roman"/>
                <w:bCs/>
                <w:color w:val="000000"/>
                <w:sz w:val="20"/>
                <w:szCs w:val="20"/>
                <w:lang w:eastAsia="en-GB"/>
              </w:rPr>
              <w:t>nc</w:t>
            </w:r>
            <w:proofErr w:type="spellEnd"/>
            <w:r w:rsidRPr="00376AFF">
              <w:rPr>
                <w:rFonts w:ascii="Times New Roman" w:eastAsia="Times New Roman" w:hAnsi="Times New Roman"/>
                <w:bCs/>
                <w:color w:val="000000"/>
                <w:sz w:val="20"/>
                <w:szCs w:val="20"/>
                <w:lang w:eastAsia="en-GB"/>
              </w:rPr>
              <w:t xml:space="preserve">=1, </w:t>
            </w:r>
            <w:proofErr w:type="spellStart"/>
            <w:r w:rsidRPr="00376AFF">
              <w:rPr>
                <w:rFonts w:ascii="Times New Roman" w:eastAsia="Times New Roman" w:hAnsi="Times New Roman"/>
                <w:bCs/>
                <w:color w:val="000000"/>
                <w:sz w:val="20"/>
                <w:szCs w:val="20"/>
                <w:lang w:eastAsia="en-GB"/>
              </w:rPr>
              <w:t>Ncols</w:t>
            </w:r>
            <w:proofErr w:type="spellEnd"/>
          </w:p>
          <w:p w14:paraId="3C2B5BC7"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3BD33A40" w14:textId="77777777" w:rsidTr="008049EF">
        <w:trPr>
          <w:trHeight w:val="301"/>
        </w:trPr>
        <w:tc>
          <w:tcPr>
            <w:tcW w:w="1739" w:type="pct"/>
            <w:tcBorders>
              <w:top w:val="nil"/>
              <w:left w:val="nil"/>
              <w:bottom w:val="nil"/>
              <w:right w:val="nil"/>
            </w:tcBorders>
            <w:shd w:val="clear" w:color="auto" w:fill="auto"/>
          </w:tcPr>
          <w:p w14:paraId="7384E25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InterpolateTable</w:t>
            </w:r>
            <w:proofErr w:type="spellEnd"/>
          </w:p>
        </w:tc>
        <w:tc>
          <w:tcPr>
            <w:tcW w:w="3261" w:type="pct"/>
            <w:tcBorders>
              <w:top w:val="nil"/>
              <w:left w:val="nil"/>
              <w:bottom w:val="nil"/>
              <w:right w:val="nil"/>
            </w:tcBorders>
            <w:shd w:val="clear" w:color="auto" w:fill="auto"/>
          </w:tcPr>
          <w:p w14:paraId="4BEBCC7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w:t>
            </w:r>
            <w:proofErr w:type="spellStart"/>
            <w:r w:rsidRPr="00376AFF">
              <w:rPr>
                <w:rFonts w:ascii="Times New Roman" w:eastAsia="Times New Roman" w:hAnsi="Times New Roman"/>
                <w:bCs/>
                <w:color w:val="000000"/>
                <w:sz w:val="20"/>
                <w:szCs w:val="20"/>
                <w:lang w:eastAsia="en-GB"/>
              </w:rPr>
              <w:t>nrows</w:t>
            </w:r>
            <w:proofErr w:type="spellEnd"/>
            <w:r w:rsidRPr="00376AFF">
              <w:rPr>
                <w:rFonts w:ascii="Times New Roman" w:eastAsia="Times New Roman" w:hAnsi="Times New Roman"/>
                <w:bCs/>
                <w:color w:val="000000"/>
                <w:sz w:val="20"/>
                <w:szCs w:val="20"/>
                <w:lang w:eastAsia="en-GB"/>
              </w:rPr>
              <w:t>" rows and "</w:t>
            </w:r>
            <w:proofErr w:type="spellStart"/>
            <w:r w:rsidRPr="00376AFF">
              <w:rPr>
                <w:rFonts w:ascii="Times New Roman" w:eastAsia="Times New Roman" w:hAnsi="Times New Roman"/>
                <w:bCs/>
                <w:color w:val="000000"/>
                <w:sz w:val="20"/>
                <w:szCs w:val="20"/>
                <w:lang w:eastAsia="en-GB"/>
              </w:rPr>
              <w:t>ncols</w:t>
            </w:r>
            <w:proofErr w:type="spellEnd"/>
            <w:r w:rsidRPr="00376AFF">
              <w:rPr>
                <w:rFonts w:ascii="Times New Roman" w:eastAsia="Times New Roman" w:hAnsi="Times New Roman"/>
                <w:bCs/>
                <w:color w:val="000000"/>
                <w:sz w:val="20"/>
                <w:szCs w:val="20"/>
                <w:lang w:eastAsia="en-GB"/>
              </w:rPr>
              <w:t>" columns. Independent variables are in column 0 of Table():</w:t>
            </w:r>
          </w:p>
          <w:p w14:paraId="300EE4B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number of columns of dependent variables to be interpolated</w:t>
            </w:r>
          </w:p>
          <w:p w14:paraId="466A10C2"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icol</w:t>
            </w:r>
            <w:proofErr w:type="spellEnd"/>
            <w:r w:rsidRPr="00376AFF">
              <w:rPr>
                <w:rFonts w:ascii="Times New Roman" w:eastAsia="Times New Roman" w:hAnsi="Times New Roman"/>
                <w:bCs/>
                <w:color w:val="000000"/>
                <w:sz w:val="20"/>
                <w:szCs w:val="20"/>
                <w:lang w:eastAsia="en-GB"/>
              </w:rPr>
              <w:t>(): list of columns of dependent variables to be interpolated</w:t>
            </w:r>
          </w:p>
          <w:p w14:paraId="6E11C41B"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ivalue</w:t>
            </w:r>
            <w:proofErr w:type="spellEnd"/>
            <w:r w:rsidRPr="00376AFF">
              <w:rPr>
                <w:rFonts w:ascii="Times New Roman" w:eastAsia="Times New Roman" w:hAnsi="Times New Roman"/>
                <w:bCs/>
                <w:color w:val="000000"/>
                <w:sz w:val="20"/>
                <w:szCs w:val="20"/>
                <w:lang w:eastAsia="en-GB"/>
              </w:rPr>
              <w:t>(): list of the "</w:t>
            </w:r>
            <w:proofErr w:type="spellStart"/>
            <w:r w:rsidRPr="00376AFF">
              <w:rPr>
                <w:rFonts w:ascii="Times New Roman" w:eastAsia="Times New Roman" w:hAnsi="Times New Roman"/>
                <w:bCs/>
                <w:color w:val="000000"/>
                <w:sz w:val="20"/>
                <w:szCs w:val="20"/>
                <w:lang w:eastAsia="en-GB"/>
              </w:rPr>
              <w:t>nicols</w:t>
            </w:r>
            <w:proofErr w:type="spellEnd"/>
            <w:r w:rsidRPr="00376AFF">
              <w:rPr>
                <w:rFonts w:ascii="Times New Roman" w:eastAsia="Times New Roman" w:hAnsi="Times New Roman"/>
                <w:bCs/>
                <w:color w:val="000000"/>
                <w:sz w:val="20"/>
                <w:szCs w:val="20"/>
                <w:lang w:eastAsia="en-GB"/>
              </w:rPr>
              <w:t xml:space="preserve">" interpolated values </w:t>
            </w:r>
          </w:p>
          <w:p w14:paraId="3A9D33A6"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4A4496AB" w14:textId="77777777" w:rsidTr="008049EF">
        <w:trPr>
          <w:trHeight w:val="301"/>
        </w:trPr>
        <w:tc>
          <w:tcPr>
            <w:tcW w:w="1739" w:type="pct"/>
            <w:tcBorders>
              <w:top w:val="nil"/>
              <w:left w:val="nil"/>
              <w:bottom w:val="nil"/>
              <w:right w:val="nil"/>
            </w:tcBorders>
            <w:shd w:val="clear" w:color="auto" w:fill="auto"/>
          </w:tcPr>
          <w:p w14:paraId="316E860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14:paraId="7817F5FB"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 EACFM)</w:t>
            </w:r>
          </w:p>
        </w:tc>
      </w:tr>
      <w:tr w:rsidR="00EC217D" w:rsidRPr="00E129B8" w14:paraId="412666A6" w14:textId="77777777" w:rsidTr="008049EF">
        <w:trPr>
          <w:trHeight w:val="301"/>
        </w:trPr>
        <w:tc>
          <w:tcPr>
            <w:tcW w:w="1739" w:type="pct"/>
            <w:tcBorders>
              <w:top w:val="nil"/>
              <w:left w:val="nil"/>
              <w:bottom w:val="nil"/>
              <w:right w:val="nil"/>
            </w:tcBorders>
            <w:shd w:val="clear" w:color="auto" w:fill="auto"/>
          </w:tcPr>
          <w:p w14:paraId="4454FAF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14:paraId="0B2C64DF"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 EACFM)</w:t>
            </w:r>
          </w:p>
        </w:tc>
      </w:tr>
      <w:tr w:rsidR="00EC217D" w:rsidRPr="00E129B8" w14:paraId="554CA014" w14:textId="77777777" w:rsidTr="008049EF">
        <w:trPr>
          <w:trHeight w:val="301"/>
        </w:trPr>
        <w:tc>
          <w:tcPr>
            <w:tcW w:w="1739" w:type="pct"/>
            <w:tcBorders>
              <w:top w:val="nil"/>
              <w:left w:val="nil"/>
              <w:bottom w:val="nil"/>
              <w:right w:val="nil"/>
            </w:tcBorders>
            <w:shd w:val="clear" w:color="auto" w:fill="auto"/>
          </w:tcPr>
          <w:p w14:paraId="793CCB8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JdWsRn</w:t>
            </w:r>
            <w:proofErr w:type="spellEnd"/>
          </w:p>
        </w:tc>
        <w:tc>
          <w:tcPr>
            <w:tcW w:w="3261" w:type="pct"/>
            <w:tcBorders>
              <w:top w:val="nil"/>
              <w:left w:val="nil"/>
              <w:bottom w:val="nil"/>
              <w:right w:val="nil"/>
            </w:tcBorders>
            <w:shd w:val="clear" w:color="auto" w:fill="auto"/>
          </w:tcPr>
          <w:p w14:paraId="2C585F4C"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proofErr w:type="spellStart"/>
            <w:r w:rsidRPr="00E129B8">
              <w:rPr>
                <w:rFonts w:ascii="Times New Roman" w:eastAsia="Times New Roman" w:hAnsi="Times New Roman"/>
                <w:bCs/>
                <w:color w:val="000000"/>
                <w:sz w:val="20"/>
                <w:szCs w:val="20"/>
                <w:lang w:val="it-IT" w:eastAsia="en-GB"/>
              </w:rPr>
              <w:t>Computes</w:t>
            </w:r>
            <w:proofErr w:type="spellEnd"/>
            <w:r w:rsidRPr="00E129B8">
              <w:rPr>
                <w:rFonts w:ascii="Times New Roman" w:eastAsia="Times New Roman" w:hAnsi="Times New Roman"/>
                <w:bCs/>
                <w:color w:val="000000"/>
                <w:sz w:val="20"/>
                <w:szCs w:val="20"/>
                <w:lang w:val="it-IT" w:eastAsia="en-GB"/>
              </w:rPr>
              <w:t xml:space="preserve">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 EACFM)</w:t>
            </w:r>
          </w:p>
        </w:tc>
      </w:tr>
      <w:tr w:rsidR="00EC217D" w:rsidRPr="00E129B8" w14:paraId="094C7C95" w14:textId="77777777" w:rsidTr="008049EF">
        <w:trPr>
          <w:trHeight w:val="301"/>
        </w:trPr>
        <w:tc>
          <w:tcPr>
            <w:tcW w:w="1739" w:type="pct"/>
            <w:tcBorders>
              <w:top w:val="nil"/>
              <w:left w:val="nil"/>
              <w:bottom w:val="nil"/>
              <w:right w:val="nil"/>
            </w:tcBorders>
            <w:shd w:val="clear" w:color="auto" w:fill="auto"/>
          </w:tcPr>
          <w:p w14:paraId="77A60551"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14:paraId="3726DD67"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w:t>
            </w:r>
            <w:proofErr w:type="spellStart"/>
            <w:r w:rsidRPr="00376AFF">
              <w:rPr>
                <w:rFonts w:ascii="Times New Roman" w:eastAsia="Times New Roman" w:hAnsi="Times New Roman"/>
                <w:bCs/>
                <w:color w:val="000000"/>
                <w:sz w:val="20"/>
                <w:szCs w:val="20"/>
                <w:lang w:eastAsia="en-GB"/>
              </w:rPr>
              <w:t>npi</w:t>
            </w:r>
            <w:proofErr w:type="spellEnd"/>
            <w:r w:rsidRPr="00376AFF">
              <w:rPr>
                <w:rFonts w:ascii="Times New Roman" w:eastAsia="Times New Roman" w:hAnsi="Times New Roman"/>
                <w:bCs/>
                <w:color w:val="000000"/>
                <w:sz w:val="20"/>
                <w:szCs w:val="20"/>
                <w:lang w:eastAsia="en-GB"/>
              </w:rPr>
              <w:t>'. It returns:</w:t>
            </w:r>
          </w:p>
          <w:p w14:paraId="69087E53"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IntNcbs</w:t>
            </w:r>
            <w:proofErr w:type="spellEnd"/>
            <w:r w:rsidRPr="00376AFF">
              <w:rPr>
                <w:rFonts w:ascii="Times New Roman" w:eastAsia="Times New Roman" w:hAnsi="Times New Roman"/>
                <w:bCs/>
                <w:color w:val="000000"/>
                <w:sz w:val="20"/>
                <w:szCs w:val="20"/>
                <w:lang w:eastAsia="en-GB"/>
              </w:rPr>
              <w:t>: number of close boundary sides, which give contribution (= 0, 1, 2)</w:t>
            </w:r>
          </w:p>
          <w:p w14:paraId="05E3220E"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Intboside</w:t>
            </w:r>
            <w:proofErr w:type="spellEnd"/>
            <w:r w:rsidRPr="00376AFF">
              <w:rPr>
                <w:rFonts w:ascii="Times New Roman" w:eastAsia="Times New Roman" w:hAnsi="Times New Roman"/>
                <w:bCs/>
                <w:color w:val="000000"/>
                <w:sz w:val="20"/>
                <w:szCs w:val="20"/>
                <w:lang w:eastAsia="en-GB"/>
              </w:rPr>
              <w:t>(1:IntNcbs): list of close boundary sides, which give contribution</w:t>
            </w:r>
          </w:p>
          <w:p w14:paraId="759E15C6"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IntLocXY</w:t>
            </w:r>
            <w:proofErr w:type="spellEnd"/>
            <w:r w:rsidRPr="00376AFF">
              <w:rPr>
                <w:rFonts w:ascii="Times New Roman" w:eastAsia="Times New Roman" w:hAnsi="Times New Roman"/>
                <w:bCs/>
                <w:color w:val="000000"/>
                <w:sz w:val="20"/>
                <w:szCs w:val="20"/>
                <w:lang w:eastAsia="en-GB"/>
              </w:rPr>
              <w:t xml:space="preserve">(1:PLANEDIM,1:Ncbs): local coordinates of particle np with respect each boundary side, which gives contribution                                </w:t>
            </w:r>
          </w:p>
          <w:p w14:paraId="4CB650F4"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(Di Monaco et al., 2011, EACFM)</w:t>
            </w:r>
          </w:p>
        </w:tc>
      </w:tr>
      <w:tr w:rsidR="00EC217D" w:rsidRPr="00E129B8" w14:paraId="58157DAE" w14:textId="77777777" w:rsidTr="008049EF">
        <w:trPr>
          <w:trHeight w:val="301"/>
        </w:trPr>
        <w:tc>
          <w:tcPr>
            <w:tcW w:w="1739" w:type="pct"/>
            <w:tcBorders>
              <w:top w:val="nil"/>
              <w:left w:val="nil"/>
              <w:bottom w:val="nil"/>
              <w:right w:val="nil"/>
            </w:tcBorders>
            <w:shd w:val="clear" w:color="auto" w:fill="auto"/>
          </w:tcPr>
          <w:p w14:paraId="56540EB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WIntegr</w:t>
            </w:r>
            <w:proofErr w:type="spellEnd"/>
          </w:p>
        </w:tc>
        <w:tc>
          <w:tcPr>
            <w:tcW w:w="3261" w:type="pct"/>
            <w:tcBorders>
              <w:top w:val="nil"/>
              <w:left w:val="nil"/>
              <w:bottom w:val="nil"/>
              <w:right w:val="nil"/>
            </w:tcBorders>
            <w:shd w:val="clear" w:color="auto" w:fill="auto"/>
          </w:tcPr>
          <w:p w14:paraId="71C61B62" w14:textId="77777777" w:rsidR="00EC217D" w:rsidRPr="00E129B8" w:rsidRDefault="00EC217D" w:rsidP="00822C58">
            <w:pPr>
              <w:spacing w:after="0" w:line="240" w:lineRule="auto"/>
              <w:rPr>
                <w:rFonts w:ascii="Times New Roman" w:eastAsia="Times New Roman" w:hAnsi="Times New Roman"/>
                <w:bCs/>
                <w:color w:val="000000"/>
                <w:sz w:val="20"/>
                <w:szCs w:val="20"/>
                <w:lang w:val="it-IT" w:eastAsia="en-GB"/>
              </w:rPr>
            </w:pPr>
            <w:r w:rsidRPr="00E129B8">
              <w:rPr>
                <w:rFonts w:ascii="Times New Roman" w:eastAsia="Times New Roman" w:hAnsi="Times New Roman"/>
                <w:bCs/>
                <w:color w:val="000000"/>
                <w:sz w:val="20"/>
                <w:szCs w:val="20"/>
                <w:lang w:val="it-IT" w:eastAsia="en-GB"/>
              </w:rPr>
              <w:t xml:space="preserve">Computing a SA-SPH definite </w:t>
            </w:r>
            <w:proofErr w:type="spellStart"/>
            <w:r w:rsidRPr="00E129B8">
              <w:rPr>
                <w:rFonts w:ascii="Times New Roman" w:eastAsia="Times New Roman" w:hAnsi="Times New Roman"/>
                <w:bCs/>
                <w:color w:val="000000"/>
                <w:sz w:val="20"/>
                <w:szCs w:val="20"/>
                <w:lang w:val="it-IT" w:eastAsia="en-GB"/>
              </w:rPr>
              <w:t>integral</w:t>
            </w:r>
            <w:proofErr w:type="spellEnd"/>
            <w:r w:rsidRPr="00E129B8">
              <w:rPr>
                <w:rFonts w:ascii="Times New Roman" w:eastAsia="Times New Roman" w:hAnsi="Times New Roman"/>
                <w:bCs/>
                <w:color w:val="000000"/>
                <w:sz w:val="20"/>
                <w:szCs w:val="20"/>
                <w:lang w:val="it-IT" w:eastAsia="en-GB"/>
              </w:rPr>
              <w:t xml:space="preserve"> (Di Monaco et al., 2011, EACFM)</w:t>
            </w:r>
          </w:p>
        </w:tc>
      </w:tr>
    </w:tbl>
    <w:p w14:paraId="4B835873" w14:textId="77777777" w:rsidR="00EC217D" w:rsidRPr="00376AFF" w:rsidRDefault="00EC217D" w:rsidP="00EC217D">
      <w:pPr>
        <w:spacing w:after="0" w:line="240" w:lineRule="auto"/>
        <w:jc w:val="center"/>
        <w:rPr>
          <w:rFonts w:ascii="Times New Roman" w:hAnsi="Times New Roman"/>
          <w:szCs w:val="24"/>
        </w:rPr>
      </w:pPr>
      <w:bookmarkStart w:id="724"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16</w:t>
      </w:r>
      <w:r w:rsidR="00131662" w:rsidRPr="00376AFF">
        <w:rPr>
          <w:rFonts w:ascii="Times New Roman" w:hAnsi="Times New Roman"/>
          <w:szCs w:val="24"/>
        </w:rPr>
        <w:fldChar w:fldCharType="end"/>
      </w:r>
      <w:bookmarkEnd w:id="724"/>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14:paraId="08E4FE42" w14:textId="77777777"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14:paraId="7267B61E" w14:textId="77777777" w:rsidTr="00822C58">
        <w:trPr>
          <w:trHeight w:val="301"/>
        </w:trPr>
        <w:tc>
          <w:tcPr>
            <w:tcW w:w="1678" w:type="pct"/>
            <w:tcBorders>
              <w:top w:val="nil"/>
              <w:left w:val="nil"/>
              <w:bottom w:val="nil"/>
              <w:right w:val="nil"/>
            </w:tcBorders>
            <w:shd w:val="clear" w:color="auto" w:fill="auto"/>
            <w:hideMark/>
          </w:tcPr>
          <w:p w14:paraId="53FAF295"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14:paraId="5D391857" w14:textId="77777777"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14:paraId="10BF9CC2" w14:textId="77777777" w:rsidTr="00822C58">
        <w:trPr>
          <w:trHeight w:val="301"/>
        </w:trPr>
        <w:tc>
          <w:tcPr>
            <w:tcW w:w="1678" w:type="pct"/>
            <w:tcBorders>
              <w:top w:val="nil"/>
              <w:left w:val="nil"/>
              <w:bottom w:val="nil"/>
              <w:right w:val="nil"/>
            </w:tcBorders>
            <w:shd w:val="clear" w:color="auto" w:fill="auto"/>
          </w:tcPr>
          <w:p w14:paraId="0FC2880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14:paraId="34EA049C"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14:paraId="5694BC1A" w14:textId="77777777" w:rsidTr="00822C58">
        <w:trPr>
          <w:trHeight w:val="301"/>
        </w:trPr>
        <w:tc>
          <w:tcPr>
            <w:tcW w:w="1678" w:type="pct"/>
            <w:tcBorders>
              <w:top w:val="nil"/>
              <w:left w:val="nil"/>
              <w:bottom w:val="nil"/>
              <w:right w:val="nil"/>
            </w:tcBorders>
            <w:shd w:val="clear" w:color="auto" w:fill="auto"/>
          </w:tcPr>
          <w:p w14:paraId="21ED67E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p>
        </w:tc>
        <w:tc>
          <w:tcPr>
            <w:tcW w:w="3322" w:type="pct"/>
            <w:tcBorders>
              <w:top w:val="nil"/>
              <w:left w:val="nil"/>
              <w:bottom w:val="nil"/>
              <w:right w:val="nil"/>
            </w:tcBorders>
            <w:shd w:val="clear" w:color="auto" w:fill="auto"/>
          </w:tcPr>
          <w:p w14:paraId="2BB840A5"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Heun</w:t>
            </w:r>
            <w:proofErr w:type="spellEnd"/>
            <w:r w:rsidRPr="00376AFF">
              <w:rPr>
                <w:rFonts w:ascii="Times New Roman" w:eastAsia="Times New Roman" w:hAnsi="Times New Roman"/>
                <w:bCs/>
                <w:color w:val="000000"/>
                <w:sz w:val="20"/>
                <w:szCs w:val="20"/>
                <w:lang w:eastAsia="en-GB"/>
              </w:rPr>
              <w:t xml:space="preserve"> scheme: explicit RK2 time integration scheme.  </w:t>
            </w:r>
          </w:p>
        </w:tc>
      </w:tr>
      <w:tr w:rsidR="00EC217D" w:rsidRPr="00376AFF" w14:paraId="282E9E6F" w14:textId="77777777" w:rsidTr="00822C58">
        <w:trPr>
          <w:trHeight w:val="301"/>
        </w:trPr>
        <w:tc>
          <w:tcPr>
            <w:tcW w:w="1678" w:type="pct"/>
            <w:tcBorders>
              <w:top w:val="nil"/>
              <w:left w:val="nil"/>
              <w:bottom w:val="nil"/>
              <w:right w:val="nil"/>
            </w:tcBorders>
            <w:shd w:val="clear" w:color="auto" w:fill="auto"/>
          </w:tcPr>
          <w:p w14:paraId="23011A32"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time_step_duration</w:t>
            </w:r>
            <w:proofErr w:type="spellEnd"/>
          </w:p>
        </w:tc>
        <w:tc>
          <w:tcPr>
            <w:tcW w:w="3322" w:type="pct"/>
            <w:tcBorders>
              <w:top w:val="nil"/>
              <w:left w:val="nil"/>
              <w:bottom w:val="nil"/>
              <w:right w:val="nil"/>
            </w:tcBorders>
            <w:shd w:val="clear" w:color="auto" w:fill="auto"/>
          </w:tcPr>
          <w:p w14:paraId="7C56C774" w14:textId="77777777"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14:paraId="05B905F9" w14:textId="77777777" w:rsidTr="00822C58">
        <w:trPr>
          <w:trHeight w:val="301"/>
        </w:trPr>
        <w:tc>
          <w:tcPr>
            <w:tcW w:w="1678" w:type="pct"/>
            <w:tcBorders>
              <w:top w:val="nil"/>
              <w:left w:val="nil"/>
              <w:bottom w:val="nil"/>
              <w:right w:val="nil"/>
            </w:tcBorders>
            <w:shd w:val="clear" w:color="auto" w:fill="auto"/>
          </w:tcPr>
          <w:p w14:paraId="1F80D461" w14:textId="77777777" w:rsidR="00EC217D" w:rsidRPr="00376AFF" w:rsidRDefault="00A40270"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roofErr w:type="spellEnd"/>
          </w:p>
        </w:tc>
        <w:tc>
          <w:tcPr>
            <w:tcW w:w="3322" w:type="pct"/>
            <w:tcBorders>
              <w:top w:val="nil"/>
              <w:left w:val="nil"/>
              <w:bottom w:val="nil"/>
              <w:right w:val="nil"/>
            </w:tcBorders>
            <w:shd w:val="clear" w:color="auto" w:fill="auto"/>
          </w:tcPr>
          <w:p w14:paraId="2C604EBA"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14:paraId="06D0171B" w14:textId="77777777" w:rsidTr="00822C58">
        <w:trPr>
          <w:trHeight w:val="301"/>
        </w:trPr>
        <w:tc>
          <w:tcPr>
            <w:tcW w:w="1678" w:type="pct"/>
            <w:tcBorders>
              <w:top w:val="nil"/>
              <w:left w:val="nil"/>
              <w:bottom w:val="nil"/>
              <w:right w:val="nil"/>
            </w:tcBorders>
            <w:shd w:val="clear" w:color="auto" w:fill="auto"/>
          </w:tcPr>
          <w:p w14:paraId="2626D11D"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w:t>
            </w:r>
            <w:proofErr w:type="spellEnd"/>
          </w:p>
        </w:tc>
        <w:tc>
          <w:tcPr>
            <w:tcW w:w="3322" w:type="pct"/>
            <w:tcBorders>
              <w:top w:val="nil"/>
              <w:left w:val="nil"/>
              <w:bottom w:val="nil"/>
              <w:right w:val="nil"/>
            </w:tcBorders>
            <w:shd w:val="clear" w:color="auto" w:fill="auto"/>
          </w:tcPr>
          <w:p w14:paraId="3A310D18" w14:textId="77777777"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w:t>
            </w:r>
            <w:proofErr w:type="spellStart"/>
            <w:r w:rsidRPr="00376AFF">
              <w:rPr>
                <w:rFonts w:ascii="Times New Roman" w:eastAsia="Times New Roman" w:hAnsi="Times New Roman"/>
                <w:bCs/>
                <w:color w:val="000000"/>
                <w:sz w:val="20"/>
                <w:szCs w:val="20"/>
                <w:lang w:eastAsia="en-GB"/>
              </w:rPr>
              <w:t>Kutta</w:t>
            </w:r>
            <w:proofErr w:type="spellEnd"/>
            <w:r w:rsidRPr="00376AFF">
              <w:rPr>
                <w:rFonts w:ascii="Times New Roman" w:eastAsia="Times New Roman" w:hAnsi="Times New Roman"/>
                <w:bCs/>
                <w:color w:val="000000"/>
                <w:sz w:val="20"/>
                <w:szCs w:val="20"/>
                <w:lang w:eastAsia="en-GB"/>
              </w:rPr>
              <w:t xml:space="preserve"> time integration schemes</w:t>
            </w:r>
          </w:p>
        </w:tc>
      </w:tr>
      <w:tr w:rsidR="00A40270" w:rsidRPr="00376AFF" w14:paraId="30C1460A" w14:textId="77777777" w:rsidTr="00822C58">
        <w:trPr>
          <w:trHeight w:val="301"/>
        </w:trPr>
        <w:tc>
          <w:tcPr>
            <w:tcW w:w="1678" w:type="pct"/>
            <w:tcBorders>
              <w:top w:val="nil"/>
              <w:left w:val="nil"/>
              <w:bottom w:val="nil"/>
              <w:right w:val="nil"/>
            </w:tcBorders>
            <w:shd w:val="clear" w:color="auto" w:fill="auto"/>
          </w:tcPr>
          <w:p w14:paraId="781321ED"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proofErr w:type="spellStart"/>
            <w:r w:rsidRPr="00376AFF">
              <w:rPr>
                <w:rFonts w:ascii="Times New Roman" w:eastAsia="Times New Roman" w:hAnsi="Times New Roman"/>
                <w:bCs/>
                <w:color w:val="000000"/>
                <w:sz w:val="20"/>
                <w:szCs w:val="20"/>
                <w:lang w:eastAsia="en-GB"/>
              </w:rPr>
              <w:t>time_integration_body_dynamics</w:t>
            </w:r>
            <w:proofErr w:type="spellEnd"/>
          </w:p>
        </w:tc>
        <w:tc>
          <w:tcPr>
            <w:tcW w:w="3322" w:type="pct"/>
            <w:tcBorders>
              <w:top w:val="nil"/>
              <w:left w:val="nil"/>
              <w:bottom w:val="nil"/>
              <w:right w:val="nil"/>
            </w:tcBorders>
            <w:shd w:val="clear" w:color="auto" w:fill="auto"/>
          </w:tcPr>
          <w:p w14:paraId="11096701" w14:textId="77777777"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14:paraId="01A8BBB6" w14:textId="77777777" w:rsidR="00EC217D" w:rsidRPr="00376AFF" w:rsidRDefault="00EC217D" w:rsidP="00EC217D">
      <w:pPr>
        <w:spacing w:after="0" w:line="240" w:lineRule="auto"/>
        <w:jc w:val="center"/>
        <w:rPr>
          <w:rFonts w:ascii="Cambria Math" w:hAnsi="Cambria Math"/>
          <w:szCs w:val="24"/>
        </w:rPr>
      </w:pPr>
      <w:bookmarkStart w:id="725"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17</w:t>
      </w:r>
      <w:r w:rsidR="00131662" w:rsidRPr="00376AFF">
        <w:rPr>
          <w:rFonts w:ascii="Times New Roman" w:hAnsi="Times New Roman"/>
          <w:szCs w:val="24"/>
        </w:rPr>
        <w:fldChar w:fldCharType="end"/>
      </w:r>
      <w:bookmarkEnd w:id="725"/>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w:t>
      </w:r>
      <w:proofErr w:type="spellStart"/>
      <w:r w:rsidRPr="00376AFF">
        <w:rPr>
          <w:rFonts w:ascii="Times New Roman" w:hAnsi="Times New Roman"/>
          <w:szCs w:val="24"/>
        </w:rPr>
        <w:t>Time_integration</w:t>
      </w:r>
      <w:proofErr w:type="spellEnd"/>
      <w:r w:rsidRPr="00376AFF">
        <w:rPr>
          <w:rFonts w:ascii="Times New Roman" w:hAnsi="Times New Roman"/>
          <w:szCs w:val="24"/>
        </w:rPr>
        <w:t>”; SPHERA v.</w:t>
      </w:r>
      <w:r w:rsidR="00C54D72" w:rsidRPr="00376AFF">
        <w:rPr>
          <w:rFonts w:ascii="Times New Roman" w:hAnsi="Times New Roman"/>
          <w:szCs w:val="24"/>
        </w:rPr>
        <w:t>9.0.0</w:t>
      </w:r>
      <w:r w:rsidRPr="00376AFF">
        <w:rPr>
          <w:rFonts w:ascii="Times New Roman" w:hAnsi="Times New Roman"/>
          <w:szCs w:val="24"/>
        </w:rPr>
        <w:t>).</w:t>
      </w:r>
    </w:p>
    <w:p w14:paraId="4135F2EF" w14:textId="77777777" w:rsidR="00EC217D" w:rsidRPr="00376AFF" w:rsidRDefault="00EC217D" w:rsidP="009C355A">
      <w:pPr>
        <w:spacing w:after="0" w:line="240" w:lineRule="auto"/>
        <w:ind w:left="360"/>
        <w:rPr>
          <w:rFonts w:ascii="Times New Roman" w:hAnsi="Times New Roman"/>
          <w:szCs w:val="24"/>
        </w:rPr>
      </w:pPr>
    </w:p>
    <w:p w14:paraId="4DB58F0B" w14:textId="77777777" w:rsidR="0063576B" w:rsidRPr="00376AFF" w:rsidRDefault="00980132" w:rsidP="009A174B">
      <w:pPr>
        <w:pStyle w:val="Amicarellititle3"/>
        <w:numPr>
          <w:ilvl w:val="2"/>
          <w:numId w:val="44"/>
        </w:numPr>
        <w:rPr>
          <w:lang w:val="en-GB"/>
        </w:rPr>
      </w:pPr>
      <w:bookmarkStart w:id="726" w:name="_Toc447005734"/>
      <w:bookmarkStart w:id="727" w:name="_Toc66716460"/>
      <w:r w:rsidRPr="00376AFF">
        <w:rPr>
          <w:lang w:val="en-GB"/>
        </w:rPr>
        <w:t xml:space="preserve">Program units for the boundary treatment scheme </w:t>
      </w:r>
      <w:r w:rsidR="0063576B" w:rsidRPr="00376AFF">
        <w:rPr>
          <w:lang w:val="en-GB"/>
        </w:rPr>
        <w:t>SA-SPH</w:t>
      </w:r>
      <w:bookmarkEnd w:id="726"/>
      <w:bookmarkEnd w:id="727"/>
    </w:p>
    <w:p w14:paraId="493D8498" w14:textId="77777777"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 “SA_SPH”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14:paraId="58148EC3" w14:textId="77777777" w:rsidR="0063576B" w:rsidRPr="00376AFF" w:rsidRDefault="0063576B" w:rsidP="0063576B">
      <w:pPr>
        <w:spacing w:after="0" w:line="240" w:lineRule="auto"/>
        <w:jc w:val="both"/>
        <w:rPr>
          <w:rFonts w:ascii="Times New Roman" w:hAnsi="Times New Roman"/>
          <w:sz w:val="24"/>
          <w:szCs w:val="24"/>
        </w:rPr>
      </w:pPr>
    </w:p>
    <w:p w14:paraId="27B5BCFC" w14:textId="77777777" w:rsidR="0063576B" w:rsidRPr="00376AFF" w:rsidRDefault="00980132" w:rsidP="009A174B">
      <w:pPr>
        <w:pStyle w:val="Amicarellititle3"/>
        <w:rPr>
          <w:b w:val="0"/>
          <w:i w:val="0"/>
          <w:lang w:val="en-GB"/>
        </w:rPr>
      </w:pPr>
      <w:bookmarkStart w:id="728" w:name="_Toc447005735"/>
      <w:bookmarkStart w:id="729" w:name="_Toc66716461"/>
      <w:r w:rsidRPr="00376AFF">
        <w:rPr>
          <w:lang w:val="en-GB"/>
        </w:rPr>
        <w:t>Program units for managing Fortran character variables</w:t>
      </w:r>
      <w:bookmarkEnd w:id="728"/>
      <w:bookmarkEnd w:id="729"/>
    </w:p>
    <w:p w14:paraId="021FE9D7" w14:textId="77777777"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GetToken</w:t>
      </w:r>
      <w:proofErr w:type="spellEnd"/>
      <w:r w:rsidR="0063576B" w:rsidRPr="00376AFF">
        <w:rPr>
          <w:rFonts w:ascii="Times New Roman" w:hAnsi="Times New Roman"/>
          <w:sz w:val="24"/>
          <w:szCs w:val="24"/>
        </w:rPr>
        <w:t>”</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w:t>
      </w:r>
      <w:proofErr w:type="spellStart"/>
      <w:r w:rsidR="0063576B" w:rsidRPr="00376AFF">
        <w:rPr>
          <w:rFonts w:ascii="Times New Roman" w:hAnsi="Times New Roman"/>
          <w:sz w:val="24"/>
          <w:szCs w:val="24"/>
        </w:rPr>
        <w:t>lcase</w:t>
      </w:r>
      <w:proofErr w:type="spellEnd"/>
      <w:r w:rsidR="0063576B" w:rsidRPr="00376AFF">
        <w:rPr>
          <w:rFonts w:ascii="Times New Roman" w:hAnsi="Times New Roman"/>
          <w:sz w:val="24"/>
          <w:szCs w:val="24"/>
        </w:rPr>
        <w:t>”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14:paraId="1D5A8BDD" w14:textId="77777777" w:rsidR="0063576B" w:rsidRPr="00376AFF" w:rsidRDefault="0063576B" w:rsidP="009C355A">
      <w:pPr>
        <w:spacing w:after="0" w:line="240" w:lineRule="auto"/>
        <w:ind w:left="360"/>
        <w:rPr>
          <w:rFonts w:ascii="Times New Roman" w:hAnsi="Times New Roman"/>
          <w:sz w:val="24"/>
          <w:szCs w:val="24"/>
        </w:rPr>
      </w:pPr>
    </w:p>
    <w:p w14:paraId="35B45DF4" w14:textId="77777777" w:rsidR="00863855" w:rsidRPr="00376AFF" w:rsidRDefault="00980132" w:rsidP="009A174B">
      <w:pPr>
        <w:pStyle w:val="Amicarellititle3"/>
        <w:numPr>
          <w:ilvl w:val="2"/>
          <w:numId w:val="44"/>
        </w:numPr>
        <w:rPr>
          <w:lang w:val="en-GB"/>
        </w:rPr>
      </w:pPr>
      <w:bookmarkStart w:id="730" w:name="_Toc447005736"/>
      <w:bookmarkStart w:id="731" w:name="_Toc66716462"/>
      <w:r w:rsidRPr="00376AFF">
        <w:rPr>
          <w:lang w:val="en-GB"/>
        </w:rPr>
        <w:t>Program units for time integration</w:t>
      </w:r>
      <w:bookmarkEnd w:id="730"/>
      <w:bookmarkEnd w:id="731"/>
    </w:p>
    <w:p w14:paraId="63851AC0" w14:textId="77777777"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w:t>
      </w:r>
      <w:proofErr w:type="spellStart"/>
      <w:r w:rsidR="00863855" w:rsidRPr="00376AFF">
        <w:rPr>
          <w:rFonts w:ascii="Times New Roman" w:hAnsi="Times New Roman"/>
          <w:sz w:val="24"/>
          <w:szCs w:val="24"/>
        </w:rPr>
        <w:t>Time_integration</w:t>
      </w:r>
      <w:proofErr w:type="spellEnd"/>
      <w:r w:rsidR="00863855" w:rsidRPr="00376AFF">
        <w:rPr>
          <w:rFonts w:ascii="Times New Roman" w:hAnsi="Times New Roman"/>
          <w:sz w:val="24"/>
          <w:szCs w:val="24"/>
        </w:rPr>
        <w:t xml:space="preserve">”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093238" w:rsidRPr="00093238">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14:paraId="04603209" w14:textId="77777777" w:rsidR="00C54D72" w:rsidRPr="00376AFF" w:rsidRDefault="00C54D72" w:rsidP="00C54D72">
      <w:pPr>
        <w:pStyle w:val="Amicarellititle2"/>
        <w:numPr>
          <w:ilvl w:val="0"/>
          <w:numId w:val="0"/>
        </w:numPr>
        <w:ind w:left="792"/>
      </w:pPr>
    </w:p>
    <w:p w14:paraId="796C4787" w14:textId="77777777" w:rsidR="0033014C" w:rsidRPr="00376AFF" w:rsidRDefault="0033014C" w:rsidP="009A174B">
      <w:pPr>
        <w:pStyle w:val="Amicarellititle2"/>
        <w:numPr>
          <w:ilvl w:val="1"/>
          <w:numId w:val="44"/>
        </w:numPr>
      </w:pPr>
      <w:bookmarkStart w:id="732" w:name="_Ref521064729"/>
      <w:bookmarkStart w:id="733" w:name="_Toc66716463"/>
      <w:r w:rsidRPr="00376AFF">
        <w:t>Style formatting</w:t>
      </w:r>
      <w:bookmarkEnd w:id="732"/>
      <w:bookmarkEnd w:id="733"/>
    </w:p>
    <w:p w14:paraId="4A00F217" w14:textId="77777777"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14:paraId="2154338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14:paraId="3648727E"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Fortran 95 standard and portable procedures to be compiled with both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and ifort.</w:t>
      </w:r>
    </w:p>
    <w:p w14:paraId="145D2012" w14:textId="77777777"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14:paraId="53A413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14:paraId="5884623C"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14:paraId="69B970A9" w14:textId="77777777"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w:t>
      </w:r>
      <w:proofErr w:type="spellStart"/>
      <w:r w:rsidRPr="00376AFF">
        <w:rPr>
          <w:rFonts w:ascii="Times New Roman" w:hAnsi="Times New Roman"/>
          <w:sz w:val="24"/>
          <w:szCs w:val="24"/>
        </w:rPr>
        <w:t>enddo</w:t>
      </w:r>
      <w:proofErr w:type="spellEnd"/>
      <w:r w:rsidRPr="00376AFF">
        <w:rPr>
          <w:rFonts w:ascii="Times New Roman" w:hAnsi="Times New Roman"/>
          <w:sz w:val="24"/>
          <w:szCs w:val="24"/>
        </w:rPr>
        <w:t>” better replace “end if” and “end do”. Further, no blank space is present between a procedure and its arguments (e.g. write(*,*)).</w:t>
      </w:r>
    </w:p>
    <w:p w14:paraId="0A23ED92"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14:paraId="1F5DBC47"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w:t>
      </w:r>
      <w:proofErr w:type="spellStart"/>
      <w:r w:rsidRPr="00376AFF">
        <w:rPr>
          <w:rFonts w:ascii="Times New Roman" w:hAnsi="Times New Roman"/>
          <w:sz w:val="24"/>
          <w:szCs w:val="24"/>
        </w:rPr>
        <w:t>inout</w:t>
      </w:r>
      <w:proofErr w:type="spellEnd"/>
      <w:r w:rsidRPr="00376AFF">
        <w:rPr>
          <w:rFonts w:ascii="Times New Roman" w:hAnsi="Times New Roman"/>
          <w:sz w:val="24"/>
          <w:szCs w:val="24"/>
        </w:rPr>
        <w:t xml:space="preserve">” variables, local variables, external functions. For each of the previous variable set, please following the following sub-order: scalars, 1D arrays, …, </w:t>
      </w:r>
      <w:proofErr w:type="spellStart"/>
      <w:r w:rsidRPr="00376AFF">
        <w:rPr>
          <w:rFonts w:ascii="Times New Roman" w:hAnsi="Times New Roman"/>
          <w:sz w:val="24"/>
          <w:szCs w:val="24"/>
        </w:rPr>
        <w:t>nD</w:t>
      </w:r>
      <w:proofErr w:type="spellEnd"/>
      <w:r w:rsidRPr="00376AFF">
        <w:rPr>
          <w:rFonts w:ascii="Times New Roman" w:hAnsi="Times New Roman"/>
          <w:sz w:val="24"/>
          <w:szCs w:val="24"/>
        </w:rPr>
        <w:t xml:space="preserve"> arrays. Provided the same dimensionality, variable declarations follow this “sub-sub-order”: “logical”, “integer”, “double precision”, “character”, derived types.</w:t>
      </w:r>
    </w:p>
    <w:p w14:paraId="6A0CB92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14:paraId="0527B9FB"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14:paraId="6016771F"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Automatic indentation is allowed only with blank spaces instead of tabs (but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w:t>
      </w:r>
    </w:p>
    <w:p w14:paraId="58E4CF28"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14:paraId="5CEC04C6"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14:paraId="65801890"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Keywords are written in lower case letters (e.g.: </w:t>
      </w:r>
      <w:proofErr w:type="spellStart"/>
      <w:r w:rsidRPr="00376AFF">
        <w:rPr>
          <w:rFonts w:ascii="Times New Roman" w:hAnsi="Times New Roman"/>
          <w:sz w:val="24"/>
          <w:szCs w:val="24"/>
        </w:rPr>
        <w:t>do,if</w:t>
      </w:r>
      <w:proofErr w:type="spellEnd"/>
      <w:r w:rsidRPr="00376AFF">
        <w:rPr>
          <w:rFonts w:ascii="Times New Roman" w:hAnsi="Times New Roman"/>
          <w:sz w:val="24"/>
          <w:szCs w:val="24"/>
        </w:rPr>
        <w:t>,…).</w:t>
      </w:r>
    </w:p>
    <w:p w14:paraId="7E3B3715" w14:textId="77777777"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14:paraId="40BD1A9D" w14:textId="77777777"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14:paraId="31B2C7C9" w14:textId="77777777" w:rsidR="000F500C" w:rsidRPr="00376AFF" w:rsidRDefault="000F500C" w:rsidP="00863855">
      <w:pPr>
        <w:spacing w:after="0" w:line="240" w:lineRule="auto"/>
        <w:jc w:val="both"/>
        <w:rPr>
          <w:rFonts w:ascii="Times New Roman" w:hAnsi="Times New Roman"/>
          <w:sz w:val="24"/>
          <w:szCs w:val="24"/>
        </w:rPr>
      </w:pPr>
    </w:p>
    <w:p w14:paraId="32A74030" w14:textId="77777777" w:rsidR="00543509" w:rsidRPr="00376AFF" w:rsidRDefault="00543509" w:rsidP="009A174B">
      <w:pPr>
        <w:pStyle w:val="Amicarellititle2"/>
        <w:numPr>
          <w:ilvl w:val="1"/>
          <w:numId w:val="44"/>
        </w:numPr>
      </w:pPr>
      <w:bookmarkStart w:id="734" w:name="_Ref521064837"/>
      <w:bookmarkStart w:id="735" w:name="_Toc66716464"/>
      <w:r w:rsidRPr="00376AFF">
        <w:t>Modifications with respect to SPHERA v.8.0</w:t>
      </w:r>
      <w:bookmarkEnd w:id="734"/>
      <w:bookmarkEnd w:id="735"/>
    </w:p>
    <w:p w14:paraId="555646EE" w14:textId="77777777" w:rsidR="00543509" w:rsidRPr="00376AFF" w:rsidRDefault="003469A4" w:rsidP="00543509">
      <w:pPr>
        <w:spacing w:after="0" w:line="240" w:lineRule="auto"/>
        <w:jc w:val="both"/>
        <w:rPr>
          <w:rFonts w:ascii="Times New Roman" w:hAnsi="Times New Roman"/>
          <w:sz w:val="24"/>
          <w:szCs w:val="24"/>
        </w:rPr>
      </w:pPr>
      <w:ins w:id="736" w:author="Amicarelli Andrea (RSE)" w:date="2021-03-15T15:50:00Z">
        <w:r>
          <w:rPr>
            <w:rFonts w:ascii="Times New Roman" w:hAnsi="Times New Roman"/>
            <w:sz w:val="24"/>
            <w:szCs w:val="24"/>
          </w:rPr>
          <w:t>T</w:t>
        </w:r>
        <w:r w:rsidRPr="00376AFF">
          <w:rPr>
            <w:rFonts w:ascii="Times New Roman" w:hAnsi="Times New Roman"/>
            <w:sz w:val="24"/>
            <w:szCs w:val="24"/>
          </w:rPr>
          <w:t xml:space="preserve">he 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 xml:space="preserve">are reported in the </w:t>
      </w:r>
      <w:proofErr w:type="spellStart"/>
      <w:r>
        <w:rPr>
          <w:rFonts w:ascii="Times New Roman" w:hAnsi="Times New Roman"/>
          <w:sz w:val="24"/>
          <w:szCs w:val="24"/>
        </w:rPr>
        <w:t>github</w:t>
      </w:r>
      <w:proofErr w:type="spellEnd"/>
      <w:r>
        <w:rPr>
          <w:rFonts w:ascii="Times New Roman" w:hAnsi="Times New Roman"/>
          <w:sz w:val="24"/>
          <w:szCs w:val="24"/>
        </w:rPr>
        <w:t xml:space="preserve"> code repository as a git log (SPHERA, [</w:t>
      </w:r>
      <w:r>
        <w:rPr>
          <w:rFonts w:ascii="Times New Roman" w:hAnsi="Times New Roman"/>
          <w:sz w:val="24"/>
          <w:szCs w:val="24"/>
        </w:rPr>
        <w:fldChar w:fldCharType="begin"/>
      </w:r>
      <w:r>
        <w:rPr>
          <w:rFonts w:ascii="Times New Roman" w:hAnsi="Times New Roman"/>
          <w:sz w:val="24"/>
          <w:szCs w:val="24"/>
        </w:rPr>
        <w:instrText xml:space="preserve"> REF _Ref447812094 \r \h </w:instrText>
      </w:r>
      <w:r>
        <w:rPr>
          <w:rFonts w:ascii="Times New Roman" w:hAnsi="Times New Roman"/>
          <w:sz w:val="24"/>
          <w:szCs w:val="24"/>
        </w:rPr>
      </w:r>
      <w:r>
        <w:rPr>
          <w:rFonts w:ascii="Times New Roman" w:hAnsi="Times New Roman"/>
          <w:sz w:val="24"/>
          <w:szCs w:val="24"/>
        </w:rPr>
        <w:fldChar w:fldCharType="separate"/>
      </w:r>
      <w:r w:rsidR="00093238">
        <w:rPr>
          <w:rFonts w:ascii="Times New Roman" w:hAnsi="Times New Roman"/>
          <w:sz w:val="24"/>
          <w:szCs w:val="24"/>
        </w:rPr>
        <w:t>184</w:t>
      </w:r>
      <w:r>
        <w:rPr>
          <w:rFonts w:ascii="Times New Roman" w:hAnsi="Times New Roman"/>
          <w:sz w:val="24"/>
          <w:szCs w:val="24"/>
        </w:rPr>
        <w:fldChar w:fldCharType="end"/>
      </w:r>
      <w:r>
        <w:rPr>
          <w:rFonts w:ascii="Times New Roman" w:hAnsi="Times New Roman"/>
          <w:sz w:val="24"/>
          <w:szCs w:val="24"/>
        </w:rPr>
        <w:t>])</w:t>
      </w:r>
      <w:r w:rsidR="00543509" w:rsidRPr="00376AFF">
        <w:rPr>
          <w:rFonts w:ascii="Times New Roman" w:hAnsi="Times New Roman"/>
          <w:sz w:val="24"/>
          <w:szCs w:val="24"/>
        </w:rPr>
        <w:t>.</w:t>
      </w:r>
    </w:p>
    <w:p w14:paraId="69EBFBF7" w14:textId="77777777" w:rsidR="00543509" w:rsidRPr="00376AFF" w:rsidRDefault="00543509" w:rsidP="00863855">
      <w:pPr>
        <w:spacing w:after="0" w:line="240" w:lineRule="auto"/>
        <w:jc w:val="both"/>
        <w:rPr>
          <w:rFonts w:ascii="Times New Roman" w:hAnsi="Times New Roman"/>
          <w:sz w:val="24"/>
          <w:szCs w:val="24"/>
        </w:rPr>
      </w:pPr>
    </w:p>
    <w:p w14:paraId="1D2E14F7" w14:textId="77777777"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37" w:name="_Toc447794702"/>
      <w:bookmarkStart w:id="738" w:name="_Toc447794781"/>
      <w:bookmarkStart w:id="739" w:name="_Toc447794866"/>
      <w:bookmarkStart w:id="740" w:name="_Toc447794948"/>
      <w:bookmarkStart w:id="741" w:name="_Toc447795351"/>
      <w:bookmarkStart w:id="742" w:name="_Toc447795458"/>
      <w:bookmarkStart w:id="743" w:name="_Toc66716465"/>
      <w:r w:rsidRPr="00D5453B">
        <w:rPr>
          <w:rFonts w:ascii="Book Antiqua" w:hAnsi="Book Antiqua"/>
          <w:caps/>
          <w:kern w:val="0"/>
          <w:sz w:val="24"/>
          <w:szCs w:val="24"/>
        </w:rPr>
        <w:lastRenderedPageBreak/>
        <w:t>User guide</w:t>
      </w:r>
      <w:bookmarkEnd w:id="737"/>
      <w:bookmarkEnd w:id="738"/>
      <w:bookmarkEnd w:id="739"/>
      <w:bookmarkEnd w:id="740"/>
      <w:bookmarkEnd w:id="741"/>
      <w:bookmarkEnd w:id="742"/>
      <w:bookmarkEnd w:id="743"/>
    </w:p>
    <w:p w14:paraId="0BE7003B" w14:textId="77777777"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even because the executable files are already compiled (with ifort and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also in debug mode).</w:t>
      </w:r>
    </w:p>
    <w:p w14:paraId="38008943" w14:textId="77777777"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093238">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6</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This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093238">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14:paraId="079EA12A" w14:textId="77777777" w:rsidR="001415F2" w:rsidRPr="00376AFF" w:rsidRDefault="001415F2" w:rsidP="00E11905">
      <w:pPr>
        <w:spacing w:after="0" w:line="240" w:lineRule="auto"/>
        <w:jc w:val="both"/>
        <w:rPr>
          <w:rFonts w:ascii="Times New Roman" w:hAnsi="Times New Roman"/>
          <w:sz w:val="24"/>
          <w:szCs w:val="24"/>
        </w:rPr>
      </w:pPr>
    </w:p>
    <w:p w14:paraId="6B998938" w14:textId="77777777" w:rsidR="00863855" w:rsidRPr="00376AFF" w:rsidRDefault="00863855" w:rsidP="009A174B">
      <w:pPr>
        <w:pStyle w:val="Amicarellititle2"/>
        <w:numPr>
          <w:ilvl w:val="1"/>
          <w:numId w:val="44"/>
        </w:numPr>
      </w:pPr>
      <w:bookmarkStart w:id="744" w:name="_Ref449960094"/>
      <w:bookmarkStart w:id="745" w:name="_Toc66716466"/>
      <w:r w:rsidRPr="00376AFF">
        <w:t>Installation</w:t>
      </w:r>
      <w:bookmarkEnd w:id="744"/>
      <w:bookmarkEnd w:id="745"/>
    </w:p>
    <w:p w14:paraId="7C3215B0"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GitHub </w:t>
      </w:r>
      <w:r w:rsidR="001415F2" w:rsidRPr="00376AFF">
        <w:rPr>
          <w:rFonts w:ascii="Times New Roman" w:hAnsi="Times New Roman"/>
          <w:sz w:val="24"/>
          <w:szCs w:val="24"/>
        </w:rPr>
        <w:t>([</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_Ref447812094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184</w:t>
      </w:r>
      <w:r w:rsidR="001415F2" w:rsidRPr="00376AFF">
        <w:rPr>
          <w:rFonts w:ascii="Times New Roman" w:hAnsi="Times New Roman"/>
          <w:sz w:val="24"/>
          <w:szCs w:val="24"/>
        </w:rPr>
        <w:fldChar w:fldCharType="end"/>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14:paraId="2876F3F4" w14:textId="77777777"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w:t>
      </w:r>
      <w:proofErr w:type="spellStart"/>
      <w:r w:rsidR="00F546CD" w:rsidRPr="00376AFF">
        <w:rPr>
          <w:rFonts w:ascii="Times New Roman" w:hAnsi="Times New Roman"/>
          <w:sz w:val="24"/>
          <w:szCs w:val="24"/>
        </w:rPr>
        <w:t>gfortran</w:t>
      </w:r>
      <w:proofErr w:type="spellEnd"/>
      <w:r w:rsidR="00F546CD" w:rsidRPr="00376AFF">
        <w:rPr>
          <w:rFonts w:ascii="Times New Roman" w:hAnsi="Times New Roman"/>
          <w:sz w:val="24"/>
          <w:szCs w:val="24"/>
        </w:rPr>
        <w:t>, with OpenMP libraries)</w:t>
      </w:r>
      <w:r w:rsidR="00225A8D" w:rsidRPr="00376AFF">
        <w:rPr>
          <w:rFonts w:ascii="Times New Roman" w:hAnsi="Times New Roman"/>
          <w:sz w:val="24"/>
          <w:szCs w:val="24"/>
        </w:rPr>
        <w:t>.</w:t>
      </w:r>
    </w:p>
    <w:p w14:paraId="7679AA95"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w:t>
      </w:r>
      <w:proofErr w:type="spellStart"/>
      <w:r w:rsidRPr="00376AFF">
        <w:rPr>
          <w:rFonts w:ascii="Times New Roman" w:hAnsi="Times New Roman"/>
          <w:sz w:val="24"/>
          <w:szCs w:val="24"/>
        </w:rPr>
        <w:t>inp</w:t>
      </w:r>
      <w:proofErr w:type="spellEnd"/>
      <w:r w:rsidRPr="00376AFF">
        <w:rPr>
          <w:rFonts w:ascii="Times New Roman" w:hAnsi="Times New Roman"/>
          <w:sz w:val="24"/>
          <w:szCs w:val="24"/>
        </w:rPr>
        <w:t>”).</w:t>
      </w:r>
    </w:p>
    <w:p w14:paraId="34921941" w14:textId="77777777" w:rsidR="00F63662" w:rsidRDefault="00F63662" w:rsidP="00863855">
      <w:pPr>
        <w:spacing w:after="0" w:line="240" w:lineRule="auto"/>
        <w:jc w:val="both"/>
        <w:rPr>
          <w:rFonts w:ascii="Times New Roman" w:hAnsi="Times New Roman"/>
          <w:sz w:val="24"/>
        </w:rPr>
      </w:pPr>
    </w:p>
    <w:p w14:paraId="63DFA7A8" w14:textId="77777777" w:rsidR="003469A4" w:rsidRDefault="003469A4" w:rsidP="00863855">
      <w:pPr>
        <w:spacing w:after="0" w:line="240" w:lineRule="auto"/>
        <w:jc w:val="both"/>
        <w:rPr>
          <w:rFonts w:ascii="Times New Roman" w:hAnsi="Times New Roman"/>
          <w:sz w:val="24"/>
        </w:rPr>
      </w:pPr>
    </w:p>
    <w:p w14:paraId="162FB818" w14:textId="77777777"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14:paraId="6052A651" w14:textId="77777777" w:rsidTr="009171AA">
        <w:trPr>
          <w:trHeight w:val="301"/>
        </w:trPr>
        <w:tc>
          <w:tcPr>
            <w:tcW w:w="0" w:type="auto"/>
            <w:tcBorders>
              <w:top w:val="nil"/>
              <w:left w:val="nil"/>
              <w:bottom w:val="nil"/>
              <w:right w:val="nil"/>
            </w:tcBorders>
            <w:shd w:val="clear" w:color="auto" w:fill="auto"/>
            <w:hideMark/>
          </w:tcPr>
          <w:p w14:paraId="3FB61EF3" w14:textId="77777777"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Makefile</w:t>
            </w:r>
            <w:proofErr w:type="spellEnd"/>
            <w:r w:rsidRPr="00376AFF">
              <w:rPr>
                <w:rFonts w:ascii="Times New Roman" w:eastAsia="Times New Roman" w:hAnsi="Times New Roman"/>
                <w:b/>
                <w:bCs/>
                <w:color w:val="000000"/>
                <w:sz w:val="20"/>
                <w:szCs w:val="18"/>
                <w:lang w:eastAsia="en-GB"/>
              </w:rPr>
              <w:t xml:space="preserve"> variable</w:t>
            </w:r>
          </w:p>
        </w:tc>
        <w:tc>
          <w:tcPr>
            <w:tcW w:w="0" w:type="auto"/>
            <w:tcBorders>
              <w:top w:val="nil"/>
              <w:left w:val="nil"/>
              <w:bottom w:val="nil"/>
              <w:right w:val="nil"/>
            </w:tcBorders>
          </w:tcPr>
          <w:p w14:paraId="48CE2CE3"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14:paraId="289CEDC9" w14:textId="77777777"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14:paraId="275B1263" w14:textId="77777777"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14:paraId="6BDD15B0"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proofErr w:type="spellStart"/>
            <w:r w:rsidRPr="00376AFF">
              <w:rPr>
                <w:rFonts w:ascii="Times New Roman" w:eastAsia="Times New Roman" w:hAnsi="Times New Roman"/>
                <w:b/>
                <w:bCs/>
                <w:color w:val="000000"/>
                <w:sz w:val="20"/>
                <w:szCs w:val="18"/>
                <w:lang w:eastAsia="en-GB"/>
              </w:rPr>
              <w:t>SPHERA_j_abcdefghi</w:t>
            </w:r>
            <w:proofErr w:type="spellEnd"/>
          </w:p>
        </w:tc>
        <w:tc>
          <w:tcPr>
            <w:tcW w:w="0" w:type="auto"/>
            <w:tcBorders>
              <w:top w:val="nil"/>
              <w:left w:val="nil"/>
              <w:bottom w:val="nil"/>
              <w:right w:val="nil"/>
            </w:tcBorders>
          </w:tcPr>
          <w:p w14:paraId="1B95E3D8" w14:textId="77777777"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14:paraId="0968E872" w14:textId="77777777" w:rsidTr="009171AA">
        <w:trPr>
          <w:trHeight w:val="301"/>
        </w:trPr>
        <w:tc>
          <w:tcPr>
            <w:tcW w:w="0" w:type="auto"/>
            <w:tcBorders>
              <w:top w:val="nil"/>
              <w:left w:val="nil"/>
              <w:bottom w:val="nil"/>
              <w:right w:val="nil"/>
            </w:tcBorders>
            <w:shd w:val="clear" w:color="auto" w:fill="auto"/>
          </w:tcPr>
          <w:p w14:paraId="5DC34AE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14:paraId="281CE20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14:paraId="7717C7C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14:paraId="665942E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14:paraId="5331B968" w14:textId="77777777" w:rsidTr="009171AA">
        <w:trPr>
          <w:trHeight w:val="301"/>
        </w:trPr>
        <w:tc>
          <w:tcPr>
            <w:tcW w:w="0" w:type="auto"/>
            <w:tcBorders>
              <w:top w:val="nil"/>
              <w:left w:val="nil"/>
              <w:bottom w:val="nil"/>
              <w:right w:val="nil"/>
            </w:tcBorders>
            <w:shd w:val="clear" w:color="auto" w:fill="auto"/>
          </w:tcPr>
          <w:p w14:paraId="18AA24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14:paraId="523F4B0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14:paraId="612D4592"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14:paraId="20D2D49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14:paraId="235BD323" w14:textId="77777777" w:rsidTr="009171AA">
        <w:trPr>
          <w:trHeight w:val="301"/>
        </w:trPr>
        <w:tc>
          <w:tcPr>
            <w:tcW w:w="0" w:type="auto"/>
            <w:tcBorders>
              <w:top w:val="nil"/>
              <w:left w:val="nil"/>
              <w:bottom w:val="nil"/>
              <w:right w:val="nil"/>
            </w:tcBorders>
            <w:shd w:val="clear" w:color="auto" w:fill="auto"/>
          </w:tcPr>
          <w:p w14:paraId="35A2B8D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3E9A568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gfortran</w:t>
            </w:r>
            <w:proofErr w:type="spellEnd"/>
          </w:p>
        </w:tc>
        <w:tc>
          <w:tcPr>
            <w:tcW w:w="0" w:type="auto"/>
            <w:tcBorders>
              <w:top w:val="nil"/>
              <w:left w:val="nil"/>
              <w:bottom w:val="nil"/>
              <w:right w:val="nil"/>
            </w:tcBorders>
          </w:tcPr>
          <w:p w14:paraId="41F5DF3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14:paraId="10804175"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332DC6AD" w14:textId="77777777" w:rsidTr="009171AA">
        <w:trPr>
          <w:trHeight w:val="301"/>
        </w:trPr>
        <w:tc>
          <w:tcPr>
            <w:tcW w:w="0" w:type="auto"/>
            <w:tcBorders>
              <w:top w:val="nil"/>
              <w:left w:val="nil"/>
              <w:bottom w:val="nil"/>
              <w:right w:val="nil"/>
            </w:tcBorders>
            <w:shd w:val="clear" w:color="auto" w:fill="auto"/>
          </w:tcPr>
          <w:p w14:paraId="14BFB0F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14:paraId="18F3F57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14:paraId="621D20A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14:paraId="127BD1D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14:paraId="39354017" w14:textId="77777777" w:rsidTr="009171AA">
        <w:trPr>
          <w:trHeight w:val="301"/>
        </w:trPr>
        <w:tc>
          <w:tcPr>
            <w:tcW w:w="0" w:type="auto"/>
            <w:tcBorders>
              <w:top w:val="nil"/>
              <w:left w:val="nil"/>
              <w:bottom w:val="nil"/>
              <w:right w:val="nil"/>
            </w:tcBorders>
            <w:shd w:val="clear" w:color="auto" w:fill="auto"/>
          </w:tcPr>
          <w:p w14:paraId="7E2B9CB5"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A27BEF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14:paraId="11D6FE3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14:paraId="7FE2C1E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14:paraId="7E4EA7B2" w14:textId="77777777" w:rsidTr="009171AA">
        <w:trPr>
          <w:trHeight w:val="301"/>
        </w:trPr>
        <w:tc>
          <w:tcPr>
            <w:tcW w:w="0" w:type="auto"/>
            <w:tcBorders>
              <w:top w:val="nil"/>
              <w:left w:val="nil"/>
              <w:bottom w:val="nil"/>
              <w:right w:val="nil"/>
            </w:tcBorders>
            <w:shd w:val="clear" w:color="auto" w:fill="auto"/>
          </w:tcPr>
          <w:p w14:paraId="4AE87A5C"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14:paraId="53AB0A9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14:paraId="63C31827"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14:paraId="4E82785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14:paraId="4C365FF1" w14:textId="77777777" w:rsidTr="009171AA">
        <w:trPr>
          <w:trHeight w:val="301"/>
        </w:trPr>
        <w:tc>
          <w:tcPr>
            <w:tcW w:w="0" w:type="auto"/>
            <w:tcBorders>
              <w:top w:val="nil"/>
              <w:left w:val="nil"/>
              <w:bottom w:val="nil"/>
              <w:right w:val="nil"/>
            </w:tcBorders>
            <w:shd w:val="clear" w:color="auto" w:fill="auto"/>
          </w:tcPr>
          <w:p w14:paraId="2A844390"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F20B45E"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14:paraId="14B457D0"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14:paraId="65997BFC"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14:paraId="2A45973D" w14:textId="77777777" w:rsidTr="009171AA">
        <w:trPr>
          <w:trHeight w:val="301"/>
        </w:trPr>
        <w:tc>
          <w:tcPr>
            <w:tcW w:w="0" w:type="auto"/>
            <w:tcBorders>
              <w:top w:val="nil"/>
              <w:left w:val="nil"/>
              <w:bottom w:val="nil"/>
              <w:right w:val="nil"/>
            </w:tcBorders>
            <w:shd w:val="clear" w:color="auto" w:fill="auto"/>
          </w:tcPr>
          <w:p w14:paraId="5D0B81E2"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14:paraId="1D82931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14:paraId="3550D67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14:paraId="794013D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14:paraId="47300E5C" w14:textId="77777777" w:rsidTr="009171AA">
        <w:trPr>
          <w:trHeight w:val="301"/>
        </w:trPr>
        <w:tc>
          <w:tcPr>
            <w:tcW w:w="0" w:type="auto"/>
            <w:tcBorders>
              <w:top w:val="nil"/>
              <w:left w:val="nil"/>
              <w:bottom w:val="nil"/>
              <w:right w:val="nil"/>
            </w:tcBorders>
            <w:shd w:val="clear" w:color="auto" w:fill="auto"/>
          </w:tcPr>
          <w:p w14:paraId="4AC7D64D"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6F752B5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14:paraId="7D0C09CE"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14:paraId="51E13160"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14:paraId="261D8BA0" w14:textId="77777777" w:rsidTr="009171AA">
        <w:trPr>
          <w:trHeight w:val="301"/>
        </w:trPr>
        <w:tc>
          <w:tcPr>
            <w:tcW w:w="0" w:type="auto"/>
            <w:tcBorders>
              <w:top w:val="nil"/>
              <w:left w:val="nil"/>
              <w:bottom w:val="nil"/>
              <w:right w:val="nil"/>
            </w:tcBorders>
            <w:shd w:val="clear" w:color="auto" w:fill="auto"/>
          </w:tcPr>
          <w:p w14:paraId="19A3BB23"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14:paraId="394EEDC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2404D0BF"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14:paraId="67C906FA"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14:paraId="3CA78A47" w14:textId="77777777" w:rsidTr="009171AA">
        <w:trPr>
          <w:trHeight w:val="301"/>
        </w:trPr>
        <w:tc>
          <w:tcPr>
            <w:tcW w:w="0" w:type="auto"/>
            <w:tcBorders>
              <w:top w:val="nil"/>
              <w:left w:val="nil"/>
              <w:bottom w:val="nil"/>
              <w:right w:val="nil"/>
            </w:tcBorders>
            <w:shd w:val="clear" w:color="auto" w:fill="auto"/>
          </w:tcPr>
          <w:p w14:paraId="568234B1"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C2C53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14:paraId="2B91EFFB"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14:paraId="18B04082"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02744784" w14:textId="77777777" w:rsidTr="009171AA">
        <w:trPr>
          <w:trHeight w:val="301"/>
        </w:trPr>
        <w:tc>
          <w:tcPr>
            <w:tcW w:w="0" w:type="auto"/>
            <w:tcBorders>
              <w:top w:val="nil"/>
              <w:left w:val="nil"/>
              <w:bottom w:val="nil"/>
              <w:right w:val="nil"/>
            </w:tcBorders>
            <w:shd w:val="clear" w:color="auto" w:fill="auto"/>
          </w:tcPr>
          <w:p w14:paraId="0270917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14:paraId="338993F8"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14:paraId="3FFE4FB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14:paraId="1A45CA72"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4467ECC7" w14:textId="77777777" w:rsidTr="009171AA">
        <w:trPr>
          <w:trHeight w:val="301"/>
        </w:trPr>
        <w:tc>
          <w:tcPr>
            <w:tcW w:w="0" w:type="auto"/>
            <w:tcBorders>
              <w:top w:val="nil"/>
              <w:left w:val="nil"/>
              <w:bottom w:val="nil"/>
              <w:right w:val="nil"/>
            </w:tcBorders>
            <w:shd w:val="clear" w:color="auto" w:fill="auto"/>
          </w:tcPr>
          <w:p w14:paraId="41E84D1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7E29021"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14:paraId="19BFF684"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14:paraId="7460E617"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proofErr w:type="spellStart"/>
            <w:r w:rsidR="00374F6E" w:rsidRPr="00376AFF">
              <w:rPr>
                <w:rFonts w:ascii="Times New Roman" w:eastAsia="Times New Roman" w:hAnsi="Times New Roman"/>
                <w:bCs/>
                <w:color w:val="000000"/>
                <w:sz w:val="18"/>
                <w:szCs w:val="18"/>
                <w:lang w:eastAsia="en-GB"/>
              </w:rPr>
              <w:t>nactive</w:t>
            </w:r>
            <w:proofErr w:type="spellEnd"/>
            <w:r w:rsidRPr="00376AFF">
              <w:rPr>
                <w:rFonts w:ascii="Times New Roman" w:eastAsia="Times New Roman" w:hAnsi="Times New Roman"/>
                <w:bCs/>
                <w:color w:val="000000"/>
                <w:sz w:val="18"/>
                <w:szCs w:val="18"/>
                <w:lang w:eastAsia="en-GB"/>
              </w:rPr>
              <w:t>)</w:t>
            </w:r>
          </w:p>
        </w:tc>
      </w:tr>
      <w:tr w:rsidR="004A70F4" w:rsidRPr="00376AFF" w14:paraId="1F6B5576" w14:textId="77777777" w:rsidTr="009171AA">
        <w:trPr>
          <w:trHeight w:val="301"/>
        </w:trPr>
        <w:tc>
          <w:tcPr>
            <w:tcW w:w="0" w:type="auto"/>
            <w:tcBorders>
              <w:top w:val="nil"/>
              <w:left w:val="nil"/>
              <w:bottom w:val="nil"/>
              <w:right w:val="nil"/>
            </w:tcBorders>
            <w:shd w:val="clear" w:color="auto" w:fill="auto"/>
          </w:tcPr>
          <w:p w14:paraId="61F361D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0FD3CE3"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14:paraId="1E15AAC1"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14:paraId="4044833B"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6E9AF3C" w14:textId="77777777" w:rsidTr="009171AA">
        <w:trPr>
          <w:trHeight w:val="301"/>
        </w:trPr>
        <w:tc>
          <w:tcPr>
            <w:tcW w:w="0" w:type="auto"/>
            <w:tcBorders>
              <w:top w:val="nil"/>
              <w:left w:val="nil"/>
              <w:bottom w:val="nil"/>
              <w:right w:val="nil"/>
            </w:tcBorders>
            <w:shd w:val="clear" w:color="auto" w:fill="auto"/>
          </w:tcPr>
          <w:p w14:paraId="73BA6056"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14:paraId="500EC697"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14:paraId="61E578B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14:paraId="3B556AA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B3F8D" w14:textId="77777777" w:rsidTr="009171AA">
        <w:trPr>
          <w:trHeight w:val="301"/>
        </w:trPr>
        <w:tc>
          <w:tcPr>
            <w:tcW w:w="0" w:type="auto"/>
            <w:tcBorders>
              <w:top w:val="nil"/>
              <w:left w:val="nil"/>
              <w:bottom w:val="nil"/>
              <w:right w:val="nil"/>
            </w:tcBorders>
            <w:shd w:val="clear" w:color="auto" w:fill="auto"/>
          </w:tcPr>
          <w:p w14:paraId="5DF46278"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03726EFD"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14:paraId="581887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14:paraId="401D82AF"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14:paraId="43721E99" w14:textId="77777777" w:rsidTr="009171AA">
        <w:trPr>
          <w:trHeight w:val="301"/>
        </w:trPr>
        <w:tc>
          <w:tcPr>
            <w:tcW w:w="0" w:type="auto"/>
            <w:tcBorders>
              <w:top w:val="nil"/>
              <w:left w:val="nil"/>
              <w:bottom w:val="nil"/>
              <w:right w:val="nil"/>
            </w:tcBorders>
            <w:shd w:val="clear" w:color="auto" w:fill="auto"/>
          </w:tcPr>
          <w:p w14:paraId="6131E51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14:paraId="522F1154"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14:paraId="72B89928"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14:paraId="2ED884F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2182DCFE" w14:textId="77777777" w:rsidTr="009171AA">
        <w:trPr>
          <w:trHeight w:val="301"/>
        </w:trPr>
        <w:tc>
          <w:tcPr>
            <w:tcW w:w="0" w:type="auto"/>
            <w:tcBorders>
              <w:top w:val="nil"/>
              <w:left w:val="nil"/>
              <w:bottom w:val="nil"/>
              <w:right w:val="nil"/>
            </w:tcBorders>
            <w:shd w:val="clear" w:color="auto" w:fill="auto"/>
          </w:tcPr>
          <w:p w14:paraId="0C0C9AC4"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A9A1A1B"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14:paraId="64E873E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14:paraId="44B2FC39"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47214008" w14:textId="77777777" w:rsidTr="009171AA">
        <w:trPr>
          <w:trHeight w:val="301"/>
        </w:trPr>
        <w:tc>
          <w:tcPr>
            <w:tcW w:w="0" w:type="auto"/>
            <w:tcBorders>
              <w:top w:val="nil"/>
              <w:left w:val="nil"/>
              <w:bottom w:val="nil"/>
              <w:right w:val="nil"/>
            </w:tcBorders>
            <w:shd w:val="clear" w:color="auto" w:fill="auto"/>
          </w:tcPr>
          <w:p w14:paraId="3464BE49"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14:paraId="17E4D15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14:paraId="403F896A"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=3</w:t>
            </w:r>
          </w:p>
        </w:tc>
        <w:tc>
          <w:tcPr>
            <w:tcW w:w="0" w:type="auto"/>
            <w:tcBorders>
              <w:top w:val="nil"/>
              <w:left w:val="nil"/>
              <w:bottom w:val="nil"/>
              <w:right w:val="nil"/>
            </w:tcBorders>
          </w:tcPr>
          <w:p w14:paraId="608771AF"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557319A8" w14:textId="77777777" w:rsidTr="009171AA">
        <w:trPr>
          <w:trHeight w:val="301"/>
        </w:trPr>
        <w:tc>
          <w:tcPr>
            <w:tcW w:w="0" w:type="auto"/>
            <w:tcBorders>
              <w:top w:val="nil"/>
              <w:left w:val="nil"/>
              <w:bottom w:val="nil"/>
              <w:right w:val="nil"/>
            </w:tcBorders>
            <w:shd w:val="clear" w:color="auto" w:fill="auto"/>
          </w:tcPr>
          <w:p w14:paraId="61A25D9A"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2CEDCFF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14:paraId="3A4FE33D"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=1</w:t>
            </w:r>
          </w:p>
        </w:tc>
        <w:tc>
          <w:tcPr>
            <w:tcW w:w="0" w:type="auto"/>
            <w:tcBorders>
              <w:top w:val="nil"/>
              <w:left w:val="nil"/>
              <w:bottom w:val="nil"/>
              <w:right w:val="nil"/>
            </w:tcBorders>
          </w:tcPr>
          <w:p w14:paraId="25CD70F4"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14:paraId="1E92ECE8" w14:textId="77777777" w:rsidTr="009171AA">
        <w:trPr>
          <w:trHeight w:val="301"/>
        </w:trPr>
        <w:tc>
          <w:tcPr>
            <w:tcW w:w="0" w:type="auto"/>
            <w:tcBorders>
              <w:top w:val="nil"/>
              <w:left w:val="nil"/>
              <w:bottom w:val="nil"/>
              <w:right w:val="nil"/>
            </w:tcBorders>
            <w:shd w:val="clear" w:color="auto" w:fill="auto"/>
          </w:tcPr>
          <w:p w14:paraId="3BAC13C7" w14:textId="77777777"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14:paraId="537F99A6" w14:textId="77777777"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14:paraId="613665C5" w14:textId="77777777"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proofErr w:type="spellStart"/>
            <w:r w:rsidRPr="00376AFF">
              <w:rPr>
                <w:rFonts w:ascii="Times New Roman" w:eastAsia="Times New Roman" w:hAnsi="Times New Roman"/>
                <w:bCs/>
                <w:color w:val="000000"/>
                <w:sz w:val="18"/>
                <w:szCs w:val="18"/>
                <w:lang w:eastAsia="en-GB"/>
              </w:rPr>
              <w:t>i</w:t>
            </w:r>
            <w:proofErr w:type="spellEnd"/>
            <w:r w:rsidRPr="00376AFF">
              <w:rPr>
                <w:rFonts w:ascii="Times New Roman" w:eastAsia="Times New Roman" w:hAnsi="Times New Roman"/>
                <w:bCs/>
                <w:color w:val="000000"/>
                <w:sz w:val="18"/>
                <w:szCs w:val="18"/>
                <w:lang w:eastAsia="en-GB"/>
              </w:rPr>
              <w:t>=2</w:t>
            </w:r>
          </w:p>
        </w:tc>
        <w:tc>
          <w:tcPr>
            <w:tcW w:w="0" w:type="auto"/>
            <w:tcBorders>
              <w:top w:val="nil"/>
              <w:left w:val="nil"/>
              <w:bottom w:val="nil"/>
              <w:right w:val="nil"/>
            </w:tcBorders>
          </w:tcPr>
          <w:p w14:paraId="7EEB290E" w14:textId="77777777"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w:t>
            </w:r>
            <w:proofErr w:type="spellStart"/>
            <w:r w:rsidRPr="00376AFF">
              <w:rPr>
                <w:rFonts w:ascii="Times New Roman" w:eastAsia="Times New Roman" w:hAnsi="Times New Roman"/>
                <w:bCs/>
                <w:color w:val="000000"/>
                <w:sz w:val="18"/>
                <w:szCs w:val="18"/>
                <w:lang w:eastAsia="en-GB"/>
              </w:rPr>
              <w:t>Heun</w:t>
            </w:r>
            <w:proofErr w:type="spellEnd"/>
            <w:r w:rsidRPr="00376AFF">
              <w:rPr>
                <w:rFonts w:ascii="Times New Roman" w:eastAsia="Times New Roman" w:hAnsi="Times New Roman"/>
                <w:bCs/>
                <w:color w:val="000000"/>
                <w:sz w:val="18"/>
                <w:szCs w:val="18"/>
                <w:lang w:eastAsia="en-GB"/>
              </w:rPr>
              <w:t xml:space="preserve">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14:paraId="05974CA3" w14:textId="77777777" w:rsidR="00F63662" w:rsidRDefault="00F63662" w:rsidP="00F63662">
      <w:pPr>
        <w:spacing w:line="240" w:lineRule="auto"/>
        <w:jc w:val="center"/>
        <w:rPr>
          <w:rFonts w:ascii="Times New Roman" w:hAnsi="Times New Roman"/>
          <w:sz w:val="20"/>
          <w:szCs w:val="20"/>
        </w:rPr>
      </w:pPr>
      <w:bookmarkStart w:id="746"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746"/>
      <w:commentRangeStart w:id="747"/>
      <w:commentRangeEnd w:id="747"/>
      <w:r w:rsidR="00374F6E" w:rsidRPr="00376AFF">
        <w:rPr>
          <w:rStyle w:val="Rimandocommento"/>
          <w:rFonts w:ascii="Times New Roman" w:eastAsia="Times New Roman" w:hAnsi="Times New Roman"/>
          <w:szCs w:val="20"/>
          <w:lang w:eastAsia="it-IT"/>
        </w:rPr>
        <w:commentReference w:id="747"/>
      </w:r>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variables</w:t>
      </w:r>
      <w:r w:rsidR="00374F6E" w:rsidRPr="00376AFF">
        <w:rPr>
          <w:rFonts w:ascii="Times New Roman" w:hAnsi="Times New Roman"/>
          <w:sz w:val="20"/>
          <w:szCs w:val="20"/>
        </w:rPr>
        <w:t xml:space="preserve">; </w:t>
      </w:r>
      <w:r w:rsidRPr="00376AFF">
        <w:rPr>
          <w:rFonts w:ascii="Times New Roman" w:hAnsi="Times New Roman"/>
          <w:sz w:val="20"/>
          <w:szCs w:val="20"/>
        </w:rPr>
        <w:t xml:space="preserve">macros for the </w:t>
      </w:r>
      <w:proofErr w:type="spellStart"/>
      <w:r w:rsidRPr="00376AFF">
        <w:rPr>
          <w:rFonts w:ascii="Times New Roman" w:hAnsi="Times New Roman"/>
          <w:sz w:val="20"/>
          <w:szCs w:val="20"/>
        </w:rPr>
        <w:t>preprocessor</w:t>
      </w:r>
      <w:proofErr w:type="spellEnd"/>
      <w:r w:rsidRPr="00376AFF">
        <w:rPr>
          <w:rFonts w:ascii="Times New Roman" w:hAnsi="Times New Roman"/>
          <w:sz w:val="20"/>
          <w:szCs w:val="20"/>
        </w:rPr>
        <w:t xml:space="preserve">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w:t>
      </w:r>
      <w:proofErr w:type="spellStart"/>
      <w:r w:rsidRPr="00376AFF">
        <w:rPr>
          <w:rFonts w:ascii="Times New Roman" w:hAnsi="Times New Roman"/>
          <w:sz w:val="20"/>
          <w:szCs w:val="20"/>
        </w:rPr>
        <w:t>Makefile</w:t>
      </w:r>
      <w:proofErr w:type="spellEnd"/>
      <w:r w:rsidRPr="00376AFF">
        <w:rPr>
          <w:rFonts w:ascii="Times New Roman" w:hAnsi="Times New Roman"/>
          <w:sz w:val="20"/>
          <w:szCs w:val="20"/>
        </w:rPr>
        <w:t xml:space="preserve"> of SPHERA,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r w:rsidR="00374F6E" w:rsidRPr="00376AFF">
        <w:rPr>
          <w:rFonts w:ascii="Times New Roman" w:hAnsi="Times New Roman"/>
          <w:sz w:val="20"/>
          <w:szCs w:val="20"/>
        </w:rPr>
        <w:t xml:space="preserve"> The following constraints/</w:t>
      </w:r>
      <w:proofErr w:type="spellStart"/>
      <w:r w:rsidR="00374F6E" w:rsidRPr="00376AFF">
        <w:rPr>
          <w:rFonts w:ascii="Times New Roman" w:hAnsi="Times New Roman"/>
          <w:sz w:val="20"/>
          <w:szCs w:val="20"/>
        </w:rPr>
        <w:t>incompatibilies</w:t>
      </w:r>
      <w:proofErr w:type="spellEnd"/>
      <w:r w:rsidR="00374F6E" w:rsidRPr="00376AFF">
        <w:rPr>
          <w:rFonts w:ascii="Times New Roman" w:hAnsi="Times New Roman"/>
          <w:sz w:val="20"/>
          <w:szCs w:val="20"/>
        </w:rPr>
        <w:t xml:space="preserve"> are automatically corrected by the </w:t>
      </w:r>
      <w:proofErr w:type="spellStart"/>
      <w:r w:rsidR="00374F6E" w:rsidRPr="00376AFF">
        <w:rPr>
          <w:rFonts w:ascii="Times New Roman" w:hAnsi="Times New Roman"/>
          <w:sz w:val="20"/>
          <w:szCs w:val="20"/>
        </w:rPr>
        <w:t>Makefile</w:t>
      </w:r>
      <w:proofErr w:type="spellEnd"/>
      <w:r w:rsidR="00374F6E" w:rsidRPr="00376AFF">
        <w:rPr>
          <w:rFonts w:ascii="Times New Roman" w:hAnsi="Times New Roman"/>
          <w:sz w:val="20"/>
          <w:szCs w:val="20"/>
        </w:rPr>
        <w:t xml:space="preserve">: “KTGF” needs “SASPH“; “SOLID_BODIES” needs “SASPH” and “LEAPFROG”; DBSPH” needs “EULER”. </w:t>
      </w:r>
    </w:p>
    <w:p w14:paraId="1863C037" w14:textId="77777777" w:rsidR="003469A4" w:rsidRPr="00376AFF" w:rsidRDefault="003469A4" w:rsidP="003469A4">
      <w:pPr>
        <w:spacing w:after="0" w:line="240" w:lineRule="auto"/>
        <w:jc w:val="both"/>
        <w:rPr>
          <w:rFonts w:ascii="Times New Roman" w:hAnsi="Times New Roman"/>
          <w:sz w:val="24"/>
        </w:rPr>
      </w:pPr>
      <w:ins w:id="748" w:author="Amicarelli Andrea (RSE)" w:date="2020-04-13T17:01:00Z">
        <w:r w:rsidRPr="00376AFF">
          <w:rPr>
            <w:rFonts w:ascii="Times New Roman" w:hAnsi="Times New Roman"/>
            <w:sz w:val="24"/>
          </w:rPr>
          <w:lastRenderedPageBreak/>
          <w:t xml:space="preserve">The </w:t>
        </w:r>
        <w:proofErr w:type="spellStart"/>
        <w:r w:rsidRPr="00376AFF">
          <w:rPr>
            <w:rFonts w:ascii="Times New Roman" w:hAnsi="Times New Roman"/>
            <w:sz w:val="24"/>
          </w:rPr>
          <w:t>Makefile</w:t>
        </w:r>
        <w:proofErr w:type="spellEnd"/>
        <w:r w:rsidRPr="00376AFF">
          <w:rPr>
            <w:rFonts w:ascii="Times New Roman" w:hAnsi="Times New Roman"/>
            <w:sz w:val="24"/>
          </w:rPr>
          <w:t xml:space="preserve"> (under the folder “</w:t>
        </w:r>
        <w:proofErr w:type="spellStart"/>
        <w:r w:rsidRPr="00376AFF">
          <w:rPr>
            <w:rFonts w:ascii="Times New Roman" w:hAnsi="Times New Roman"/>
            <w:sz w:val="24"/>
          </w:rPr>
          <w:t>src</w:t>
        </w:r>
        <w:proofErr w:type="spellEnd"/>
        <w:r w:rsidRPr="00376AFF">
          <w:rPr>
            <w:rFonts w:ascii="Times New Roman" w:hAnsi="Times New Roman"/>
            <w:sz w:val="24"/>
          </w:rPr>
          <w:t>”) allows compiling SPHERA under different configurations</w:t>
        </w:r>
      </w:ins>
      <w:ins w:id="749"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r w:rsidR="00093238" w:rsidRPr="00093238">
        <w:rPr>
          <w:rFonts w:ascii="Times New Roman" w:hAnsi="Times New Roman"/>
          <w:sz w:val="24"/>
          <w:szCs w:val="24"/>
        </w:rPr>
        <w:t>Table 12.1</w:t>
      </w:r>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750" w:author="Amicarelli Andrea (RSE)" w:date="2020-04-20T17:08:00Z">
        <w:r w:rsidRPr="00376AFF">
          <w:rPr>
            <w:rFonts w:ascii="Times New Roman" w:hAnsi="Times New Roman"/>
            <w:sz w:val="24"/>
          </w:rPr>
          <w:t xml:space="preserve">SPHERA is optimized by means of the </w:t>
        </w:r>
      </w:ins>
      <w:ins w:id="751" w:author="Amicarelli Andrea (RSE)" w:date="2020-05-05T17:33:00Z">
        <w:r w:rsidRPr="00376AFF">
          <w:rPr>
            <w:rFonts w:ascii="Times New Roman" w:hAnsi="Times New Roman"/>
            <w:sz w:val="24"/>
          </w:rPr>
          <w:t xml:space="preserve">following features: </w:t>
        </w:r>
        <w:proofErr w:type="spellStart"/>
        <w:r w:rsidRPr="00376AFF">
          <w:rPr>
            <w:rFonts w:ascii="Times New Roman" w:hAnsi="Times New Roman"/>
            <w:sz w:val="24"/>
          </w:rPr>
          <w:t>preprocessor</w:t>
        </w:r>
        <w:proofErr w:type="spellEnd"/>
        <w:r w:rsidRPr="00376AFF">
          <w:rPr>
            <w:rFonts w:ascii="Times New Roman" w:hAnsi="Times New Roman"/>
            <w:sz w:val="24"/>
          </w:rPr>
          <w:t xml:space="preserve"> directives</w:t>
        </w:r>
      </w:ins>
      <w:ins w:id="752" w:author="Amicarelli Andrea (RSE)" w:date="2020-05-05T17:34:00Z">
        <w:r w:rsidRPr="00376AFF">
          <w:rPr>
            <w:rFonts w:ascii="Times New Roman" w:hAnsi="Times New Roman"/>
            <w:sz w:val="24"/>
          </w:rPr>
          <w:t xml:space="preserve"> (two macros</w:t>
        </w:r>
      </w:ins>
      <w:ins w:id="753" w:author="Amicarelli Andrea (RSE)" w:date="2020-05-05T17:36:00Z">
        <w:r w:rsidRPr="00376AFF">
          <w:rPr>
            <w:rFonts w:ascii="Times New Roman" w:hAnsi="Times New Roman"/>
            <w:sz w:val="24"/>
          </w:rPr>
          <w:t xml:space="preserve"> are active</w:t>
        </w:r>
      </w:ins>
      <w:ins w:id="754" w:author="Amicarelli Andrea (RSE)" w:date="2020-05-05T17:34:00Z">
        <w:r w:rsidRPr="00376AFF">
          <w:rPr>
            <w:rFonts w:ascii="Times New Roman" w:hAnsi="Times New Roman"/>
            <w:sz w:val="24"/>
          </w:rPr>
          <w:t>)</w:t>
        </w:r>
      </w:ins>
      <w:ins w:id="755" w:author="Amicarelli Andrea (RSE)" w:date="2020-05-05T17:33:00Z">
        <w:r w:rsidRPr="00376AFF">
          <w:rPr>
            <w:rFonts w:ascii="Times New Roman" w:hAnsi="Times New Roman"/>
            <w:sz w:val="24"/>
          </w:rPr>
          <w:t xml:space="preserve">; </w:t>
        </w:r>
      </w:ins>
      <w:ins w:id="756" w:author="Amicarelli Andrea (RSE)" w:date="2020-04-20T17:08:00Z">
        <w:r w:rsidRPr="00376AFF">
          <w:rPr>
            <w:rFonts w:ascii="Times New Roman" w:hAnsi="Times New Roman"/>
            <w:sz w:val="24"/>
          </w:rPr>
          <w:t>compilation options “-O2” (for both the compilers “</w:t>
        </w:r>
        <w:proofErr w:type="spellStart"/>
        <w:r w:rsidRPr="00376AFF">
          <w:rPr>
            <w:rFonts w:ascii="Times New Roman" w:hAnsi="Times New Roman"/>
            <w:sz w:val="24"/>
          </w:rPr>
          <w:t>gfortran</w:t>
        </w:r>
        <w:proofErr w:type="spellEnd"/>
        <w:r w:rsidRPr="00376AFF">
          <w:rPr>
            <w:rFonts w:ascii="Times New Roman" w:hAnsi="Times New Roman"/>
            <w:sz w:val="24"/>
          </w:rPr>
          <w:t>” and “ifort”) and “-</w:t>
        </w:r>
        <w:proofErr w:type="spellStart"/>
        <w:r w:rsidRPr="00376AFF">
          <w:rPr>
            <w:rFonts w:ascii="Times New Roman" w:hAnsi="Times New Roman"/>
            <w:sz w:val="24"/>
          </w:rPr>
          <w:t>ipo</w:t>
        </w:r>
        <w:proofErr w:type="spellEnd"/>
        <w:r w:rsidRPr="00376AFF">
          <w:rPr>
            <w:rFonts w:ascii="Times New Roman" w:hAnsi="Times New Roman"/>
            <w:sz w:val="24"/>
          </w:rPr>
          <w:t>” (for the compiler “ifort”).</w:t>
        </w:r>
      </w:ins>
    </w:p>
    <w:p w14:paraId="45D1BDE5" w14:textId="77777777" w:rsidR="003469A4" w:rsidRPr="00376AFF" w:rsidRDefault="003469A4" w:rsidP="003469A4">
      <w:pPr>
        <w:spacing w:line="240" w:lineRule="auto"/>
        <w:rPr>
          <w:rFonts w:ascii="Times New Roman" w:hAnsi="Times New Roman"/>
          <w:sz w:val="20"/>
          <w:szCs w:val="20"/>
        </w:rPr>
      </w:pPr>
    </w:p>
    <w:p w14:paraId="1A6ED1B6" w14:textId="77777777" w:rsidR="00863855" w:rsidRPr="00376AFF" w:rsidRDefault="00F546CD" w:rsidP="009A174B">
      <w:pPr>
        <w:pStyle w:val="Amicarellititle2"/>
        <w:numPr>
          <w:ilvl w:val="1"/>
          <w:numId w:val="44"/>
        </w:numPr>
      </w:pPr>
      <w:bookmarkStart w:id="757" w:name="_Toc447005737"/>
      <w:bookmarkStart w:id="758" w:name="_Ref449960092"/>
      <w:bookmarkStart w:id="759" w:name="_Toc66716467"/>
      <w:r w:rsidRPr="00376AFF">
        <w:t xml:space="preserve">Commented template of the main input file of </w:t>
      </w:r>
      <w:r w:rsidR="00863855" w:rsidRPr="00376AFF">
        <w:t>SPHERA v.</w:t>
      </w:r>
      <w:r w:rsidR="00652F0F" w:rsidRPr="00376AFF">
        <w:t>9</w:t>
      </w:r>
      <w:r w:rsidR="00863855" w:rsidRPr="00376AFF">
        <w:t>.0</w:t>
      </w:r>
      <w:bookmarkEnd w:id="757"/>
      <w:bookmarkEnd w:id="758"/>
      <w:r w:rsidR="00225A8D" w:rsidRPr="00376AFF">
        <w:t>.0</w:t>
      </w:r>
      <w:bookmarkEnd w:id="759"/>
    </w:p>
    <w:p w14:paraId="286FEC97" w14:textId="77777777"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E129B8">
        <w:rPr>
          <w:rFonts w:ascii="Times New Roman" w:hAnsi="Times New Roman"/>
          <w:sz w:val="24"/>
          <w:szCs w:val="24"/>
          <w:lang w:val="it-IT"/>
        </w:rPr>
        <w:instrText xml:space="preserve"> REF _Ref383597194 \h </w:instrText>
      </w:r>
      <w:r w:rsidR="00276BBF" w:rsidRPr="00E129B8">
        <w:rPr>
          <w:rFonts w:ascii="Times New Roman" w:hAnsi="Times New Roman"/>
          <w:sz w:val="24"/>
          <w:szCs w:val="24"/>
          <w:lang w:val="it-IT"/>
        </w:rPr>
        <w:instrText xml:space="preserve">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b/>
          <w:bCs/>
          <w:sz w:val="24"/>
          <w:szCs w:val="24"/>
          <w:lang w:val="it-IT"/>
        </w:rPr>
        <w:t>Errore. L'origine riferimento non è stata trovata.</w:t>
      </w:r>
      <w:r w:rsidRPr="00376AFF">
        <w:rPr>
          <w:rFonts w:ascii="Times New Roman" w:hAnsi="Times New Roman"/>
          <w:sz w:val="24"/>
          <w:szCs w:val="24"/>
        </w:rPr>
        <w:fldChar w:fldCharType="end"/>
      </w:r>
      <w:r w:rsidRPr="00E129B8">
        <w:rPr>
          <w:rFonts w:ascii="Times New Roman" w:hAnsi="Times New Roman"/>
          <w:sz w:val="24"/>
          <w:szCs w:val="24"/>
          <w:lang w:val="it-IT"/>
        </w:rPr>
        <w:t xml:space="preserve"> </w:t>
      </w:r>
      <w:r w:rsidR="00F546CD" w:rsidRPr="00376AFF">
        <w:rPr>
          <w:rFonts w:ascii="Times New Roman" w:hAnsi="Times New Roman"/>
          <w:sz w:val="24"/>
          <w:szCs w:val="24"/>
        </w:rPr>
        <w:t xml:space="preserve">reports </w:t>
      </w:r>
      <w:del w:id="760" w:author="Amicarelli Andrea (RSE)" w:date="2021-03-15T15:47:00Z">
        <w:r w:rsidR="00F546CD" w:rsidRPr="00376AFF" w:rsidDel="004E60C5">
          <w:rPr>
            <w:rFonts w:ascii="Times New Roman" w:hAnsi="Times New Roman"/>
            <w:sz w:val="24"/>
            <w:szCs w:val="24"/>
          </w:rPr>
          <w:delText>t</w:delText>
        </w:r>
      </w:del>
      <w:ins w:id="761" w:author="Amicarelli Andrea (RSE)" w:date="2021-03-15T15:47:00Z">
        <w:r w:rsidR="004E60C5">
          <w:rPr>
            <w:rFonts w:ascii="Times New Roman" w:hAnsi="Times New Roman"/>
            <w:sz w:val="24"/>
            <w:szCs w:val="24"/>
          </w:rPr>
          <w:t>T</w:t>
        </w:r>
      </w:ins>
      <w:r w:rsidR="00F546CD" w:rsidRPr="00376AFF">
        <w:rPr>
          <w:rFonts w:ascii="Times New Roman" w:hAnsi="Times New Roman"/>
          <w:sz w:val="24"/>
          <w:szCs w:val="24"/>
        </w:rPr>
        <w:t xml:space="preserve">he commented template of the main input file of </w:t>
      </w:r>
      <w:r w:rsidRPr="00376AFF">
        <w:rPr>
          <w:rFonts w:ascii="Times New Roman" w:hAnsi="Times New Roman"/>
          <w:sz w:val="24"/>
          <w:szCs w:val="24"/>
        </w:rPr>
        <w:t xml:space="preserve">SPHERA </w:t>
      </w:r>
      <w:del w:id="762" w:author="Amicarelli Andrea (RSE)" w:date="2021-03-15T15:47:00Z">
        <w:r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763" w:author="Amicarelli Andrea (RSE)" w:date="2021-03-15T15:47:00Z">
        <w:r w:rsidR="004E60C5">
          <w:rPr>
            <w:rFonts w:ascii="Times New Roman" w:hAnsi="Times New Roman"/>
            <w:sz w:val="24"/>
            <w:szCs w:val="24"/>
          </w:rPr>
          <w:t>is reported in the code repository (</w:t>
        </w:r>
      </w:ins>
      <w:ins w:id="764" w:author="Amicarelli Andrea (RSE)" w:date="2021-03-15T15:48:00Z">
        <w:r w:rsidR="004E60C5">
          <w:rPr>
            <w:rFonts w:ascii="Times New Roman" w:hAnsi="Times New Roman"/>
            <w:sz w:val="24"/>
            <w:szCs w:val="24"/>
          </w:rPr>
          <w:t xml:space="preserve">SPHERA, </w:t>
        </w:r>
      </w:ins>
      <w:r w:rsidR="004E60C5">
        <w:rPr>
          <w:rFonts w:ascii="Times New Roman" w:hAnsi="Times New Roman"/>
          <w:sz w:val="24"/>
          <w:szCs w:val="24"/>
        </w:rPr>
        <w:t>[</w:t>
      </w:r>
      <w:r w:rsidR="004E60C5">
        <w:rPr>
          <w:rFonts w:ascii="Times New Roman" w:hAnsi="Times New Roman"/>
          <w:sz w:val="24"/>
          <w:szCs w:val="24"/>
        </w:rPr>
        <w:fldChar w:fldCharType="begin"/>
      </w:r>
      <w:r w:rsidR="004E60C5">
        <w:rPr>
          <w:rFonts w:ascii="Times New Roman" w:hAnsi="Times New Roman"/>
          <w:sz w:val="24"/>
          <w:szCs w:val="24"/>
        </w:rPr>
        <w:instrText xml:space="preserve"> REF _Ref447812094 \r \h </w:instrText>
      </w:r>
      <w:r w:rsidR="004E60C5">
        <w:rPr>
          <w:rFonts w:ascii="Times New Roman" w:hAnsi="Times New Roman"/>
          <w:sz w:val="24"/>
          <w:szCs w:val="24"/>
        </w:rPr>
      </w:r>
      <w:r w:rsidR="004E60C5">
        <w:rPr>
          <w:rFonts w:ascii="Times New Roman" w:hAnsi="Times New Roman"/>
          <w:sz w:val="24"/>
          <w:szCs w:val="24"/>
        </w:rPr>
        <w:fldChar w:fldCharType="separate"/>
      </w:r>
      <w:r w:rsidR="00093238">
        <w:rPr>
          <w:rFonts w:ascii="Times New Roman" w:hAnsi="Times New Roman"/>
          <w:sz w:val="24"/>
          <w:szCs w:val="24"/>
        </w:rPr>
        <w:t>184</w:t>
      </w:r>
      <w:r w:rsidR="004E60C5">
        <w:rPr>
          <w:rFonts w:ascii="Times New Roman" w:hAnsi="Times New Roman"/>
          <w:sz w:val="24"/>
          <w:szCs w:val="24"/>
        </w:rPr>
        <w:fldChar w:fldCharType="end"/>
      </w:r>
      <w:r w:rsidR="004E60C5">
        <w:rPr>
          <w:rFonts w:ascii="Times New Roman" w:hAnsi="Times New Roman"/>
          <w:sz w:val="24"/>
          <w:szCs w:val="24"/>
        </w:rPr>
        <w:t>]</w:t>
      </w:r>
      <w:ins w:id="765"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766"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 MERGEFORMAT </w:instrText>
      </w:r>
      <w:r w:rsidR="004E60C5">
        <w:rPr>
          <w:rFonts w:ascii="Times New Roman" w:hAnsi="Times New Roman"/>
          <w:sz w:val="24"/>
          <w:szCs w:val="24"/>
        </w:rPr>
      </w:r>
      <w:r w:rsidR="004E60C5">
        <w:rPr>
          <w:rFonts w:ascii="Times New Roman" w:hAnsi="Times New Roman"/>
          <w:sz w:val="24"/>
          <w:szCs w:val="24"/>
        </w:rPr>
        <w:fldChar w:fldCharType="separate"/>
      </w:r>
      <w:r w:rsidR="00093238" w:rsidRPr="00093238">
        <w:rPr>
          <w:rFonts w:ascii="Times New Roman" w:hAnsi="Times New Roman"/>
          <w:sz w:val="24"/>
          <w:szCs w:val="24"/>
        </w:rPr>
        <w:t>Table 12.2</w:t>
      </w:r>
      <w:r w:rsidR="004E60C5">
        <w:rPr>
          <w:rFonts w:ascii="Times New Roman" w:hAnsi="Times New Roman"/>
          <w:sz w:val="24"/>
          <w:szCs w:val="24"/>
        </w:rPr>
        <w:fldChar w:fldCharType="end"/>
      </w:r>
      <w:r w:rsidRPr="00376AFF">
        <w:rPr>
          <w:rFonts w:ascii="Times New Roman" w:hAnsi="Times New Roman"/>
          <w:sz w:val="24"/>
          <w:szCs w:val="24"/>
        </w:rPr>
        <w:t xml:space="preserve">. </w:t>
      </w:r>
      <w:r w:rsidR="00F546CD" w:rsidRPr="00376AFF">
        <w:rPr>
          <w:rFonts w:ascii="Times New Roman" w:hAnsi="Times New Roman"/>
          <w:sz w:val="24"/>
          <w:szCs w:val="24"/>
        </w:rPr>
        <w:t>The comments define all the input parameters and describe the meaning of their possible values. Further, suggested or default values are reported.</w:t>
      </w:r>
    </w:p>
    <w:p w14:paraId="68D41C8B" w14:textId="77777777"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14:paraId="1ABA0650" w14:textId="77777777" w:rsidTr="0096768C">
        <w:trPr>
          <w:trHeight w:val="301"/>
        </w:trPr>
        <w:tc>
          <w:tcPr>
            <w:tcW w:w="1062" w:type="pct"/>
            <w:tcBorders>
              <w:top w:val="nil"/>
              <w:left w:val="nil"/>
              <w:bottom w:val="nil"/>
              <w:right w:val="nil"/>
            </w:tcBorders>
            <w:shd w:val="clear" w:color="auto" w:fill="auto"/>
            <w:hideMark/>
          </w:tcPr>
          <w:p w14:paraId="2C57E979"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14:paraId="43A48CCA" w14:textId="77777777"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14:paraId="4C2D09CC" w14:textId="77777777" w:rsidTr="0096768C">
        <w:trPr>
          <w:trHeight w:val="301"/>
        </w:trPr>
        <w:tc>
          <w:tcPr>
            <w:tcW w:w="1062" w:type="pct"/>
            <w:tcBorders>
              <w:top w:val="nil"/>
              <w:left w:val="nil"/>
              <w:bottom w:val="nil"/>
              <w:right w:val="nil"/>
            </w:tcBorders>
            <w:shd w:val="clear" w:color="auto" w:fill="auto"/>
          </w:tcPr>
          <w:p w14:paraId="6D90F83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14:paraId="6D901972"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14:paraId="6E49B1C3" w14:textId="77777777" w:rsidTr="0096768C">
        <w:trPr>
          <w:trHeight w:val="301"/>
        </w:trPr>
        <w:tc>
          <w:tcPr>
            <w:tcW w:w="1062" w:type="pct"/>
            <w:tcBorders>
              <w:top w:val="nil"/>
              <w:left w:val="nil"/>
              <w:bottom w:val="nil"/>
              <w:right w:val="nil"/>
            </w:tcBorders>
            <w:shd w:val="clear" w:color="auto" w:fill="auto"/>
          </w:tcPr>
          <w:p w14:paraId="76DDB9C9"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14:paraId="332D5CB1"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14:paraId="0DDDD0AD" w14:textId="77777777" w:rsidTr="0096768C">
        <w:trPr>
          <w:trHeight w:val="301"/>
        </w:trPr>
        <w:tc>
          <w:tcPr>
            <w:tcW w:w="1062" w:type="pct"/>
            <w:tcBorders>
              <w:top w:val="nil"/>
              <w:left w:val="nil"/>
              <w:bottom w:val="nil"/>
              <w:right w:val="nil"/>
            </w:tcBorders>
            <w:shd w:val="clear" w:color="auto" w:fill="auto"/>
          </w:tcPr>
          <w:p w14:paraId="1C35804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14:paraId="4B86CF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14:paraId="7652B021" w14:textId="77777777" w:rsidTr="0096768C">
        <w:trPr>
          <w:trHeight w:val="301"/>
        </w:trPr>
        <w:tc>
          <w:tcPr>
            <w:tcW w:w="1062" w:type="pct"/>
            <w:tcBorders>
              <w:top w:val="nil"/>
              <w:left w:val="nil"/>
              <w:bottom w:val="nil"/>
              <w:right w:val="nil"/>
            </w:tcBorders>
            <w:shd w:val="clear" w:color="auto" w:fill="auto"/>
          </w:tcPr>
          <w:p w14:paraId="119B25F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14:paraId="080D03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14:paraId="05D45480" w14:textId="77777777" w:rsidTr="0096768C">
        <w:trPr>
          <w:trHeight w:val="301"/>
        </w:trPr>
        <w:tc>
          <w:tcPr>
            <w:tcW w:w="1062" w:type="pct"/>
            <w:tcBorders>
              <w:top w:val="nil"/>
              <w:left w:val="nil"/>
              <w:bottom w:val="nil"/>
              <w:right w:val="nil"/>
            </w:tcBorders>
            <w:shd w:val="clear" w:color="auto" w:fill="auto"/>
          </w:tcPr>
          <w:p w14:paraId="5D3BC93D"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14:paraId="59A40EB0"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14:paraId="3672FF43" w14:textId="77777777" w:rsidTr="0096768C">
        <w:trPr>
          <w:trHeight w:val="301"/>
        </w:trPr>
        <w:tc>
          <w:tcPr>
            <w:tcW w:w="1062" w:type="pct"/>
            <w:tcBorders>
              <w:top w:val="nil"/>
              <w:left w:val="nil"/>
              <w:bottom w:val="nil"/>
              <w:right w:val="nil"/>
            </w:tcBorders>
            <w:shd w:val="clear" w:color="auto" w:fill="auto"/>
          </w:tcPr>
          <w:p w14:paraId="3DBA6ED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14:paraId="343A2A3C"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14:paraId="0EDECC7D" w14:textId="77777777" w:rsidTr="0096768C">
        <w:trPr>
          <w:trHeight w:val="301"/>
        </w:trPr>
        <w:tc>
          <w:tcPr>
            <w:tcW w:w="1062" w:type="pct"/>
            <w:tcBorders>
              <w:top w:val="nil"/>
              <w:left w:val="nil"/>
              <w:bottom w:val="nil"/>
              <w:right w:val="nil"/>
            </w:tcBorders>
            <w:shd w:val="clear" w:color="auto" w:fill="auto"/>
          </w:tcPr>
          <w:p w14:paraId="74B78168"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14:paraId="3EEC6B5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14:paraId="7E5812FE" w14:textId="77777777" w:rsidTr="0096768C">
        <w:trPr>
          <w:trHeight w:val="301"/>
        </w:trPr>
        <w:tc>
          <w:tcPr>
            <w:tcW w:w="1062" w:type="pct"/>
            <w:tcBorders>
              <w:top w:val="nil"/>
              <w:left w:val="nil"/>
              <w:bottom w:val="nil"/>
              <w:right w:val="nil"/>
            </w:tcBorders>
            <w:shd w:val="clear" w:color="auto" w:fill="auto"/>
          </w:tcPr>
          <w:p w14:paraId="14578FC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14:paraId="7E32CFBA"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14:paraId="4436EDBA" w14:textId="77777777" w:rsidTr="0096768C">
        <w:trPr>
          <w:trHeight w:val="301"/>
        </w:trPr>
        <w:tc>
          <w:tcPr>
            <w:tcW w:w="1062" w:type="pct"/>
            <w:tcBorders>
              <w:top w:val="nil"/>
              <w:left w:val="nil"/>
              <w:bottom w:val="nil"/>
              <w:right w:val="nil"/>
            </w:tcBorders>
            <w:shd w:val="clear" w:color="auto" w:fill="auto"/>
          </w:tcPr>
          <w:p w14:paraId="13DDA75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14:paraId="396A75D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14:paraId="23375B3B" w14:textId="77777777" w:rsidTr="0096768C">
        <w:trPr>
          <w:trHeight w:val="301"/>
        </w:trPr>
        <w:tc>
          <w:tcPr>
            <w:tcW w:w="1062" w:type="pct"/>
            <w:tcBorders>
              <w:top w:val="nil"/>
              <w:left w:val="nil"/>
              <w:bottom w:val="nil"/>
              <w:right w:val="nil"/>
            </w:tcBorders>
            <w:shd w:val="clear" w:color="auto" w:fill="auto"/>
          </w:tcPr>
          <w:p w14:paraId="0A4ADCC1"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14:paraId="750385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14:paraId="78EA5730" w14:textId="77777777" w:rsidTr="0096768C">
        <w:trPr>
          <w:trHeight w:val="301"/>
        </w:trPr>
        <w:tc>
          <w:tcPr>
            <w:tcW w:w="1062" w:type="pct"/>
            <w:tcBorders>
              <w:top w:val="nil"/>
              <w:left w:val="nil"/>
              <w:bottom w:val="nil"/>
              <w:right w:val="nil"/>
            </w:tcBorders>
            <w:shd w:val="clear" w:color="auto" w:fill="auto"/>
          </w:tcPr>
          <w:p w14:paraId="1DB39BB6"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14:paraId="0E694E3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14:paraId="509CD377" w14:textId="77777777" w:rsidTr="0096768C">
        <w:trPr>
          <w:trHeight w:val="301"/>
        </w:trPr>
        <w:tc>
          <w:tcPr>
            <w:tcW w:w="1062" w:type="pct"/>
            <w:tcBorders>
              <w:top w:val="nil"/>
              <w:left w:val="nil"/>
              <w:bottom w:val="nil"/>
              <w:right w:val="nil"/>
            </w:tcBorders>
            <w:shd w:val="clear" w:color="auto" w:fill="auto"/>
          </w:tcPr>
          <w:p w14:paraId="511FCA04"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14:paraId="4B95E5C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14:paraId="2791B31C" w14:textId="77777777" w:rsidTr="0096768C">
        <w:trPr>
          <w:trHeight w:val="301"/>
        </w:trPr>
        <w:tc>
          <w:tcPr>
            <w:tcW w:w="1062" w:type="pct"/>
            <w:tcBorders>
              <w:top w:val="nil"/>
              <w:left w:val="nil"/>
              <w:bottom w:val="nil"/>
              <w:right w:val="nil"/>
            </w:tcBorders>
            <w:shd w:val="clear" w:color="auto" w:fill="auto"/>
          </w:tcPr>
          <w:p w14:paraId="2B6963B5"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14:paraId="0522EAA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14:paraId="74056CA3" w14:textId="77777777" w:rsidTr="0096768C">
        <w:trPr>
          <w:trHeight w:val="301"/>
        </w:trPr>
        <w:tc>
          <w:tcPr>
            <w:tcW w:w="1062" w:type="pct"/>
            <w:tcBorders>
              <w:top w:val="nil"/>
              <w:left w:val="nil"/>
              <w:bottom w:val="nil"/>
              <w:right w:val="nil"/>
            </w:tcBorders>
            <w:shd w:val="clear" w:color="auto" w:fill="auto"/>
          </w:tcPr>
          <w:p w14:paraId="1B90FEDC"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14:paraId="248DEE8D"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14:paraId="083954D3" w14:textId="77777777" w:rsidTr="0096768C">
        <w:trPr>
          <w:trHeight w:val="301"/>
        </w:trPr>
        <w:tc>
          <w:tcPr>
            <w:tcW w:w="1062" w:type="pct"/>
            <w:tcBorders>
              <w:top w:val="nil"/>
              <w:left w:val="nil"/>
              <w:bottom w:val="nil"/>
              <w:right w:val="nil"/>
            </w:tcBorders>
            <w:shd w:val="clear" w:color="auto" w:fill="auto"/>
          </w:tcPr>
          <w:p w14:paraId="0F25AC1E"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14:paraId="3348BAF7"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14:paraId="1260A111" w14:textId="77777777" w:rsidTr="0096768C">
        <w:trPr>
          <w:trHeight w:val="301"/>
        </w:trPr>
        <w:tc>
          <w:tcPr>
            <w:tcW w:w="1062" w:type="pct"/>
            <w:tcBorders>
              <w:top w:val="nil"/>
              <w:left w:val="nil"/>
              <w:bottom w:val="nil"/>
              <w:right w:val="nil"/>
            </w:tcBorders>
            <w:shd w:val="clear" w:color="auto" w:fill="auto"/>
          </w:tcPr>
          <w:p w14:paraId="1A77D3E2"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14:paraId="0208458B"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14:paraId="52720EA9" w14:textId="77777777" w:rsidTr="0096768C">
        <w:trPr>
          <w:trHeight w:val="301"/>
        </w:trPr>
        <w:tc>
          <w:tcPr>
            <w:tcW w:w="1062" w:type="pct"/>
            <w:tcBorders>
              <w:top w:val="nil"/>
              <w:left w:val="nil"/>
              <w:bottom w:val="nil"/>
              <w:right w:val="nil"/>
            </w:tcBorders>
            <w:shd w:val="clear" w:color="auto" w:fill="auto"/>
          </w:tcPr>
          <w:p w14:paraId="200FCC2B" w14:textId="77777777"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14:paraId="19184093" w14:textId="77777777"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7CA93944" w14:textId="77777777" w:rsidR="0096768C" w:rsidRPr="00376AFF" w:rsidRDefault="0096768C" w:rsidP="0096768C">
      <w:pPr>
        <w:spacing w:line="240" w:lineRule="auto"/>
        <w:jc w:val="center"/>
        <w:rPr>
          <w:rFonts w:ascii="Times New Roman" w:hAnsi="Times New Roman"/>
          <w:sz w:val="20"/>
          <w:szCs w:val="20"/>
        </w:rPr>
      </w:pPr>
      <w:bookmarkStart w:id="767"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2</w:t>
      </w:r>
      <w:r w:rsidRPr="00376AFF">
        <w:rPr>
          <w:rFonts w:ascii="Times New Roman" w:hAnsi="Times New Roman"/>
        </w:rPr>
        <w:fldChar w:fldCharType="end"/>
      </w:r>
      <w:bookmarkEnd w:id="767"/>
      <w:r w:rsidRPr="00376AFF">
        <w:rPr>
          <w:rFonts w:ascii="Times New Roman" w:hAnsi="Times New Roman"/>
          <w:sz w:val="20"/>
          <w:szCs w:val="20"/>
        </w:rPr>
        <w:t>. Sections and relevant quantities of the main input file of SPHERA v.9.0.0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
    <w:p w14:paraId="0306D7AC" w14:textId="77777777" w:rsidR="00654BFB" w:rsidRPr="00376AFF" w:rsidRDefault="00654BFB" w:rsidP="004E60C5">
      <w:pPr>
        <w:spacing w:after="0" w:line="240" w:lineRule="auto"/>
        <w:jc w:val="both"/>
        <w:rPr>
          <w:rFonts w:ascii="Times New Roman" w:hAnsi="Times New Roman"/>
          <w:sz w:val="24"/>
          <w:szCs w:val="24"/>
        </w:rPr>
      </w:pPr>
    </w:p>
    <w:p w14:paraId="388C9F9A" w14:textId="77777777" w:rsidR="000F061E" w:rsidRPr="00376AFF" w:rsidRDefault="000F061E" w:rsidP="009A174B">
      <w:pPr>
        <w:pStyle w:val="Amicarellititle2"/>
        <w:numPr>
          <w:ilvl w:val="1"/>
          <w:numId w:val="44"/>
        </w:numPr>
      </w:pPr>
      <w:bookmarkStart w:id="768" w:name="_Ref521064938"/>
      <w:bookmarkStart w:id="769" w:name="_Toc66716468"/>
      <w:bookmarkStart w:id="770" w:name="_Toc447794704"/>
      <w:bookmarkStart w:id="771" w:name="_Toc447794783"/>
      <w:bookmarkStart w:id="772" w:name="_Toc447794868"/>
      <w:bookmarkStart w:id="773" w:name="_Toc447794950"/>
      <w:bookmarkStart w:id="774" w:name="_Toc447795353"/>
      <w:bookmarkStart w:id="775" w:name="_Toc447795460"/>
      <w:bookmarkStart w:id="776" w:name="_Toc441248326"/>
      <w:bookmarkStart w:id="777" w:name="_Toc447005716"/>
      <w:bookmarkStart w:id="778" w:name="_Toc447794703"/>
      <w:bookmarkStart w:id="779" w:name="_Toc447794782"/>
      <w:bookmarkStart w:id="780" w:name="_Toc447794867"/>
      <w:bookmarkStart w:id="781" w:name="_Toc447794949"/>
      <w:bookmarkStart w:id="782" w:name="_Toc447795352"/>
      <w:bookmarkStart w:id="783" w:name="_Toc447795459"/>
      <w:r w:rsidRPr="00376AFF">
        <w:t>Tutorials</w:t>
      </w:r>
      <w:bookmarkEnd w:id="768"/>
      <w:bookmarkEnd w:id="769"/>
    </w:p>
    <w:p w14:paraId="05D3A0AE" w14:textId="77777777"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14:paraId="22C7F380" w14:textId="77777777" w:rsidR="00CE765D" w:rsidRPr="00376AFF" w:rsidRDefault="009A5565" w:rsidP="009A174B">
      <w:pPr>
        <w:pStyle w:val="Amicarellititle3"/>
        <w:numPr>
          <w:ilvl w:val="2"/>
          <w:numId w:val="44"/>
        </w:numPr>
        <w:rPr>
          <w:lang w:val="en-GB"/>
        </w:rPr>
      </w:pPr>
      <w:bookmarkStart w:id="784" w:name="_Toc66716469"/>
      <w:r w:rsidRPr="00376AFF">
        <w:rPr>
          <w:lang w:val="en-GB"/>
        </w:rPr>
        <w:lastRenderedPageBreak/>
        <w:t>“</w:t>
      </w:r>
      <w:proofErr w:type="spellStart"/>
      <w:r w:rsidR="00CE765D" w:rsidRPr="00376AFF">
        <w:rPr>
          <w:lang w:val="en-GB"/>
        </w:rPr>
        <w:t>body</w:t>
      </w:r>
      <w:r w:rsidR="00E767A3" w:rsidRPr="00376AFF">
        <w:rPr>
          <w:lang w:val="en-GB"/>
        </w:rPr>
        <w:t>_</w:t>
      </w:r>
      <w:r w:rsidR="00CE765D" w:rsidRPr="00376AFF">
        <w:rPr>
          <w:lang w:val="en-GB"/>
        </w:rPr>
        <w:t>body_impacts</w:t>
      </w:r>
      <w:proofErr w:type="spellEnd"/>
      <w:r w:rsidRPr="00376AFF">
        <w:rPr>
          <w:lang w:val="en-GB"/>
        </w:rPr>
        <w:t>”</w:t>
      </w:r>
      <w:bookmarkEnd w:id="784"/>
    </w:p>
    <w:p w14:paraId="6BD5497E" w14:textId="77777777"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14:paraId="7071585D" w14:textId="77777777" w:rsidR="000F061E" w:rsidRPr="00376AFF" w:rsidRDefault="006A2D32" w:rsidP="009A174B">
      <w:pPr>
        <w:pStyle w:val="Amicarellititle3"/>
        <w:numPr>
          <w:ilvl w:val="2"/>
          <w:numId w:val="44"/>
        </w:numPr>
        <w:rPr>
          <w:lang w:val="en-GB"/>
        </w:rPr>
      </w:pPr>
      <w:r w:rsidRPr="00376AFF">
        <w:rPr>
          <w:lang w:val="en-GB"/>
        </w:rPr>
        <w:t xml:space="preserve"> </w:t>
      </w:r>
      <w:bookmarkStart w:id="785" w:name="_Toc66716470"/>
      <w:r w:rsidR="009A5565" w:rsidRPr="00376AFF">
        <w:rPr>
          <w:lang w:val="en-GB"/>
        </w:rPr>
        <w:t>“</w:t>
      </w:r>
      <w:proofErr w:type="spellStart"/>
      <w:r w:rsidR="00E767A3" w:rsidRPr="00376AFF">
        <w:rPr>
          <w:lang w:val="en-GB"/>
        </w:rPr>
        <w:t>body_</w:t>
      </w:r>
      <w:r w:rsidR="000F061E" w:rsidRPr="00376AFF">
        <w:rPr>
          <w:lang w:val="en-GB"/>
        </w:rPr>
        <w:t>boundary_impact</w:t>
      </w:r>
      <w:r w:rsidR="00CE765D" w:rsidRPr="00376AFF">
        <w:rPr>
          <w:lang w:val="en-GB"/>
        </w:rPr>
        <w:t>s</w:t>
      </w:r>
      <w:proofErr w:type="spellEnd"/>
      <w:r w:rsidR="009A5565" w:rsidRPr="00376AFF">
        <w:rPr>
          <w:lang w:val="en-GB"/>
        </w:rPr>
        <w:t>”</w:t>
      </w:r>
      <w:bookmarkEnd w:id="785"/>
    </w:p>
    <w:p w14:paraId="4757CFB6" w14:textId="77777777"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14:paraId="0EC85090" w14:textId="77777777" w:rsidR="00B17B54" w:rsidRPr="00376AFF" w:rsidRDefault="00BF5938" w:rsidP="009A174B">
      <w:pPr>
        <w:pStyle w:val="Amicarellititle3"/>
        <w:numPr>
          <w:ilvl w:val="2"/>
          <w:numId w:val="44"/>
        </w:numPr>
        <w:rPr>
          <w:lang w:val="en-GB"/>
        </w:rPr>
      </w:pPr>
      <w:r w:rsidRPr="00376AFF">
        <w:rPr>
          <w:lang w:val="en-GB"/>
        </w:rPr>
        <w:t xml:space="preserve"> </w:t>
      </w:r>
      <w:bookmarkStart w:id="786" w:name="_Toc66716471"/>
      <w:r w:rsidR="009A5565" w:rsidRPr="00376AFF">
        <w:rPr>
          <w:lang w:val="en-GB"/>
        </w:rPr>
        <w:t>“</w:t>
      </w:r>
      <w:proofErr w:type="spellStart"/>
      <w:r w:rsidR="00B17B54" w:rsidRPr="00376AFF">
        <w:rPr>
          <w:lang w:val="en-GB"/>
        </w:rPr>
        <w:t>dam_breach_ICOLD</w:t>
      </w:r>
      <w:r w:rsidR="00E767A3" w:rsidRPr="00376AFF">
        <w:rPr>
          <w:lang w:val="en-GB"/>
        </w:rPr>
        <w:t>_trunks</w:t>
      </w:r>
      <w:proofErr w:type="spellEnd"/>
      <w:r w:rsidR="009A5565" w:rsidRPr="00376AFF">
        <w:rPr>
          <w:lang w:val="en-GB"/>
        </w:rPr>
        <w:t>”</w:t>
      </w:r>
      <w:bookmarkEnd w:id="786"/>
    </w:p>
    <w:p w14:paraId="35C756D1" w14:textId="77777777"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 SPHERIC)</w:t>
      </w:r>
      <w:r w:rsidR="00C46DDB" w:rsidRPr="00376AFF">
        <w:rPr>
          <w:rFonts w:ascii="Times New Roman" w:hAnsi="Times New Roman"/>
          <w:sz w:val="24"/>
          <w:szCs w:val="24"/>
        </w:rPr>
        <w:t xml:space="preserve"> and Amicarelli &amp; Agate (2015, SPHERIC)</w:t>
      </w:r>
      <w:r w:rsidRPr="00376AFF">
        <w:rPr>
          <w:rFonts w:ascii="Times New Roman" w:hAnsi="Times New Roman"/>
          <w:sz w:val="24"/>
          <w:szCs w:val="24"/>
        </w:rPr>
        <w:t>. Here, the tutorial is represented by means of the mixture model for dense granular flows of Amicarelli et al. (2017).</w:t>
      </w:r>
    </w:p>
    <w:p w14:paraId="3B5A53BD" w14:textId="77777777" w:rsidR="00CE765D" w:rsidRPr="00376AFF" w:rsidRDefault="009A5565" w:rsidP="009A174B">
      <w:pPr>
        <w:pStyle w:val="Amicarellititle3"/>
        <w:numPr>
          <w:ilvl w:val="2"/>
          <w:numId w:val="44"/>
        </w:numPr>
        <w:rPr>
          <w:lang w:val="en-GB"/>
        </w:rPr>
      </w:pPr>
      <w:bookmarkStart w:id="787" w:name="_Toc66716472"/>
      <w:r w:rsidRPr="00376AFF">
        <w:rPr>
          <w:lang w:val="en-GB"/>
        </w:rPr>
        <w:t>“</w:t>
      </w:r>
      <w:r w:rsidR="00CE765D" w:rsidRPr="00376AFF">
        <w:rPr>
          <w:lang w:val="en-GB"/>
        </w:rPr>
        <w:t>db_2bodies</w:t>
      </w:r>
      <w:r w:rsidR="00E47D3F" w:rsidRPr="00376AFF">
        <w:rPr>
          <w:lang w:val="en-GB"/>
        </w:rPr>
        <w:t>”</w:t>
      </w:r>
      <w:bookmarkEnd w:id="787"/>
    </w:p>
    <w:p w14:paraId="134B3BE6" w14:textId="77777777"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14:paraId="4845AFE9" w14:textId="77777777" w:rsidR="00CE765D" w:rsidRPr="00376AFF" w:rsidRDefault="009A5565" w:rsidP="009A174B">
      <w:pPr>
        <w:pStyle w:val="Amicarellititle3"/>
        <w:numPr>
          <w:ilvl w:val="2"/>
          <w:numId w:val="44"/>
        </w:numPr>
        <w:rPr>
          <w:lang w:val="en-GB"/>
        </w:rPr>
      </w:pPr>
      <w:bookmarkStart w:id="788" w:name="_Toc66716473"/>
      <w:r w:rsidRPr="00376AFF">
        <w:rPr>
          <w:lang w:val="en-GB"/>
        </w:rPr>
        <w:t>“</w:t>
      </w:r>
      <w:r w:rsidR="00CE765D" w:rsidRPr="00376AFF">
        <w:rPr>
          <w:lang w:val="en-GB"/>
        </w:rPr>
        <w:t>db_2D_demo</w:t>
      </w:r>
      <w:r w:rsidRPr="00376AFF">
        <w:rPr>
          <w:lang w:val="en-GB"/>
        </w:rPr>
        <w:t>”</w:t>
      </w:r>
      <w:bookmarkEnd w:id="788"/>
    </w:p>
    <w:p w14:paraId="347A50D1" w14:textId="77777777"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(2013</w:t>
      </w:r>
      <w:r w:rsidR="000A3717" w:rsidRPr="00376AFF">
        <w:rPr>
          <w:rFonts w:ascii="Times New Roman" w:hAnsi="Times New Roman"/>
          <w:sz w:val="24"/>
          <w:szCs w:val="24"/>
        </w:rPr>
        <w:t xml:space="preserve">, </w:t>
      </w:r>
      <w:proofErr w:type="spellStart"/>
      <w:r w:rsidR="000A3717" w:rsidRPr="00376AFF">
        <w:rPr>
          <w:rFonts w:ascii="Times New Roman" w:hAnsi="Times New Roman"/>
          <w:sz w:val="24"/>
          <w:szCs w:val="24"/>
        </w:rPr>
        <w:t>RdS</w:t>
      </w:r>
      <w:proofErr w:type="spellEnd"/>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14:paraId="537B2D3A" w14:textId="77777777" w:rsidR="009A5565" w:rsidRPr="00376AFF" w:rsidRDefault="009A5565" w:rsidP="009A174B">
      <w:pPr>
        <w:pStyle w:val="Amicarellititle3"/>
        <w:numPr>
          <w:ilvl w:val="2"/>
          <w:numId w:val="44"/>
        </w:numPr>
        <w:rPr>
          <w:lang w:val="en-GB"/>
        </w:rPr>
      </w:pPr>
      <w:bookmarkStart w:id="789" w:name="_Toc66716474"/>
      <w:r w:rsidRPr="00376AFF">
        <w:rPr>
          <w:lang w:val="en-GB"/>
        </w:rPr>
        <w:t>“</w:t>
      </w:r>
      <w:proofErr w:type="spellStart"/>
      <w:r w:rsidRPr="00376AFF">
        <w:rPr>
          <w:lang w:val="en-GB"/>
        </w:rPr>
        <w:t>db_Alpe_Gera</w:t>
      </w:r>
      <w:proofErr w:type="spellEnd"/>
      <w:r w:rsidRPr="00376AFF">
        <w:rPr>
          <w:lang w:val="en-GB"/>
        </w:rPr>
        <w:t>”</w:t>
      </w:r>
      <w:bookmarkEnd w:id="789"/>
    </w:p>
    <w:p w14:paraId="3782F8F7" w14:textId="77777777"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This project report is Open-Access and also includes a synthetic English version.</w:t>
      </w:r>
    </w:p>
    <w:p w14:paraId="3695EEFA" w14:textId="77777777" w:rsidR="009A5565" w:rsidRPr="00E129B8" w:rsidRDefault="009A5565" w:rsidP="009A174B">
      <w:pPr>
        <w:pStyle w:val="Amicarellititle3"/>
        <w:numPr>
          <w:ilvl w:val="2"/>
          <w:numId w:val="44"/>
        </w:numPr>
      </w:pPr>
      <w:bookmarkStart w:id="790" w:name="_Toc66716475"/>
      <w:r w:rsidRPr="00E129B8">
        <w:t>“</w:t>
      </w:r>
      <w:proofErr w:type="spellStart"/>
      <w:r w:rsidRPr="00E129B8">
        <w:t>db_Alpe_Gera_Lanzada_substations</w:t>
      </w:r>
      <w:proofErr w:type="spellEnd"/>
      <w:r w:rsidRPr="00E129B8">
        <w:t>”</w:t>
      </w:r>
      <w:bookmarkEnd w:id="790"/>
    </w:p>
    <w:p w14:paraId="30FDBF18" w14:textId="77777777"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(2018). This project report is Open-Access and also includes a synthetic English version.</w:t>
      </w:r>
    </w:p>
    <w:p w14:paraId="1198C022" w14:textId="77777777" w:rsidR="00CE765D" w:rsidRPr="00376AFF" w:rsidRDefault="009A5565" w:rsidP="009A174B">
      <w:pPr>
        <w:pStyle w:val="Amicarellititle3"/>
        <w:numPr>
          <w:ilvl w:val="2"/>
          <w:numId w:val="44"/>
        </w:numPr>
        <w:rPr>
          <w:lang w:val="en-GB"/>
        </w:rPr>
      </w:pPr>
      <w:bookmarkStart w:id="791" w:name="_Toc66716476"/>
      <w:r w:rsidRPr="00376AFF">
        <w:rPr>
          <w:lang w:val="en-GB"/>
        </w:rPr>
        <w:t>“</w:t>
      </w:r>
      <w:proofErr w:type="spellStart"/>
      <w:r w:rsidR="00CE765D" w:rsidRPr="00376AFF">
        <w:rPr>
          <w:lang w:val="en-GB"/>
        </w:rPr>
        <w:t>db_body_exp_UniBas</w:t>
      </w:r>
      <w:proofErr w:type="spellEnd"/>
      <w:r w:rsidRPr="00376AFF">
        <w:rPr>
          <w:lang w:val="en-GB"/>
        </w:rPr>
        <w:t>”</w:t>
      </w:r>
      <w:bookmarkEnd w:id="791"/>
    </w:p>
    <w:p w14:paraId="2C0F859C" w14:textId="77777777"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14:paraId="6A85806B" w14:textId="77777777" w:rsidR="00B17B54" w:rsidRPr="00376AFF" w:rsidRDefault="009A5565" w:rsidP="009A174B">
      <w:pPr>
        <w:pStyle w:val="Amicarellititle3"/>
        <w:numPr>
          <w:ilvl w:val="2"/>
          <w:numId w:val="44"/>
        </w:numPr>
        <w:rPr>
          <w:lang w:val="en-GB"/>
        </w:rPr>
      </w:pPr>
      <w:bookmarkStart w:id="792" w:name="_Toc66716477"/>
      <w:r w:rsidRPr="00376AFF">
        <w:rPr>
          <w:lang w:val="en-GB"/>
        </w:rPr>
        <w:t>“</w:t>
      </w:r>
      <w:proofErr w:type="spellStart"/>
      <w:r w:rsidR="00B17B54" w:rsidRPr="00376AFF">
        <w:rPr>
          <w:lang w:val="en-GB"/>
        </w:rPr>
        <w:t>db_ICOLD</w:t>
      </w:r>
      <w:proofErr w:type="spellEnd"/>
      <w:r w:rsidRPr="00376AFF">
        <w:rPr>
          <w:lang w:val="en-GB"/>
        </w:rPr>
        <w:t>”</w:t>
      </w:r>
      <w:bookmarkEnd w:id="792"/>
    </w:p>
    <w:p w14:paraId="1E9C8567" w14:textId="77777777"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&amp; Agate (2014, SPHERIC). </w:t>
      </w:r>
    </w:p>
    <w:p w14:paraId="75B695E8" w14:textId="77777777" w:rsidR="009A5565" w:rsidRPr="00376AFF" w:rsidRDefault="009A5565" w:rsidP="009A174B">
      <w:pPr>
        <w:pStyle w:val="Amicarellititle3"/>
        <w:numPr>
          <w:ilvl w:val="2"/>
          <w:numId w:val="44"/>
        </w:numPr>
        <w:rPr>
          <w:lang w:val="en-GB"/>
        </w:rPr>
      </w:pPr>
      <w:bookmarkStart w:id="793" w:name="_Toc66716478"/>
      <w:r w:rsidRPr="00376AFF">
        <w:rPr>
          <w:lang w:val="en-GB"/>
        </w:rPr>
        <w:t>“</w:t>
      </w:r>
      <w:proofErr w:type="spellStart"/>
      <w:r w:rsidR="00CE765D" w:rsidRPr="00376AFF">
        <w:rPr>
          <w:lang w:val="en-GB"/>
        </w:rPr>
        <w:t>db</w:t>
      </w:r>
      <w:r w:rsidR="00E767A3" w:rsidRPr="00376AFF">
        <w:rPr>
          <w:lang w:val="en-GB"/>
        </w:rPr>
        <w:t>_multi_</w:t>
      </w:r>
      <w:r w:rsidR="00CE765D" w:rsidRPr="00376AFF">
        <w:rPr>
          <w:lang w:val="en-GB"/>
        </w:rPr>
        <w:t>body</w:t>
      </w:r>
      <w:proofErr w:type="spellEnd"/>
      <w:r w:rsidRPr="00376AFF">
        <w:rPr>
          <w:lang w:val="en-GB"/>
        </w:rPr>
        <w:t>”</w:t>
      </w:r>
      <w:bookmarkEnd w:id="793"/>
    </w:p>
    <w:p w14:paraId="78A1EF25" w14:textId="77777777"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14:paraId="77606708" w14:textId="77777777" w:rsidR="009A5565" w:rsidRPr="00376AFF" w:rsidRDefault="009A5565" w:rsidP="009A174B">
      <w:pPr>
        <w:pStyle w:val="Amicarellititle3"/>
        <w:numPr>
          <w:ilvl w:val="2"/>
          <w:numId w:val="44"/>
        </w:numPr>
        <w:rPr>
          <w:lang w:val="en-GB"/>
        </w:rPr>
      </w:pPr>
      <w:bookmarkStart w:id="794" w:name="_Toc66716479"/>
      <w:r w:rsidRPr="00376AFF">
        <w:rPr>
          <w:lang w:val="en-GB"/>
        </w:rPr>
        <w:t>“</w:t>
      </w:r>
      <w:proofErr w:type="spellStart"/>
      <w:r w:rsidR="00CE765D" w:rsidRPr="00376AFF">
        <w:rPr>
          <w:lang w:val="en-GB"/>
        </w:rPr>
        <w:t>db_squat_obstacle</w:t>
      </w:r>
      <w:proofErr w:type="spellEnd"/>
      <w:r w:rsidRPr="00376AFF">
        <w:rPr>
          <w:lang w:val="en-GB"/>
        </w:rPr>
        <w:t>”</w:t>
      </w:r>
      <w:bookmarkEnd w:id="794"/>
    </w:p>
    <w:p w14:paraId="485DA334" w14:textId="77777777"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et al. (2013).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(2018) and SPHERA source code improvements for the DB-SPH treatment (Amicarelli et al., 2015, SPHERIC) apply.</w:t>
      </w:r>
    </w:p>
    <w:p w14:paraId="4B4AE120" w14:textId="77777777" w:rsidR="009A5565" w:rsidRPr="00376AFF" w:rsidRDefault="009A5565" w:rsidP="009A174B">
      <w:pPr>
        <w:pStyle w:val="Amicarellititle3"/>
        <w:numPr>
          <w:ilvl w:val="2"/>
          <w:numId w:val="44"/>
        </w:numPr>
        <w:rPr>
          <w:lang w:val="en-GB"/>
        </w:rPr>
      </w:pPr>
      <w:bookmarkStart w:id="795" w:name="_Toc66716480"/>
      <w:r w:rsidRPr="00376AFF">
        <w:rPr>
          <w:lang w:val="en-GB"/>
        </w:rPr>
        <w:t>“</w:t>
      </w:r>
      <w:proofErr w:type="spellStart"/>
      <w:r w:rsidRPr="00376AFF">
        <w:rPr>
          <w:lang w:val="en-GB"/>
        </w:rPr>
        <w:t>d</w:t>
      </w:r>
      <w:r w:rsidR="00CE765D" w:rsidRPr="00376AFF">
        <w:rPr>
          <w:lang w:val="en-GB"/>
        </w:rPr>
        <w:t>b_tall_obstacle</w:t>
      </w:r>
      <w:proofErr w:type="spellEnd"/>
      <w:r w:rsidRPr="00376AFF">
        <w:rPr>
          <w:lang w:val="en-GB"/>
        </w:rPr>
        <w:t>”</w:t>
      </w:r>
      <w:bookmarkEnd w:id="795"/>
    </w:p>
    <w:p w14:paraId="12AB5D4C" w14:textId="77777777"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et al. (2013).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(2018) and SPHERA source code improvements for the DB-SPH treatment (Amicarelli et al., 2015, SPHERIC) apply.</w:t>
      </w:r>
    </w:p>
    <w:p w14:paraId="5326E9D3" w14:textId="77777777" w:rsidR="00CE765D" w:rsidRPr="00376AFF" w:rsidRDefault="009A5565" w:rsidP="009A174B">
      <w:pPr>
        <w:pStyle w:val="Amicarellititle3"/>
        <w:numPr>
          <w:ilvl w:val="2"/>
          <w:numId w:val="44"/>
        </w:numPr>
        <w:rPr>
          <w:lang w:val="en-GB"/>
        </w:rPr>
      </w:pPr>
      <w:bookmarkStart w:id="796" w:name="_Toc66716481"/>
      <w:r w:rsidRPr="00376AFF">
        <w:rPr>
          <w:lang w:val="en-GB"/>
        </w:rPr>
        <w:t>“</w:t>
      </w:r>
      <w:r w:rsidR="00CE765D" w:rsidRPr="00376AFF">
        <w:rPr>
          <w:lang w:val="en-GB"/>
        </w:rPr>
        <w:t>dike_breach_2D_expSchHag12JHR_ID22</w:t>
      </w:r>
      <w:r w:rsidRPr="00376AFF">
        <w:rPr>
          <w:lang w:val="en-GB"/>
        </w:rPr>
        <w:t>”</w:t>
      </w:r>
      <w:bookmarkEnd w:id="796"/>
    </w:p>
    <w:p w14:paraId="16E52CDB" w14:textId="77777777"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completely described in Amicarelli &amp; Agate (2017,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70F681EE" w14:textId="77777777" w:rsidR="00CE765D" w:rsidRPr="00376AFF" w:rsidRDefault="009A5565" w:rsidP="009A174B">
      <w:pPr>
        <w:pStyle w:val="Amicarellititle3"/>
        <w:numPr>
          <w:ilvl w:val="2"/>
          <w:numId w:val="44"/>
        </w:numPr>
        <w:rPr>
          <w:lang w:val="en-GB"/>
        </w:rPr>
      </w:pPr>
      <w:bookmarkStart w:id="797" w:name="_Toc66716482"/>
      <w:r w:rsidRPr="00376AFF">
        <w:rPr>
          <w:lang w:val="en-GB"/>
        </w:rPr>
        <w:t>“</w:t>
      </w:r>
      <w:r w:rsidR="00CE765D" w:rsidRPr="00376AFF">
        <w:rPr>
          <w:lang w:val="en-GB"/>
        </w:rPr>
        <w:t>edb_2D_demo</w:t>
      </w:r>
      <w:r w:rsidRPr="00376AFF">
        <w:rPr>
          <w:lang w:val="en-GB"/>
        </w:rPr>
        <w:t>”</w:t>
      </w:r>
      <w:bookmarkEnd w:id="797"/>
    </w:p>
    <w:p w14:paraId="3BE38664" w14:textId="77777777"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14:paraId="22A778C8" w14:textId="77777777" w:rsidR="00CE765D" w:rsidRPr="00376AFF" w:rsidRDefault="009A5565" w:rsidP="009A174B">
      <w:pPr>
        <w:pStyle w:val="Amicarellititle3"/>
        <w:numPr>
          <w:ilvl w:val="2"/>
          <w:numId w:val="44"/>
        </w:numPr>
        <w:rPr>
          <w:lang w:val="en-GB"/>
        </w:rPr>
      </w:pPr>
      <w:bookmarkStart w:id="798" w:name="_Toc66716483"/>
      <w:r w:rsidRPr="00376AFF">
        <w:rPr>
          <w:lang w:val="en-GB"/>
        </w:rPr>
        <w:t>“</w:t>
      </w:r>
      <w:r w:rsidR="00CE765D" w:rsidRPr="00376AFF">
        <w:rPr>
          <w:lang w:val="en-GB"/>
        </w:rPr>
        <w:t>edb_2D_FraCap02</w:t>
      </w:r>
      <w:r w:rsidRPr="00376AFF">
        <w:rPr>
          <w:lang w:val="en-GB"/>
        </w:rPr>
        <w:t>”</w:t>
      </w:r>
      <w:bookmarkEnd w:id="798"/>
    </w:p>
    <w:p w14:paraId="0DD14AF4" w14:textId="77777777"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31353242" w14:textId="77777777" w:rsidR="00CE765D" w:rsidRPr="00376AFF" w:rsidRDefault="009A5565" w:rsidP="009A174B">
      <w:pPr>
        <w:pStyle w:val="Amicarellititle3"/>
        <w:numPr>
          <w:ilvl w:val="2"/>
          <w:numId w:val="44"/>
        </w:numPr>
        <w:rPr>
          <w:lang w:val="en-GB"/>
        </w:rPr>
      </w:pPr>
      <w:bookmarkStart w:id="799" w:name="_Toc66716484"/>
      <w:r w:rsidRPr="00376AFF">
        <w:rPr>
          <w:lang w:val="en-GB"/>
        </w:rPr>
        <w:lastRenderedPageBreak/>
        <w:t>“</w:t>
      </w:r>
      <w:r w:rsidR="00CE765D" w:rsidRPr="00376AFF">
        <w:rPr>
          <w:lang w:val="en-GB"/>
        </w:rPr>
        <w:t>edb_2D_FraCap02_Taipei</w:t>
      </w:r>
      <w:r w:rsidRPr="00376AFF">
        <w:rPr>
          <w:lang w:val="en-GB"/>
        </w:rPr>
        <w:t>”</w:t>
      </w:r>
      <w:bookmarkEnd w:id="799"/>
    </w:p>
    <w:p w14:paraId="60D5C99E" w14:textId="77777777"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04A4A2B8" w14:textId="77777777" w:rsidR="00CE765D" w:rsidRPr="00376AFF" w:rsidRDefault="009A5565" w:rsidP="009A174B">
      <w:pPr>
        <w:pStyle w:val="Amicarellititle3"/>
        <w:numPr>
          <w:ilvl w:val="2"/>
          <w:numId w:val="44"/>
        </w:numPr>
        <w:rPr>
          <w:lang w:val="en-GB"/>
        </w:rPr>
      </w:pPr>
      <w:bookmarkStart w:id="800" w:name="_Toc66716485"/>
      <w:r w:rsidRPr="00376AFF">
        <w:rPr>
          <w:lang w:val="en-GB"/>
        </w:rPr>
        <w:t>“</w:t>
      </w:r>
      <w:r w:rsidR="00CE765D" w:rsidRPr="00376AFF">
        <w:rPr>
          <w:lang w:val="en-GB"/>
        </w:rPr>
        <w:t>edb_2D_Spi05</w:t>
      </w:r>
      <w:r w:rsidRPr="00376AFF">
        <w:rPr>
          <w:lang w:val="en-GB"/>
        </w:rPr>
        <w:t>”</w:t>
      </w:r>
      <w:bookmarkEnd w:id="800"/>
    </w:p>
    <w:p w14:paraId="3B032B09" w14:textId="77777777"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0396C8F9" w14:textId="77777777" w:rsidR="00CE765D" w:rsidRPr="00376AFF" w:rsidRDefault="009A5565" w:rsidP="009A174B">
      <w:pPr>
        <w:pStyle w:val="Amicarellititle3"/>
        <w:numPr>
          <w:ilvl w:val="2"/>
          <w:numId w:val="44"/>
        </w:numPr>
        <w:rPr>
          <w:lang w:val="en-GB"/>
        </w:rPr>
      </w:pPr>
      <w:bookmarkStart w:id="801" w:name="_Toc66716486"/>
      <w:r w:rsidRPr="00376AFF">
        <w:rPr>
          <w:lang w:val="en-GB"/>
        </w:rPr>
        <w:t>“</w:t>
      </w:r>
      <w:proofErr w:type="spellStart"/>
      <w:r w:rsidR="00CE765D" w:rsidRPr="00376AFF">
        <w:rPr>
          <w:lang w:val="en-GB"/>
        </w:rPr>
        <w:t>edb_ICOLD</w:t>
      </w:r>
      <w:proofErr w:type="spellEnd"/>
      <w:r w:rsidRPr="00376AFF">
        <w:rPr>
          <w:lang w:val="en-GB"/>
        </w:rPr>
        <w:t>”</w:t>
      </w:r>
      <w:bookmarkEnd w:id="801"/>
    </w:p>
    <w:p w14:paraId="4AA89D9F" w14:textId="77777777"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41B3BA33" w14:textId="77777777" w:rsidR="00CE765D" w:rsidRPr="00376AFF" w:rsidRDefault="009A5565" w:rsidP="009A174B">
      <w:pPr>
        <w:pStyle w:val="Amicarellititle3"/>
        <w:numPr>
          <w:ilvl w:val="2"/>
          <w:numId w:val="44"/>
        </w:numPr>
        <w:rPr>
          <w:lang w:val="en-GB"/>
        </w:rPr>
      </w:pPr>
      <w:bookmarkStart w:id="802" w:name="_Toc66716487"/>
      <w:r w:rsidRPr="00376AFF">
        <w:rPr>
          <w:lang w:val="en-GB"/>
        </w:rPr>
        <w:t>“</w:t>
      </w:r>
      <w:proofErr w:type="spellStart"/>
      <w:r w:rsidR="00CE765D" w:rsidRPr="00376AFF">
        <w:rPr>
          <w:lang w:val="en-GB"/>
        </w:rPr>
        <w:t>edb_KarlSand</w:t>
      </w:r>
      <w:proofErr w:type="spellEnd"/>
      <w:r w:rsidRPr="00376AFF">
        <w:rPr>
          <w:lang w:val="en-GB"/>
        </w:rPr>
        <w:t>”</w:t>
      </w:r>
      <w:bookmarkEnd w:id="802"/>
    </w:p>
    <w:p w14:paraId="26FAFD69" w14:textId="77777777"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05D8788B" w14:textId="77777777" w:rsidR="00CE765D" w:rsidRPr="00376AFF" w:rsidRDefault="009A5565" w:rsidP="009A174B">
      <w:pPr>
        <w:pStyle w:val="Amicarellititle3"/>
        <w:numPr>
          <w:ilvl w:val="2"/>
          <w:numId w:val="44"/>
        </w:numPr>
        <w:rPr>
          <w:lang w:val="en-GB"/>
        </w:rPr>
      </w:pPr>
      <w:bookmarkStart w:id="803" w:name="_Toc66716488"/>
      <w:r w:rsidRPr="00376AFF">
        <w:rPr>
          <w:lang w:val="en-GB"/>
        </w:rPr>
        <w:t>“</w:t>
      </w:r>
      <w:r w:rsidR="00CE765D" w:rsidRPr="00376AFF">
        <w:rPr>
          <w:lang w:val="en-GB"/>
        </w:rPr>
        <w:t>edb_Pon10</w:t>
      </w:r>
      <w:r w:rsidRPr="00376AFF">
        <w:rPr>
          <w:lang w:val="en-GB"/>
        </w:rPr>
        <w:t>”</w:t>
      </w:r>
      <w:bookmarkEnd w:id="803"/>
    </w:p>
    <w:p w14:paraId="5C952657" w14:textId="77777777"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14:paraId="60ECBA22" w14:textId="77777777" w:rsidR="009A5565" w:rsidRPr="00376AFF" w:rsidRDefault="009A5565" w:rsidP="009A174B">
      <w:pPr>
        <w:pStyle w:val="Amicarellititle3"/>
        <w:numPr>
          <w:ilvl w:val="2"/>
          <w:numId w:val="44"/>
        </w:numPr>
        <w:rPr>
          <w:lang w:val="en-GB"/>
        </w:rPr>
      </w:pPr>
      <w:bookmarkStart w:id="804" w:name="_Toc66716489"/>
      <w:r w:rsidRPr="00376AFF">
        <w:rPr>
          <w:lang w:val="en-GB"/>
        </w:rPr>
        <w:t>“</w:t>
      </w:r>
      <w:proofErr w:type="spellStart"/>
      <w:r w:rsidRPr="00376AFF">
        <w:rPr>
          <w:lang w:val="en-GB"/>
        </w:rPr>
        <w:t>floating_cube_stability</w:t>
      </w:r>
      <w:proofErr w:type="spellEnd"/>
      <w:r w:rsidRPr="00376AFF">
        <w:rPr>
          <w:lang w:val="en-GB"/>
        </w:rPr>
        <w:t>”</w:t>
      </w:r>
      <w:bookmarkEnd w:id="804"/>
    </w:p>
    <w:p w14:paraId="74ADA515" w14:textId="77777777"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et al. (2014, </w:t>
      </w:r>
      <w:r w:rsidR="005B108D" w:rsidRPr="00376AFF">
        <w:rPr>
          <w:rFonts w:ascii="Times New Roman" w:hAnsi="Times New Roman"/>
          <w:sz w:val="24"/>
          <w:szCs w:val="24"/>
        </w:rPr>
        <w:t>SPHERIC</w:t>
      </w:r>
      <w:r w:rsidRPr="00376AFF">
        <w:rPr>
          <w:rFonts w:ascii="Times New Roman" w:hAnsi="Times New Roman"/>
          <w:sz w:val="24"/>
          <w:szCs w:val="24"/>
        </w:rPr>
        <w:t>) completely describes this test case</w:t>
      </w:r>
      <w:r w:rsidR="005B108D" w:rsidRPr="00376AFF">
        <w:rPr>
          <w:rFonts w:ascii="Times New Roman" w:hAnsi="Times New Roman"/>
          <w:sz w:val="24"/>
          <w:szCs w:val="24"/>
        </w:rPr>
        <w:t xml:space="preserve">, which is also available on Amicarelli et al. (2014, </w:t>
      </w:r>
      <w:proofErr w:type="spellStart"/>
      <w:r w:rsidR="005B108D" w:rsidRPr="00376AFF">
        <w:rPr>
          <w:rFonts w:ascii="Times New Roman" w:hAnsi="Times New Roman"/>
          <w:sz w:val="24"/>
          <w:szCs w:val="24"/>
        </w:rPr>
        <w:t>RdS</w:t>
      </w:r>
      <w:proofErr w:type="spellEnd"/>
      <w:r w:rsidR="005B108D" w:rsidRPr="00376AFF">
        <w:rPr>
          <w:rFonts w:ascii="Times New Roman" w:hAnsi="Times New Roman"/>
          <w:sz w:val="24"/>
          <w:szCs w:val="24"/>
        </w:rPr>
        <w:t>)</w:t>
      </w:r>
      <w:r w:rsidRPr="00376AFF">
        <w:rPr>
          <w:rFonts w:ascii="Times New Roman" w:hAnsi="Times New Roman"/>
          <w:sz w:val="24"/>
          <w:szCs w:val="24"/>
        </w:rPr>
        <w:t>. This project report is Open-Access and also includes a synthetic English version.</w:t>
      </w:r>
    </w:p>
    <w:p w14:paraId="44A304B3" w14:textId="77777777" w:rsidR="000F061E" w:rsidRPr="00376AFF" w:rsidRDefault="009A5565" w:rsidP="009A174B">
      <w:pPr>
        <w:pStyle w:val="Amicarellititle3"/>
        <w:numPr>
          <w:ilvl w:val="2"/>
          <w:numId w:val="44"/>
        </w:numPr>
        <w:rPr>
          <w:lang w:val="en-GB"/>
        </w:rPr>
      </w:pPr>
      <w:bookmarkStart w:id="805" w:name="_Toc66716490"/>
      <w:r w:rsidRPr="00376AFF">
        <w:rPr>
          <w:lang w:val="en-GB"/>
        </w:rPr>
        <w:t>“</w:t>
      </w:r>
      <w:r w:rsidR="000F061E" w:rsidRPr="00376AFF">
        <w:rPr>
          <w:lang w:val="en-GB"/>
        </w:rPr>
        <w:t>flushin</w:t>
      </w:r>
      <w:r w:rsidR="00CE765D" w:rsidRPr="00376AFF">
        <w:rPr>
          <w:lang w:val="en-GB"/>
        </w:rPr>
        <w:t>g_2D</w:t>
      </w:r>
      <w:r w:rsidRPr="00376AFF">
        <w:rPr>
          <w:lang w:val="en-GB"/>
        </w:rPr>
        <w:t>”</w:t>
      </w:r>
      <w:bookmarkEnd w:id="805"/>
    </w:p>
    <w:p w14:paraId="3CF81A6C" w14:textId="77777777"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w:t>
      </w:r>
      <w:del w:id="806"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p>
    <w:p w14:paraId="151A8172" w14:textId="77777777" w:rsidR="000F061E" w:rsidRPr="00376AFF" w:rsidRDefault="009A5565" w:rsidP="009A174B">
      <w:pPr>
        <w:pStyle w:val="Amicarellititle3"/>
        <w:numPr>
          <w:ilvl w:val="2"/>
          <w:numId w:val="44"/>
        </w:numPr>
        <w:rPr>
          <w:lang w:val="en-GB"/>
        </w:rPr>
      </w:pPr>
      <w:bookmarkStart w:id="807" w:name="_Toc66716491"/>
      <w:r w:rsidRPr="00376AFF">
        <w:rPr>
          <w:lang w:val="en-GB"/>
        </w:rPr>
        <w:t>“</w:t>
      </w:r>
      <w:r w:rsidR="000F061E" w:rsidRPr="00376AFF">
        <w:rPr>
          <w:lang w:val="en-GB"/>
        </w:rPr>
        <w:t>flushing_3D</w:t>
      </w:r>
      <w:r w:rsidRPr="00376AFF">
        <w:rPr>
          <w:lang w:val="en-GB"/>
        </w:rPr>
        <w:t>”</w:t>
      </w:r>
      <w:bookmarkEnd w:id="807"/>
    </w:p>
    <w:p w14:paraId="34E4AE95" w14:textId="77777777"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 3D version of the previous tutorial, this test case is available on Amicarelli et al. (2014,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440A5E80" w14:textId="77777777" w:rsidR="00CE765D" w:rsidRPr="00376AFF" w:rsidRDefault="009A5565" w:rsidP="009A174B">
      <w:pPr>
        <w:pStyle w:val="Amicarellititle3"/>
        <w:numPr>
          <w:ilvl w:val="2"/>
          <w:numId w:val="44"/>
        </w:numPr>
        <w:rPr>
          <w:lang w:val="en-GB"/>
        </w:rPr>
      </w:pPr>
      <w:bookmarkStart w:id="808" w:name="_Toc66716492"/>
      <w:r w:rsidRPr="00376AFF">
        <w:rPr>
          <w:lang w:val="en-GB"/>
        </w:rPr>
        <w:t>“</w:t>
      </w:r>
      <w:proofErr w:type="spellStart"/>
      <w:r w:rsidR="00CE765D" w:rsidRPr="00376AFF">
        <w:rPr>
          <w:lang w:val="en-GB"/>
        </w:rPr>
        <w:t>jet_plate</w:t>
      </w:r>
      <w:proofErr w:type="spellEnd"/>
      <w:r w:rsidRPr="00376AFF">
        <w:rPr>
          <w:lang w:val="en-GB"/>
        </w:rPr>
        <w:t>”</w:t>
      </w:r>
      <w:bookmarkEnd w:id="808"/>
    </w:p>
    <w:p w14:paraId="5CD81C34" w14:textId="77777777"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 and Amicarelli et al. (2015). Here the DBSPH boundary scheme is treated with automated procedures (Amicarelli &amp; Agate, 2015, SPHERIC) and the scheme for body transport is corrected in terms of no-slip conditions for fluid-body interactions (Amicarelli, 2018, SPHERIC).</w:t>
      </w:r>
    </w:p>
    <w:p w14:paraId="69BEF092" w14:textId="77777777" w:rsidR="00CE765D" w:rsidRPr="00376AFF" w:rsidRDefault="009A5565" w:rsidP="009A174B">
      <w:pPr>
        <w:pStyle w:val="Amicarellititle3"/>
        <w:numPr>
          <w:ilvl w:val="2"/>
          <w:numId w:val="44"/>
        </w:numPr>
        <w:rPr>
          <w:lang w:val="en-GB"/>
        </w:rPr>
      </w:pPr>
      <w:bookmarkStart w:id="809" w:name="_Toc66716493"/>
      <w:r w:rsidRPr="00376AFF">
        <w:rPr>
          <w:lang w:val="en-GB"/>
        </w:rPr>
        <w:t>“</w:t>
      </w:r>
      <w:r w:rsidR="00CE765D" w:rsidRPr="00376AFF">
        <w:rPr>
          <w:lang w:val="en-GB"/>
        </w:rPr>
        <w:t>rectangular_side_weir_Fr_0_491</w:t>
      </w:r>
      <w:r w:rsidRPr="00376AFF">
        <w:rPr>
          <w:lang w:val="en-GB"/>
        </w:rPr>
        <w:t>”</w:t>
      </w:r>
      <w:bookmarkEnd w:id="809"/>
    </w:p>
    <w:p w14:paraId="5D2010A4" w14:textId="77777777"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(2018, SPHERIC) and is also available in Amicarelli &amp; Agate (2017,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322B4A3B" w14:textId="77777777" w:rsidR="00CE765D" w:rsidRPr="00376AFF" w:rsidRDefault="009A5565" w:rsidP="009A174B">
      <w:pPr>
        <w:pStyle w:val="Amicarellititle3"/>
        <w:numPr>
          <w:ilvl w:val="2"/>
          <w:numId w:val="44"/>
        </w:numPr>
        <w:rPr>
          <w:lang w:val="en-GB"/>
        </w:rPr>
      </w:pPr>
      <w:bookmarkStart w:id="810" w:name="_Toc66716494"/>
      <w:r w:rsidRPr="00376AFF">
        <w:rPr>
          <w:lang w:val="en-GB"/>
        </w:rPr>
        <w:t>“</w:t>
      </w:r>
      <w:proofErr w:type="spellStart"/>
      <w:r w:rsidR="00CE765D" w:rsidRPr="00376AFF">
        <w:rPr>
          <w:lang w:val="en-GB"/>
        </w:rPr>
        <w:t>San_Fernando_Lower_van_Norman_dam_liquefaction</w:t>
      </w:r>
      <w:proofErr w:type="spellEnd"/>
      <w:r w:rsidRPr="00376AFF">
        <w:rPr>
          <w:lang w:val="en-GB"/>
        </w:rPr>
        <w:t>”</w:t>
      </w:r>
      <w:bookmarkEnd w:id="810"/>
    </w:p>
    <w:p w14:paraId="41CB8D6E" w14:textId="77777777"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 SPHERIC). Here, the tutorial is represented by means of the mixture model for dense granular flows of Amicarelli et al. (2017).</w:t>
      </w:r>
    </w:p>
    <w:p w14:paraId="38FD8031" w14:textId="77777777" w:rsidR="000F061E" w:rsidRPr="00376AFF" w:rsidRDefault="009A5565" w:rsidP="009A174B">
      <w:pPr>
        <w:pStyle w:val="Amicarellititle3"/>
        <w:numPr>
          <w:ilvl w:val="2"/>
          <w:numId w:val="44"/>
        </w:numPr>
        <w:rPr>
          <w:lang w:val="en-GB"/>
        </w:rPr>
      </w:pPr>
      <w:bookmarkStart w:id="811" w:name="_Toc66716495"/>
      <w:r w:rsidRPr="00376AFF">
        <w:rPr>
          <w:lang w:val="en-GB"/>
        </w:rPr>
        <w:t>“</w:t>
      </w:r>
      <w:r w:rsidR="000F061E" w:rsidRPr="00376AFF">
        <w:rPr>
          <w:lang w:val="en-GB"/>
        </w:rPr>
        <w:t>sloshing_tank_TbyTn_0_78</w:t>
      </w:r>
      <w:r w:rsidRPr="00376AFF">
        <w:rPr>
          <w:lang w:val="en-GB"/>
        </w:rPr>
        <w:t>”</w:t>
      </w:r>
      <w:bookmarkEnd w:id="811"/>
    </w:p>
    <w:p w14:paraId="702B995C" w14:textId="77777777"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et al. (2013).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(2018) and SPHERA source code improvements for the DB-SPH treatment (Amicarelli et al., 2015, SPHERIC) apply.</w:t>
      </w:r>
    </w:p>
    <w:p w14:paraId="53A75C27" w14:textId="77777777" w:rsidR="000F061E" w:rsidRPr="00376AFF" w:rsidRDefault="009A5565" w:rsidP="009A174B">
      <w:pPr>
        <w:pStyle w:val="Amicarellititle3"/>
        <w:numPr>
          <w:ilvl w:val="2"/>
          <w:numId w:val="44"/>
        </w:numPr>
        <w:rPr>
          <w:lang w:val="en-GB"/>
        </w:rPr>
      </w:pPr>
      <w:bookmarkStart w:id="812" w:name="_Toc66716496"/>
      <w:r w:rsidRPr="00376AFF">
        <w:rPr>
          <w:lang w:val="en-GB"/>
        </w:rPr>
        <w:t>“</w:t>
      </w:r>
      <w:r w:rsidR="000F061E" w:rsidRPr="00376AFF">
        <w:rPr>
          <w:lang w:val="en-GB"/>
        </w:rPr>
        <w:t>sloshing_tank_TbyTn_1_07</w:t>
      </w:r>
      <w:r w:rsidRPr="00376AFF">
        <w:rPr>
          <w:lang w:val="en-GB"/>
        </w:rPr>
        <w:t>”</w:t>
      </w:r>
      <w:bookmarkEnd w:id="812"/>
    </w:p>
    <w:p w14:paraId="56871637" w14:textId="77777777"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et al. (2013). The paper version available on ResearchGate might help in case the published version is unavailable. Here, the surface mesh is generated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(2018) and SPHERA source code improvements for the DB-SPH treatment (Amicarelli et al., 2015, SPHERIC) apply.</w:t>
      </w:r>
    </w:p>
    <w:p w14:paraId="176C11DA" w14:textId="77777777" w:rsidR="00CE765D" w:rsidRPr="00376AFF" w:rsidRDefault="009A5565" w:rsidP="009A174B">
      <w:pPr>
        <w:pStyle w:val="Amicarellititle3"/>
        <w:numPr>
          <w:ilvl w:val="2"/>
          <w:numId w:val="44"/>
        </w:numPr>
        <w:rPr>
          <w:lang w:val="en-GB"/>
        </w:rPr>
      </w:pPr>
      <w:bookmarkStart w:id="813" w:name="_Toc66716497"/>
      <w:r w:rsidRPr="00376AFF">
        <w:rPr>
          <w:lang w:val="en-GB"/>
        </w:rPr>
        <w:t>“</w:t>
      </w:r>
      <w:proofErr w:type="spellStart"/>
      <w:r w:rsidR="00CE765D" w:rsidRPr="00376AFF">
        <w:rPr>
          <w:lang w:val="en-GB"/>
        </w:rPr>
        <w:t>spherical_Couette_flows</w:t>
      </w:r>
      <w:proofErr w:type="spellEnd"/>
      <w:r w:rsidRPr="00376AFF">
        <w:rPr>
          <w:lang w:val="en-GB"/>
        </w:rPr>
        <w:t>”</w:t>
      </w:r>
      <w:bookmarkEnd w:id="813"/>
    </w:p>
    <w:p w14:paraId="27F591D1" w14:textId="77777777"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This tutorial is described in Amicarelli (2016, SPHERIC). The tutorial is also available on Amicarelli &amp; </w:t>
      </w:r>
      <w:r w:rsidR="00F81E5C" w:rsidRPr="00376AFF">
        <w:rPr>
          <w:rFonts w:ascii="Times New Roman" w:hAnsi="Times New Roman"/>
          <w:sz w:val="24"/>
          <w:szCs w:val="24"/>
        </w:rPr>
        <w:t>A</w:t>
      </w:r>
      <w:r w:rsidRPr="00376AFF">
        <w:rPr>
          <w:rFonts w:ascii="Times New Roman" w:hAnsi="Times New Roman"/>
          <w:sz w:val="24"/>
          <w:szCs w:val="24"/>
        </w:rPr>
        <w:t xml:space="preserve">gate (2016,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12E7CC8E" w14:textId="77777777" w:rsidR="00CE765D" w:rsidRPr="00376AFF" w:rsidRDefault="009A5565" w:rsidP="009A174B">
      <w:pPr>
        <w:pStyle w:val="Amicarellititle3"/>
        <w:numPr>
          <w:ilvl w:val="2"/>
          <w:numId w:val="44"/>
        </w:numPr>
        <w:rPr>
          <w:lang w:val="en-GB"/>
        </w:rPr>
      </w:pPr>
      <w:bookmarkStart w:id="814" w:name="_Toc66716498"/>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814"/>
    </w:p>
    <w:p w14:paraId="619F1DF4" w14:textId="77777777"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(2018, SPHERIC). The tutorial is also available on Amicarelli (2017,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304D0696" w14:textId="77777777" w:rsidR="000F061E" w:rsidRPr="00376AFF" w:rsidRDefault="009A5565" w:rsidP="009A174B">
      <w:pPr>
        <w:pStyle w:val="Amicarellititle3"/>
        <w:numPr>
          <w:ilvl w:val="2"/>
          <w:numId w:val="44"/>
        </w:numPr>
        <w:rPr>
          <w:lang w:val="en-GB"/>
        </w:rPr>
      </w:pPr>
      <w:bookmarkStart w:id="815" w:name="_Toc66716499"/>
      <w:r w:rsidRPr="00376AFF">
        <w:rPr>
          <w:lang w:val="en-GB"/>
        </w:rPr>
        <w:t>“</w:t>
      </w:r>
      <w:proofErr w:type="spellStart"/>
      <w:r w:rsidR="000F061E" w:rsidRPr="00376AFF">
        <w:rPr>
          <w:lang w:val="en-GB"/>
        </w:rPr>
        <w:t>submerged_landslide</w:t>
      </w:r>
      <w:proofErr w:type="spellEnd"/>
      <w:r w:rsidRPr="00376AFF">
        <w:rPr>
          <w:lang w:val="en-GB"/>
        </w:rPr>
        <w:t>”</w:t>
      </w:r>
      <w:bookmarkEnd w:id="815"/>
    </w:p>
    <w:p w14:paraId="16028661" w14:textId="77777777"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 Here, the tutorial is represented by means of the mixture model for dense granular flows of Amicarelli et al. (2017).</w:t>
      </w:r>
    </w:p>
    <w:p w14:paraId="79EA0190" w14:textId="77777777" w:rsidR="000F061E" w:rsidRPr="00376AFF" w:rsidRDefault="009A5565" w:rsidP="009A174B">
      <w:pPr>
        <w:pStyle w:val="Amicarellititle3"/>
        <w:numPr>
          <w:ilvl w:val="2"/>
          <w:numId w:val="44"/>
        </w:numPr>
        <w:rPr>
          <w:lang w:val="en-GB"/>
        </w:rPr>
      </w:pPr>
      <w:bookmarkStart w:id="816" w:name="_Toc66716500"/>
      <w:r w:rsidRPr="00376AFF">
        <w:rPr>
          <w:lang w:val="en-GB"/>
        </w:rPr>
        <w:t>“</w:t>
      </w:r>
      <w:proofErr w:type="spellStart"/>
      <w:r w:rsidR="00B17B54" w:rsidRPr="00376AFF">
        <w:rPr>
          <w:lang w:val="en-GB"/>
        </w:rPr>
        <w:t>still_water_tank</w:t>
      </w:r>
      <w:proofErr w:type="spellEnd"/>
      <w:r w:rsidRPr="00376AFF">
        <w:rPr>
          <w:lang w:val="en-GB"/>
        </w:rPr>
        <w:t>”</w:t>
      </w:r>
      <w:bookmarkEnd w:id="816"/>
    </w:p>
    <w:p w14:paraId="214AF8B6" w14:textId="77777777"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14:paraId="54341A49" w14:textId="77777777" w:rsidR="00CE765D" w:rsidRPr="00376AFF" w:rsidRDefault="009A5565" w:rsidP="009A174B">
      <w:pPr>
        <w:pStyle w:val="Amicarellititle3"/>
        <w:numPr>
          <w:ilvl w:val="2"/>
          <w:numId w:val="44"/>
        </w:numPr>
        <w:rPr>
          <w:lang w:val="en-GB"/>
        </w:rPr>
      </w:pPr>
      <w:bookmarkStart w:id="817" w:name="_Toc66716501"/>
      <w:r w:rsidRPr="00376AFF">
        <w:rPr>
          <w:lang w:val="en-GB"/>
        </w:rPr>
        <w:t>“</w:t>
      </w:r>
      <w:proofErr w:type="spellStart"/>
      <w:r w:rsidR="00CE765D" w:rsidRPr="00376AFF">
        <w:rPr>
          <w:lang w:val="en-GB"/>
        </w:rPr>
        <w:t>wave_motion_for_WaveSAX</w:t>
      </w:r>
      <w:proofErr w:type="spellEnd"/>
      <w:r w:rsidRPr="00376AFF">
        <w:rPr>
          <w:lang w:val="en-GB"/>
        </w:rPr>
        <w:t>”</w:t>
      </w:r>
      <w:bookmarkEnd w:id="817"/>
    </w:p>
    <w:p w14:paraId="6DE136E3" w14:textId="77777777"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Peviani et al. (2017, </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This project report is Open-Access and also includes a synthetic English version.</w:t>
      </w:r>
    </w:p>
    <w:p w14:paraId="74039088" w14:textId="77777777" w:rsidR="00CE765D" w:rsidRPr="00376AFF" w:rsidRDefault="009A5565" w:rsidP="009A174B">
      <w:pPr>
        <w:pStyle w:val="Amicarellititle3"/>
        <w:numPr>
          <w:ilvl w:val="2"/>
          <w:numId w:val="44"/>
        </w:numPr>
        <w:rPr>
          <w:lang w:val="en-GB"/>
        </w:rPr>
      </w:pPr>
      <w:bookmarkStart w:id="818" w:name="_Toc66716502"/>
      <w:r w:rsidRPr="00376AFF">
        <w:rPr>
          <w:lang w:val="en-GB"/>
        </w:rPr>
        <w:t>“</w:t>
      </w:r>
      <w:proofErr w:type="spellStart"/>
      <w:r w:rsidR="00CE765D" w:rsidRPr="00376AFF">
        <w:rPr>
          <w:lang w:val="en-GB"/>
        </w:rPr>
        <w:t>wedges_falls_on_still_water</w:t>
      </w:r>
      <w:proofErr w:type="spellEnd"/>
      <w:r w:rsidRPr="00376AFF">
        <w:rPr>
          <w:lang w:val="en-GB"/>
        </w:rPr>
        <w:t>”</w:t>
      </w:r>
      <w:bookmarkEnd w:id="818"/>
    </w:p>
    <w:p w14:paraId="47CCAB2A" w14:textId="77777777"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14:paraId="11CF4A8B" w14:textId="77777777" w:rsidR="001750AF" w:rsidRPr="00376AFF" w:rsidRDefault="001750AF" w:rsidP="000F061E">
      <w:pPr>
        <w:spacing w:after="0" w:line="240" w:lineRule="auto"/>
        <w:jc w:val="both"/>
        <w:rPr>
          <w:rFonts w:ascii="Times New Roman" w:hAnsi="Times New Roman"/>
          <w:sz w:val="24"/>
          <w:szCs w:val="24"/>
        </w:rPr>
      </w:pPr>
    </w:p>
    <w:p w14:paraId="586B79A1" w14:textId="77777777"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14:paraId="2E260C1A" w14:textId="77777777"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19" w:name="_Toc66716503"/>
      <w:commentRangeStart w:id="820"/>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820"/>
      <w:r>
        <w:rPr>
          <w:rStyle w:val="Rimandocommento"/>
          <w:b w:val="0"/>
          <w:bCs w:val="0"/>
          <w:kern w:val="0"/>
          <w:szCs w:val="20"/>
          <w:lang w:val="it-IT" w:eastAsia="it-IT"/>
        </w:rPr>
        <w:commentReference w:id="820"/>
      </w:r>
      <w:bookmarkEnd w:id="819"/>
    </w:p>
    <w:p w14:paraId="04AB0988" w14:textId="77777777"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Pr="00E129B8">
        <w:rPr>
          <w:rFonts w:ascii="Times New Roman" w:hAnsi="Times New Roman"/>
          <w:lang w:val="en-GB"/>
        </w:rPr>
        <w:t xml:space="preserve">Figure </w:t>
      </w:r>
      <w:r w:rsidRPr="00E129B8">
        <w:rPr>
          <w:rFonts w:ascii="Times New Roman" w:hAnsi="Times New Roman"/>
          <w:noProof/>
          <w:lang w:val="en-GB"/>
        </w:rPr>
        <w:t>13</w:t>
      </w:r>
      <w:r w:rsidRPr="00E129B8">
        <w:rPr>
          <w:rFonts w:ascii="Times New Roman" w:hAnsi="Times New Roman"/>
          <w:lang w:val="en-GB"/>
        </w:rPr>
        <w:t>.</w:t>
      </w:r>
      <w:r w:rsidRPr="00E129B8">
        <w:rPr>
          <w:rFonts w:ascii="Times New Roman" w:hAnsi="Times New Roman"/>
          <w:noProof/>
          <w:lang w:val="en-GB"/>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14:paraId="30994FD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RSE tools of the present numerical chain (i.e. SPHERA, DEM2xyz, ply2SPHERA_perimeter, Grid Interpolator) are developed by means of a series of numerical tools: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(GNOME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_Ref520298375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xml:space="preserve">], text editor),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_Ref520298441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_Ref520298593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72</w:t>
      </w:r>
      <w:r w:rsidRPr="00376AFF">
        <w:rPr>
          <w:rFonts w:ascii="Times New Roman" w:hAnsi="Times New Roman"/>
          <w:sz w:val="24"/>
          <w:szCs w:val="24"/>
        </w:rPr>
        <w:fldChar w:fldCharType="end"/>
      </w:r>
      <w:r w:rsidRPr="00376AFF">
        <w:rPr>
          <w:rFonts w:ascii="Times New Roman" w:hAnsi="Times New Roman"/>
          <w:sz w:val="24"/>
          <w:szCs w:val="24"/>
        </w:rPr>
        <w:t xml:space="preserve">]; for the </w:t>
      </w:r>
      <w:proofErr w:type="spellStart"/>
      <w:r w:rsidRPr="00376AFF">
        <w:rPr>
          <w:rFonts w:ascii="Times New Roman" w:hAnsi="Times New Roman"/>
          <w:sz w:val="24"/>
          <w:szCs w:val="24"/>
        </w:rPr>
        <w:t>Makefile</w:t>
      </w:r>
      <w:proofErr w:type="spellEnd"/>
      <w:r w:rsidRPr="00376AFF">
        <w:rPr>
          <w:rFonts w:ascii="Times New Roman" w:hAnsi="Times New Roman"/>
          <w:sz w:val="24"/>
          <w:szCs w:val="24"/>
        </w:rPr>
        <w:t xml:space="preserve"> execution),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_Ref520298700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xml:space="preserve">]; debugger),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_Ref520298796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76</w:t>
      </w:r>
      <w:r w:rsidRPr="00376AFF">
        <w:rPr>
          <w:rFonts w:ascii="Times New Roman" w:hAnsi="Times New Roman"/>
          <w:sz w:val="24"/>
          <w:szCs w:val="24"/>
        </w:rPr>
        <w:fldChar w:fldCharType="end"/>
      </w:r>
      <w:r w:rsidRPr="00376AFF">
        <w:rPr>
          <w:rFonts w:ascii="Times New Roman" w:hAnsi="Times New Roman"/>
          <w:sz w:val="24"/>
          <w:szCs w:val="24"/>
        </w:rPr>
        <w:t xml:space="preserve">]; profiler for scalar executions),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Developers,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_Ref520298892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204</w:t>
      </w:r>
      <w:r w:rsidRPr="00376AFF">
        <w:rPr>
          <w:rFonts w:ascii="Times New Roman" w:hAnsi="Times New Roman"/>
          <w:sz w:val="24"/>
          <w:szCs w:val="24"/>
        </w:rPr>
        <w:fldChar w:fldCharType="end"/>
      </w:r>
      <w:r w:rsidRPr="00376AFF">
        <w:rPr>
          <w:rFonts w:ascii="Times New Roman" w:hAnsi="Times New Roman"/>
          <w:sz w:val="24"/>
          <w:szCs w:val="24"/>
        </w:rPr>
        <w:t xml:space="preserve">]; memory management tool),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Forschungszentrum</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Jülich</w:t>
      </w:r>
      <w:proofErr w:type="spellEnd"/>
      <w:r w:rsidRPr="00376AFF">
        <w:rPr>
          <w:rFonts w:ascii="Times New Roman" w:hAnsi="Times New Roman"/>
          <w:sz w:val="24"/>
          <w:szCs w:val="24"/>
        </w:rPr>
        <w:t xml:space="preserve"> &amp; TU Darmstadt,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_Ref520368768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173</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The RSE tools are developed and distributed with no charge by means of Git (Torvalds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main “Distributed Version Control System” -DVCS-) and GitHub (GitHub Inc,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70</w:t>
      </w:r>
      <w:r w:rsidRPr="00376AFF">
        <w:rPr>
          <w:rFonts w:ascii="Times New Roman" w:hAnsi="Times New Roman"/>
          <w:sz w:val="24"/>
          <w:szCs w:val="24"/>
        </w:rPr>
        <w:fldChar w:fldCharType="end"/>
      </w:r>
      <w:r w:rsidRPr="00376AFF">
        <w:rPr>
          <w:rFonts w:ascii="Times New Roman" w:hAnsi="Times New Roman"/>
          <w:sz w:val="24"/>
          <w:szCs w:val="24"/>
        </w:rPr>
        <w:t>]; main platform for Git-managed software).</w:t>
      </w:r>
    </w:p>
    <w:p w14:paraId="0498D6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modelling chain is based on free tools: FOSS, freeware or </w:t>
      </w:r>
      <w:proofErr w:type="spellStart"/>
      <w:r w:rsidRPr="00376AFF">
        <w:rPr>
          <w:rFonts w:ascii="Times New Roman" w:hAnsi="Times New Roman"/>
          <w:sz w:val="24"/>
          <w:szCs w:val="24"/>
        </w:rPr>
        <w:t>OpenData</w:t>
      </w:r>
      <w:proofErr w:type="spellEnd"/>
      <w:r w:rsidRPr="00376AFF">
        <w:rPr>
          <w:rFonts w:ascii="Times New Roman" w:hAnsi="Times New Roman"/>
          <w:sz w:val="24"/>
          <w:szCs w:val="24"/>
        </w:rPr>
        <w:t>.</w:t>
      </w:r>
    </w:p>
    <w:p w14:paraId="765A8BF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_Ref520369088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xml:space="preserve">]). The FOSS tools of the modelling chain are: </w:t>
      </w:r>
      <w:proofErr w:type="spellStart"/>
      <w:r w:rsidRPr="00376AFF">
        <w:rPr>
          <w:rFonts w:ascii="Times New Roman" w:hAnsi="Times New Roman"/>
          <w:sz w:val="24"/>
          <w:szCs w:val="24"/>
        </w:rPr>
        <w:t>gedit</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gmake</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gdb</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Valgrind</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Git, GDAL, Paraview, DEM2xyz,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ply2SPHERA_perimeter, SPHERA, Grid Interpolator,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Enga</w:t>
      </w:r>
      <w:r>
        <w:rPr>
          <w:rFonts w:ascii="Times New Roman" w:hAnsi="Times New Roman"/>
          <w:sz w:val="24"/>
          <w:szCs w:val="24"/>
        </w:rPr>
        <w:t>u</w:t>
      </w:r>
      <w:r w:rsidRPr="00376AFF">
        <w:rPr>
          <w:rFonts w:ascii="Times New Roman" w:hAnsi="Times New Roman"/>
          <w:sz w:val="24"/>
          <w:szCs w:val="24"/>
        </w:rPr>
        <w:t>ge Digitizer, Virtual Dub.</w:t>
      </w:r>
    </w:p>
    <w:p w14:paraId="0AB891D9"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14:paraId="65BFE2E8"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14:paraId="0D70DD83"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FOSS tools </w:t>
      </w:r>
      <w:proofErr w:type="spellStart"/>
      <w:r w:rsidRPr="00376AFF">
        <w:rPr>
          <w:rFonts w:ascii="Times New Roman" w:hAnsi="Times New Roman"/>
          <w:sz w:val="24"/>
          <w:szCs w:val="24"/>
        </w:rPr>
        <w:t>gfortran</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gprof</w:t>
      </w:r>
      <w:proofErr w:type="spellEnd"/>
      <w:r w:rsidRPr="00376AFF">
        <w:rPr>
          <w:rFonts w:ascii="Times New Roman" w:hAnsi="Times New Roman"/>
          <w:sz w:val="24"/>
          <w:szCs w:val="24"/>
        </w:rPr>
        <w:t xml:space="preserve"> and </w:t>
      </w:r>
      <w:proofErr w:type="spellStart"/>
      <w:r w:rsidRPr="00376AFF">
        <w:rPr>
          <w:rFonts w:ascii="Times New Roman" w:hAnsi="Times New Roman"/>
          <w:sz w:val="24"/>
          <w:szCs w:val="24"/>
        </w:rPr>
        <w:t>Scalasca</w:t>
      </w:r>
      <w:proofErr w:type="spellEnd"/>
      <w:r w:rsidRPr="00376AFF">
        <w:rPr>
          <w:rFonts w:ascii="Times New Roman" w:hAnsi="Times New Roman"/>
          <w:sz w:val="24"/>
          <w:szCs w:val="24"/>
        </w:rPr>
        <w:t xml:space="preserve"> can be possibly replaced with more effective codes such as: ifort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xml:space="preserve">]; Fortran compiler); </w:t>
      </w:r>
      <w:proofErr w:type="spellStart"/>
      <w:r w:rsidRPr="00376AFF">
        <w:rPr>
          <w:rFonts w:ascii="Times New Roman" w:hAnsi="Times New Roman"/>
          <w:sz w:val="24"/>
          <w:szCs w:val="24"/>
        </w:rPr>
        <w:t>idb</w:t>
      </w:r>
      <w:proofErr w:type="spellEnd"/>
      <w:r w:rsidRPr="00376AFF">
        <w:rPr>
          <w:rFonts w:ascii="Times New Roman" w:hAnsi="Times New Roman"/>
          <w:sz w:val="24"/>
          <w:szCs w:val="24"/>
        </w:rPr>
        <w:t xml:space="preserv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xml:space="preserve">]; Fortran debugger); </w:t>
      </w:r>
      <w:proofErr w:type="spellStart"/>
      <w:r w:rsidRPr="00376AFF">
        <w:rPr>
          <w:rFonts w:ascii="Times New Roman" w:hAnsi="Times New Roman"/>
          <w:sz w:val="24"/>
          <w:szCs w:val="24"/>
        </w:rPr>
        <w:t>cpuinfo</w:t>
      </w:r>
      <w:proofErr w:type="spellEnd"/>
      <w:r w:rsidRPr="00376AFF">
        <w:rPr>
          <w:rFonts w:ascii="Times New Roman" w:hAnsi="Times New Roman"/>
          <w:sz w:val="24"/>
          <w:szCs w:val="24"/>
        </w:rPr>
        <w:t xml:space="preserv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ITAC, Trace Analyzer and VTUNE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OMP/MPI executions); Advisor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xml:space="preserve">]; profiler for executions with code vectorization); </w:t>
      </w:r>
      <w:proofErr w:type="spellStart"/>
      <w:r w:rsidRPr="00376AFF">
        <w:rPr>
          <w:rFonts w:ascii="Times New Roman" w:hAnsi="Times New Roman"/>
          <w:sz w:val="24"/>
          <w:szCs w:val="24"/>
        </w:rPr>
        <w:t>TotalView</w:t>
      </w:r>
      <w:proofErr w:type="spellEnd"/>
      <w:r w:rsidRPr="00376AFF">
        <w:rPr>
          <w:rFonts w:ascii="Times New Roman" w:hAnsi="Times New Roman"/>
          <w:sz w:val="24"/>
          <w:szCs w:val="24"/>
        </w:rPr>
        <w:t xml:space="preserve"> (Rogue Wave Software,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_Ref520371203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199</w:t>
      </w:r>
      <w:r w:rsidRPr="00376AFF">
        <w:rPr>
          <w:rFonts w:ascii="Times New Roman" w:hAnsi="Times New Roman"/>
          <w:sz w:val="24"/>
          <w:szCs w:val="24"/>
        </w:rPr>
        <w:fldChar w:fldCharType="end"/>
      </w:r>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14:paraId="3DEEAE67" w14:textId="77777777" w:rsidR="00093238" w:rsidRPr="00376AFF" w:rsidRDefault="00093238" w:rsidP="00093238">
      <w:pPr>
        <w:pStyle w:val="Normale1"/>
        <w:spacing w:line="240" w:lineRule="auto"/>
        <w:jc w:val="both"/>
        <w:rPr>
          <w:rFonts w:ascii="Times New Roman" w:eastAsia="Calibri" w:hAnsi="Times New Roman"/>
          <w:lang w:val="en-GB" w:eastAsia="en-US"/>
        </w:rPr>
      </w:pPr>
      <w:r w:rsidRPr="00E129B8">
        <w:rPr>
          <w:rFonts w:ascii="Times New Roman" w:hAnsi="Times New Roman"/>
          <w:lang w:val="en-GB"/>
        </w:rPr>
        <w:t>The replacement of a free tool with a proprietary tool (available with charge) is normally a reversible procedure which does not alter the functioning of the modelling chain.</w:t>
      </w:r>
    </w:p>
    <w:p w14:paraId="08A567A9" w14:textId="77777777" w:rsidR="00093238" w:rsidRDefault="00093238" w:rsidP="00093238">
      <w:pPr>
        <w:spacing w:after="0" w:line="240" w:lineRule="auto"/>
        <w:jc w:val="both"/>
        <w:rPr>
          <w:rFonts w:ascii="Times New Roman" w:hAnsi="Times New Roman"/>
          <w:sz w:val="24"/>
          <w:szCs w:val="24"/>
        </w:rPr>
      </w:pPr>
    </w:p>
    <w:p w14:paraId="4C866163" w14:textId="77777777" w:rsidR="00093238" w:rsidRDefault="00093238" w:rsidP="00093238">
      <w:pPr>
        <w:pStyle w:val="Amicarellititle2"/>
      </w:pPr>
      <w:bookmarkStart w:id="821" w:name="_Toc66716504"/>
      <w:r>
        <w:t>The SRTM3 dataset and further DEM-DTM datasets</w:t>
      </w:r>
      <w:bookmarkEnd w:id="821"/>
    </w:p>
    <w:p w14:paraId="5A52E622"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_Ref520279298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192</w:t>
      </w:r>
      <w:r w:rsidRPr="00376AFF">
        <w:rPr>
          <w:rFonts w:ascii="Times New Roman" w:hAnsi="Times New Roman"/>
          <w:sz w:val="24"/>
          <w:szCs w:val="24"/>
        </w:rPr>
        <w:fldChar w:fldCharType="end"/>
      </w:r>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Considering its global coverage, SRTM3 provides a root-mean-square error on heights of ca.6m, even though the error kurtosis is very high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_Ref520282493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170</w:t>
      </w:r>
      <w:r w:rsidRPr="00376AFF">
        <w:rPr>
          <w:rFonts w:ascii="Times New Roman" w:hAnsi="Times New Roman"/>
          <w:sz w:val="24"/>
          <w:szCs w:val="24"/>
        </w:rPr>
        <w:fldChar w:fldCharType="end"/>
      </w:r>
      <w:r w:rsidRPr="00376AFF">
        <w:rPr>
          <w:rFonts w:ascii="Times New Roman" w:hAnsi="Times New Roman"/>
          <w:sz w:val="24"/>
          <w:szCs w:val="24"/>
        </w:rPr>
        <w:t>]). However, these estimations refer to almost the whole terrestrial surface, included the high-latitude regions where errors are definitely higher.</w:t>
      </w:r>
    </w:p>
    <w:p w14:paraId="39539805" w14:textId="77777777" w:rsidR="00093238" w:rsidRDefault="00093238" w:rsidP="00093238">
      <w:pPr>
        <w:spacing w:after="0" w:line="240" w:lineRule="auto"/>
        <w:jc w:val="both"/>
        <w:rPr>
          <w:rFonts w:ascii="Times New Roman" w:hAnsi="Times New Roman"/>
          <w:sz w:val="24"/>
          <w:szCs w:val="24"/>
        </w:rPr>
      </w:pPr>
      <w:ins w:id="822" w:author="Amicarelli Andrea (RSE)" w:date="2021-03-15T15:32:00Z">
        <w:r>
          <w:rPr>
            <w:rFonts w:ascii="Times New Roman" w:hAnsi="Times New Roman"/>
            <w:sz w:val="24"/>
            <w:szCs w:val="24"/>
          </w:rPr>
          <w:t>Any additional DEM and DTM files might replace/integrate the SRTM3 DEM files for the current test case.</w:t>
        </w:r>
      </w:ins>
    </w:p>
    <w:p w14:paraId="56FBC059" w14:textId="77777777" w:rsidR="00093238" w:rsidRPr="00376AFF" w:rsidRDefault="00093238" w:rsidP="00093238">
      <w:pPr>
        <w:spacing w:after="0" w:line="240" w:lineRule="auto"/>
        <w:jc w:val="both"/>
        <w:rPr>
          <w:rFonts w:ascii="Times New Roman" w:hAnsi="Times New Roman"/>
          <w:sz w:val="24"/>
          <w:szCs w:val="24"/>
        </w:rPr>
      </w:pPr>
    </w:p>
    <w:p w14:paraId="130EE995" w14:textId="77777777" w:rsidR="00093238" w:rsidRDefault="00093238" w:rsidP="00093238">
      <w:pPr>
        <w:pStyle w:val="Amicarellititle2"/>
      </w:pPr>
      <w:bookmarkStart w:id="823" w:name="_Toc66716505"/>
      <w:r>
        <w:t>GDAL</w:t>
      </w:r>
      <w:bookmarkEnd w:id="823"/>
    </w:p>
    <w:p w14:paraId="3E23A50A"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_Ref520292018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65</w:t>
      </w:r>
      <w:r w:rsidRPr="00376AFF">
        <w:rPr>
          <w:rFonts w:ascii="Times New Roman" w:hAnsi="Times New Roman"/>
          <w:sz w:val="24"/>
          <w:szCs w:val="24"/>
        </w:rPr>
        <w:fldChar w:fldCharType="end"/>
      </w:r>
      <w:r w:rsidRPr="00376AFF">
        <w:rPr>
          <w:rFonts w:ascii="Times New Roman" w:hAnsi="Times New Roman"/>
          <w:sz w:val="24"/>
          <w:szCs w:val="24"/>
        </w:rPr>
        <w:t>]), the main QGIS library, can be used as an independent code. In the frame of the present modelling chain, GDAL allows to convert the DEM file format “.</w:t>
      </w:r>
      <w:proofErr w:type="spellStart"/>
      <w:r w:rsidRPr="00376AFF">
        <w:rPr>
          <w:rFonts w:ascii="Times New Roman" w:hAnsi="Times New Roman"/>
          <w:sz w:val="24"/>
          <w:szCs w:val="24"/>
        </w:rPr>
        <w:t>tif</w:t>
      </w:r>
      <w:proofErr w:type="spellEnd"/>
      <w:r w:rsidRPr="00376AFF">
        <w:rPr>
          <w:rFonts w:ascii="Times New Roman" w:hAnsi="Times New Roman"/>
          <w:sz w:val="24"/>
          <w:szCs w:val="24"/>
        </w:rPr>
        <w:t>” in the alternative format “.</w:t>
      </w:r>
      <w:proofErr w:type="spellStart"/>
      <w:ins w:id="824" w:author="Amicarelli Andrea (RSE)" w:date="2021-04-14T08:07:00Z">
        <w:r w:rsidR="004032D7">
          <w:rPr>
            <w:rFonts w:ascii="Times New Roman" w:hAnsi="Times New Roman"/>
            <w:sz w:val="24"/>
            <w:szCs w:val="24"/>
          </w:rPr>
          <w:t>asc</w:t>
        </w:r>
      </w:ins>
      <w:proofErr w:type="spellEnd"/>
      <w:del w:id="825" w:author="Amicarelli Andrea (RSE)" w:date="2021-04-14T08:07:00Z">
        <w:r w:rsidRPr="00376AFF" w:rsidDel="004032D7">
          <w:rPr>
            <w:rFonts w:ascii="Times New Roman" w:hAnsi="Times New Roman"/>
            <w:sz w:val="24"/>
            <w:szCs w:val="24"/>
          </w:rPr>
          <w:delText>dem</w:delText>
        </w:r>
      </w:del>
      <w:r w:rsidRPr="00376AFF">
        <w:rPr>
          <w:rFonts w:ascii="Times New Roman" w:hAnsi="Times New Roman"/>
          <w:sz w:val="24"/>
          <w:szCs w:val="24"/>
        </w:rPr>
        <w:t>”.</w:t>
      </w:r>
    </w:p>
    <w:p w14:paraId="787F350A" w14:textId="77777777" w:rsidR="00093238" w:rsidRDefault="00093238" w:rsidP="00093238">
      <w:pPr>
        <w:spacing w:after="0" w:line="240" w:lineRule="auto"/>
        <w:jc w:val="both"/>
        <w:rPr>
          <w:rFonts w:ascii="Times New Roman" w:hAnsi="Times New Roman"/>
          <w:sz w:val="24"/>
          <w:szCs w:val="24"/>
        </w:rPr>
      </w:pPr>
    </w:p>
    <w:p w14:paraId="4322BA9E" w14:textId="77777777" w:rsidR="00093238" w:rsidRDefault="00093238" w:rsidP="00093238">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093238" w:rsidRPr="00376AFF" w14:paraId="01519DFA" w14:textId="77777777" w:rsidTr="0044085B">
        <w:trPr>
          <w:jc w:val="center"/>
        </w:trPr>
        <w:tc>
          <w:tcPr>
            <w:tcW w:w="5000" w:type="pct"/>
            <w:vAlign w:val="center"/>
          </w:tcPr>
          <w:p w14:paraId="265E0E26" w14:textId="77777777" w:rsidR="00093238" w:rsidRPr="00376AFF" w:rsidRDefault="00093238" w:rsidP="0044085B">
            <w:pPr>
              <w:spacing w:after="0" w:line="240" w:lineRule="auto"/>
              <w:jc w:val="center"/>
              <w:rPr>
                <w:position w:val="-10"/>
                <w:sz w:val="16"/>
                <w:szCs w:val="16"/>
              </w:rPr>
            </w:pPr>
            <w:commentRangeStart w:id="826"/>
            <w:r w:rsidRPr="00376AFF">
              <w:rPr>
                <w:noProof/>
                <w:position w:val="-10"/>
                <w:sz w:val="16"/>
                <w:szCs w:val="16"/>
                <w:lang w:val="it-IT" w:eastAsia="it-IT"/>
              </w:rPr>
              <w:lastRenderedPageBreak/>
              <w:drawing>
                <wp:inline distT="0" distB="0" distL="0" distR="0" wp14:anchorId="26B53678" wp14:editId="10F75FF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7">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826"/>
            <w:r w:rsidRPr="00376AFF">
              <w:rPr>
                <w:rStyle w:val="Rimandocommento"/>
                <w:rFonts w:ascii="Times New Roman" w:eastAsia="Times New Roman" w:hAnsi="Times New Roman"/>
                <w:szCs w:val="20"/>
                <w:lang w:eastAsia="it-IT"/>
              </w:rPr>
              <w:commentReference w:id="826"/>
            </w:r>
          </w:p>
        </w:tc>
      </w:tr>
    </w:tbl>
    <w:p w14:paraId="33262EF4" w14:textId="77777777" w:rsidR="00093238" w:rsidRPr="00376AFF" w:rsidRDefault="00093238" w:rsidP="00093238">
      <w:pPr>
        <w:spacing w:after="0" w:line="240" w:lineRule="auto"/>
        <w:jc w:val="center"/>
        <w:rPr>
          <w:rFonts w:ascii="Times New Roman" w:hAnsi="Times New Roman"/>
          <w:szCs w:val="24"/>
        </w:rPr>
      </w:pPr>
      <w:bookmarkStart w:id="827"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Pr>
          <w:rFonts w:ascii="Times New Roman" w:hAnsi="Times New Roman"/>
          <w:noProof/>
          <w:szCs w:val="24"/>
        </w:rPr>
        <w:t>1</w:t>
      </w:r>
      <w:r w:rsidRPr="00376AFF">
        <w:rPr>
          <w:rFonts w:ascii="Times New Roman" w:hAnsi="Times New Roman"/>
          <w:szCs w:val="24"/>
        </w:rPr>
        <w:fldChar w:fldCharType="end"/>
      </w:r>
      <w:bookmarkEnd w:id="827"/>
      <w:r w:rsidRPr="00376AFF">
        <w:rPr>
          <w:rFonts w:ascii="Times New Roman" w:hAnsi="Times New Roman"/>
          <w:szCs w:val="24"/>
        </w:rPr>
        <w:t>. FOSS / Freeware / Open-Data tools of the modelling chain for SPHERA.</w:t>
      </w:r>
    </w:p>
    <w:p w14:paraId="5AE403C8" w14:textId="77777777" w:rsidR="00093238" w:rsidRDefault="00093238" w:rsidP="00093238">
      <w:pPr>
        <w:spacing w:after="0" w:line="240" w:lineRule="auto"/>
        <w:jc w:val="both"/>
        <w:rPr>
          <w:rFonts w:ascii="Times New Roman" w:hAnsi="Times New Roman"/>
          <w:sz w:val="24"/>
          <w:szCs w:val="24"/>
        </w:rPr>
      </w:pPr>
    </w:p>
    <w:p w14:paraId="7871FD63" w14:textId="77777777" w:rsidR="00093238" w:rsidRPr="00376AFF" w:rsidRDefault="00093238" w:rsidP="00093238">
      <w:pPr>
        <w:pStyle w:val="Amicarellititle2"/>
        <w:numPr>
          <w:ilvl w:val="1"/>
          <w:numId w:val="44"/>
        </w:numPr>
      </w:pPr>
      <w:bookmarkStart w:id="828" w:name="_Toc66716506"/>
      <w:commentRangeStart w:id="829"/>
      <w:r w:rsidRPr="00376AFF">
        <w:t>DEM2xyz</w:t>
      </w:r>
      <w:r>
        <w:t>: preliminary elaboration of the raw DEM and DTM files</w:t>
      </w:r>
      <w:commentRangeEnd w:id="829"/>
      <w:r>
        <w:rPr>
          <w:rStyle w:val="Rimandocommento"/>
          <w:b w:val="0"/>
          <w:szCs w:val="20"/>
          <w:lang w:val="it-IT"/>
        </w:rPr>
        <w:commentReference w:id="829"/>
      </w:r>
      <w:bookmarkEnd w:id="828"/>
    </w:p>
    <w:p w14:paraId="4812AC83"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“DEM2xyz v.2.0” (RSE SpA) reads a “DEM” file and writes the associated DEM in a corresponding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possibly changing the spatial resolution (as </w:t>
      </w:r>
      <w:r>
        <w:rPr>
          <w:rFonts w:ascii="Times New Roman" w:hAnsi="Times New Roman"/>
          <w:lang w:val="en-GB"/>
        </w:rPr>
        <w:t>requested by the user). In case</w:t>
      </w:r>
    </w:p>
    <w:p w14:paraId="0F70E6A6" w14:textId="77777777"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proofErr w:type="spellStart"/>
      <w:r w:rsidRPr="00757569">
        <w:rPr>
          <w:rFonts w:ascii="Times New Roman" w:hAnsi="Times New Roman"/>
          <w:i/>
          <w:lang w:val="en-GB"/>
        </w:rPr>
        <w:t>lon</w:t>
      </w:r>
      <w:proofErr w:type="spellEnd"/>
      <w:r w:rsidRPr="00376AFF">
        <w:rPr>
          <w:rFonts w:ascii="Times New Roman" w:hAnsi="Times New Roman"/>
          <w:lang w:val="en-GB"/>
        </w:rPr>
        <w:t>,</w:t>
      </w:r>
      <w:r>
        <w:rPr>
          <w:rFonts w:ascii="Times New Roman" w:hAnsi="Times New Roman"/>
          <w:lang w:val="en-GB"/>
        </w:rPr>
        <w:t xml:space="preserve"> </w:t>
      </w:r>
      <w:proofErr w:type="spellStart"/>
      <w:r w:rsidRPr="00757569">
        <w:rPr>
          <w:rFonts w:ascii="Times New Roman" w:hAnsi="Times New Roman"/>
          <w:i/>
          <w:lang w:val="en-GB"/>
        </w:rPr>
        <w:t>lat</w:t>
      </w:r>
      <w:proofErr w:type="spellEnd"/>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830"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831"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14:paraId="794D2599" w14:textId="77777777" w:rsidR="00093238" w:rsidRDefault="00093238" w:rsidP="00093238">
      <w:pPr>
        <w:pStyle w:val="Normale1"/>
        <w:spacing w:line="240" w:lineRule="auto"/>
        <w:jc w:val="both"/>
        <w:rPr>
          <w:ins w:id="832" w:author="Amicarelli Andrea (RSE)" w:date="2021-03-15T15:40:00Z"/>
          <w:rFonts w:ascii="Times New Roman" w:hAnsi="Times New Roman"/>
          <w:lang w:val="en-GB"/>
        </w:rPr>
      </w:pPr>
      <w:ins w:id="833"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14:paraId="1FA860BC" w14:textId="77777777" w:rsidR="00093238" w:rsidRDefault="00093238" w:rsidP="00093238">
      <w:pPr>
        <w:pStyle w:val="Normale1"/>
        <w:spacing w:line="240" w:lineRule="auto"/>
        <w:jc w:val="both"/>
        <w:rPr>
          <w:rFonts w:ascii="Times New Roman" w:hAnsi="Times New Roman"/>
          <w:lang w:val="en-GB"/>
        </w:rPr>
      </w:pPr>
    </w:p>
    <w:p w14:paraId="1993D368" w14:textId="77777777" w:rsidR="00093238" w:rsidRPr="00376AFF" w:rsidRDefault="00093238" w:rsidP="00093238">
      <w:pPr>
        <w:pStyle w:val="Amicarellititle2"/>
        <w:numPr>
          <w:ilvl w:val="1"/>
          <w:numId w:val="44"/>
        </w:numPr>
      </w:pPr>
      <w:bookmarkStart w:id="834" w:name="_Toc66716507"/>
      <w:commentRangeStart w:id="835"/>
      <w:r>
        <w:t>Paraview</w:t>
      </w:r>
      <w:commentRangeEnd w:id="835"/>
      <w:r>
        <w:rPr>
          <w:rStyle w:val="Rimandocommento"/>
          <w:b w:val="0"/>
          <w:szCs w:val="20"/>
          <w:lang w:val="it-IT"/>
        </w:rPr>
        <w:commentReference w:id="835"/>
      </w:r>
      <w:r>
        <w:t>: post-processing  of the preliminary DEM and DTM files</w:t>
      </w:r>
      <w:bookmarkEnd w:id="834"/>
    </w:p>
    <w:p w14:paraId="5721FEB8"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w:t>
      </w:r>
      <w:proofErr w:type="spellStart"/>
      <w:r>
        <w:rPr>
          <w:rFonts w:ascii="Times New Roman" w:hAnsi="Times New Roman"/>
          <w:lang w:val="en-GB"/>
        </w:rPr>
        <w:t>xyz</w:t>
      </w:r>
      <w:proofErr w:type="spellEnd"/>
      <w:r>
        <w:rPr>
          <w:rFonts w:ascii="Times New Roman" w:hAnsi="Times New Roman"/>
          <w:lang w:val="en-GB"/>
        </w:rPr>
        <w:t>”</w:t>
      </w:r>
      <w:r w:rsidRPr="00376AFF">
        <w:rPr>
          <w:rFonts w:ascii="Times New Roman" w:hAnsi="Times New Roman"/>
          <w:lang w:val="en-GB"/>
        </w:rPr>
        <w:t>) can be post-processed by means of Paraview</w:t>
      </w:r>
      <w:r>
        <w:rPr>
          <w:rFonts w:ascii="Times New Roman" w:hAnsi="Times New Roman"/>
          <w:lang w:val="en-GB"/>
        </w:rPr>
        <w:t xml:space="preserve"> </w:t>
      </w:r>
      <w:r w:rsidRPr="00E129B8">
        <w:rPr>
          <w:rFonts w:ascii="Times New Roman" w:hAnsi="Times New Roman"/>
          <w:lang w:val="en-GB"/>
        </w:rPr>
        <w:t>(Kitware, [</w:t>
      </w:r>
      <w:r w:rsidRPr="00376AFF">
        <w:rPr>
          <w:rFonts w:ascii="Times New Roman" w:hAnsi="Times New Roman"/>
        </w:rPr>
        <w:fldChar w:fldCharType="begin"/>
      </w:r>
      <w:r w:rsidRPr="00E129B8">
        <w:rPr>
          <w:rFonts w:ascii="Times New Roman" w:hAnsi="Times New Roman"/>
          <w:lang w:val="en-GB"/>
        </w:rPr>
        <w:instrText xml:space="preserve"> REF _Ref520292527 \r \h </w:instrText>
      </w:r>
      <w:r w:rsidRPr="00376AFF">
        <w:rPr>
          <w:rFonts w:ascii="Times New Roman" w:hAnsi="Times New Roman"/>
        </w:rPr>
      </w:r>
      <w:r w:rsidRPr="00376AFF">
        <w:rPr>
          <w:rFonts w:ascii="Times New Roman" w:hAnsi="Times New Roman"/>
        </w:rPr>
        <w:fldChar w:fldCharType="separate"/>
      </w:r>
      <w:r w:rsidRPr="00E129B8">
        <w:rPr>
          <w:rFonts w:ascii="Times New Roman" w:hAnsi="Times New Roman"/>
          <w:lang w:val="en-GB"/>
        </w:rPr>
        <w:t>153</w:t>
      </w:r>
      <w:r w:rsidRPr="00376AFF">
        <w:rPr>
          <w:rFonts w:ascii="Times New Roman" w:hAnsi="Times New Roman"/>
        </w:rPr>
        <w:fldChar w:fldCharType="end"/>
      </w:r>
      <w:r w:rsidRPr="00E129B8">
        <w:rPr>
          <w:rFonts w:ascii="Times New Roman" w:hAnsi="Times New Roman"/>
          <w:lang w:val="en-GB"/>
        </w:rPr>
        <w:t>])</w:t>
      </w:r>
      <w:r w:rsidRPr="00376AFF">
        <w:rPr>
          <w:rFonts w:ascii="Times New Roman" w:hAnsi="Times New Roman"/>
          <w:lang w:val="en-GB"/>
        </w:rPr>
        <w:t>, by executing the following procedure:</w:t>
      </w:r>
    </w:p>
    <w:p w14:paraId="4E35ACB0"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14:paraId="7C2EBF97"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w:t>
      </w:r>
      <w:proofErr w:type="spellStart"/>
      <w:r w:rsidRPr="00376AFF">
        <w:rPr>
          <w:rFonts w:ascii="Times New Roman" w:hAnsi="Times New Roman"/>
          <w:lang w:val="en-GB"/>
        </w:rPr>
        <w:t>TabletoPoints</w:t>
      </w:r>
      <w:proofErr w:type="spellEnd"/>
      <w:r w:rsidRPr="00376AFF">
        <w:rPr>
          <w:rFonts w:ascii="Times New Roman" w:hAnsi="Times New Roman"/>
          <w:lang w:val="en-GB"/>
        </w:rPr>
        <w:t>”;</w:t>
      </w:r>
    </w:p>
    <w:p w14:paraId="2878F406" w14:textId="77777777"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14:paraId="433660DF"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14:paraId="182F2AEC" w14:textId="77777777"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14:paraId="648E6664" w14:textId="77777777"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t xml:space="preserve">Paraview also allows to cut the numerical domain (the cuts have to be far enough from the water bodies not to disable the procedures to extrude the water bodies from the DEM), circumscribes the </w:t>
      </w:r>
      <w:r w:rsidRPr="00C879BF">
        <w:rPr>
          <w:rFonts w:ascii="Times New Roman" w:hAnsi="Times New Roman"/>
          <w:lang w:val="en-GB"/>
        </w:rPr>
        <w:lastRenderedPageBreak/>
        <w:t>water bodies, draws the possible filing/digging regions, detects the dam toe and the most upstream point over the coastline of the water bodies.</w:t>
      </w:r>
    </w:p>
    <w:p w14:paraId="45FAEF2E" w14:textId="77777777" w:rsidR="00093238" w:rsidRDefault="00093238" w:rsidP="00093238">
      <w:pPr>
        <w:pStyle w:val="Normale1"/>
        <w:spacing w:line="240" w:lineRule="auto"/>
        <w:jc w:val="both"/>
        <w:rPr>
          <w:rFonts w:ascii="Times New Roman" w:hAnsi="Times New Roman"/>
          <w:lang w:val="en-GB"/>
        </w:rPr>
      </w:pPr>
    </w:p>
    <w:p w14:paraId="46B6A448" w14:textId="77777777" w:rsidR="00093238" w:rsidRPr="00376AFF" w:rsidRDefault="00093238" w:rsidP="00093238">
      <w:pPr>
        <w:pStyle w:val="Amicarellititle2"/>
        <w:numPr>
          <w:ilvl w:val="1"/>
          <w:numId w:val="44"/>
        </w:numPr>
      </w:pPr>
      <w:bookmarkStart w:id="836" w:name="_Ref57193757"/>
      <w:bookmarkStart w:id="837" w:name="_Toc66716508"/>
      <w:commentRangeStart w:id="838"/>
      <w:r w:rsidRPr="00376AFF">
        <w:t>Elaboration</w:t>
      </w:r>
      <w:bookmarkEnd w:id="836"/>
      <w:r w:rsidRPr="00376AFF">
        <w:t xml:space="preserve"> of a unique DEM-DTM integrated surface</w:t>
      </w:r>
      <w:commentRangeEnd w:id="838"/>
      <w:r>
        <w:rPr>
          <w:rStyle w:val="Rimandocommento"/>
          <w:b w:val="0"/>
          <w:i/>
          <w:szCs w:val="20"/>
        </w:rPr>
        <w:commentReference w:id="838"/>
      </w:r>
      <w:bookmarkEnd w:id="837"/>
    </w:p>
    <w:p w14:paraId="67C93F90"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is reported a use procedure for integrating several DEM (Digital Elevation Model) files with the associated DTM (Digital Terrain Model) files in a unique wall boundary for SPH simulations, by means of the following software tools: Paraview (Kitware,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_Ref57191825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154</w:t>
      </w:r>
      <w:r w:rsidRPr="00376AFF">
        <w:rPr>
          <w:rFonts w:ascii="Times New Roman" w:hAnsi="Times New Roman"/>
          <w:sz w:val="24"/>
          <w:szCs w:val="24"/>
        </w:rPr>
        <w:fldChar w:fldCharType="end"/>
      </w:r>
      <w:r w:rsidRPr="00376AFF">
        <w:rPr>
          <w:rFonts w:ascii="Times New Roman" w:hAnsi="Times New Roman"/>
          <w:sz w:val="24"/>
          <w:szCs w:val="24"/>
        </w:rPr>
        <w:t>]); DEM2xyz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_Ref57191845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40</w:t>
      </w:r>
      <w:r w:rsidRPr="00376AFF">
        <w:rPr>
          <w:rFonts w:ascii="Times New Roman" w:hAnsi="Times New Roman"/>
          <w:sz w:val="24"/>
          <w:szCs w:val="24"/>
        </w:rPr>
        <w:fldChar w:fldCharType="end"/>
      </w:r>
      <w:r w:rsidRPr="00376AFF">
        <w:rPr>
          <w:rFonts w:ascii="Times New Roman" w:hAnsi="Times New Roman"/>
          <w:sz w:val="24"/>
          <w:szCs w:val="24"/>
        </w:rPr>
        <w:t>]); ply2SPHERA_perimeter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_Ref520295993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160</w:t>
      </w:r>
      <w:r w:rsidRPr="00376AFF">
        <w:rPr>
          <w:rFonts w:ascii="Times New Roman" w:hAnsi="Times New Roman"/>
          <w:sz w:val="24"/>
          <w:szCs w:val="24"/>
        </w:rPr>
        <w:fldChar w:fldCharType="end"/>
      </w:r>
      <w:r w:rsidRPr="00376AFF">
        <w:rPr>
          <w:rFonts w:ascii="Times New Roman" w:hAnsi="Times New Roman"/>
          <w:sz w:val="24"/>
          <w:szCs w:val="24"/>
        </w:rPr>
        <w:t>]); Grid Interpolator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_Ref520297992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14:paraId="2E98563F" w14:textId="77777777"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14:paraId="25318E0C" w14:textId="77777777"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proofErr w:type="spellStart"/>
      <w:r w:rsidRPr="00376AFF">
        <w:rPr>
          <w:i/>
          <w:lang w:val="en-GB"/>
        </w:rPr>
        <w:t>z</w:t>
      </w:r>
      <w:r w:rsidRPr="00376AFF">
        <w:rPr>
          <w:i/>
          <w:vertAlign w:val="subscript"/>
          <w:lang w:val="en-GB"/>
        </w:rPr>
        <w:t>diff</w:t>
      </w:r>
      <w:proofErr w:type="spellEnd"/>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14:paraId="7923300F" w14:textId="77777777"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proofErr w:type="spellStart"/>
      <w:r w:rsidRPr="006048FB">
        <w:rPr>
          <w:lang w:val="en-GB"/>
        </w:rPr>
        <w:t>z</w:t>
      </w:r>
      <w:r w:rsidRPr="006048FB">
        <w:rPr>
          <w:vertAlign w:val="subscript"/>
          <w:lang w:val="en-GB"/>
        </w:rPr>
        <w:t>diff</w:t>
      </w:r>
      <w:proofErr w:type="spellEnd"/>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14:paraId="55F79726"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14:paraId="166E75A2"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14:paraId="26A37FC0"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14:paraId="6968AF8E" w14:textId="77777777"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14:paraId="7023CD60"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14:paraId="288AC035"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“.csv” to the “.</w:t>
      </w:r>
      <w:proofErr w:type="spellStart"/>
      <w:r w:rsidRPr="00376AFF">
        <w:rPr>
          <w:rFonts w:eastAsia="Calibri"/>
          <w:lang w:val="en-GB"/>
        </w:rPr>
        <w:t>xyz</w:t>
      </w:r>
      <w:proofErr w:type="spellEnd"/>
      <w:r w:rsidRPr="00376AFF">
        <w:rPr>
          <w:rFonts w:eastAsia="Calibri"/>
          <w:lang w:val="en-GB"/>
        </w:rPr>
        <w:t>” format for Grid Interpolator (one can use the commands “cut” and “paste” from Linux terminal);</w:t>
      </w:r>
    </w:p>
    <w:p w14:paraId="6DFC6D1E"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proofErr w:type="spellStart"/>
      <w:r w:rsidRPr="00376AFF">
        <w:rPr>
          <w:i/>
          <w:lang w:val="en-GB"/>
        </w:rPr>
        <w:t>z</w:t>
      </w:r>
      <w:r w:rsidRPr="00376AFF">
        <w:rPr>
          <w:i/>
          <w:vertAlign w:val="subscript"/>
          <w:lang w:val="en-GB"/>
        </w:rPr>
        <w:t>diff</w:t>
      </w:r>
      <w:proofErr w:type="spellEnd"/>
      <w:r w:rsidRPr="00376AFF">
        <w:rPr>
          <w:rFonts w:eastAsia="Calibri"/>
          <w:lang w:val="en-GB"/>
        </w:rPr>
        <w:t xml:space="preserve"> file from the “.</w:t>
      </w:r>
      <w:proofErr w:type="spellStart"/>
      <w:r w:rsidRPr="00376AFF">
        <w:rPr>
          <w:rFonts w:eastAsia="Calibri"/>
          <w:lang w:val="en-GB"/>
        </w:rPr>
        <w:t>xyz</w:t>
      </w:r>
      <w:proofErr w:type="spellEnd"/>
      <w:r w:rsidRPr="00376AFF">
        <w:rPr>
          <w:rFonts w:eastAsia="Calibri"/>
          <w:lang w:val="en-GB"/>
        </w:rPr>
        <w:t>” to the “.</w:t>
      </w:r>
      <w:proofErr w:type="spellStart"/>
      <w:ins w:id="839" w:author="Amicarelli Andrea (RSE)" w:date="2021-04-14T08:08:00Z">
        <w:r w:rsidR="004032D7">
          <w:rPr>
            <w:rFonts w:eastAsia="Calibri"/>
            <w:lang w:val="en-GB"/>
          </w:rPr>
          <w:t>asc</w:t>
        </w:r>
      </w:ins>
      <w:proofErr w:type="spellEnd"/>
      <w:del w:id="840" w:author="Amicarelli Andrea (RSE)" w:date="2021-04-14T08:08:00Z">
        <w:r w:rsidRPr="00376AFF" w:rsidDel="004032D7">
          <w:rPr>
            <w:rFonts w:eastAsia="Calibri"/>
            <w:lang w:val="en-GB"/>
          </w:rPr>
          <w:delText>dem</w:delText>
        </w:r>
      </w:del>
      <w:r w:rsidRPr="00376AFF">
        <w:rPr>
          <w:rFonts w:eastAsia="Calibri"/>
          <w:lang w:val="en-GB"/>
        </w:rPr>
        <w:t>” format by means of Grid Interpolator;</w:t>
      </w:r>
    </w:p>
    <w:p w14:paraId="07F31D20" w14:textId="77777777"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proofErr w:type="spellStart"/>
      <w:r w:rsidRPr="00376AFF">
        <w:rPr>
          <w:i/>
          <w:lang w:val="en-GB"/>
        </w:rPr>
        <w:t>z</w:t>
      </w:r>
      <w:r w:rsidRPr="00376AFF">
        <w:rPr>
          <w:i/>
          <w:vertAlign w:val="subscript"/>
          <w:lang w:val="en-GB"/>
        </w:rPr>
        <w:t>diff,digs</w:t>
      </w:r>
      <w:proofErr w:type="spellEnd"/>
      <w:r w:rsidRPr="00376AFF">
        <w:rPr>
          <w:rFonts w:eastAsia="Calibri"/>
          <w:lang w:val="en-GB"/>
        </w:rPr>
        <w:t>) from the “.</w:t>
      </w:r>
      <w:proofErr w:type="spellStart"/>
      <w:ins w:id="841" w:author="Amicarelli Andrea (RSE)" w:date="2021-04-14T08:08:00Z">
        <w:r w:rsidR="004032D7">
          <w:rPr>
            <w:rFonts w:eastAsia="Calibri"/>
            <w:lang w:val="en-GB"/>
          </w:rPr>
          <w:t>asc</w:t>
        </w:r>
      </w:ins>
      <w:proofErr w:type="spellEnd"/>
      <w:del w:id="842" w:author="Amicarelli Andrea (RSE)" w:date="2021-04-14T08:08:00Z">
        <w:r w:rsidRPr="00376AFF" w:rsidDel="004032D7">
          <w:rPr>
            <w:rFonts w:eastAsia="Calibri"/>
            <w:lang w:val="en-GB"/>
          </w:rPr>
          <w:delText>dem</w:delText>
        </w:r>
      </w:del>
      <w:r w:rsidRPr="00376AFF">
        <w:rPr>
          <w:rFonts w:eastAsia="Calibri"/>
          <w:lang w:val="en-GB"/>
        </w:rPr>
        <w:t>” to the “.</w:t>
      </w:r>
      <w:proofErr w:type="spellStart"/>
      <w:r w:rsidRPr="00376AFF">
        <w:rPr>
          <w:rFonts w:eastAsia="Calibri"/>
          <w:lang w:val="en-GB"/>
        </w:rPr>
        <w:t>xyz</w:t>
      </w:r>
      <w:proofErr w:type="spellEnd"/>
      <w:r w:rsidRPr="00376AFF">
        <w:rPr>
          <w:rFonts w:eastAsia="Calibri"/>
          <w:lang w:val="en-GB"/>
        </w:rPr>
        <w:t>” format;</w:t>
      </w:r>
    </w:p>
    <w:p w14:paraId="14B1069B" w14:textId="77777777"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proofErr w:type="spellStart"/>
      <w:r w:rsidRPr="00376AFF">
        <w:rPr>
          <w:i/>
          <w:lang w:val="en-GB"/>
        </w:rPr>
        <w:t>z</w:t>
      </w:r>
      <w:r w:rsidRPr="00376AFF">
        <w:rPr>
          <w:i/>
          <w:vertAlign w:val="subscript"/>
          <w:lang w:val="en-GB"/>
        </w:rPr>
        <w:t>diff,digs</w:t>
      </w:r>
      <w:proofErr w:type="spellEnd"/>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proofErr w:type="spellStart"/>
      <w:r w:rsidRPr="00376AFF">
        <w:rPr>
          <w:rFonts w:eastAsia="Calibri"/>
          <w:i/>
          <w:lang w:val="en-GB"/>
        </w:rPr>
        <w:t>z</w:t>
      </w:r>
      <w:r w:rsidRPr="00376AFF">
        <w:rPr>
          <w:rFonts w:eastAsia="Calibri"/>
          <w:i/>
          <w:vertAlign w:val="subscript"/>
          <w:lang w:val="en-GB"/>
        </w:rPr>
        <w:t>DEM,digs,filter</w:t>
      </w:r>
      <w:proofErr w:type="spellEnd"/>
      <w:r w:rsidRPr="00376AFF">
        <w:rPr>
          <w:rFonts w:eastAsia="Calibri"/>
          <w:lang w:val="en-GB"/>
        </w:rPr>
        <w:t>, filtered with respect to the sub-grid roughness and DEM bugs;</w:t>
      </w:r>
    </w:p>
    <w:p w14:paraId="665721B4" w14:textId="77777777" w:rsidR="00093238" w:rsidRPr="00E129B8" w:rsidRDefault="00093238" w:rsidP="00093238">
      <w:pPr>
        <w:pStyle w:val="Paragrafoelenco"/>
        <w:ind w:left="0"/>
        <w:jc w:val="both"/>
        <w:rPr>
          <w:lang w:val="en-GB"/>
        </w:rPr>
      </w:pPr>
      <w:r w:rsidRPr="00E129B8">
        <w:rPr>
          <w:lang w:val="en-GB"/>
        </w:rPr>
        <w:t>--</w:t>
      </w:r>
    </w:p>
    <w:p w14:paraId="37B4D57A" w14:textId="77777777" w:rsidR="00093238" w:rsidRPr="00E129B8" w:rsidRDefault="00093238" w:rsidP="00093238">
      <w:pPr>
        <w:pStyle w:val="Paragrafoelenco"/>
        <w:ind w:left="0"/>
        <w:jc w:val="both"/>
        <w:rPr>
          <w:lang w:val="en-GB"/>
        </w:rPr>
      </w:pPr>
      <w:r w:rsidRPr="00E129B8">
        <w:rPr>
          <w:lang w:val="en-GB"/>
        </w:rPr>
        <w:t>The Paraview use procedure for the DEM/DTM elaboration needs a filter for the local height difference between the DEM and the DTM. Hereafter the formulation of a generic filter in case one only uses the integer rounding function (“</w:t>
      </w:r>
      <w:proofErr w:type="spellStart"/>
      <w:r w:rsidRPr="00E129B8">
        <w:rPr>
          <w:i/>
          <w:lang w:val="en-GB"/>
        </w:rPr>
        <w:t>rint</w:t>
      </w:r>
      <w:proofErr w:type="spellEnd"/>
      <w:r w:rsidRPr="00E129B8">
        <w:rPr>
          <w:lang w:val="en-GB"/>
        </w:rPr>
        <w:t xml:space="preserve">”) as discontinuous function. This is the case when using Paraview without Python scripts (Paraview filter “Python </w:t>
      </w:r>
      <w:proofErr w:type="spellStart"/>
      <w:r w:rsidRPr="00E129B8">
        <w:rPr>
          <w:lang w:val="en-GB"/>
        </w:rPr>
        <w:t>Caculator</w:t>
      </w:r>
      <w:proofErr w:type="spellEnd"/>
      <w:r w:rsidRPr="00E129B8">
        <w:rPr>
          <w:lang w:val="en-GB"/>
        </w:rPr>
        <w:t>”; no “</w:t>
      </w:r>
      <w:r w:rsidRPr="00E129B8">
        <w:rPr>
          <w:i/>
          <w:lang w:val="en-GB"/>
        </w:rPr>
        <w:t>if</w:t>
      </w:r>
      <w:r w:rsidRPr="00E129B8">
        <w:rPr>
          <w:lang w:val="en-GB"/>
        </w:rPr>
        <w:t xml:space="preserve">” construct is available, no other discontinuous function is </w:t>
      </w:r>
      <w:proofErr w:type="spellStart"/>
      <w:r w:rsidRPr="00E129B8">
        <w:rPr>
          <w:lang w:val="en-GB"/>
        </w:rPr>
        <w:t>avilable</w:t>
      </w:r>
      <w:proofErr w:type="spellEnd"/>
      <w:r w:rsidRPr="00E129B8">
        <w:rPr>
          <w:lang w:val="en-GB"/>
        </w:rPr>
        <w:t xml:space="preserve"> such as the Heaviside step).</w:t>
      </w:r>
    </w:p>
    <w:p w14:paraId="2F6E700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proofErr w:type="spellStart"/>
      <w:r w:rsidRPr="00376AFF">
        <w:rPr>
          <w:rFonts w:ascii="Times New Roman" w:hAnsi="Times New Roman"/>
          <w:i/>
          <w:lang w:val="en-GB"/>
        </w:rPr>
        <w:t>z</w:t>
      </w:r>
      <w:r w:rsidRPr="00376AFF">
        <w:rPr>
          <w:rFonts w:ascii="Times New Roman" w:hAnsi="Times New Roman"/>
          <w:i/>
          <w:vertAlign w:val="subscript"/>
          <w:lang w:val="en-GB"/>
        </w:rPr>
        <w:t>DEM,filt</w:t>
      </w:r>
      <w:proofErr w:type="spellEnd"/>
      <w:r w:rsidRPr="00376AFF">
        <w:rPr>
          <w:rFonts w:ascii="Times New Roman" w:hAnsi="Times New Roman"/>
          <w:lang w:val="en-GB"/>
        </w:rPr>
        <w:t>, -m-) depends on the DEM height (</w:t>
      </w:r>
      <w:proofErr w:type="spellStart"/>
      <w:r w:rsidRPr="00376AFF">
        <w:rPr>
          <w:rFonts w:ascii="Times New Roman" w:hAnsi="Times New Roman"/>
          <w:i/>
          <w:lang w:val="en-GB"/>
        </w:rPr>
        <w:t>z</w:t>
      </w:r>
      <w:r w:rsidRPr="00376AFF">
        <w:rPr>
          <w:rFonts w:ascii="Times New Roman" w:hAnsi="Times New Roman"/>
          <w:i/>
          <w:vertAlign w:val="subscript"/>
          <w:lang w:val="en-GB"/>
        </w:rPr>
        <w:t>DEM</w:t>
      </w:r>
      <w:proofErr w:type="spellEnd"/>
      <w:r>
        <w:rPr>
          <w:rFonts w:ascii="Times New Roman" w:hAnsi="Times New Roman"/>
          <w:lang w:val="en-GB"/>
        </w:rPr>
        <w:t xml:space="preserve">, </w:t>
      </w:r>
      <w:r w:rsidRPr="00376AFF">
        <w:rPr>
          <w:rFonts w:ascii="Times New Roman" w:hAnsi="Times New Roman"/>
          <w:lang w:val="en-GB"/>
        </w:rPr>
        <w:t>m), the DTM height (</w:t>
      </w:r>
      <w:proofErr w:type="spellStart"/>
      <w:r w:rsidRPr="00376AFF">
        <w:rPr>
          <w:rFonts w:ascii="Times New Roman" w:hAnsi="Times New Roman"/>
          <w:i/>
          <w:lang w:val="en-GB"/>
        </w:rPr>
        <w:t>z</w:t>
      </w:r>
      <w:r w:rsidRPr="00376AFF">
        <w:rPr>
          <w:rFonts w:ascii="Times New Roman" w:hAnsi="Times New Roman"/>
          <w:i/>
          <w:vertAlign w:val="subscript"/>
          <w:lang w:val="en-GB"/>
        </w:rPr>
        <w:t>DTM</w:t>
      </w:r>
      <w:proofErr w:type="spellEnd"/>
      <w:r>
        <w:rPr>
          <w:rFonts w:ascii="Times New Roman" w:hAnsi="Times New Roman"/>
          <w:lang w:val="en-GB"/>
        </w:rPr>
        <w:t>, m</w:t>
      </w:r>
      <w:r w:rsidRPr="00376AFF">
        <w:rPr>
          <w:rFonts w:ascii="Times New Roman" w:hAnsi="Times New Roman"/>
          <w:lang w:val="en-GB"/>
        </w:rPr>
        <w:t>), the filter threshold on the height difference (</w:t>
      </w:r>
      <w:proofErr w:type="spellStart"/>
      <w:r w:rsidRPr="00376AFF">
        <w:rPr>
          <w:rFonts w:ascii="Times New Roman" w:hAnsi="Times New Roman"/>
          <w:i/>
          <w:lang w:val="en-GB"/>
        </w:rPr>
        <w:t>z</w:t>
      </w:r>
      <w:r w:rsidRPr="00376AFF">
        <w:rPr>
          <w:rFonts w:ascii="Times New Roman" w:hAnsi="Times New Roman"/>
          <w:i/>
          <w:vertAlign w:val="subscript"/>
          <w:lang w:val="en-GB"/>
        </w:rPr>
        <w:t>diff,thr</w:t>
      </w:r>
      <w:proofErr w:type="spellEnd"/>
      <w:r>
        <w:rPr>
          <w:rFonts w:ascii="Times New Roman" w:hAnsi="Times New Roman"/>
          <w:lang w:val="en-GB"/>
        </w:rPr>
        <w:t xml:space="preserve"> m</w:t>
      </w:r>
      <w:r w:rsidRPr="00376AFF">
        <w:rPr>
          <w:rFonts w:ascii="Times New Roman" w:hAnsi="Times New Roman"/>
          <w:lang w:val="en-GB"/>
        </w:rPr>
        <w:t xml:space="preserve">) and the height precision </w:t>
      </w:r>
      <w:proofErr w:type="spellStart"/>
      <w:r w:rsidRPr="00376AFF">
        <w:rPr>
          <w:rFonts w:ascii="Times New Roman" w:hAnsi="Times New Roman"/>
          <w:i/>
          <w:lang w:val="en-GB"/>
        </w:rPr>
        <w:t>z</w:t>
      </w:r>
      <w:r w:rsidRPr="00376AFF">
        <w:rPr>
          <w:rFonts w:ascii="Times New Roman" w:hAnsi="Times New Roman"/>
          <w:i/>
          <w:vertAlign w:val="subscript"/>
          <w:lang w:val="en-GB"/>
        </w:rPr>
        <w:t>pr</w:t>
      </w:r>
      <w:proofErr w:type="spellEnd"/>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14:paraId="3D1729C1" w14:textId="77777777" w:rsidTr="0044085B">
        <w:tc>
          <w:tcPr>
            <w:tcW w:w="4539" w:type="pct"/>
            <w:vAlign w:val="center"/>
          </w:tcPr>
          <w:p w14:paraId="3ACD8E8C" w14:textId="77777777" w:rsidR="00093238" w:rsidRPr="00376AFF" w:rsidRDefault="00093238" w:rsidP="0044085B">
            <w:pPr>
              <w:jc w:val="center"/>
            </w:pPr>
            <w:r w:rsidRPr="00376AFF">
              <w:rPr>
                <w:position w:val="-14"/>
              </w:rPr>
              <w:object w:dxaOrig="2240" w:dyaOrig="380" w14:anchorId="7D28DC9E">
                <v:shape id="_x0000_i1277" type="#_x0000_t75" style="width:106.2pt;height:19.8pt" o:ole="">
                  <v:imagedata r:id="rId518" o:title=""/>
                </v:shape>
                <o:OLEObject Type="Embed" ProgID="Equation.3" ShapeID="_x0000_i1277" DrawAspect="Content" ObjectID="_1687596202" r:id="rId519"/>
              </w:object>
            </w:r>
          </w:p>
          <w:p w14:paraId="7AE252F1" w14:textId="77777777" w:rsidR="00093238" w:rsidRPr="00376AFF" w:rsidRDefault="00093238" w:rsidP="0044085B">
            <w:pPr>
              <w:jc w:val="center"/>
            </w:pPr>
            <w:r w:rsidRPr="00376AFF">
              <w:rPr>
                <w:position w:val="-14"/>
              </w:rPr>
              <w:object w:dxaOrig="2060" w:dyaOrig="380" w14:anchorId="23A49675">
                <v:shape id="_x0000_i1278" type="#_x0000_t75" style="width:97.8pt;height:19.8pt" o:ole="">
                  <v:imagedata r:id="rId520" o:title=""/>
                </v:shape>
                <o:OLEObject Type="Embed" ProgID="Equation.3" ShapeID="_x0000_i1278" DrawAspect="Content" ObjectID="_1687596203" r:id="rId521"/>
              </w:object>
            </w:r>
          </w:p>
          <w:p w14:paraId="5794EFB2" w14:textId="77777777" w:rsidR="00093238" w:rsidRPr="00376AFF" w:rsidRDefault="00093238" w:rsidP="0044085B">
            <w:pPr>
              <w:jc w:val="center"/>
            </w:pPr>
            <w:r w:rsidRPr="00376AFF">
              <w:rPr>
                <w:position w:val="-34"/>
              </w:rPr>
              <w:object w:dxaOrig="4400" w:dyaOrig="800" w14:anchorId="7C2CC01F">
                <v:shape id="_x0000_i1279" type="#_x0000_t75" style="width:208.2pt;height:41.4pt" o:ole="">
                  <v:imagedata r:id="rId522" o:title=""/>
                </v:shape>
                <o:OLEObject Type="Embed" ProgID="Equation.3" ShapeID="_x0000_i1279" DrawAspect="Content" ObjectID="_1687596204" r:id="rId523"/>
              </w:object>
            </w:r>
          </w:p>
          <w:p w14:paraId="07BC5B28" w14:textId="77777777"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w14:anchorId="5BD35940">
                <v:shape id="_x0000_i1280" type="#_x0000_t75" style="width:162.6pt;height:39.6pt" o:ole="">
                  <v:imagedata r:id="rId524" o:title=""/>
                </v:shape>
                <o:OLEObject Type="Embed" ProgID="Equation.3" ShapeID="_x0000_i1280" DrawAspect="Content" ObjectID="_1687596205" r:id="rId525"/>
              </w:object>
            </w:r>
          </w:p>
        </w:tc>
        <w:tc>
          <w:tcPr>
            <w:tcW w:w="461" w:type="pct"/>
            <w:vAlign w:val="center"/>
          </w:tcPr>
          <w:p w14:paraId="6001B8B0" w14:textId="77777777"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14:paraId="3CA9A795"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14:paraId="538ECA22"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14:paraId="27ED4D60"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not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Pr>
          <w:rFonts w:eastAsia="Calibri"/>
          <w:lang w:val="en-GB"/>
        </w:rPr>
        <w:t>6.3</w:t>
      </w:r>
      <w:r w:rsidRPr="00376AFF">
        <w:rPr>
          <w:rFonts w:eastAsia="Calibri"/>
          <w:lang w:val="en-GB"/>
        </w:rPr>
        <w:fldChar w:fldCharType="end"/>
      </w:r>
      <w:r w:rsidRPr="00376AFF">
        <w:rPr>
          <w:rFonts w:eastAsia="Calibri"/>
          <w:lang w:val="en-GB"/>
        </w:rPr>
        <w:t>);</w:t>
      </w:r>
    </w:p>
    <w:p w14:paraId="55BE193E"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 </w:t>
      </w:r>
      <w:commentRangeStart w:id="843"/>
      <w:r w:rsidRPr="00376AFF">
        <w:rPr>
          <w:rFonts w:eastAsia="Calibri"/>
          <w:lang w:val="en-GB"/>
        </w:rPr>
        <w:t>[]</w:t>
      </w:r>
      <w:commentRangeEnd w:id="843"/>
      <w:r w:rsidRPr="00376AFF">
        <w:rPr>
          <w:rStyle w:val="Rimandocommento"/>
          <w:szCs w:val="20"/>
          <w:lang w:val="en-GB"/>
        </w:rPr>
        <w:commentReference w:id="843"/>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14:paraId="78DB304B"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14:paraId="0BD8A61C"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14:paraId="11693334" w14:textId="77777777"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14:paraId="0BDDF9C2" w14:textId="77777777" w:rsidR="00093238" w:rsidRPr="006048FB" w:rsidRDefault="00093238" w:rsidP="00093238">
      <w:pPr>
        <w:pStyle w:val="Paragrafoelenco"/>
        <w:ind w:left="0"/>
        <w:jc w:val="both"/>
      </w:pPr>
      <w:r>
        <w:t>--</w:t>
      </w:r>
    </w:p>
    <w:p w14:paraId="5DC32CDD"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proofErr w:type="spellStart"/>
      <w:r w:rsidRPr="00376AFF">
        <w:rPr>
          <w:rFonts w:eastAsia="Calibri"/>
          <w:i/>
          <w:lang w:val="en-GB"/>
        </w:rPr>
        <w:t>z</w:t>
      </w:r>
      <w:r w:rsidRPr="00376AFF">
        <w:rPr>
          <w:rFonts w:eastAsia="Calibri"/>
          <w:i/>
          <w:vertAlign w:val="subscript"/>
          <w:lang w:val="en-GB"/>
        </w:rPr>
        <w:t>DEM,digs,filter</w:t>
      </w:r>
      <w:proofErr w:type="spellEnd"/>
      <w:r w:rsidRPr="00376AFF">
        <w:rPr>
          <w:rFonts w:eastAsia="Calibri"/>
          <w:lang w:val="en-GB"/>
        </w:rPr>
        <w:t xml:space="preserve">  instead of </w:t>
      </w:r>
      <w:proofErr w:type="spellStart"/>
      <w:r w:rsidRPr="00376AFF">
        <w:rPr>
          <w:rFonts w:eastAsia="Calibri"/>
          <w:i/>
          <w:lang w:val="en-GB"/>
        </w:rPr>
        <w:t>z</w:t>
      </w:r>
      <w:r w:rsidRPr="00376AFF">
        <w:rPr>
          <w:rFonts w:eastAsia="Calibri"/>
          <w:i/>
          <w:vertAlign w:val="subscript"/>
          <w:lang w:val="en-GB"/>
        </w:rPr>
        <w:t>diff</w:t>
      </w:r>
      <w:proofErr w:type="spellEnd"/>
      <w:r w:rsidRPr="00376AFF">
        <w:rPr>
          <w:rFonts w:eastAsia="Calibri"/>
          <w:lang w:val="en-GB"/>
        </w:rPr>
        <w:t xml:space="preserve"> and do not apply any filter);</w:t>
      </w:r>
    </w:p>
    <w:p w14:paraId="239D0CA1"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14:paraId="5AFA3702" w14:textId="77777777"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14:paraId="4C1D1C3F"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14:paraId="13D17288"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14:paraId="6523967C"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14:paraId="2150ED0A" w14:textId="77777777"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14:paraId="38A251E1" w14:textId="77777777" w:rsidR="00093238" w:rsidRDefault="00093238" w:rsidP="00093238">
      <w:pPr>
        <w:spacing w:after="0" w:line="240" w:lineRule="auto"/>
        <w:jc w:val="both"/>
        <w:rPr>
          <w:rFonts w:ascii="Times New Roman" w:hAnsi="Times New Roman"/>
          <w:sz w:val="24"/>
          <w:szCs w:val="24"/>
        </w:rPr>
      </w:pPr>
    </w:p>
    <w:p w14:paraId="462BF5E3" w14:textId="77777777" w:rsidR="00093238" w:rsidRPr="00376AFF" w:rsidRDefault="00093238" w:rsidP="00093238">
      <w:pPr>
        <w:pStyle w:val="Amicarellititle2"/>
        <w:numPr>
          <w:ilvl w:val="1"/>
          <w:numId w:val="44"/>
        </w:numPr>
      </w:pPr>
      <w:bookmarkStart w:id="844" w:name="_Toc66716509"/>
      <w:commentRangeStart w:id="845"/>
      <w:r w:rsidRPr="00376AFF">
        <w:t>DEM2xyz</w:t>
      </w:r>
      <w:commentRangeEnd w:id="845"/>
      <w:r>
        <w:t>:</w:t>
      </w:r>
      <w:r w:rsidRPr="00376AFF">
        <w:rPr>
          <w:rStyle w:val="Rimandocommento"/>
          <w:b w:val="0"/>
          <w:szCs w:val="20"/>
        </w:rPr>
        <w:commentReference w:id="845"/>
      </w:r>
      <w:r>
        <w:t xml:space="preserve"> further modifications to the DEM-DTM</w:t>
      </w:r>
      <w:bookmarkEnd w:id="844"/>
    </w:p>
    <w:p w14:paraId="1F84D47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w:t>
      </w:r>
      <w:proofErr w:type="spellStart"/>
      <w:r w:rsidRPr="00376AFF">
        <w:rPr>
          <w:rFonts w:ascii="Times New Roman" w:hAnsi="Times New Roman"/>
          <w:sz w:val="24"/>
          <w:szCs w:val="24"/>
        </w:rPr>
        <w:t>bathimetry</w:t>
      </w:r>
      <w:proofErr w:type="spellEnd"/>
      <w:r w:rsidRPr="00376AFF">
        <w:rPr>
          <w:rFonts w:ascii="Times New Roman" w:hAnsi="Times New Roman"/>
          <w:sz w:val="24"/>
          <w:szCs w:val="24"/>
        </w:rPr>
        <w:t xml:space="preserve">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14:paraId="45D6B7C3" w14:textId="77777777" w:rsidR="00093238" w:rsidRDefault="00093238" w:rsidP="00093238">
      <w:pPr>
        <w:spacing w:after="0" w:line="240" w:lineRule="auto"/>
        <w:jc w:val="both"/>
        <w:rPr>
          <w:rFonts w:ascii="Times New Roman" w:hAnsi="Times New Roman"/>
          <w:sz w:val="24"/>
          <w:szCs w:val="24"/>
        </w:rPr>
      </w:pPr>
    </w:p>
    <w:p w14:paraId="59547CF8" w14:textId="77777777" w:rsidR="00093238" w:rsidRPr="00376AFF" w:rsidRDefault="00093238" w:rsidP="00093238">
      <w:pPr>
        <w:pStyle w:val="Amicarellititle2"/>
        <w:numPr>
          <w:ilvl w:val="1"/>
          <w:numId w:val="44"/>
        </w:numPr>
      </w:pPr>
      <w:bookmarkStart w:id="846" w:name="_Toc66716510"/>
      <w:commentRangeStart w:id="847"/>
      <w:r>
        <w:t>Paraview</w:t>
      </w:r>
      <w:commentRangeEnd w:id="847"/>
      <w:r>
        <w:rPr>
          <w:rStyle w:val="Rimandocommento"/>
          <w:b w:val="0"/>
          <w:szCs w:val="20"/>
          <w:lang w:val="it-IT"/>
        </w:rPr>
        <w:commentReference w:id="847"/>
      </w:r>
      <w:r>
        <w:t>: post-processing of the final output of DEM2xyz</w:t>
      </w:r>
      <w:bookmarkEnd w:id="846"/>
    </w:p>
    <w:p w14:paraId="194B1ABA"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At this point, Paraview is used again to draw those geometrical figures which are necessary to initialize some variables in the main input file of SPHERA, in order to detect water bodies, earth-filled dams and monitoring elements.</w:t>
      </w:r>
    </w:p>
    <w:p w14:paraId="714D02DF" w14:textId="77777777" w:rsidR="00093238" w:rsidRDefault="00093238" w:rsidP="00093238">
      <w:pPr>
        <w:spacing w:after="0" w:line="240" w:lineRule="auto"/>
        <w:jc w:val="both"/>
        <w:rPr>
          <w:rFonts w:ascii="Times New Roman" w:hAnsi="Times New Roman"/>
          <w:sz w:val="24"/>
          <w:szCs w:val="24"/>
        </w:rPr>
      </w:pPr>
    </w:p>
    <w:p w14:paraId="327412C8" w14:textId="77777777" w:rsidR="00093238" w:rsidRPr="00E129B8" w:rsidRDefault="00093238" w:rsidP="00093238">
      <w:pPr>
        <w:pStyle w:val="Amicarellititle3"/>
        <w:numPr>
          <w:ilvl w:val="2"/>
          <w:numId w:val="44"/>
        </w:numPr>
        <w:rPr>
          <w:lang w:val="en-GB"/>
        </w:rPr>
      </w:pPr>
      <w:bookmarkStart w:id="848" w:name="_Toc66716511"/>
      <w:commentRangeStart w:id="849"/>
      <w:r w:rsidRPr="00E129B8">
        <w:rPr>
          <w:lang w:val="en-GB"/>
        </w:rPr>
        <w:lastRenderedPageBreak/>
        <w:t>Simple use procedure to design a weir</w:t>
      </w:r>
      <w:commentRangeEnd w:id="849"/>
      <w:r>
        <w:rPr>
          <w:rStyle w:val="Rimandocommento"/>
          <w:b w:val="0"/>
          <w:i w:val="0"/>
          <w:szCs w:val="20"/>
        </w:rPr>
        <w:commentReference w:id="849"/>
      </w:r>
      <w:bookmarkEnd w:id="848"/>
    </w:p>
    <w:p w14:paraId="2A01608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Hereafter a simple and approximated use procedure to elaborate the DEM/DTM surface with Paraview </w:t>
      </w:r>
      <w:proofErr w:type="gramStart"/>
      <w:r w:rsidRPr="00376AFF">
        <w:rPr>
          <w:rFonts w:ascii="Times New Roman" w:hAnsi="Times New Roman"/>
          <w:sz w:val="24"/>
          <w:szCs w:val="24"/>
        </w:rPr>
        <w:t>in order to</w:t>
      </w:r>
      <w:proofErr w:type="gramEnd"/>
      <w:r w:rsidRPr="00376AFF">
        <w:rPr>
          <w:rFonts w:ascii="Times New Roman" w:hAnsi="Times New Roman"/>
          <w:sz w:val="24"/>
          <w:szCs w:val="24"/>
        </w:rPr>
        <w:t xml:space="preserve"> design a weir:</w:t>
      </w:r>
    </w:p>
    <w:p w14:paraId="11E17ED4"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w:t>
      </w:r>
      <w:proofErr w:type="spellStart"/>
      <w:r w:rsidRPr="00376AFF">
        <w:rPr>
          <w:rFonts w:eastAsia="Calibri"/>
          <w:lang w:val="en-GB"/>
        </w:rPr>
        <w:t>polygone</w:t>
      </w:r>
      <w:proofErr w:type="spellEnd"/>
      <w:r w:rsidRPr="00376AFF">
        <w:rPr>
          <w:rFonts w:eastAsia="Calibri"/>
          <w:lang w:val="en-GB"/>
        </w:rPr>
        <w:t>”);</w:t>
      </w:r>
    </w:p>
    <w:p w14:paraId="12CB45B0"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14:paraId="1B3D2D08"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execute “Delaunay 3D” triangulation to obtain a </w:t>
      </w:r>
      <w:proofErr w:type="spellStart"/>
      <w:r w:rsidRPr="00376AFF">
        <w:rPr>
          <w:rFonts w:eastAsia="Calibri"/>
          <w:lang w:val="en-GB"/>
        </w:rPr>
        <w:t>tetrahedric</w:t>
      </w:r>
      <w:proofErr w:type="spellEnd"/>
      <w:r w:rsidRPr="00376AFF">
        <w:rPr>
          <w:rFonts w:eastAsia="Calibri"/>
          <w:lang w:val="en-GB"/>
        </w:rPr>
        <w:t xml:space="preserve"> grid within the extrusion;</w:t>
      </w:r>
    </w:p>
    <w:p w14:paraId="14F5594F"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14:paraId="236FF787"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1977C8FE"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14:paraId="23666EA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remove the faces useless in the SPH simulation (feature “select elements with </w:t>
      </w:r>
      <w:proofErr w:type="spellStart"/>
      <w:r w:rsidRPr="00376AFF">
        <w:rPr>
          <w:rFonts w:eastAsia="Calibri"/>
          <w:lang w:val="en-GB"/>
        </w:rPr>
        <w:t>polygone</w:t>
      </w:r>
      <w:proofErr w:type="spellEnd"/>
      <w:r w:rsidRPr="00376AFF">
        <w:rPr>
          <w:rFonts w:eastAsia="Calibri"/>
          <w:lang w:val="en-GB"/>
        </w:rPr>
        <w:t>” with selection inversion; filter “Extract Selection”);</w:t>
      </w:r>
    </w:p>
    <w:p w14:paraId="2BB09161"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 xml:space="preserve">check and possibly flip the face </w:t>
      </w:r>
      <w:proofErr w:type="spellStart"/>
      <w:r w:rsidRPr="00376AFF">
        <w:rPr>
          <w:rFonts w:eastAsia="Calibri"/>
          <w:lang w:val="en-GB"/>
        </w:rPr>
        <w:t>normals</w:t>
      </w:r>
      <w:proofErr w:type="spellEnd"/>
      <w:r w:rsidRPr="00376AFF">
        <w:rPr>
          <w:rFonts w:eastAsia="Calibri"/>
          <w:lang w:val="en-GB"/>
        </w:rPr>
        <w:t xml:space="preserve"> (filter “Generate Surface </w:t>
      </w:r>
      <w:proofErr w:type="spellStart"/>
      <w:r w:rsidRPr="00376AFF">
        <w:rPr>
          <w:rFonts w:eastAsia="Calibri"/>
          <w:lang w:val="en-GB"/>
        </w:rPr>
        <w:t>Normals</w:t>
      </w:r>
      <w:proofErr w:type="spellEnd"/>
      <w:r w:rsidRPr="00376AFF">
        <w:rPr>
          <w:rFonts w:eastAsia="Calibri"/>
          <w:lang w:val="en-GB"/>
        </w:rPr>
        <w:t xml:space="preserve">” with “Flip </w:t>
      </w:r>
      <w:proofErr w:type="spellStart"/>
      <w:r w:rsidRPr="00376AFF">
        <w:rPr>
          <w:rFonts w:eastAsia="Calibri"/>
          <w:lang w:val="en-GB"/>
        </w:rPr>
        <w:t>Normals</w:t>
      </w:r>
      <w:proofErr w:type="spellEnd"/>
      <w:r w:rsidRPr="00376AFF">
        <w:rPr>
          <w:rFonts w:eastAsia="Calibri"/>
          <w:lang w:val="en-GB"/>
        </w:rPr>
        <w:t>” and “splitting”);</w:t>
      </w:r>
    </w:p>
    <w:p w14:paraId="2FC6085C" w14:textId="77777777"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14:paraId="5B3B8E42" w14:textId="77777777" w:rsidR="00093238" w:rsidRDefault="00093238" w:rsidP="00093238">
      <w:pPr>
        <w:spacing w:after="0" w:line="240" w:lineRule="auto"/>
        <w:jc w:val="both"/>
        <w:rPr>
          <w:rFonts w:ascii="Times New Roman" w:hAnsi="Times New Roman"/>
          <w:sz w:val="24"/>
          <w:szCs w:val="24"/>
        </w:rPr>
      </w:pPr>
    </w:p>
    <w:p w14:paraId="16CD55D7" w14:textId="77777777" w:rsidR="00093238" w:rsidRPr="002B4143" w:rsidRDefault="00093238" w:rsidP="00093238">
      <w:pPr>
        <w:pStyle w:val="Amicarellititle2"/>
        <w:numPr>
          <w:ilvl w:val="1"/>
          <w:numId w:val="44"/>
        </w:numPr>
      </w:pPr>
      <w:bookmarkStart w:id="850" w:name="_Toc66716512"/>
      <w:r w:rsidRPr="002B4143">
        <w:t>Modification of the spatial resolution of the DEM-DTM</w:t>
      </w:r>
      <w:bookmarkEnd w:id="850"/>
    </w:p>
    <w:p w14:paraId="5E62E71B"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14:paraId="1348D406"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14:paraId="6BFA9C28"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w:t>
      </w:r>
      <w:proofErr w:type="spellStart"/>
      <w:r w:rsidRPr="00376AFF">
        <w:rPr>
          <w:rFonts w:eastAsia="Calibri"/>
          <w:lang w:val="en-GB"/>
        </w:rPr>
        <w:t>xyz</w:t>
      </w:r>
      <w:proofErr w:type="spellEnd"/>
      <w:r w:rsidRPr="00376AFF">
        <w:rPr>
          <w:rFonts w:eastAsia="Calibri"/>
          <w:lang w:val="en-GB"/>
        </w:rPr>
        <w:t>” output file;</w:t>
      </w:r>
    </w:p>
    <w:p w14:paraId="08458A4B"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14:paraId="6ED7181D"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14:paraId="4CC50B91"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14:paraId="3E599D68"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14:paraId="0EF86F8F"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check the DEM-DTM </w:t>
      </w:r>
      <w:proofErr w:type="spellStart"/>
      <w:r w:rsidRPr="00376AFF">
        <w:rPr>
          <w:rFonts w:eastAsia="Calibri"/>
          <w:lang w:val="en-GB"/>
        </w:rPr>
        <w:t>normals</w:t>
      </w:r>
      <w:proofErr w:type="spellEnd"/>
      <w:r w:rsidRPr="00376AFF">
        <w:rPr>
          <w:rFonts w:eastAsia="Calibri"/>
          <w:lang w:val="en-GB"/>
        </w:rPr>
        <w:t>;</w:t>
      </w:r>
    </w:p>
    <w:p w14:paraId="6BDC6D14" w14:textId="77777777"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14:paraId="025197F3"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14:paraId="0F3EE62D" w14:textId="77777777"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14:paraId="7B10F5DB" w14:textId="77777777" w:rsidR="00093238" w:rsidRDefault="00093238" w:rsidP="00093238">
      <w:pPr>
        <w:spacing w:after="0" w:line="240" w:lineRule="auto"/>
        <w:jc w:val="both"/>
        <w:rPr>
          <w:rFonts w:ascii="Times New Roman" w:hAnsi="Times New Roman"/>
          <w:sz w:val="24"/>
          <w:szCs w:val="24"/>
        </w:rPr>
      </w:pPr>
    </w:p>
    <w:p w14:paraId="54B4DB87" w14:textId="77777777" w:rsidR="00093238" w:rsidRPr="00376AFF" w:rsidRDefault="00093238" w:rsidP="00093238">
      <w:pPr>
        <w:pStyle w:val="Amicarellititle2"/>
        <w:numPr>
          <w:ilvl w:val="1"/>
          <w:numId w:val="44"/>
        </w:numPr>
      </w:pPr>
      <w:bookmarkStart w:id="851" w:name="_Toc66716513"/>
      <w:commentRangeStart w:id="852"/>
      <w:proofErr w:type="spellStart"/>
      <w:r>
        <w:t>SnappyHexMesh</w:t>
      </w:r>
      <w:commentRangeEnd w:id="852"/>
      <w:proofErr w:type="spellEnd"/>
      <w:r>
        <w:rPr>
          <w:rStyle w:val="Rimandocommento"/>
          <w:b w:val="0"/>
          <w:szCs w:val="20"/>
          <w:lang w:val="it-IT"/>
        </w:rPr>
        <w:commentReference w:id="852"/>
      </w:r>
      <w:bookmarkEnd w:id="851"/>
    </w:p>
    <w:p w14:paraId="3956A562"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xml:space="preserve"> (OpenFOAM, OpenCFD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_Ref520296263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153</w:t>
      </w:r>
      <w:r w:rsidRPr="00376AFF">
        <w:rPr>
          <w:rFonts w:ascii="Times New Roman" w:hAnsi="Times New Roman"/>
          <w:sz w:val="24"/>
          <w:szCs w:val="24"/>
        </w:rPr>
        <w:fldChar w:fldCharType="end"/>
      </w:r>
      <w:r w:rsidRPr="00376AFF">
        <w:rPr>
          <w:rFonts w:ascii="Times New Roman" w:hAnsi="Times New Roman"/>
          <w:sz w:val="24"/>
          <w:szCs w:val="24"/>
        </w:rPr>
        <w:t>]) is used as a surface grid generator for the initial positioning grid of the DB-SPH elements.</w:t>
      </w:r>
    </w:p>
    <w:p w14:paraId="4C136430" w14:textId="77777777" w:rsidR="00093238" w:rsidRDefault="00093238" w:rsidP="00093238">
      <w:pPr>
        <w:spacing w:after="0" w:line="240" w:lineRule="auto"/>
        <w:jc w:val="both"/>
        <w:rPr>
          <w:rFonts w:ascii="Times New Roman" w:hAnsi="Times New Roman"/>
          <w:sz w:val="24"/>
          <w:szCs w:val="24"/>
        </w:rPr>
      </w:pPr>
    </w:p>
    <w:p w14:paraId="1EF75922" w14:textId="77777777" w:rsidR="00093238" w:rsidRPr="00376AFF" w:rsidRDefault="00093238" w:rsidP="00093238">
      <w:pPr>
        <w:pStyle w:val="Amicarellititle2"/>
        <w:numPr>
          <w:ilvl w:val="1"/>
          <w:numId w:val="44"/>
        </w:numPr>
      </w:pPr>
      <w:bookmarkStart w:id="853" w:name="_Toc66716514"/>
      <w:commentRangeStart w:id="854"/>
      <w:r w:rsidRPr="00376AFF">
        <w:t>ply2SPHERA_perimeter</w:t>
      </w:r>
      <w:commentRangeEnd w:id="854"/>
      <w:r w:rsidRPr="00376AFF">
        <w:rPr>
          <w:rStyle w:val="Rimandocommento"/>
          <w:b w:val="0"/>
          <w:szCs w:val="20"/>
        </w:rPr>
        <w:commentReference w:id="854"/>
      </w:r>
      <w:bookmarkEnd w:id="853"/>
    </w:p>
    <w:p w14:paraId="12234313" w14:textId="77777777"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numerical tool ply2SPHERA_perimeter (RSE SpA, [</w:t>
      </w:r>
      <w:r w:rsidRPr="00376AFF">
        <w:rPr>
          <w:rFonts w:ascii="Times New Roman" w:hAnsi="Times New Roman"/>
        </w:rPr>
        <w:fldChar w:fldCharType="begin"/>
      </w:r>
      <w:r w:rsidRPr="00E129B8">
        <w:rPr>
          <w:rFonts w:ascii="Times New Roman" w:hAnsi="Times New Roman"/>
          <w:lang w:val="en-GB"/>
        </w:rPr>
        <w:instrText xml:space="preserve"> REF _Ref520295993 \r \h </w:instrText>
      </w:r>
      <w:r w:rsidRPr="00376AFF">
        <w:rPr>
          <w:rFonts w:ascii="Times New Roman" w:hAnsi="Times New Roman"/>
        </w:rPr>
      </w:r>
      <w:r w:rsidRPr="00376AFF">
        <w:rPr>
          <w:rFonts w:ascii="Times New Roman" w:hAnsi="Times New Roman"/>
        </w:rPr>
        <w:fldChar w:fldCharType="separate"/>
      </w:r>
      <w:r w:rsidRPr="00E129B8">
        <w:rPr>
          <w:rFonts w:ascii="Times New Roman" w:hAnsi="Times New Roman"/>
          <w:lang w:val="en-GB"/>
        </w:rPr>
        <w:t>160</w:t>
      </w:r>
      <w:r w:rsidRPr="00376AFF">
        <w:rPr>
          <w:rFonts w:ascii="Times New Roman" w:hAnsi="Times New Roman"/>
        </w:rPr>
        <w:fldChar w:fldCharType="end"/>
      </w:r>
      <w:r w:rsidRPr="00E129B8">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DD0DB95" w14:textId="77777777" w:rsidR="00093238" w:rsidRPr="00376AFF" w:rsidRDefault="00093238" w:rsidP="00093238">
      <w:pPr>
        <w:pStyle w:val="Normale1"/>
        <w:spacing w:line="240" w:lineRule="auto"/>
        <w:jc w:val="both"/>
        <w:rPr>
          <w:rFonts w:ascii="Times New Roman" w:hAnsi="Times New Roman"/>
          <w:lang w:val="en-GB"/>
        </w:rPr>
      </w:pPr>
      <w:commentRangeStart w:id="855"/>
      <w:r w:rsidRPr="00376AFF">
        <w:rPr>
          <w:rFonts w:ascii="Times New Roman" w:hAnsi="Times New Roman"/>
          <w:lang w:val="en-GB"/>
        </w:rPr>
        <w:t xml:space="preserve">“ply2SPHERA_perimeter v.2.0” (RSE SpA) is a minor pre-processing tool of the SPH code SPHERA v.8.0 (RSE SpA). It deals with the format conversion from “.ply” to the format of the </w:t>
      </w:r>
      <w:r w:rsidRPr="00376AFF">
        <w:rPr>
          <w:rFonts w:ascii="Times New Roman" w:hAnsi="Times New Roman"/>
          <w:lang w:val="en-GB"/>
        </w:rPr>
        <w:lastRenderedPageBreak/>
        <w:t>sections “VERTICES” and “FACES” of SPHERA main input file to describe the perimeter of a 3D zone (for 3D simulations) or a 2D zone (for 2D simulations).</w:t>
      </w:r>
    </w:p>
    <w:p w14:paraId="0084DF5D"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0479AC8F"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&lt;integer_1&gt; &lt;integer_2&gt; &lt;integer_3&gt; ! </w:t>
      </w:r>
      <w:proofErr w:type="spellStart"/>
      <w:r w:rsidRPr="00376AFF">
        <w:rPr>
          <w:rFonts w:ascii="Times New Roman" w:hAnsi="Times New Roman"/>
          <w:lang w:val="en-GB"/>
        </w:rPr>
        <w:t>perimeter_first_vertex_ID</w:t>
      </w:r>
      <w:proofErr w:type="spellEnd"/>
      <w:r w:rsidRPr="00376AFF">
        <w:rPr>
          <w:rFonts w:ascii="Times New Roman" w:hAnsi="Times New Roman"/>
          <w:lang w:val="en-GB"/>
        </w:rPr>
        <w:t xml:space="preserve"> (ID of the first vertex of the perimeter); </w:t>
      </w:r>
      <w:proofErr w:type="spellStart"/>
      <w:r w:rsidRPr="00376AFF">
        <w:rPr>
          <w:rFonts w:ascii="Times New Roman" w:hAnsi="Times New Roman"/>
          <w:lang w:val="en-GB"/>
        </w:rPr>
        <w:t>perimeter_first_face_ID</w:t>
      </w:r>
      <w:proofErr w:type="spellEnd"/>
      <w:r w:rsidRPr="00376AFF">
        <w:rPr>
          <w:rFonts w:ascii="Times New Roman" w:hAnsi="Times New Roman"/>
          <w:lang w:val="en-GB"/>
        </w:rPr>
        <w:t xml:space="preserve"> (ID of the first face of the perimeter); </w:t>
      </w:r>
      <w:proofErr w:type="spellStart"/>
      <w:r w:rsidRPr="00376AFF">
        <w:rPr>
          <w:rFonts w:ascii="Times New Roman" w:hAnsi="Times New Roman"/>
          <w:lang w:val="en-GB"/>
        </w:rPr>
        <w:t>perimeter_ID</w:t>
      </w:r>
      <w:proofErr w:type="spellEnd"/>
      <w:r w:rsidRPr="00376AFF">
        <w:rPr>
          <w:rFonts w:ascii="Times New Roman" w:hAnsi="Times New Roman"/>
          <w:lang w:val="en-GB"/>
        </w:rPr>
        <w:t xml:space="preserve"> (ID of the perimeter)</w:t>
      </w:r>
    </w:p>
    <w:p w14:paraId="4ADD9F26"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&lt;real&gt; ! </w:t>
      </w:r>
      <w:proofErr w:type="spellStart"/>
      <w:r w:rsidRPr="00376AFF">
        <w:rPr>
          <w:rFonts w:ascii="Times New Roman" w:hAnsi="Times New Roman"/>
          <w:lang w:val="en-GB"/>
        </w:rPr>
        <w:t>z_offset</w:t>
      </w:r>
      <w:proofErr w:type="spellEnd"/>
      <w:r w:rsidRPr="00376AFF">
        <w:rPr>
          <w:rFonts w:ascii="Times New Roman" w:hAnsi="Times New Roman"/>
          <w:lang w:val="en-GB"/>
        </w:rPr>
        <w:t xml:space="preserve"> (offset of the z-coordinate)</w:t>
      </w:r>
    </w:p>
    <w:p w14:paraId="332F58C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&lt;character&gt; ! </w:t>
      </w:r>
      <w:proofErr w:type="spellStart"/>
      <w:r w:rsidRPr="00376AFF">
        <w:rPr>
          <w:rFonts w:ascii="Times New Roman" w:hAnsi="Times New Roman"/>
          <w:lang w:val="en-GB"/>
        </w:rPr>
        <w:t>ply_file_name</w:t>
      </w:r>
      <w:proofErr w:type="spellEnd"/>
      <w:r w:rsidRPr="00376AFF">
        <w:rPr>
          <w:rFonts w:ascii="Times New Roman" w:hAnsi="Times New Roman"/>
          <w:lang w:val="en-GB"/>
        </w:rPr>
        <w:t xml:space="preserve"> (name of the .ply input file)</w:t>
      </w:r>
      <w:commentRangeEnd w:id="855"/>
      <w:r>
        <w:rPr>
          <w:rStyle w:val="Rimandocommento"/>
          <w:rFonts w:ascii="Times New Roman" w:hAnsi="Times New Roman"/>
          <w:szCs w:val="20"/>
        </w:rPr>
        <w:commentReference w:id="855"/>
      </w:r>
    </w:p>
    <w:p w14:paraId="3A6E321F" w14:textId="77777777" w:rsidR="00093238" w:rsidRDefault="00093238" w:rsidP="00093238">
      <w:pPr>
        <w:spacing w:after="0" w:line="240" w:lineRule="auto"/>
        <w:jc w:val="both"/>
        <w:rPr>
          <w:rFonts w:ascii="Times New Roman" w:hAnsi="Times New Roman"/>
          <w:sz w:val="24"/>
          <w:szCs w:val="24"/>
        </w:rPr>
      </w:pPr>
    </w:p>
    <w:p w14:paraId="3085A8F4" w14:textId="77777777" w:rsidR="00093238" w:rsidRPr="00376AFF" w:rsidRDefault="00093238" w:rsidP="00093238">
      <w:pPr>
        <w:pStyle w:val="Amicarellititle2"/>
        <w:numPr>
          <w:ilvl w:val="1"/>
          <w:numId w:val="44"/>
        </w:numPr>
      </w:pPr>
      <w:bookmarkStart w:id="856" w:name="_Toc66716515"/>
      <w:commentRangeStart w:id="857"/>
      <w:r>
        <w:t>SPHERA</w:t>
      </w:r>
      <w:r w:rsidRPr="00376AFF">
        <w:t xml:space="preserve"> </w:t>
      </w:r>
      <w:commentRangeEnd w:id="857"/>
      <w:r>
        <w:rPr>
          <w:rStyle w:val="Rimandocommento"/>
          <w:b w:val="0"/>
          <w:szCs w:val="20"/>
          <w:lang w:val="it-IT"/>
        </w:rPr>
        <w:commentReference w:id="857"/>
      </w:r>
      <w:bookmarkEnd w:id="856"/>
    </w:p>
    <w:p w14:paraId="12AF5C61"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Once the sections “VERTICES” and “FACES” are obtained from ply2SPHERA_perimeter and the input file for the positioning surface grid is produced by </w:t>
      </w:r>
      <w:proofErr w:type="spellStart"/>
      <w:r w:rsidRPr="00376AFF">
        <w:rPr>
          <w:rFonts w:ascii="Times New Roman" w:hAnsi="Times New Roman"/>
          <w:sz w:val="24"/>
          <w:szCs w:val="24"/>
        </w:rPr>
        <w:t>SnappyHexMesh</w:t>
      </w:r>
      <w:proofErr w:type="spellEnd"/>
      <w:r w:rsidRPr="00376AFF">
        <w:rPr>
          <w:rFonts w:ascii="Times New Roman" w:hAnsi="Times New Roman"/>
          <w:sz w:val="24"/>
          <w:szCs w:val="24"/>
        </w:rPr>
        <w:t>, one completes the remaining sections of the main input file of SPHERA.</w:t>
      </w:r>
    </w:p>
    <w:p w14:paraId="6C77B081"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858" w:author="Amicarelli Andrea (RSE)" w:date="2020-04-13T14:25:00Z">
        <w:r w:rsidRPr="00376AFF" w:rsidDel="00020A50">
          <w:rPr>
            <w:rFonts w:ascii="Times New Roman" w:hAnsi="Times New Roman"/>
            <w:sz w:val="24"/>
            <w:szCs w:val="24"/>
          </w:rPr>
          <w:delText>sediment removal from water reservoirs</w:delText>
        </w:r>
      </w:del>
      <w:ins w:id="859"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860" w:author="Amicarelli Andrea (RSE)" w:date="2021-03-15T10:56:00Z">
        <w:r>
          <w:rPr>
            <w:rFonts w:ascii="Times New Roman" w:hAnsi="Times New Roman"/>
            <w:sz w:val="24"/>
            <w:szCs w:val="24"/>
          </w:rPr>
          <w:t>The present documentation file is completely dedicated to this code.</w:t>
        </w:r>
      </w:ins>
    </w:p>
    <w:p w14:paraId="46BB38B4" w14:textId="77777777" w:rsidR="00093238" w:rsidRPr="00376AFF" w:rsidRDefault="00093238" w:rsidP="00093238">
      <w:pPr>
        <w:spacing w:after="0" w:line="240" w:lineRule="auto"/>
        <w:jc w:val="both"/>
        <w:rPr>
          <w:rFonts w:ascii="Times New Roman" w:hAnsi="Times New Roman"/>
          <w:sz w:val="24"/>
          <w:szCs w:val="24"/>
        </w:rPr>
      </w:pPr>
    </w:p>
    <w:p w14:paraId="177B2457" w14:textId="77777777" w:rsidR="00093238" w:rsidRPr="00376AFF" w:rsidRDefault="00093238" w:rsidP="00093238">
      <w:pPr>
        <w:pStyle w:val="Amicarellititle2"/>
        <w:numPr>
          <w:ilvl w:val="1"/>
          <w:numId w:val="44"/>
        </w:numPr>
      </w:pPr>
      <w:bookmarkStart w:id="861" w:name="_Toc66716516"/>
      <w:proofErr w:type="spellStart"/>
      <w:r>
        <w:t>Gnuplot</w:t>
      </w:r>
      <w:commentRangeStart w:id="862"/>
      <w:proofErr w:type="spellEnd"/>
      <w:r w:rsidRPr="00376AFF">
        <w:t xml:space="preserve"> </w:t>
      </w:r>
      <w:commentRangeEnd w:id="862"/>
      <w:r>
        <w:rPr>
          <w:rStyle w:val="Rimandocommento"/>
          <w:b w:val="0"/>
          <w:szCs w:val="20"/>
          <w:lang w:val="it-IT"/>
        </w:rPr>
        <w:commentReference w:id="862"/>
      </w:r>
      <w:bookmarkEnd w:id="861"/>
    </w:p>
    <w:p w14:paraId="6A2DD400"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output files of SPHERA which contain the profiles (1D) of the fluid dynamics variables are visualized by means of </w:t>
      </w:r>
      <w:proofErr w:type="spellStart"/>
      <w:r w:rsidRPr="00376AFF">
        <w:rPr>
          <w:rFonts w:ascii="Times New Roman" w:hAnsi="Times New Roman"/>
          <w:sz w:val="24"/>
          <w:szCs w:val="24"/>
        </w:rPr>
        <w:t>Gnuplot</w:t>
      </w:r>
      <w:proofErr w:type="spellEnd"/>
      <w:r w:rsidRPr="00376AFF">
        <w:rPr>
          <w:rFonts w:ascii="Times New Roman" w:hAnsi="Times New Roman"/>
          <w:sz w:val="24"/>
          <w:szCs w:val="24"/>
        </w:rPr>
        <w:t xml:space="preserve"> (Williams &amp; Kelley,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_Ref520297260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xml:space="preserve">]), which returns the output file in the “.eps” format.  </w:t>
      </w:r>
    </w:p>
    <w:p w14:paraId="7B2AFF41" w14:textId="77777777" w:rsidR="00093238" w:rsidRDefault="00093238" w:rsidP="00093238">
      <w:pPr>
        <w:spacing w:after="0" w:line="240" w:lineRule="auto"/>
        <w:jc w:val="both"/>
        <w:rPr>
          <w:rFonts w:ascii="Times New Roman" w:hAnsi="Times New Roman"/>
          <w:sz w:val="24"/>
          <w:szCs w:val="24"/>
        </w:rPr>
      </w:pPr>
    </w:p>
    <w:p w14:paraId="3B8F5919" w14:textId="77777777" w:rsidR="00093238" w:rsidRPr="00376AFF" w:rsidRDefault="00093238" w:rsidP="00093238">
      <w:pPr>
        <w:pStyle w:val="Amicarellititle2"/>
        <w:numPr>
          <w:ilvl w:val="1"/>
          <w:numId w:val="44"/>
        </w:numPr>
      </w:pPr>
      <w:bookmarkStart w:id="863" w:name="_Toc66716517"/>
      <w:r>
        <w:t>GSView</w:t>
      </w:r>
      <w:commentRangeStart w:id="864"/>
      <w:r w:rsidRPr="00376AFF">
        <w:t xml:space="preserve"> </w:t>
      </w:r>
      <w:commentRangeEnd w:id="864"/>
      <w:r>
        <w:rPr>
          <w:rStyle w:val="Rimandocommento"/>
          <w:b w:val="0"/>
          <w:szCs w:val="20"/>
          <w:lang w:val="it-IT"/>
        </w:rPr>
        <w:commentReference w:id="864"/>
      </w:r>
      <w:bookmarkEnd w:id="863"/>
    </w:p>
    <w:p w14:paraId="0559F0EC"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_Ref520297384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and converted in the “.</w:t>
      </w:r>
      <w:proofErr w:type="spellStart"/>
      <w:r w:rsidRPr="00376AFF">
        <w:rPr>
          <w:rFonts w:ascii="Times New Roman" w:hAnsi="Times New Roman"/>
          <w:sz w:val="24"/>
          <w:szCs w:val="24"/>
        </w:rPr>
        <w:t>png</w:t>
      </w:r>
      <w:proofErr w:type="spellEnd"/>
      <w:r w:rsidRPr="00376AFF">
        <w:rPr>
          <w:rFonts w:ascii="Times New Roman" w:hAnsi="Times New Roman"/>
          <w:sz w:val="24"/>
          <w:szCs w:val="24"/>
        </w:rPr>
        <w:t xml:space="preserve">” format. </w:t>
      </w:r>
    </w:p>
    <w:p w14:paraId="667C433B" w14:textId="77777777" w:rsidR="00093238" w:rsidRDefault="00093238" w:rsidP="00093238">
      <w:pPr>
        <w:spacing w:after="0" w:line="240" w:lineRule="auto"/>
        <w:jc w:val="both"/>
        <w:rPr>
          <w:rFonts w:ascii="Times New Roman" w:hAnsi="Times New Roman"/>
          <w:sz w:val="24"/>
          <w:szCs w:val="24"/>
        </w:rPr>
      </w:pPr>
    </w:p>
    <w:p w14:paraId="482C22CC" w14:textId="77777777" w:rsidR="00093238" w:rsidRPr="00376AFF" w:rsidRDefault="00093238" w:rsidP="00093238">
      <w:pPr>
        <w:pStyle w:val="Amicarellititle2"/>
        <w:numPr>
          <w:ilvl w:val="1"/>
          <w:numId w:val="44"/>
        </w:numPr>
      </w:pPr>
      <w:bookmarkStart w:id="865" w:name="_Toc66716518"/>
      <w:commentRangeStart w:id="866"/>
      <w:r>
        <w:t>Engauge Digitizer</w:t>
      </w:r>
      <w:commentRangeEnd w:id="866"/>
      <w:r>
        <w:rPr>
          <w:rStyle w:val="Rimandocommento"/>
          <w:b w:val="0"/>
          <w:szCs w:val="20"/>
          <w:lang w:val="it-IT"/>
        </w:rPr>
        <w:commentReference w:id="866"/>
      </w:r>
      <w:bookmarkEnd w:id="865"/>
    </w:p>
    <w:p w14:paraId="603FC952"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_Ref520297567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48</w:t>
      </w:r>
      <w:r w:rsidRPr="00376AFF">
        <w:rPr>
          <w:rFonts w:ascii="Times New Roman" w:hAnsi="Times New Roman"/>
          <w:sz w:val="24"/>
          <w:szCs w:val="24"/>
        </w:rPr>
        <w:fldChar w:fldCharType="end"/>
      </w:r>
      <w:r w:rsidRPr="00376AFF">
        <w:rPr>
          <w:rFonts w:ascii="Times New Roman" w:hAnsi="Times New Roman"/>
          <w:sz w:val="24"/>
          <w:szCs w:val="24"/>
        </w:rPr>
        <w:t>]), with proper citation of the source, in order to validate the code.</w:t>
      </w:r>
    </w:p>
    <w:p w14:paraId="0A1B2722" w14:textId="77777777" w:rsidR="00093238" w:rsidRPr="00376AFF" w:rsidRDefault="00093238" w:rsidP="00093238">
      <w:pPr>
        <w:spacing w:after="0" w:line="240" w:lineRule="auto"/>
        <w:jc w:val="both"/>
        <w:rPr>
          <w:rFonts w:ascii="Times New Roman" w:hAnsi="Times New Roman"/>
          <w:sz w:val="24"/>
          <w:szCs w:val="24"/>
        </w:rPr>
      </w:pPr>
    </w:p>
    <w:p w14:paraId="4EB8FCBF" w14:textId="77777777" w:rsidR="00093238" w:rsidRPr="00376AFF" w:rsidRDefault="00093238" w:rsidP="00093238">
      <w:pPr>
        <w:pStyle w:val="Amicarellititle2"/>
        <w:numPr>
          <w:ilvl w:val="1"/>
          <w:numId w:val="44"/>
        </w:numPr>
      </w:pPr>
      <w:bookmarkStart w:id="867" w:name="_Toc66716519"/>
      <w:commentRangeStart w:id="868"/>
      <w:r w:rsidRPr="00376AFF">
        <w:t>Grid Interpolator</w:t>
      </w:r>
      <w:commentRangeEnd w:id="868"/>
      <w:r w:rsidRPr="00376AFF">
        <w:rPr>
          <w:rStyle w:val="Rimandocommento"/>
          <w:b w:val="0"/>
          <w:szCs w:val="20"/>
        </w:rPr>
        <w:commentReference w:id="868"/>
      </w:r>
      <w:r>
        <w:t>: post-processing of the 2D output fields of SPHERA</w:t>
      </w:r>
      <w:bookmarkEnd w:id="867"/>
    </w:p>
    <w:p w14:paraId="29C50A79" w14:textId="77777777" w:rsidR="00093238" w:rsidRDefault="00093238" w:rsidP="00093238">
      <w:pPr>
        <w:pStyle w:val="Normale1"/>
        <w:spacing w:line="240" w:lineRule="auto"/>
        <w:jc w:val="both"/>
        <w:rPr>
          <w:rFonts w:ascii="Times New Roman" w:hAnsi="Times New Roman"/>
          <w:lang w:val="en-GB"/>
        </w:rPr>
      </w:pPr>
      <w:r w:rsidRPr="00E129B8">
        <w:rPr>
          <w:rFonts w:ascii="Times New Roman" w:hAnsi="Times New Roman"/>
          <w:lang w:val="en-GB"/>
        </w:rPr>
        <w:t>The output files of SPHERA which contains the synthetic fluid dynamics fields need a following elaboration by means of Grid Interpolator (RSE SpA, [</w:t>
      </w:r>
      <w:r w:rsidRPr="00376AFF">
        <w:rPr>
          <w:rFonts w:ascii="Times New Roman" w:hAnsi="Times New Roman"/>
        </w:rPr>
        <w:fldChar w:fldCharType="begin"/>
      </w:r>
      <w:r w:rsidRPr="00E129B8">
        <w:rPr>
          <w:rFonts w:ascii="Times New Roman" w:hAnsi="Times New Roman"/>
          <w:lang w:val="en-GB"/>
        </w:rPr>
        <w:instrText xml:space="preserve"> REF _Ref520297992 \r \h </w:instrText>
      </w:r>
      <w:r w:rsidRPr="00376AFF">
        <w:rPr>
          <w:rFonts w:ascii="Times New Roman" w:hAnsi="Times New Roman"/>
        </w:rPr>
      </w:r>
      <w:r w:rsidRPr="00376AFF">
        <w:rPr>
          <w:rFonts w:ascii="Times New Roman" w:hAnsi="Times New Roman"/>
        </w:rPr>
        <w:fldChar w:fldCharType="separate"/>
      </w:r>
      <w:r w:rsidRPr="00E129B8">
        <w:rPr>
          <w:rFonts w:ascii="Times New Roman" w:hAnsi="Times New Roman"/>
          <w:lang w:val="en-GB"/>
        </w:rPr>
        <w:t>79</w:t>
      </w:r>
      <w:r w:rsidRPr="00376AFF">
        <w:rPr>
          <w:rFonts w:ascii="Times New Roman" w:hAnsi="Times New Roman"/>
        </w:rPr>
        <w:fldChar w:fldCharType="end"/>
      </w:r>
      <w:r w:rsidRPr="00E129B8">
        <w:rPr>
          <w:rFonts w:ascii="Times New Roman" w:hAnsi="Times New Roman"/>
          <w:lang w:val="en-GB"/>
        </w:rPr>
        <w:t>]).</w:t>
      </w:r>
    </w:p>
    <w:p w14:paraId="072F8AB1" w14:textId="77777777" w:rsidR="00093238" w:rsidRPr="00376AFF" w:rsidRDefault="00093238" w:rsidP="00093238">
      <w:pPr>
        <w:pStyle w:val="Normale1"/>
        <w:spacing w:line="240" w:lineRule="auto"/>
        <w:jc w:val="both"/>
        <w:rPr>
          <w:rFonts w:ascii="Times New Roman" w:hAnsi="Times New Roman"/>
          <w:lang w:val="en-GB"/>
        </w:rPr>
      </w:pPr>
      <w:commentRangeStart w:id="869"/>
      <w:r w:rsidRPr="00376AFF">
        <w:rPr>
          <w:rFonts w:ascii="Times New Roman" w:hAnsi="Times New Roman"/>
          <w:lang w:val="en-GB"/>
        </w:rPr>
        <w:t xml:space="preserve">Grid Interpolator v.2.0 (RSE SpA) reads a 3D field of values from an input grid and interpolates them on an output grid with a different spatial resolution. The input file is a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file (with two additional ad-hoc lines at the beginning). The output field is available in both the file formats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and DEM. This tool is also useful to post-process the 2D fields of the maximum specific flow rate and the maximum water depth as estimated by SPHERA v.9.0.0 (RSE SpA).</w:t>
      </w:r>
    </w:p>
    <w:p w14:paraId="45E86DC2"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Two additional lines are reported at the beginning of the </w:t>
      </w:r>
      <w:proofErr w:type="spellStart"/>
      <w:r w:rsidRPr="00376AFF">
        <w:rPr>
          <w:rFonts w:ascii="Times New Roman" w:hAnsi="Times New Roman"/>
          <w:lang w:val="en-GB"/>
        </w:rPr>
        <w:t>xyz</w:t>
      </w:r>
      <w:proofErr w:type="spellEnd"/>
      <w:r w:rsidRPr="00376AFF">
        <w:rPr>
          <w:rFonts w:ascii="Times New Roman" w:hAnsi="Times New Roman"/>
          <w:lang w:val="en-GB"/>
        </w:rPr>
        <w:t xml:space="preserve"> input file “</w:t>
      </w:r>
      <w:proofErr w:type="spellStart"/>
      <w:r w:rsidRPr="00376AFF">
        <w:rPr>
          <w:rFonts w:ascii="Times New Roman" w:hAnsi="Times New Roman"/>
          <w:lang w:val="en-GB"/>
        </w:rPr>
        <w:t>input_field.prn</w:t>
      </w:r>
      <w:proofErr w:type="spellEnd"/>
      <w:r w:rsidRPr="00376AFF">
        <w:rPr>
          <w:rFonts w:ascii="Times New Roman" w:hAnsi="Times New Roman"/>
          <w:lang w:val="en-GB"/>
        </w:rPr>
        <w:t>”, as in the following example:</w:t>
      </w:r>
    </w:p>
    <w:p w14:paraId="00C793EE"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14:paraId="0382CCE2"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n_points_in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z_min</w:t>
      </w:r>
      <w:proofErr w:type="spellEnd"/>
      <w:r w:rsidRPr="00376AFF">
        <w:rPr>
          <w:rFonts w:ascii="Times New Roman" w:hAnsi="Times New Roman"/>
          <w:lang w:val="en-GB"/>
        </w:rPr>
        <w:t xml:space="preserve">       </w:t>
      </w:r>
      <w:proofErr w:type="spellStart"/>
      <w:r w:rsidRPr="00376AFF">
        <w:rPr>
          <w:rFonts w:ascii="Times New Roman" w:hAnsi="Times New Roman"/>
          <w:lang w:val="en-GB"/>
        </w:rPr>
        <w:t>x_max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y_max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z_max</w:t>
      </w:r>
      <w:proofErr w:type="spellEnd"/>
      <w:r w:rsidRPr="00376AFF">
        <w:rPr>
          <w:rFonts w:ascii="Times New Roman" w:hAnsi="Times New Roman"/>
          <w:lang w:val="en-GB"/>
        </w:rPr>
        <w:t xml:space="preserve">      </w:t>
      </w:r>
      <w:proofErr w:type="spellStart"/>
      <w:r w:rsidRPr="00376AFF">
        <w:rPr>
          <w:rFonts w:ascii="Times New Roman" w:hAnsi="Times New Roman"/>
          <w:lang w:val="en-GB"/>
        </w:rPr>
        <w:t>dx_out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dy_out</w:t>
      </w:r>
      <w:proofErr w:type="spellEnd"/>
      <w:r w:rsidRPr="00376AFF">
        <w:rPr>
          <w:rFonts w:ascii="Times New Roman" w:hAnsi="Times New Roman"/>
          <w:lang w:val="en-GB"/>
        </w:rPr>
        <w:t xml:space="preserve">      </w:t>
      </w:r>
      <w:proofErr w:type="spellStart"/>
      <w:r w:rsidRPr="00376AFF">
        <w:rPr>
          <w:rFonts w:ascii="Times New Roman" w:hAnsi="Times New Roman"/>
          <w:lang w:val="en-GB"/>
        </w:rPr>
        <w:t>dz_out</w:t>
      </w:r>
      <w:proofErr w:type="spellEnd"/>
      <w:r w:rsidRPr="00376AFF">
        <w:rPr>
          <w:rFonts w:ascii="Times New Roman" w:hAnsi="Times New Roman"/>
          <w:lang w:val="en-GB"/>
        </w:rPr>
        <w:cr/>
        <w:t xml:space="preserve">       21822  1152.77000    71.07100     0.00000 25779.70000  9926.20000     1.00000     9.47609     9.47609     1.00000</w:t>
      </w:r>
    </w:p>
    <w:p w14:paraId="4BFAAF2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lastRenderedPageBreak/>
        <w:t>“</w:t>
      </w:r>
    </w:p>
    <w:p w14:paraId="6B1E4137"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14:paraId="02B8D7F7"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n_points_in</w:t>
      </w:r>
      <w:proofErr w:type="spellEnd"/>
      <w:r w:rsidRPr="00376AFF">
        <w:rPr>
          <w:rFonts w:ascii="Times New Roman" w:hAnsi="Times New Roman"/>
          <w:lang w:val="en-GB"/>
        </w:rPr>
        <w:t>: number of points in the input file;</w:t>
      </w:r>
    </w:p>
    <w:p w14:paraId="0841D150"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x</w:t>
      </w:r>
      <w:proofErr w:type="gramEnd"/>
      <w:r w:rsidRPr="00E129B8">
        <w:rPr>
          <w:rFonts w:ascii="Times New Roman" w:hAnsi="Times New Roman"/>
          <w:lang w:val="fr-FR"/>
        </w:rPr>
        <w:t>_min</w:t>
      </w:r>
      <w:proofErr w:type="spellEnd"/>
      <w:r w:rsidRPr="00E129B8">
        <w:rPr>
          <w:rFonts w:ascii="Times New Roman" w:hAnsi="Times New Roman"/>
          <w:lang w:val="fr-FR"/>
        </w:rPr>
        <w:t>: minimum x-</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60078E7A"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y</w:t>
      </w:r>
      <w:proofErr w:type="gramEnd"/>
      <w:r w:rsidRPr="00E129B8">
        <w:rPr>
          <w:rFonts w:ascii="Times New Roman" w:hAnsi="Times New Roman"/>
          <w:lang w:val="fr-FR"/>
        </w:rPr>
        <w:t>_min</w:t>
      </w:r>
      <w:proofErr w:type="spellEnd"/>
      <w:r w:rsidRPr="00E129B8">
        <w:rPr>
          <w:rFonts w:ascii="Times New Roman" w:hAnsi="Times New Roman"/>
          <w:lang w:val="fr-FR"/>
        </w:rPr>
        <w:t>: minimum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1CF1D9CC"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z</w:t>
      </w:r>
      <w:proofErr w:type="gramEnd"/>
      <w:r w:rsidRPr="00E129B8">
        <w:rPr>
          <w:rFonts w:ascii="Times New Roman" w:hAnsi="Times New Roman"/>
          <w:lang w:val="fr-FR"/>
        </w:rPr>
        <w:t>_min</w:t>
      </w:r>
      <w:proofErr w:type="spellEnd"/>
      <w:r w:rsidRPr="00E129B8">
        <w:rPr>
          <w:rFonts w:ascii="Times New Roman" w:hAnsi="Times New Roman"/>
          <w:lang w:val="fr-FR"/>
        </w:rPr>
        <w:t>: minimum z-</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053D1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x_max</w:t>
      </w:r>
      <w:proofErr w:type="spellEnd"/>
      <w:r w:rsidRPr="00376AFF">
        <w:rPr>
          <w:rFonts w:ascii="Times New Roman" w:hAnsi="Times New Roman"/>
          <w:lang w:val="en-GB"/>
        </w:rPr>
        <w:t>: maximum x-</w:t>
      </w:r>
      <w:proofErr w:type="gramStart"/>
      <w:r w:rsidRPr="00376AFF">
        <w:rPr>
          <w:rFonts w:ascii="Times New Roman" w:hAnsi="Times New Roman"/>
          <w:lang w:val="en-GB"/>
        </w:rPr>
        <w:t>coordinate;</w:t>
      </w:r>
      <w:proofErr w:type="gramEnd"/>
    </w:p>
    <w:p w14:paraId="13E141CA" w14:textId="77777777" w:rsidR="00093238" w:rsidRPr="00E129B8" w:rsidRDefault="00093238" w:rsidP="00093238">
      <w:pPr>
        <w:pStyle w:val="Normale1"/>
        <w:spacing w:line="240" w:lineRule="auto"/>
        <w:jc w:val="both"/>
        <w:rPr>
          <w:rFonts w:ascii="Times New Roman" w:hAnsi="Times New Roman"/>
          <w:lang w:val="fr-FR"/>
        </w:rPr>
      </w:pPr>
      <w:proofErr w:type="spellStart"/>
      <w:proofErr w:type="gramStart"/>
      <w:r w:rsidRPr="00E129B8">
        <w:rPr>
          <w:rFonts w:ascii="Times New Roman" w:hAnsi="Times New Roman"/>
          <w:lang w:val="fr-FR"/>
        </w:rPr>
        <w:t>y</w:t>
      </w:r>
      <w:proofErr w:type="gramEnd"/>
      <w:r w:rsidRPr="00E129B8">
        <w:rPr>
          <w:rFonts w:ascii="Times New Roman" w:hAnsi="Times New Roman"/>
          <w:lang w:val="fr-FR"/>
        </w:rPr>
        <w:t>_max</w:t>
      </w:r>
      <w:proofErr w:type="spellEnd"/>
      <w:r w:rsidRPr="00E129B8">
        <w:rPr>
          <w:rFonts w:ascii="Times New Roman" w:hAnsi="Times New Roman"/>
          <w:lang w:val="fr-FR"/>
        </w:rPr>
        <w:t>: maximum y-</w:t>
      </w:r>
      <w:proofErr w:type="spellStart"/>
      <w:r w:rsidRPr="00E129B8">
        <w:rPr>
          <w:rFonts w:ascii="Times New Roman" w:hAnsi="Times New Roman"/>
          <w:lang w:val="fr-FR"/>
        </w:rPr>
        <w:t>coordinate</w:t>
      </w:r>
      <w:proofErr w:type="spellEnd"/>
      <w:r w:rsidRPr="00E129B8">
        <w:rPr>
          <w:rFonts w:ascii="Times New Roman" w:hAnsi="Times New Roman"/>
          <w:lang w:val="fr-FR"/>
        </w:rPr>
        <w:t>;</w:t>
      </w:r>
    </w:p>
    <w:p w14:paraId="43A595B5"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z_max</w:t>
      </w:r>
      <w:proofErr w:type="spellEnd"/>
      <w:r w:rsidRPr="00376AFF">
        <w:rPr>
          <w:rFonts w:ascii="Times New Roman" w:hAnsi="Times New Roman"/>
          <w:lang w:val="en-GB"/>
        </w:rPr>
        <w:t>: maximum z-</w:t>
      </w:r>
      <w:proofErr w:type="gramStart"/>
      <w:r w:rsidRPr="00376AFF">
        <w:rPr>
          <w:rFonts w:ascii="Times New Roman" w:hAnsi="Times New Roman"/>
          <w:lang w:val="en-GB"/>
        </w:rPr>
        <w:t>coordinate;</w:t>
      </w:r>
      <w:proofErr w:type="gramEnd"/>
    </w:p>
    <w:p w14:paraId="426D2ADA"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dx_out</w:t>
      </w:r>
      <w:proofErr w:type="spellEnd"/>
      <w:r w:rsidRPr="00376AFF">
        <w:rPr>
          <w:rFonts w:ascii="Times New Roman" w:hAnsi="Times New Roman"/>
          <w:lang w:val="en-GB"/>
        </w:rPr>
        <w:t>: spatial resolution of the output field along the x-axis direction;</w:t>
      </w:r>
    </w:p>
    <w:p w14:paraId="7111CED3"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dy_out</w:t>
      </w:r>
      <w:proofErr w:type="spellEnd"/>
      <w:r w:rsidRPr="00376AFF">
        <w:rPr>
          <w:rFonts w:ascii="Times New Roman" w:hAnsi="Times New Roman"/>
          <w:lang w:val="en-GB"/>
        </w:rPr>
        <w:t>: spatial resolution of the output field along the y-axis direction;</w:t>
      </w:r>
    </w:p>
    <w:p w14:paraId="5338687E" w14:textId="77777777" w:rsidR="00093238" w:rsidRPr="00376AFF" w:rsidRDefault="00093238" w:rsidP="00093238">
      <w:pPr>
        <w:pStyle w:val="Normale1"/>
        <w:spacing w:line="240" w:lineRule="auto"/>
        <w:jc w:val="both"/>
        <w:rPr>
          <w:rFonts w:ascii="Times New Roman" w:hAnsi="Times New Roman"/>
          <w:lang w:val="en-GB"/>
        </w:rPr>
      </w:pPr>
      <w:proofErr w:type="spellStart"/>
      <w:r w:rsidRPr="00376AFF">
        <w:rPr>
          <w:rFonts w:ascii="Times New Roman" w:hAnsi="Times New Roman"/>
          <w:lang w:val="en-GB"/>
        </w:rPr>
        <w:t>dz_out</w:t>
      </w:r>
      <w:proofErr w:type="spellEnd"/>
      <w:r w:rsidRPr="00376AFF">
        <w:rPr>
          <w:rFonts w:ascii="Times New Roman" w:hAnsi="Times New Roman"/>
          <w:lang w:val="en-GB"/>
        </w:rPr>
        <w:t>: spatial resolution of the output field along the z-axis direction.</w:t>
      </w:r>
    </w:p>
    <w:p w14:paraId="360D7CB8"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14:paraId="3E767B9B"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14:paraId="6270BE33" w14:textId="77777777"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14:paraId="2F30645E" w14:textId="77777777" w:rsidTr="0044085B">
        <w:tc>
          <w:tcPr>
            <w:tcW w:w="4539" w:type="pct"/>
            <w:vAlign w:val="center"/>
          </w:tcPr>
          <w:p w14:paraId="1A3DA304"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w14:anchorId="5613CCFB">
                <v:shape id="_x0000_i1281" type="#_x0000_t75" style="width:372.6pt;height:30.6pt" o:ole="">
                  <v:imagedata r:id="rId526" o:title=""/>
                </v:shape>
                <o:OLEObject Type="Embed" ProgID="Equation.3" ShapeID="_x0000_i1281" DrawAspect="Content" ObjectID="_1687596206" r:id="rId527"/>
              </w:object>
            </w:r>
          </w:p>
          <w:p w14:paraId="49A386ED" w14:textId="77777777"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w14:anchorId="50ABA621">
                <v:shape id="_x0000_i1282" type="#_x0000_t75" style="width:347.4pt;height:33pt" o:ole="">
                  <v:imagedata r:id="rId528" o:title=""/>
                </v:shape>
                <o:OLEObject Type="Embed" ProgID="Equation.3" ShapeID="_x0000_i1282" DrawAspect="Content" ObjectID="_1687596207" r:id="rId529"/>
              </w:object>
            </w:r>
          </w:p>
        </w:tc>
        <w:tc>
          <w:tcPr>
            <w:tcW w:w="461" w:type="pct"/>
            <w:vAlign w:val="center"/>
          </w:tcPr>
          <w:p w14:paraId="217C0DF6" w14:textId="77777777"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commentRangeEnd w:id="869"/>
    <w:p w14:paraId="6E87475B" w14:textId="77777777"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869"/>
      </w:r>
    </w:p>
    <w:p w14:paraId="56C96CC3" w14:textId="77777777" w:rsidR="00093238" w:rsidRPr="00376AFF" w:rsidRDefault="00093238" w:rsidP="00093238">
      <w:pPr>
        <w:pStyle w:val="Amicarellititle2"/>
        <w:numPr>
          <w:ilvl w:val="1"/>
          <w:numId w:val="44"/>
        </w:numPr>
      </w:pPr>
      <w:bookmarkStart w:id="870" w:name="_Toc66716520"/>
      <w:commentRangeStart w:id="871"/>
      <w:r>
        <w:t>Paraview</w:t>
      </w:r>
      <w:commentRangeEnd w:id="871"/>
      <w:r>
        <w:rPr>
          <w:rStyle w:val="Rimandocommento"/>
          <w:b w:val="0"/>
          <w:szCs w:val="20"/>
          <w:lang w:val="it-IT"/>
        </w:rPr>
        <w:commentReference w:id="871"/>
      </w:r>
      <w:r>
        <w:t>: post-processing and visualization of the 2D and 3D output fields of SPHERA</w:t>
      </w:r>
      <w:bookmarkEnd w:id="870"/>
    </w:p>
    <w:p w14:paraId="085E54AD" w14:textId="77777777"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14:paraId="25E3308A" w14:textId="77777777" w:rsidR="00093238" w:rsidRDefault="00093238" w:rsidP="00093238">
      <w:pPr>
        <w:spacing w:after="0" w:line="240" w:lineRule="auto"/>
        <w:jc w:val="both"/>
        <w:rPr>
          <w:rFonts w:ascii="Times New Roman" w:hAnsi="Times New Roman"/>
          <w:sz w:val="24"/>
          <w:szCs w:val="24"/>
        </w:rPr>
      </w:pPr>
    </w:p>
    <w:p w14:paraId="17C9E0BF" w14:textId="77777777" w:rsidR="00093238" w:rsidRPr="00376AFF" w:rsidRDefault="00093238" w:rsidP="00093238">
      <w:pPr>
        <w:pStyle w:val="Amicarellititle2"/>
        <w:numPr>
          <w:ilvl w:val="1"/>
          <w:numId w:val="44"/>
        </w:numPr>
      </w:pPr>
      <w:bookmarkStart w:id="872" w:name="_Toc66716521"/>
      <w:commentRangeStart w:id="873"/>
      <w:r>
        <w:t xml:space="preserve">Image </w:t>
      </w:r>
      <w:proofErr w:type="spellStart"/>
      <w:r>
        <w:t>Magick</w:t>
      </w:r>
      <w:commentRangeEnd w:id="873"/>
      <w:proofErr w:type="spellEnd"/>
      <w:r>
        <w:rPr>
          <w:rStyle w:val="Rimandocommento"/>
          <w:b w:val="0"/>
          <w:szCs w:val="20"/>
          <w:lang w:val="it-IT"/>
        </w:rPr>
        <w:commentReference w:id="873"/>
      </w:r>
      <w:bookmarkEnd w:id="872"/>
    </w:p>
    <w:p w14:paraId="36BFC539" w14:textId="77777777" w:rsidR="00093238" w:rsidRDefault="00093238" w:rsidP="00093238">
      <w:pPr>
        <w:spacing w:after="0" w:line="240" w:lineRule="auto"/>
        <w:jc w:val="both"/>
        <w:rPr>
          <w:rFonts w:ascii="Times New Roman" w:hAnsi="Times New Roman"/>
          <w:sz w:val="24"/>
          <w:szCs w:val="24"/>
        </w:rPr>
      </w:pPr>
      <w:ins w:id="874"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 xml:space="preserve">are concatenated in “.gif” animations by means of Image </w:t>
      </w:r>
      <w:proofErr w:type="spellStart"/>
      <w:r w:rsidRPr="00376AFF">
        <w:rPr>
          <w:rFonts w:ascii="Times New Roman" w:hAnsi="Times New Roman"/>
          <w:sz w:val="24"/>
          <w:szCs w:val="24"/>
        </w:rPr>
        <w:t>Magick</w:t>
      </w:r>
      <w:proofErr w:type="spellEnd"/>
      <w:r w:rsidRPr="00376AFF">
        <w:rPr>
          <w:rFonts w:ascii="Times New Roman" w:hAnsi="Times New Roman"/>
          <w:sz w:val="24"/>
          <w:szCs w:val="24"/>
        </w:rPr>
        <w:t xml:space="preserve"> (ImageMagick Studio LLC,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_Ref520298107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90</w:t>
      </w:r>
      <w:r w:rsidRPr="00376AFF">
        <w:rPr>
          <w:rFonts w:ascii="Times New Roman" w:hAnsi="Times New Roman"/>
          <w:sz w:val="24"/>
          <w:szCs w:val="24"/>
        </w:rPr>
        <w:fldChar w:fldCharType="end"/>
      </w:r>
      <w:r w:rsidRPr="00376AFF">
        <w:rPr>
          <w:rFonts w:ascii="Times New Roman" w:hAnsi="Times New Roman"/>
          <w:sz w:val="24"/>
          <w:szCs w:val="24"/>
        </w:rPr>
        <w:t xml:space="preserve">]). </w:t>
      </w:r>
    </w:p>
    <w:p w14:paraId="75FDDA45" w14:textId="77777777" w:rsidR="00093238" w:rsidRDefault="00093238" w:rsidP="00093238">
      <w:pPr>
        <w:spacing w:after="0" w:line="240" w:lineRule="auto"/>
        <w:jc w:val="both"/>
        <w:rPr>
          <w:rFonts w:ascii="Times New Roman" w:hAnsi="Times New Roman"/>
          <w:sz w:val="24"/>
          <w:szCs w:val="24"/>
        </w:rPr>
      </w:pPr>
    </w:p>
    <w:p w14:paraId="26AB7C9C" w14:textId="77777777" w:rsidR="00093238" w:rsidRPr="00376AFF" w:rsidRDefault="00093238" w:rsidP="00093238">
      <w:pPr>
        <w:pStyle w:val="Amicarellititle2"/>
        <w:numPr>
          <w:ilvl w:val="1"/>
          <w:numId w:val="44"/>
        </w:numPr>
      </w:pPr>
      <w:bookmarkStart w:id="875" w:name="_Toc66716522"/>
      <w:commentRangeStart w:id="876"/>
      <w:r>
        <w:t>Virtual Dub</w:t>
      </w:r>
      <w:commentRangeEnd w:id="876"/>
      <w:r>
        <w:rPr>
          <w:rStyle w:val="Rimandocommento"/>
          <w:b w:val="0"/>
          <w:szCs w:val="20"/>
          <w:lang w:val="it-IT"/>
        </w:rPr>
        <w:commentReference w:id="876"/>
      </w:r>
      <w:bookmarkEnd w:id="875"/>
    </w:p>
    <w:p w14:paraId="1BD823BF" w14:textId="77777777"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_Ref485728379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213</w:t>
      </w:r>
      <w:r w:rsidRPr="00376AFF">
        <w:rPr>
          <w:rFonts w:ascii="Times New Roman" w:hAnsi="Times New Roman"/>
          <w:sz w:val="24"/>
          <w:szCs w:val="24"/>
        </w:rPr>
        <w:fldChar w:fldCharType="end"/>
      </w:r>
      <w:r w:rsidRPr="00376AFF">
        <w:rPr>
          <w:rFonts w:ascii="Times New Roman" w:hAnsi="Times New Roman"/>
          <w:sz w:val="24"/>
          <w:szCs w:val="24"/>
        </w:rPr>
        <w:t>]), which returns an “.</w:t>
      </w:r>
      <w:proofErr w:type="spellStart"/>
      <w:r w:rsidRPr="00376AFF">
        <w:rPr>
          <w:rFonts w:ascii="Times New Roman" w:hAnsi="Times New Roman"/>
          <w:sz w:val="24"/>
          <w:szCs w:val="24"/>
        </w:rPr>
        <w:t>avi</w:t>
      </w:r>
      <w:proofErr w:type="spellEnd"/>
      <w:r w:rsidRPr="00376AFF">
        <w:rPr>
          <w:rFonts w:ascii="Times New Roman" w:hAnsi="Times New Roman"/>
          <w:sz w:val="24"/>
          <w:szCs w:val="24"/>
        </w:rPr>
        <w:t>” video output file.</w:t>
      </w:r>
    </w:p>
    <w:p w14:paraId="4DE01D45" w14:textId="77777777" w:rsidR="000F061E" w:rsidRPr="00376AFF" w:rsidRDefault="000F061E" w:rsidP="000F061E">
      <w:pPr>
        <w:spacing w:after="0" w:line="240" w:lineRule="auto"/>
        <w:jc w:val="both"/>
        <w:rPr>
          <w:rFonts w:ascii="Times New Roman" w:hAnsi="Times New Roman"/>
          <w:sz w:val="24"/>
          <w:szCs w:val="24"/>
        </w:rPr>
      </w:pPr>
    </w:p>
    <w:p w14:paraId="29CFB377"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77" w:name="_Toc447794706"/>
      <w:bookmarkStart w:id="878" w:name="_Toc447794785"/>
      <w:bookmarkStart w:id="879" w:name="_Toc447794870"/>
      <w:bookmarkStart w:id="880" w:name="_Toc447794952"/>
      <w:bookmarkStart w:id="881" w:name="_Toc447795355"/>
      <w:bookmarkStart w:id="882" w:name="_Toc447795462"/>
      <w:bookmarkStart w:id="883" w:name="_Toc6671652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rsidRPr="00D5453B">
        <w:rPr>
          <w:rFonts w:ascii="Book Antiqua" w:hAnsi="Book Antiqua"/>
          <w:caps/>
          <w:kern w:val="0"/>
          <w:sz w:val="24"/>
          <w:szCs w:val="24"/>
        </w:rPr>
        <w:lastRenderedPageBreak/>
        <w:t>SPHERA acknowledgments</w:t>
      </w:r>
      <w:bookmarkEnd w:id="877"/>
      <w:bookmarkEnd w:id="878"/>
      <w:bookmarkEnd w:id="879"/>
      <w:bookmarkEnd w:id="880"/>
      <w:bookmarkEnd w:id="881"/>
      <w:bookmarkEnd w:id="882"/>
      <w:bookmarkEnd w:id="883"/>
    </w:p>
    <w:p w14:paraId="20249614" w14:textId="77777777"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w:t>
      </w:r>
      <w:proofErr w:type="spellStart"/>
      <w:r w:rsidRPr="00376AFF">
        <w:rPr>
          <w:rFonts w:ascii="Times New Roman" w:hAnsi="Times New Roman"/>
          <w:sz w:val="24"/>
          <w:szCs w:val="24"/>
        </w:rPr>
        <w:t>Fondo</w:t>
      </w:r>
      <w:proofErr w:type="spellEnd"/>
      <w:r w:rsidRPr="00376AFF">
        <w:rPr>
          <w:rFonts w:ascii="Times New Roman" w:hAnsi="Times New Roman"/>
          <w:sz w:val="24"/>
          <w:szCs w:val="24"/>
        </w:rPr>
        <w:t xml:space="preserve"> di </w:t>
      </w:r>
      <w:proofErr w:type="spellStart"/>
      <w:r w:rsidRPr="00376AFF">
        <w:rPr>
          <w:rFonts w:ascii="Times New Roman" w:hAnsi="Times New Roman"/>
          <w:sz w:val="24"/>
          <w:szCs w:val="24"/>
        </w:rPr>
        <w:t>Ricerca</w:t>
      </w:r>
      <w:proofErr w:type="spellEnd"/>
      <w:r w:rsidRPr="00376AFF">
        <w:rPr>
          <w:rFonts w:ascii="Times New Roman" w:hAnsi="Times New Roman"/>
          <w:sz w:val="24"/>
          <w:szCs w:val="24"/>
        </w:rPr>
        <w:t xml:space="preserve"> per il Sistema </w:t>
      </w:r>
      <w:proofErr w:type="spellStart"/>
      <w:r w:rsidRPr="00376AFF">
        <w:rPr>
          <w:rFonts w:ascii="Times New Roman" w:hAnsi="Times New Roman"/>
          <w:sz w:val="24"/>
          <w:szCs w:val="24"/>
        </w:rPr>
        <w:t>Elettrico</w:t>
      </w:r>
      <w:proofErr w:type="spellEnd"/>
      <w:r w:rsidRPr="00376AFF">
        <w:rPr>
          <w:rFonts w:ascii="Times New Roman" w:hAnsi="Times New Roman"/>
          <w:sz w:val="24"/>
          <w:szCs w:val="24"/>
        </w:rPr>
        <w:t>” within the frame of a Program Agreement between RSE SpA and the Italian Ministry of Economic Development (</w:t>
      </w:r>
      <w:proofErr w:type="spellStart"/>
      <w:r w:rsidRPr="00376AFF">
        <w:rPr>
          <w:rFonts w:ascii="Times New Roman" w:hAnsi="Times New Roman"/>
          <w:sz w:val="24"/>
          <w:szCs w:val="24"/>
        </w:rPr>
        <w:t>Ministero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dello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Sviluppo</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Economico</w:t>
      </w:r>
      <w:proofErr w:type="spellEnd"/>
      <w:r w:rsidRPr="00376AFF">
        <w:rPr>
          <w:rFonts w:ascii="Times New Roman" w:hAnsi="Times New Roman"/>
          <w:sz w:val="24"/>
          <w:szCs w:val="24"/>
        </w:rPr>
        <w:t>).</w:t>
      </w:r>
    </w:p>
    <w:p w14:paraId="369E396F" w14:textId="77777777"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w:t>
      </w:r>
      <w:proofErr w:type="spellStart"/>
      <w:r w:rsidR="00EA2957" w:rsidRPr="00376AFF">
        <w:rPr>
          <w:rFonts w:ascii="Times New Roman" w:hAnsi="Times New Roman"/>
          <w:sz w:val="24"/>
          <w:szCs w:val="24"/>
        </w:rPr>
        <w:t>Ricerca</w:t>
      </w:r>
      <w:proofErr w:type="spellEnd"/>
      <w:r w:rsidR="00EA2957" w:rsidRPr="00376AFF">
        <w:rPr>
          <w:rFonts w:ascii="Times New Roman" w:hAnsi="Times New Roman"/>
          <w:sz w:val="24"/>
          <w:szCs w:val="24"/>
        </w:rPr>
        <w:t xml:space="preserve"> di Sistema </w:t>
      </w:r>
      <w:r w:rsidRPr="00376AFF">
        <w:rPr>
          <w:rFonts w:ascii="Times New Roman" w:hAnsi="Times New Roman"/>
          <w:sz w:val="24"/>
          <w:szCs w:val="24"/>
        </w:rPr>
        <w:t>-</w:t>
      </w:r>
      <w:proofErr w:type="spellStart"/>
      <w:r w:rsidRPr="00376AFF">
        <w:rPr>
          <w:rFonts w:ascii="Times New Roman" w:hAnsi="Times New Roman"/>
          <w:sz w:val="24"/>
          <w:szCs w:val="24"/>
        </w:rPr>
        <w:t>RdS</w:t>
      </w:r>
      <w:proofErr w:type="spellEnd"/>
      <w:r w:rsidRPr="00376AFF">
        <w:rPr>
          <w:rFonts w:ascii="Times New Roman" w:hAnsi="Times New Roman"/>
          <w:sz w:val="24"/>
          <w:szCs w:val="24"/>
        </w:rPr>
        <w:t xml:space="preserve">-”), at different stages: </w:t>
      </w:r>
    </w:p>
    <w:p w14:paraId="6F0E2BB1" w14:textId="77777777" w:rsidR="006C0892" w:rsidRPr="00376AFF" w:rsidRDefault="006C0892" w:rsidP="006C0892">
      <w:pPr>
        <w:pStyle w:val="Paragrafoelenco"/>
        <w:numPr>
          <w:ilvl w:val="0"/>
          <w:numId w:val="3"/>
        </w:numPr>
        <w:rPr>
          <w:lang w:val="en-GB"/>
        </w:rPr>
      </w:pPr>
      <w:r w:rsidRPr="00376AFF">
        <w:rPr>
          <w:lang w:val="en-GB"/>
        </w:rPr>
        <w:t xml:space="preserve">under the second period of </w:t>
      </w:r>
      <w:proofErr w:type="spellStart"/>
      <w:r w:rsidRPr="00376AFF">
        <w:rPr>
          <w:lang w:val="en-GB"/>
        </w:rPr>
        <w:t>RdS</w:t>
      </w:r>
      <w:proofErr w:type="spellEnd"/>
      <w:r w:rsidRPr="00376AFF">
        <w:rPr>
          <w:lang w:val="en-GB"/>
        </w:rPr>
        <w:t xml:space="preserve"> (2003-2005), where CESI SpA was the only beneficiary of the Research Fund for the Italian Electrical System;</w:t>
      </w:r>
    </w:p>
    <w:p w14:paraId="0DAF1360"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CESI </w:t>
      </w:r>
      <w:proofErr w:type="spellStart"/>
      <w:r w:rsidRPr="00376AFF">
        <w:rPr>
          <w:lang w:val="en-GB"/>
        </w:rPr>
        <w:t>Ricerca</w:t>
      </w:r>
      <w:proofErr w:type="spellEnd"/>
      <w:r w:rsidRPr="00376AFF">
        <w:rPr>
          <w:lang w:val="en-GB"/>
        </w:rPr>
        <w:t xml:space="preserve"> SpA and the Italian Ministry of Economic Development for the of </w:t>
      </w:r>
      <w:proofErr w:type="spellStart"/>
      <w:r w:rsidRPr="00376AFF">
        <w:rPr>
          <w:lang w:val="en-GB"/>
        </w:rPr>
        <w:t>RdS</w:t>
      </w:r>
      <w:proofErr w:type="spellEnd"/>
      <w:r w:rsidRPr="00376AFF">
        <w:rPr>
          <w:lang w:val="en-GB"/>
        </w:rPr>
        <w:t xml:space="preserve"> period 2006-2008, in compliance with the Decree of 8 March 2006;</w:t>
      </w:r>
    </w:p>
    <w:p w14:paraId="1086F6E9"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ERSE and the Ministry of Economic Development-General Directorate for Energy and Mining Resources (for the of </w:t>
      </w:r>
      <w:proofErr w:type="spellStart"/>
      <w:r w:rsidRPr="00376AFF">
        <w:rPr>
          <w:lang w:val="en-GB"/>
        </w:rPr>
        <w:t>RdS</w:t>
      </w:r>
      <w:proofErr w:type="spellEnd"/>
      <w:r w:rsidRPr="00376AFF">
        <w:rPr>
          <w:lang w:val="en-GB"/>
        </w:rPr>
        <w:t xml:space="preserve"> period 2009-2011) stipulated on 29 July 2009 in compliance with the Decree of 19 March 2009;</w:t>
      </w:r>
    </w:p>
    <w:p w14:paraId="24BB027E" w14:textId="77777777" w:rsidR="006C0892" w:rsidRPr="00376AFF" w:rsidRDefault="006C0892" w:rsidP="006C0892">
      <w:pPr>
        <w:pStyle w:val="Paragrafoelenco"/>
        <w:numPr>
          <w:ilvl w:val="0"/>
          <w:numId w:val="3"/>
        </w:numPr>
        <w:rPr>
          <w:lang w:val="en-GB"/>
        </w:rPr>
      </w:pPr>
      <w:r w:rsidRPr="00376AFF">
        <w:rPr>
          <w:lang w:val="en-GB"/>
        </w:rPr>
        <w:t xml:space="preserve">under the Contract Agreement between RSE SpA and the Italian Ministry of Economic Development for the of </w:t>
      </w:r>
      <w:proofErr w:type="spellStart"/>
      <w:r w:rsidRPr="00376AFF">
        <w:rPr>
          <w:lang w:val="en-GB"/>
        </w:rPr>
        <w:t>RdS</w:t>
      </w:r>
      <w:proofErr w:type="spellEnd"/>
      <w:r w:rsidRPr="00376AFF">
        <w:rPr>
          <w:lang w:val="en-GB"/>
        </w:rPr>
        <w:t xml:space="preserve"> period 2012-2014, in compliance with the Decree of November 9, 2012 (Project Manager Antonella Frigerio);</w:t>
      </w:r>
    </w:p>
    <w:p w14:paraId="355B57F1" w14:textId="77777777" w:rsidR="006C0892" w:rsidRPr="00E129B8" w:rsidRDefault="006C0892" w:rsidP="006C0892">
      <w:pPr>
        <w:pStyle w:val="Paragrafoelenco"/>
        <w:numPr>
          <w:ilvl w:val="0"/>
          <w:numId w:val="3"/>
        </w:numPr>
      </w:pPr>
      <w:r w:rsidRPr="00376AFF">
        <w:rPr>
          <w:lang w:val="en-GB"/>
        </w:rPr>
        <w:t xml:space="preserve">under the Contract Agreement between RSE SpA and the Italian Ministry of Economic Development for the </w:t>
      </w:r>
      <w:proofErr w:type="spellStart"/>
      <w:r w:rsidRPr="00376AFF">
        <w:rPr>
          <w:lang w:val="en-GB"/>
        </w:rPr>
        <w:t>RdS</w:t>
      </w:r>
      <w:proofErr w:type="spellEnd"/>
      <w:r w:rsidRPr="00376AFF">
        <w:rPr>
          <w:lang w:val="en-GB"/>
        </w:rPr>
        <w:t xml:space="preserve"> period 2015-2017, in compliance with the Decree of 21 April 2016. </w:t>
      </w:r>
      <w:r w:rsidRPr="00E129B8">
        <w:t>Reference project: ‘A.5 - Sicurezza e vulnerabilità del sistema elettrico’, Project Manager Antonella Frigerio.</w:t>
      </w:r>
    </w:p>
    <w:p w14:paraId="13075987" w14:textId="603D241A" w:rsidR="00E129B8" w:rsidRPr="00E129B8" w:rsidRDefault="00E129B8" w:rsidP="00E129B8">
      <w:pPr>
        <w:pStyle w:val="Paragrafoelenco"/>
        <w:numPr>
          <w:ilvl w:val="0"/>
          <w:numId w:val="3"/>
        </w:numPr>
        <w:rPr>
          <w:lang w:val="en-GB"/>
        </w:rPr>
      </w:pPr>
      <w:commentRangeStart w:id="884"/>
      <w:r w:rsidRPr="00E129B8">
        <w:rPr>
          <w:lang w:val="en-GB"/>
        </w:rPr>
        <w:t>under the Contract Agreement between RSE S.p.A. and the Ministry of Economic Development - General Directorate for the Electricity Market, Renewable Energy and Energy Efficiency, Nuclear Energy in compliance with the Decree of April 16th, 2018</w:t>
      </w:r>
      <w:commentRangeEnd w:id="884"/>
      <w:r>
        <w:rPr>
          <w:rStyle w:val="Rimandocommento"/>
          <w:szCs w:val="20"/>
        </w:rPr>
        <w:commentReference w:id="884"/>
      </w:r>
      <w:commentRangeStart w:id="885"/>
      <w:r w:rsidR="00707F3E" w:rsidRPr="00376AFF">
        <w:rPr>
          <w:lang w:val="en-GB"/>
        </w:rPr>
        <w:t xml:space="preserve">; Project: “2.5 </w:t>
      </w:r>
      <w:proofErr w:type="spellStart"/>
      <w:r w:rsidR="00707F3E" w:rsidRPr="00376AFF">
        <w:rPr>
          <w:lang w:val="en-GB"/>
        </w:rPr>
        <w:t>Modelli</w:t>
      </w:r>
      <w:proofErr w:type="spellEnd"/>
      <w:r w:rsidR="00707F3E" w:rsidRPr="00376AFF">
        <w:rPr>
          <w:lang w:val="en-GB"/>
        </w:rPr>
        <w:t xml:space="preserve"> e </w:t>
      </w:r>
      <w:proofErr w:type="spellStart"/>
      <w:r w:rsidR="00707F3E" w:rsidRPr="00376AFF">
        <w:rPr>
          <w:lang w:val="en-GB"/>
        </w:rPr>
        <w:t>strumenti</w:t>
      </w:r>
      <w:proofErr w:type="spellEnd"/>
      <w:r w:rsidR="00707F3E" w:rsidRPr="00376AFF">
        <w:rPr>
          <w:lang w:val="en-GB"/>
        </w:rPr>
        <w:t xml:space="preserve"> di </w:t>
      </w:r>
      <w:proofErr w:type="spellStart"/>
      <w:r w:rsidR="00707F3E" w:rsidRPr="00376AFF">
        <w:rPr>
          <w:lang w:val="en-GB"/>
        </w:rPr>
        <w:t>intervento</w:t>
      </w:r>
      <w:proofErr w:type="spellEnd"/>
      <w:r w:rsidR="00707F3E" w:rsidRPr="00376AFF">
        <w:rPr>
          <w:lang w:val="en-GB"/>
        </w:rPr>
        <w:t xml:space="preserve">, </w:t>
      </w:r>
      <w:proofErr w:type="spellStart"/>
      <w:r w:rsidR="00707F3E" w:rsidRPr="00376AFF">
        <w:rPr>
          <w:lang w:val="en-GB"/>
        </w:rPr>
        <w:t>anche</w:t>
      </w:r>
      <w:proofErr w:type="spellEnd"/>
      <w:r w:rsidR="00707F3E" w:rsidRPr="00376AFF">
        <w:rPr>
          <w:lang w:val="en-GB"/>
        </w:rPr>
        <w:t xml:space="preserve"> </w:t>
      </w:r>
      <w:proofErr w:type="spellStart"/>
      <w:r w:rsidR="00707F3E" w:rsidRPr="00376AFF">
        <w:rPr>
          <w:lang w:val="en-GB"/>
        </w:rPr>
        <w:t>preventivo</w:t>
      </w:r>
      <w:proofErr w:type="spellEnd"/>
      <w:r w:rsidR="00707F3E" w:rsidRPr="00376AFF">
        <w:rPr>
          <w:lang w:val="en-GB"/>
        </w:rPr>
        <w:t xml:space="preserve">, per la </w:t>
      </w:r>
      <w:proofErr w:type="spellStart"/>
      <w:r w:rsidR="00707F3E" w:rsidRPr="00376AFF">
        <w:rPr>
          <w:lang w:val="en-GB"/>
        </w:rPr>
        <w:t>difesa</w:t>
      </w:r>
      <w:proofErr w:type="spellEnd"/>
      <w:r w:rsidR="00707F3E" w:rsidRPr="00376AFF">
        <w:rPr>
          <w:lang w:val="en-GB"/>
        </w:rPr>
        <w:t xml:space="preserve"> e il </w:t>
      </w:r>
      <w:proofErr w:type="spellStart"/>
      <w:r w:rsidR="00707F3E" w:rsidRPr="00376AFF">
        <w:rPr>
          <w:lang w:val="en-GB"/>
        </w:rPr>
        <w:t>miglioramento</w:t>
      </w:r>
      <w:proofErr w:type="spellEnd"/>
      <w:r w:rsidR="00707F3E" w:rsidRPr="00376AFF">
        <w:rPr>
          <w:lang w:val="en-GB"/>
        </w:rPr>
        <w:t xml:space="preserv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sicurezza</w:t>
      </w:r>
      <w:proofErr w:type="spellEnd"/>
      <w:r w:rsidR="00707F3E" w:rsidRPr="00376AFF">
        <w:rPr>
          <w:lang w:val="en-GB"/>
        </w:rPr>
        <w:t xml:space="preserve"> e </w:t>
      </w:r>
      <w:proofErr w:type="spellStart"/>
      <w:r w:rsidR="00707F3E" w:rsidRPr="00376AFF">
        <w:rPr>
          <w:lang w:val="en-GB"/>
        </w:rPr>
        <w:t>della</w:t>
      </w:r>
      <w:proofErr w:type="spellEnd"/>
      <w:r w:rsidR="00707F3E" w:rsidRPr="00376AFF">
        <w:rPr>
          <w:lang w:val="en-GB"/>
        </w:rPr>
        <w:t xml:space="preserve"> </w:t>
      </w:r>
      <w:proofErr w:type="spellStart"/>
      <w:r w:rsidR="00707F3E" w:rsidRPr="00376AFF">
        <w:rPr>
          <w:lang w:val="en-GB"/>
        </w:rPr>
        <w:t>resilienza</w:t>
      </w:r>
      <w:proofErr w:type="spellEnd"/>
      <w:r w:rsidR="00707F3E" w:rsidRPr="00376AFF">
        <w:rPr>
          <w:lang w:val="en-GB"/>
        </w:rPr>
        <w:t xml:space="preserve"> </w:t>
      </w:r>
      <w:proofErr w:type="spellStart"/>
      <w:r w:rsidR="00707F3E" w:rsidRPr="00376AFF">
        <w:rPr>
          <w:lang w:val="en-GB"/>
        </w:rPr>
        <w:t>delle</w:t>
      </w:r>
      <w:proofErr w:type="spellEnd"/>
      <w:r w:rsidR="00707F3E" w:rsidRPr="00376AFF">
        <w:rPr>
          <w:lang w:val="en-GB"/>
        </w:rPr>
        <w:t xml:space="preserve"> </w:t>
      </w:r>
      <w:proofErr w:type="spellStart"/>
      <w:r w:rsidR="00707F3E" w:rsidRPr="00376AFF">
        <w:rPr>
          <w:lang w:val="en-GB"/>
        </w:rPr>
        <w:t>reti</w:t>
      </w:r>
      <w:proofErr w:type="spellEnd"/>
      <w:r w:rsidR="00707F3E" w:rsidRPr="00376AFF">
        <w:rPr>
          <w:lang w:val="en-GB"/>
        </w:rPr>
        <w:t xml:space="preserve">” - </w:t>
      </w:r>
      <w:proofErr w:type="spellStart"/>
      <w:r w:rsidR="00707F3E" w:rsidRPr="00376AFF">
        <w:rPr>
          <w:lang w:val="en-GB"/>
        </w:rPr>
        <w:t>Ricerca</w:t>
      </w:r>
      <w:proofErr w:type="spellEnd"/>
      <w:r w:rsidR="00707F3E" w:rsidRPr="00376AFF">
        <w:rPr>
          <w:lang w:val="en-GB"/>
        </w:rPr>
        <w:t xml:space="preserve">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885"/>
      <w:r w:rsidR="00707F3E" w:rsidRPr="00376AFF">
        <w:rPr>
          <w:lang w:val="en-GB"/>
        </w:rPr>
        <w:commentReference w:id="885"/>
      </w:r>
      <w:r w:rsidR="00707F3E" w:rsidRPr="00376AFF">
        <w:rPr>
          <w:lang w:val="en-GB"/>
        </w:rPr>
        <w:t xml:space="preserve"> </w:t>
      </w:r>
    </w:p>
    <w:p w14:paraId="7CB00170" w14:textId="77777777"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 xml:space="preserve">“We acknowledge the CINECA award under the ISCRA initiative, for the availability of </w:t>
      </w:r>
      <w:proofErr w:type="gramStart"/>
      <w:r w:rsidRPr="00376AFF">
        <w:rPr>
          <w:rFonts w:ascii="Times New Roman" w:hAnsi="Times New Roman"/>
          <w:sz w:val="24"/>
          <w:szCs w:val="24"/>
        </w:rPr>
        <w:t>High Performance</w:t>
      </w:r>
      <w:proofErr w:type="gramEnd"/>
      <w:r w:rsidRPr="00376AFF">
        <w:rPr>
          <w:rFonts w:ascii="Times New Roman" w:hAnsi="Times New Roman"/>
          <w:sz w:val="24"/>
          <w:szCs w:val="24"/>
        </w:rPr>
        <w:t xml:space="preserve"> Computing resources and support.” In fact, SPHERA validation has also been financed by means of the following instrumental funding HPC projects:</w:t>
      </w:r>
    </w:p>
    <w:p w14:paraId="07341F60" w14:textId="77777777"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14:paraId="75A458C0" w14:textId="77777777" w:rsidR="00174D96" w:rsidRPr="00376AFF" w:rsidRDefault="00174D96" w:rsidP="00174D96">
      <w:pPr>
        <w:pStyle w:val="Paragrafoelenco"/>
        <w:numPr>
          <w:ilvl w:val="0"/>
          <w:numId w:val="3"/>
        </w:numPr>
        <w:rPr>
          <w:lang w:val="en-GB"/>
        </w:rPr>
      </w:pPr>
      <w:r w:rsidRPr="00376AFF">
        <w:rPr>
          <w:lang w:val="en-GB"/>
        </w:rPr>
        <w:t xml:space="preserve">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w:t>
      </w:r>
      <w:proofErr w:type="spellStart"/>
      <w:r w:rsidRPr="00376AFF">
        <w:rPr>
          <w:lang w:val="en-GB"/>
        </w:rPr>
        <w:t>Torresi</w:t>
      </w:r>
      <w:proofErr w:type="spellEnd"/>
      <w:r w:rsidRPr="00376AFF">
        <w:rPr>
          <w:lang w:val="en-GB"/>
        </w:rPr>
        <w:t xml:space="preserve">, B. Fortunato, F. </w:t>
      </w:r>
      <w:proofErr w:type="spellStart"/>
      <w:r w:rsidRPr="00376AFF">
        <w:rPr>
          <w:lang w:val="en-GB"/>
        </w:rPr>
        <w:t>Fornarelli</w:t>
      </w:r>
      <w:proofErr w:type="spellEnd"/>
      <w:r w:rsidRPr="00376AFF">
        <w:rPr>
          <w:lang w:val="en-GB"/>
        </w:rPr>
        <w:t xml:space="preserve">, F. </w:t>
      </w:r>
      <w:proofErr w:type="spellStart"/>
      <w:r w:rsidRPr="00376AFF">
        <w:rPr>
          <w:lang w:val="en-GB"/>
        </w:rPr>
        <w:t>Scarpetta</w:t>
      </w:r>
      <w:proofErr w:type="spellEnd"/>
      <w:r w:rsidRPr="00376AFF">
        <w:rPr>
          <w:lang w:val="en-GB"/>
        </w:rPr>
        <w:t xml:space="preserve">, G. Viccione, E. Pugliese </w:t>
      </w:r>
      <w:proofErr w:type="spellStart"/>
      <w:r w:rsidRPr="00376AFF">
        <w:rPr>
          <w:lang w:val="en-GB"/>
        </w:rPr>
        <w:t>Carratelli</w:t>
      </w:r>
      <w:proofErr w:type="spellEnd"/>
      <w:r w:rsidRPr="00376AFF">
        <w:rPr>
          <w:lang w:val="en-GB"/>
        </w:rPr>
        <w:t xml:space="preserve">, V. </w:t>
      </w:r>
      <w:proofErr w:type="spellStart"/>
      <w:r w:rsidRPr="00376AFF">
        <w:rPr>
          <w:lang w:val="en-GB"/>
        </w:rPr>
        <w:t>Bovolin</w:t>
      </w:r>
      <w:proofErr w:type="spellEnd"/>
      <w:r w:rsidRPr="00376AFF">
        <w:rPr>
          <w:lang w:val="en-GB"/>
        </w:rPr>
        <w:t xml:space="preserve">,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CEDA467" w14:textId="77777777" w:rsidR="00174D96" w:rsidRPr="00376AFF" w:rsidRDefault="00174D96" w:rsidP="00174D96">
      <w:pPr>
        <w:pStyle w:val="Paragrafoelenco"/>
        <w:numPr>
          <w:ilvl w:val="0"/>
          <w:numId w:val="3"/>
        </w:numPr>
        <w:rPr>
          <w:lang w:val="en-GB"/>
        </w:rPr>
      </w:pPr>
      <w:r w:rsidRPr="00376AFF">
        <w:rPr>
          <w:lang w:val="en-GB"/>
        </w:rPr>
        <w:t xml:space="preserve">PANCIA - High Performance Computing for Interface and Atmospheric flows (Italian National HPC Research Project); instrumental funding based on competitive calls (ISCRA-C project at CINECA, Italy); 2016–2017; </w:t>
      </w:r>
      <w:proofErr w:type="spellStart"/>
      <w:r w:rsidRPr="00376AFF">
        <w:rPr>
          <w:lang w:val="en-GB"/>
        </w:rPr>
        <w:t>Vacondio</w:t>
      </w:r>
      <w:proofErr w:type="spellEnd"/>
      <w:r w:rsidRPr="00376AFF">
        <w:rPr>
          <w:lang w:val="en-GB"/>
        </w:rPr>
        <w:t xml:space="preserve"> R. (Principal Investigator), A. Amicarelli, G. </w:t>
      </w:r>
      <w:proofErr w:type="spellStart"/>
      <w:r w:rsidRPr="00376AFF">
        <w:rPr>
          <w:lang w:val="en-GB"/>
        </w:rPr>
        <w:t>Curci</w:t>
      </w:r>
      <w:proofErr w:type="spellEnd"/>
      <w:r w:rsidRPr="00376AFF">
        <w:rPr>
          <w:lang w:val="en-GB"/>
        </w:rPr>
        <w:t xml:space="preserve">, A. dal </w:t>
      </w:r>
      <w:proofErr w:type="spellStart"/>
      <w:r w:rsidRPr="00376AFF">
        <w:rPr>
          <w:lang w:val="en-GB"/>
        </w:rPr>
        <w:t>Palù</w:t>
      </w:r>
      <w:proofErr w:type="spellEnd"/>
      <w:r w:rsidRPr="00376AFF">
        <w:rPr>
          <w:lang w:val="en-GB"/>
        </w:rPr>
        <w:t xml:space="preserve">, S. </w:t>
      </w:r>
      <w:proofErr w:type="spellStart"/>
      <w:r w:rsidRPr="00376AFF">
        <w:rPr>
          <w:lang w:val="en-GB"/>
        </w:rPr>
        <w:t>Falasca</w:t>
      </w:r>
      <w:proofErr w:type="spellEnd"/>
      <w:r w:rsidRPr="00376AFF">
        <w:rPr>
          <w:lang w:val="en-GB"/>
        </w:rPr>
        <w:t xml:space="preserve">, A. Ferrari, L.M. </w:t>
      </w:r>
      <w:proofErr w:type="spellStart"/>
      <w:r w:rsidRPr="00376AFF">
        <w:rPr>
          <w:lang w:val="en-GB"/>
        </w:rPr>
        <w:t>Baldini</w:t>
      </w:r>
      <w:proofErr w:type="spellEnd"/>
      <w:r w:rsidRPr="00376AFF">
        <w:rPr>
          <w:lang w:val="en-GB"/>
        </w:rPr>
        <w:t>; 110,000 core-hours.</w:t>
      </w:r>
    </w:p>
    <w:p w14:paraId="03C8D791" w14:textId="77777777" w:rsidR="00174D96" w:rsidRPr="00376AFF" w:rsidRDefault="00174D96" w:rsidP="00174D96">
      <w:pPr>
        <w:pStyle w:val="Paragrafoelenco"/>
        <w:numPr>
          <w:ilvl w:val="0"/>
          <w:numId w:val="3"/>
        </w:numPr>
        <w:rPr>
          <w:lang w:val="en-GB"/>
        </w:rPr>
      </w:pPr>
      <w:r w:rsidRPr="00376AFF">
        <w:rPr>
          <w:lang w:val="en-GB"/>
        </w:rPr>
        <w:t xml:space="preserve">NMTFEPRA - Numerical Modelling of Turbulent Flows for Environment Protection and Risk Assessment (Italian National HPC Research Project); instrumental funding based on competitive calls (ISCRA-C project at CINECA, Italy); 2016-2017; Ferrero E. (Principal </w:t>
      </w:r>
      <w:r w:rsidRPr="00376AFF">
        <w:rPr>
          <w:lang w:val="en-GB"/>
        </w:rPr>
        <w:lastRenderedPageBreak/>
        <w:t xml:space="preserve">Investigator), A. </w:t>
      </w:r>
      <w:proofErr w:type="spellStart"/>
      <w:r w:rsidRPr="00376AFF">
        <w:rPr>
          <w:lang w:val="en-GB"/>
        </w:rPr>
        <w:t>Bisignano</w:t>
      </w:r>
      <w:proofErr w:type="spellEnd"/>
      <w:r w:rsidRPr="00376AFF">
        <w:rPr>
          <w:lang w:val="en-GB"/>
        </w:rPr>
        <w:t xml:space="preserve">, A. Amicarelli, G. </w:t>
      </w:r>
      <w:proofErr w:type="spellStart"/>
      <w:r w:rsidRPr="00376AFF">
        <w:rPr>
          <w:lang w:val="en-GB"/>
        </w:rPr>
        <w:t>Curci</w:t>
      </w:r>
      <w:proofErr w:type="spellEnd"/>
      <w:r w:rsidRPr="00376AFF">
        <w:rPr>
          <w:lang w:val="en-GB"/>
        </w:rPr>
        <w:t xml:space="preserve">, S. Manenti, S. Todeschini, A. </w:t>
      </w:r>
      <w:proofErr w:type="spellStart"/>
      <w:r w:rsidRPr="00376AFF">
        <w:rPr>
          <w:lang w:val="en-GB"/>
        </w:rPr>
        <w:t>Bisignano</w:t>
      </w:r>
      <w:proofErr w:type="spellEnd"/>
      <w:r w:rsidRPr="00376AFF">
        <w:rPr>
          <w:lang w:val="en-GB"/>
        </w:rPr>
        <w:t xml:space="preserve">, S. </w:t>
      </w:r>
      <w:proofErr w:type="spellStart"/>
      <w:r w:rsidRPr="00376AFF">
        <w:rPr>
          <w:lang w:val="en-GB"/>
        </w:rPr>
        <w:t>Falasca</w:t>
      </w:r>
      <w:proofErr w:type="spellEnd"/>
      <w:r w:rsidRPr="00376AFF">
        <w:rPr>
          <w:lang w:val="en-GB"/>
        </w:rPr>
        <w:t>. 40,000 core-hours.</w:t>
      </w:r>
    </w:p>
    <w:p w14:paraId="4B02887A" w14:textId="77777777" w:rsidR="00174D96" w:rsidRPr="00376AFF" w:rsidRDefault="00174D96" w:rsidP="00174D96">
      <w:pPr>
        <w:pStyle w:val="Paragrafoelenco"/>
        <w:numPr>
          <w:ilvl w:val="0"/>
          <w:numId w:val="3"/>
        </w:numPr>
        <w:rPr>
          <w:lang w:val="en-GB"/>
        </w:rPr>
      </w:pPr>
      <w:r w:rsidRPr="00376AFF">
        <w:rPr>
          <w:lang w:val="en-GB"/>
        </w:rPr>
        <w:t xml:space="preserve">HPCEFM16 - High Performance Computing for Environmental </w:t>
      </w:r>
      <w:proofErr w:type="spellStart"/>
      <w:r w:rsidRPr="00376AFF">
        <w:rPr>
          <w:lang w:val="en-GB"/>
        </w:rPr>
        <w:t>FluidMechanics</w:t>
      </w:r>
      <w:proofErr w:type="spellEnd"/>
      <w:r w:rsidRPr="00376AFF">
        <w:rPr>
          <w:lang w:val="en-GB"/>
        </w:rPr>
        <w:t xml:space="preserve"> 2016 (Italian National HPC Research Project); instrumental funding based on competitive calls (ISCRA-C project at CINECA, Italy); 2016; Amicarelli A. (Principal Investigator, 146,000 </w:t>
      </w:r>
      <w:proofErr w:type="spellStart"/>
      <w:r w:rsidRPr="00376AFF">
        <w:rPr>
          <w:lang w:val="en-GB"/>
        </w:rPr>
        <w:t>corehours</w:t>
      </w:r>
      <w:proofErr w:type="spellEnd"/>
      <w:r w:rsidRPr="00376AFF">
        <w:rPr>
          <w:lang w:val="en-GB"/>
        </w:rPr>
        <w:t xml:space="preserve">), G. </w:t>
      </w:r>
      <w:proofErr w:type="spellStart"/>
      <w:r w:rsidRPr="00376AFF">
        <w:rPr>
          <w:lang w:val="en-GB"/>
        </w:rPr>
        <w:t>Curci</w:t>
      </w:r>
      <w:proofErr w:type="spellEnd"/>
      <w:r w:rsidRPr="00376AFF">
        <w:rPr>
          <w:lang w:val="en-GB"/>
        </w:rPr>
        <w:t xml:space="preserve">, S. </w:t>
      </w:r>
      <w:proofErr w:type="spellStart"/>
      <w:r w:rsidRPr="00376AFF">
        <w:rPr>
          <w:lang w:val="en-GB"/>
        </w:rPr>
        <w:t>Falasca</w:t>
      </w:r>
      <w:proofErr w:type="spellEnd"/>
      <w:r w:rsidRPr="00376AFF">
        <w:rPr>
          <w:lang w:val="en-GB"/>
        </w:rPr>
        <w:t xml:space="preserve">, E. Ferrero, A. </w:t>
      </w:r>
      <w:proofErr w:type="spellStart"/>
      <w:r w:rsidRPr="00376AFF">
        <w:rPr>
          <w:lang w:val="en-GB"/>
        </w:rPr>
        <w:t>Bisignano</w:t>
      </w:r>
      <w:proofErr w:type="spellEnd"/>
      <w:r w:rsidRPr="00376AFF">
        <w:rPr>
          <w:lang w:val="en-GB"/>
        </w:rPr>
        <w:t xml:space="preserve">, G. </w:t>
      </w:r>
      <w:proofErr w:type="spellStart"/>
      <w:r w:rsidRPr="00376AFF">
        <w:rPr>
          <w:lang w:val="en-GB"/>
        </w:rPr>
        <w:t>Leuzzi</w:t>
      </w:r>
      <w:proofErr w:type="spellEnd"/>
      <w:r w:rsidRPr="00376AFF">
        <w:rPr>
          <w:lang w:val="en-GB"/>
        </w:rPr>
        <w:t xml:space="preserve">, P. Monti, F. Catalano, S. </w:t>
      </w:r>
      <w:proofErr w:type="spellStart"/>
      <w:r w:rsidRPr="00376AFF">
        <w:rPr>
          <w:lang w:val="en-GB"/>
        </w:rPr>
        <w:t>Sibilla</w:t>
      </w:r>
      <w:proofErr w:type="spellEnd"/>
      <w:r w:rsidRPr="00376AFF">
        <w:rPr>
          <w:lang w:val="en-GB"/>
        </w:rPr>
        <w:t xml:space="preserve">,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w:t>
      </w:r>
    </w:p>
    <w:p w14:paraId="3B3A9001" w14:textId="77777777" w:rsidR="00174D96" w:rsidRPr="00376AFF" w:rsidRDefault="00174D96" w:rsidP="00174D96">
      <w:pPr>
        <w:pStyle w:val="Paragrafoelenco"/>
        <w:numPr>
          <w:ilvl w:val="0"/>
          <w:numId w:val="3"/>
        </w:numPr>
        <w:rPr>
          <w:lang w:val="en-GB"/>
        </w:rPr>
      </w:pPr>
      <w:r w:rsidRPr="00376AFF">
        <w:rPr>
          <w:lang w:val="en-GB"/>
        </w:rPr>
        <w:t xml:space="preserve">HPCEFM15 - High Performance Computing for Environmental Fluid Mechanics 2015 (Italian National HPC Research Project); instrumental funding based on competitive calls (ISCRA-C project at CINECA, Italy); 2015 - in progress; Amicarelli A., A. Balzarini, S. </w:t>
      </w:r>
      <w:proofErr w:type="spellStart"/>
      <w:r w:rsidRPr="00376AFF">
        <w:rPr>
          <w:lang w:val="en-GB"/>
        </w:rPr>
        <w:t>Sibilla</w:t>
      </w:r>
      <w:proofErr w:type="spellEnd"/>
      <w:r w:rsidRPr="00376AFF">
        <w:rPr>
          <w:lang w:val="en-GB"/>
        </w:rPr>
        <w:t xml:space="preserve">, G. Agate, G. </w:t>
      </w:r>
      <w:proofErr w:type="spellStart"/>
      <w:r w:rsidRPr="00376AFF">
        <w:rPr>
          <w:lang w:val="en-GB"/>
        </w:rPr>
        <w:t>Leuzzi</w:t>
      </w:r>
      <w:proofErr w:type="spellEnd"/>
      <w:r w:rsidRPr="00376AFF">
        <w:rPr>
          <w:lang w:val="en-GB"/>
        </w:rPr>
        <w:t xml:space="preserve">, P. Monti, G. Pirovano, G.M. Riva, A. Toppetti, E. </w:t>
      </w:r>
      <w:proofErr w:type="spellStart"/>
      <w:r w:rsidRPr="00376AFF">
        <w:rPr>
          <w:lang w:val="en-GB"/>
        </w:rPr>
        <w:t>Persi</w:t>
      </w:r>
      <w:proofErr w:type="spellEnd"/>
      <w:r w:rsidRPr="00376AFF">
        <w:rPr>
          <w:lang w:val="en-GB"/>
        </w:rPr>
        <w:t xml:space="preserve">, G. </w:t>
      </w:r>
      <w:proofErr w:type="spellStart"/>
      <w:r w:rsidRPr="00376AFF">
        <w:rPr>
          <w:lang w:val="en-GB"/>
        </w:rPr>
        <w:t>Petaccia</w:t>
      </w:r>
      <w:proofErr w:type="spellEnd"/>
      <w:r w:rsidRPr="00376AFF">
        <w:rPr>
          <w:lang w:val="en-GB"/>
        </w:rPr>
        <w:t xml:space="preserve">, L. </w:t>
      </w:r>
      <w:proofErr w:type="spellStart"/>
      <w:r w:rsidRPr="00376AFF">
        <w:rPr>
          <w:lang w:val="en-GB"/>
        </w:rPr>
        <w:t>Ziane</w:t>
      </w:r>
      <w:proofErr w:type="spellEnd"/>
      <w:r w:rsidRPr="00376AFF">
        <w:rPr>
          <w:lang w:val="en-GB"/>
        </w:rPr>
        <w:t xml:space="preserve">, M.C. </w:t>
      </w:r>
      <w:proofErr w:type="spellStart"/>
      <w:r w:rsidRPr="00376AFF">
        <w:rPr>
          <w:lang w:val="en-GB"/>
        </w:rPr>
        <w:t>Khellaf</w:t>
      </w:r>
      <w:proofErr w:type="spellEnd"/>
      <w:r w:rsidRPr="00376AFF">
        <w:rPr>
          <w:lang w:val="en-GB"/>
        </w:rPr>
        <w:t>.</w:t>
      </w:r>
    </w:p>
    <w:p w14:paraId="50B34E7A" w14:textId="77777777" w:rsidR="000D77F1" w:rsidRPr="00376AFF" w:rsidRDefault="000D77F1" w:rsidP="00303E20">
      <w:pPr>
        <w:pStyle w:val="Paragrafoelenco"/>
        <w:numPr>
          <w:ilvl w:val="0"/>
          <w:numId w:val="3"/>
        </w:numPr>
        <w:rPr>
          <w:lang w:val="en-GB"/>
        </w:rPr>
      </w:pPr>
      <w:r w:rsidRPr="00376AFF">
        <w:rPr>
          <w:lang w:val="en-GB"/>
        </w:rPr>
        <w:t xml:space="preserve">HSPHMI14 - High performance computing for </w:t>
      </w:r>
      <w:proofErr w:type="spellStart"/>
      <w:r w:rsidRPr="00376AFF">
        <w:rPr>
          <w:lang w:val="en-GB"/>
        </w:rPr>
        <w:t>Lagrangian</w:t>
      </w:r>
      <w:proofErr w:type="spellEnd"/>
      <w:r w:rsidRPr="00376AFF">
        <w:rPr>
          <w:lang w:val="en-GB"/>
        </w:rPr>
        <w:t xml:space="preserve"> numerical models to simulate free surface and multi-phase flows (SPH) and the scalar transport in turbulent </w:t>
      </w:r>
      <w:r w:rsidR="006B25C9" w:rsidRPr="00376AFF">
        <w:rPr>
          <w:lang w:val="en-GB"/>
        </w:rPr>
        <w:t>flows (</w:t>
      </w:r>
      <w:proofErr w:type="spellStart"/>
      <w:r w:rsidR="006B25C9" w:rsidRPr="00376AFF">
        <w:rPr>
          <w:lang w:val="en-GB"/>
        </w:rPr>
        <w:t>MIcromixing</w:t>
      </w:r>
      <w:proofErr w:type="spellEnd"/>
      <w:r w:rsidR="006B25C9" w:rsidRPr="00376AFF">
        <w:rPr>
          <w:lang w:val="en-GB"/>
        </w:rPr>
        <w:t>); June 2014 -</w:t>
      </w:r>
      <w:r w:rsidRPr="00376AFF">
        <w:rPr>
          <w:lang w:val="en-GB"/>
        </w:rPr>
        <w:t xml:space="preserve"> March 2015; Amicarelli A., G. Agate, G. </w:t>
      </w:r>
      <w:proofErr w:type="spellStart"/>
      <w:r w:rsidRPr="00376AFF">
        <w:rPr>
          <w:lang w:val="en-GB"/>
        </w:rPr>
        <w:t>Leuzzi</w:t>
      </w:r>
      <w:proofErr w:type="spellEnd"/>
      <w:r w:rsidRPr="00376AFF">
        <w:rPr>
          <w:lang w:val="en-GB"/>
        </w:rPr>
        <w:t xml:space="preserve">, P. Monti, R. </w:t>
      </w:r>
      <w:proofErr w:type="spellStart"/>
      <w:r w:rsidRPr="00376AFF">
        <w:rPr>
          <w:lang w:val="en-GB"/>
        </w:rPr>
        <w:t>Guandalini</w:t>
      </w:r>
      <w:proofErr w:type="spellEnd"/>
      <w:r w:rsidRPr="00376AFF">
        <w:rPr>
          <w:lang w:val="en-GB"/>
        </w:rPr>
        <w:t xml:space="preserve">, S. </w:t>
      </w:r>
      <w:proofErr w:type="spellStart"/>
      <w:r w:rsidRPr="00376AFF">
        <w:rPr>
          <w:lang w:val="en-GB"/>
        </w:rPr>
        <w:t>Sibilla</w:t>
      </w:r>
      <w:proofErr w:type="spellEnd"/>
      <w:r w:rsidRPr="00376AFF">
        <w:rPr>
          <w:lang w:val="en-GB"/>
        </w:rPr>
        <w:t>; HPC Italian National Research Project (ISCRA-C2); competit</w:t>
      </w:r>
      <w:r w:rsidR="006C0892" w:rsidRPr="00376AFF">
        <w:rPr>
          <w:lang w:val="en-GB"/>
        </w:rPr>
        <w:t>ive call for instrumental funds.</w:t>
      </w:r>
    </w:p>
    <w:p w14:paraId="09D68F8A" w14:textId="77777777" w:rsidR="00A62711" w:rsidRPr="00376AFF" w:rsidRDefault="00A62711" w:rsidP="006C0892">
      <w:pPr>
        <w:spacing w:after="0" w:line="240" w:lineRule="auto"/>
        <w:jc w:val="both"/>
        <w:rPr>
          <w:rFonts w:ascii="Times New Roman" w:hAnsi="Times New Roman"/>
          <w:sz w:val="24"/>
          <w:szCs w:val="24"/>
        </w:rPr>
      </w:pPr>
      <w:commentRangeStart w:id="886"/>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886"/>
      <w:r w:rsidRPr="00376AFF">
        <w:rPr>
          <w:rStyle w:val="Rimandocommento"/>
          <w:rFonts w:ascii="Times New Roman" w:eastAsia="Times New Roman" w:hAnsi="Times New Roman"/>
          <w:szCs w:val="20"/>
          <w:lang w:eastAsia="it-IT"/>
        </w:rPr>
        <w:commentReference w:id="886"/>
      </w:r>
    </w:p>
    <w:p w14:paraId="074D6638" w14:textId="77777777" w:rsidR="006C0892" w:rsidRPr="00376AFF" w:rsidRDefault="006C0892" w:rsidP="006C0892">
      <w:pPr>
        <w:spacing w:after="0" w:line="240" w:lineRule="auto"/>
        <w:jc w:val="both"/>
        <w:rPr>
          <w:rFonts w:ascii="Times New Roman" w:hAnsi="Times New Roman"/>
          <w:sz w:val="24"/>
          <w:szCs w:val="24"/>
        </w:rPr>
      </w:pPr>
    </w:p>
    <w:p w14:paraId="3F5737F4" w14:textId="77777777"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87" w:name="_Toc447794707"/>
      <w:bookmarkStart w:id="888" w:name="_Toc447794786"/>
      <w:bookmarkStart w:id="889" w:name="_Toc447794871"/>
      <w:bookmarkStart w:id="890" w:name="_Toc447794953"/>
      <w:bookmarkStart w:id="891" w:name="_Toc447795356"/>
      <w:bookmarkStart w:id="892" w:name="_Toc447795463"/>
      <w:bookmarkStart w:id="893" w:name="_Toc66716524"/>
      <w:r w:rsidRPr="00D5453B">
        <w:rPr>
          <w:rFonts w:ascii="Book Antiqua" w:hAnsi="Book Antiqua"/>
          <w:caps/>
          <w:kern w:val="0"/>
          <w:sz w:val="24"/>
          <w:szCs w:val="24"/>
        </w:rPr>
        <w:lastRenderedPageBreak/>
        <w:t>SPHERA registration</w:t>
      </w:r>
      <w:bookmarkEnd w:id="887"/>
      <w:bookmarkEnd w:id="888"/>
      <w:bookmarkEnd w:id="889"/>
      <w:bookmarkEnd w:id="890"/>
      <w:bookmarkEnd w:id="891"/>
      <w:bookmarkEnd w:id="892"/>
      <w:bookmarkEnd w:id="893"/>
    </w:p>
    <w:p w14:paraId="100A5BAB" w14:textId="77777777" w:rsidR="00F85184" w:rsidRPr="00376AFF" w:rsidRDefault="000D77F1" w:rsidP="000D77F1">
      <w:pPr>
        <w:spacing w:after="0" w:line="240" w:lineRule="auto"/>
        <w:rPr>
          <w:rFonts w:ascii="Times New Roman" w:hAnsi="Times New Roman"/>
          <w:sz w:val="24"/>
          <w:szCs w:val="24"/>
        </w:rPr>
      </w:pPr>
      <w:r w:rsidRPr="00E129B8">
        <w:rPr>
          <w:rFonts w:ascii="Times New Roman" w:hAnsi="Times New Roman"/>
          <w:sz w:val="24"/>
          <w:szCs w:val="24"/>
          <w:lang w:val="it-IT"/>
        </w:rPr>
        <w:t xml:space="preserve">SPHERA v.8.0 </w:t>
      </w:r>
      <w:proofErr w:type="gramStart"/>
      <w:r w:rsidRPr="00E129B8">
        <w:rPr>
          <w:rFonts w:ascii="Times New Roman" w:hAnsi="Times New Roman"/>
          <w:sz w:val="24"/>
          <w:szCs w:val="24"/>
          <w:lang w:val="it-IT"/>
        </w:rPr>
        <w:t>Copyright</w:t>
      </w:r>
      <w:proofErr w:type="gramEnd"/>
      <w:r w:rsidRPr="00E129B8">
        <w:rPr>
          <w:rFonts w:ascii="Times New Roman" w:hAnsi="Times New Roman"/>
          <w:sz w:val="24"/>
          <w:szCs w:val="24"/>
          <w:lang w:val="it-IT"/>
        </w:rPr>
        <w:t xml:space="preserve"> </w:t>
      </w:r>
      <w:proofErr w:type="spellStart"/>
      <w:r w:rsidRPr="00E129B8">
        <w:rPr>
          <w:rFonts w:ascii="Times New Roman" w:hAnsi="Times New Roman"/>
          <w:sz w:val="24"/>
          <w:szCs w:val="24"/>
          <w:lang w:val="it-IT"/>
        </w:rPr>
        <w:t>is</w:t>
      </w:r>
      <w:proofErr w:type="spellEnd"/>
      <w:r w:rsidRPr="00E129B8">
        <w:rPr>
          <w:rFonts w:ascii="Times New Roman" w:hAnsi="Times New Roman"/>
          <w:sz w:val="24"/>
          <w:szCs w:val="24"/>
          <w:lang w:val="it-IT"/>
        </w:rPr>
        <w:t xml:space="preserve"> </w:t>
      </w:r>
      <w:proofErr w:type="spellStart"/>
      <w:r w:rsidRPr="00E129B8">
        <w:rPr>
          <w:rFonts w:ascii="Times New Roman" w:hAnsi="Times New Roman"/>
          <w:sz w:val="24"/>
          <w:szCs w:val="24"/>
          <w:lang w:val="it-IT"/>
        </w:rPr>
        <w:t>registered</w:t>
      </w:r>
      <w:proofErr w:type="spellEnd"/>
      <w:r w:rsidRPr="00E129B8">
        <w:rPr>
          <w:rFonts w:ascii="Times New Roman" w:hAnsi="Times New Roman"/>
          <w:sz w:val="24"/>
          <w:szCs w:val="24"/>
          <w:lang w:val="it-IT"/>
        </w:rPr>
        <w:t xml:space="preserve"> (“Registro pubblico speciale per i programmi per elaboratore, SIAE”, </w:t>
      </w:r>
      <w:proofErr w:type="spellStart"/>
      <w:r w:rsidRPr="00E129B8">
        <w:rPr>
          <w:rFonts w:ascii="Times New Roman" w:hAnsi="Times New Roman"/>
          <w:sz w:val="24"/>
          <w:szCs w:val="24"/>
          <w:lang w:val="it-IT"/>
        </w:rPr>
        <w:t>Italy</w:t>
      </w:r>
      <w:proofErr w:type="spellEnd"/>
      <w:r w:rsidRPr="00E129B8">
        <w:rPr>
          <w:rFonts w:ascii="Times New Roman" w:hAnsi="Times New Roman"/>
          <w:sz w:val="24"/>
          <w:szCs w:val="24"/>
          <w:lang w:val="it-IT"/>
        </w:rPr>
        <w:t>).</w:t>
      </w:r>
      <w:r w:rsidR="00F21C8B" w:rsidRPr="00E129B8">
        <w:rPr>
          <w:rFonts w:ascii="Times New Roman" w:hAnsi="Times New Roman"/>
          <w:sz w:val="24"/>
          <w:szCs w:val="24"/>
          <w:lang w:val="it-IT"/>
        </w:rPr>
        <w:t xml:space="preserve"> </w:t>
      </w:r>
      <w:r w:rsidR="00F85184" w:rsidRPr="00376AFF">
        <w:rPr>
          <w:rFonts w:ascii="Times New Roman" w:hAnsi="Times New Roman"/>
          <w:sz w:val="24"/>
          <w:szCs w:val="24"/>
        </w:rPr>
        <w:t>Since SPHERA v.8.0, the code has been developed on a public GitHub repository.</w:t>
      </w:r>
    </w:p>
    <w:p w14:paraId="786B624B" w14:textId="77777777" w:rsidR="006C2568" w:rsidRPr="00376AFF" w:rsidRDefault="006C2568" w:rsidP="000D77F1">
      <w:pPr>
        <w:spacing w:after="0" w:line="240" w:lineRule="auto"/>
        <w:rPr>
          <w:rFonts w:ascii="Times New Roman" w:hAnsi="Times New Roman"/>
          <w:sz w:val="24"/>
          <w:szCs w:val="24"/>
        </w:rPr>
      </w:pPr>
    </w:p>
    <w:p w14:paraId="4AA6D9C5" w14:textId="77777777" w:rsidR="006C2568" w:rsidRPr="00D5453B" w:rsidRDefault="006C2568"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94" w:name="_Toc66716525"/>
      <w:bookmarkStart w:id="895" w:name="_Ref341105863"/>
      <w:r w:rsidRPr="00D5453B">
        <w:rPr>
          <w:rFonts w:ascii="Book Antiqua" w:hAnsi="Book Antiqua"/>
          <w:caps/>
          <w:kern w:val="0"/>
          <w:sz w:val="24"/>
          <w:szCs w:val="24"/>
        </w:rPr>
        <w:lastRenderedPageBreak/>
        <w:t>References</w:t>
      </w:r>
      <w:bookmarkEnd w:id="894"/>
    </w:p>
    <w:p w14:paraId="7DFD4496" w14:textId="77777777" w:rsidR="001D07BE" w:rsidRPr="00376AFF" w:rsidRDefault="001D07BE" w:rsidP="001D07BE">
      <w:pPr>
        <w:pStyle w:val="Amicarellibiblio"/>
      </w:pPr>
      <w:bookmarkStart w:id="896" w:name="_Ref355092535"/>
      <w:bookmarkEnd w:id="895"/>
      <w:proofErr w:type="spellStart"/>
      <w:r w:rsidRPr="00376AFF">
        <w:t>Adami</w:t>
      </w:r>
      <w:proofErr w:type="spellEnd"/>
      <w:r w:rsidRPr="00376AFF">
        <w:t xml:space="preserve"> S., X.Y. Hu, N.A. Adams; 2012; A generalized wall boundary condition for smoothed particle hydrodynamics; Journal of Computational Physics, 231:7057–7075.</w:t>
      </w:r>
      <w:bookmarkEnd w:id="896"/>
    </w:p>
    <w:p w14:paraId="783D2F84" w14:textId="77777777" w:rsidR="004B071E" w:rsidRPr="00376AFF" w:rsidRDefault="004B071E" w:rsidP="00FB5588">
      <w:pPr>
        <w:pStyle w:val="Amicarellibiblio"/>
      </w:pPr>
      <w:r w:rsidRPr="00376AFF">
        <w:t xml:space="preserve">Agate G., R. </w:t>
      </w:r>
      <w:proofErr w:type="spellStart"/>
      <w:r w:rsidRPr="00376AFF">
        <w:t>Guandalini</w:t>
      </w:r>
      <w:proofErr w:type="spellEnd"/>
      <w:r w:rsidRPr="00376AFF">
        <w:t>; 2010; The Use of 3D SPHERA Code to Support Spillway Design and Safety Evaluation of Flood Events; Proceedings of the 5th International SPHERIC Workshop, pp.267-272. Edited by Ben Rogers, Copyright 5th International SPHERIC Workshop Local Organising Committee, Manchester (UK).</w:t>
      </w:r>
    </w:p>
    <w:p w14:paraId="5E54D310" w14:textId="77777777" w:rsidR="00197935" w:rsidRPr="00E129B8" w:rsidRDefault="00197935" w:rsidP="003A5C36">
      <w:pPr>
        <w:pStyle w:val="Amicarellibiblio"/>
        <w:rPr>
          <w:lang w:val="it-IT"/>
        </w:rPr>
      </w:pPr>
      <w:bookmarkStart w:id="897" w:name="_Ref520967512"/>
      <w:bookmarkStart w:id="898" w:name="_Ref448240584"/>
      <w:r w:rsidRPr="00E129B8">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897"/>
    </w:p>
    <w:p w14:paraId="7731ED3E" w14:textId="77777777" w:rsidR="003A5C36" w:rsidRPr="00376AFF" w:rsidRDefault="003A5C36" w:rsidP="003A5C36">
      <w:pPr>
        <w:pStyle w:val="Amicarellibiblio"/>
      </w:pPr>
      <w:r w:rsidRPr="00376AFF">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898"/>
    </w:p>
    <w:p w14:paraId="51675AF5" w14:textId="77777777" w:rsidR="00417A02" w:rsidRPr="00376AFF" w:rsidRDefault="00417A02" w:rsidP="003A5C36">
      <w:pPr>
        <w:pStyle w:val="Amicarellibiblio"/>
      </w:pPr>
      <w:bookmarkStart w:id="899" w:name="_Ref448247883"/>
      <w:r w:rsidRPr="00376AFF">
        <w:t>Amicarelli A., G. Agate, 2014; SPH modelling of granular flows, 9th SPHERIC ERCOFTAC International ERCOFTAC Workshop:17-24, Paris</w:t>
      </w:r>
      <w:bookmarkEnd w:id="899"/>
    </w:p>
    <w:p w14:paraId="05195787" w14:textId="77777777" w:rsidR="007F28CF" w:rsidRPr="00376AFF" w:rsidRDefault="007F28CF" w:rsidP="007F28CF">
      <w:pPr>
        <w:pStyle w:val="Amicarellibiblio"/>
      </w:pPr>
      <w:bookmarkStart w:id="900" w:name="_Ref392757051"/>
      <w:bookmarkStart w:id="901" w:name="_Ref447811096"/>
      <w:r w:rsidRPr="00376AFF">
        <w:t xml:space="preserve">Amicarelli A., G. Agate, R. </w:t>
      </w:r>
      <w:proofErr w:type="spellStart"/>
      <w:r w:rsidRPr="00376AFF">
        <w:t>Guandalini</w:t>
      </w:r>
      <w:proofErr w:type="spellEnd"/>
      <w:r w:rsidRPr="00376AFF">
        <w:t xml:space="preserve">; 2013; A 3D Fully </w:t>
      </w:r>
      <w:proofErr w:type="spellStart"/>
      <w:r w:rsidRPr="00376AFF">
        <w:t>Lagrangian</w:t>
      </w:r>
      <w:proofErr w:type="spellEnd"/>
      <w:r w:rsidRPr="00376AFF">
        <w:t xml:space="preserve"> Smoothed Particle</w:t>
      </w:r>
      <w:bookmarkEnd w:id="900"/>
      <w:r w:rsidRPr="00376AFF">
        <w:t xml:space="preserve"> Hydrodynamics model with both volume and surface discrete elements; International Journal for Numerical Methods in Engineering, 95: 419–450, DOI: 10.1002/nme.4514.</w:t>
      </w:r>
      <w:bookmarkEnd w:id="901"/>
    </w:p>
    <w:p w14:paraId="383F8673" w14:textId="77777777" w:rsidR="00DA6063" w:rsidRPr="00376AFF" w:rsidRDefault="00DA6063" w:rsidP="00DA6063">
      <w:pPr>
        <w:pStyle w:val="Amicarellibiblio"/>
      </w:pPr>
      <w:bookmarkStart w:id="902" w:name="_Ref520967925"/>
      <w:bookmarkStart w:id="903" w:name="_Ref447810426"/>
      <w:r w:rsidRPr="00376AFF">
        <w:t xml:space="preserve">Amicarelli A.; G. Agate, B. </w:t>
      </w:r>
      <w:proofErr w:type="spellStart"/>
      <w:r w:rsidRPr="00376AFF">
        <w:t>Stefanova</w:t>
      </w:r>
      <w:proofErr w:type="spellEnd"/>
      <w:r w:rsidRPr="00376AFF">
        <w:t xml:space="preserve">, S. </w:t>
      </w:r>
      <w:proofErr w:type="spellStart"/>
      <w:r w:rsidRPr="00376AFF">
        <w:t>Sibilla</w:t>
      </w:r>
      <w:proofErr w:type="spellEnd"/>
      <w:r w:rsidRPr="00376AFF">
        <w:t xml:space="preserve">, J. </w:t>
      </w:r>
      <w:proofErr w:type="spellStart"/>
      <w:r w:rsidRPr="00376AFF">
        <w:t>Grabe</w:t>
      </w:r>
      <w:proofErr w:type="spellEnd"/>
      <w:r w:rsidRPr="00376AFF">
        <w:t xml:space="preserve">; 2016; A SPH model for dike overtopping and dam liquefaction with bed-load transport, bottom drag and mobile boundaries; 11th SPHERIC ERCOFTAC International Workshop SPHERIC 2016 – ERCOFTACT Conference, pp.424-431, </w:t>
      </w:r>
      <w:proofErr w:type="spellStart"/>
      <w:r w:rsidRPr="00376AFF">
        <w:t>Garching</w:t>
      </w:r>
      <w:proofErr w:type="spellEnd"/>
      <w:r w:rsidRPr="00376AFF">
        <w:t xml:space="preserve"> (Munich, Germany); ISBN: 9783000533587.</w:t>
      </w:r>
      <w:bookmarkEnd w:id="902"/>
    </w:p>
    <w:p w14:paraId="7815AA4A" w14:textId="77777777" w:rsidR="009F3AAC" w:rsidRPr="00376AFF" w:rsidRDefault="009F3AAC" w:rsidP="007F28CF">
      <w:pPr>
        <w:pStyle w:val="Amicarellibiblio"/>
      </w:pPr>
      <w:bookmarkStart w:id="904" w:name="_Ref521059265"/>
      <w:r w:rsidRPr="00376AFF">
        <w:t xml:space="preserve">Amicarelli A., R. Albano, D. </w:t>
      </w:r>
      <w:proofErr w:type="spellStart"/>
      <w:r w:rsidRPr="00376AFF">
        <w:t>Mirauda</w:t>
      </w:r>
      <w:proofErr w:type="spellEnd"/>
      <w:r w:rsidRPr="00376AFF">
        <w:t xml:space="preserve">, G. Agate, A. Sole, R. </w:t>
      </w:r>
      <w:proofErr w:type="spellStart"/>
      <w:r w:rsidRPr="00376AFF">
        <w:t>Guandalini</w:t>
      </w:r>
      <w:proofErr w:type="spellEnd"/>
      <w:r w:rsidRPr="00376AFF">
        <w:t>; 2015; A Smoothed Particle Hydrodynamics model for 3D solid body transport in free surface flows; Computers &amp; Fluids, 116:205–228. DOI 10.1016/j.compfluid.2015.04.018</w:t>
      </w:r>
      <w:bookmarkEnd w:id="903"/>
      <w:bookmarkEnd w:id="904"/>
    </w:p>
    <w:p w14:paraId="7232C1C8" w14:textId="77777777" w:rsidR="009F4EB5" w:rsidRPr="00376AFF" w:rsidRDefault="00CF4C3E" w:rsidP="008F6FC8">
      <w:pPr>
        <w:pStyle w:val="Amicarellibiblio"/>
      </w:pPr>
      <w:bookmarkStart w:id="905" w:name="_Ref520373754"/>
      <w:r w:rsidRPr="00376AFF">
        <w:t xml:space="preserve">Amicarelli A., B. </w:t>
      </w:r>
      <w:proofErr w:type="spellStart"/>
      <w:r w:rsidRPr="00376AFF">
        <w:t>Kocak</w:t>
      </w:r>
      <w:proofErr w:type="spellEnd"/>
      <w:r w:rsidRPr="00376AFF">
        <w:t xml:space="preserve">, S. </w:t>
      </w:r>
      <w:proofErr w:type="spellStart"/>
      <w:r w:rsidRPr="00376AFF">
        <w:t>Sibilla</w:t>
      </w:r>
      <w:proofErr w:type="spellEnd"/>
      <w:r w:rsidRPr="00376AFF">
        <w:t xml:space="preserve">, J. </w:t>
      </w:r>
      <w:proofErr w:type="spellStart"/>
      <w:r w:rsidRPr="00376AFF">
        <w:t>Grabe</w:t>
      </w:r>
      <w:proofErr w:type="spellEnd"/>
      <w:r w:rsidRPr="00376AFF">
        <w:t>; 2017; A 3D Smoothed Particle Hydrodynamics model for erosional dam-break floods; International Journal of Computational Fluid Dynamics, 31(10):413-434; DOI 10.1080/10618562.2017.1422731   ; JCR Impact Factor: 0.983.</w:t>
      </w:r>
      <w:bookmarkEnd w:id="905"/>
    </w:p>
    <w:p w14:paraId="2040FAE3" w14:textId="77777777" w:rsidR="001D07BE" w:rsidRPr="00376AFF" w:rsidRDefault="001D07BE" w:rsidP="001D07BE">
      <w:pPr>
        <w:pStyle w:val="Amicarellibiblio"/>
      </w:pPr>
      <w:bookmarkStart w:id="906" w:name="_Ref341167858"/>
      <w:r w:rsidRPr="00376AFF">
        <w:t xml:space="preserve">Amicarelli A., J.-C. Marongiu, F. </w:t>
      </w:r>
      <w:proofErr w:type="spellStart"/>
      <w:r w:rsidRPr="00376AFF">
        <w:t>Leboeuf</w:t>
      </w:r>
      <w:proofErr w:type="spellEnd"/>
      <w:r w:rsidRPr="00376AFF">
        <w:t>, J. Leduc, J. Caro; 2011; SPH truncation error in estimating a 3D function; Computers &amp; Fluids, 44:279-296.</w:t>
      </w:r>
      <w:bookmarkEnd w:id="906"/>
      <w:r w:rsidRPr="00376AFF">
        <w:t xml:space="preserve"> </w:t>
      </w:r>
    </w:p>
    <w:p w14:paraId="77E59939" w14:textId="77777777" w:rsidR="001D07BE" w:rsidRPr="00376AFF" w:rsidRDefault="001D07BE" w:rsidP="001D07BE">
      <w:pPr>
        <w:pStyle w:val="Amicarellibiblio"/>
      </w:pPr>
      <w:bookmarkStart w:id="907" w:name="_Ref341167859"/>
      <w:r w:rsidRPr="00376AFF">
        <w:t xml:space="preserve">Amicarelli A., J.-C. Marongiu, F. </w:t>
      </w:r>
      <w:proofErr w:type="spellStart"/>
      <w:r w:rsidRPr="00376AFF">
        <w:t>Leboeuf</w:t>
      </w:r>
      <w:proofErr w:type="spellEnd"/>
      <w:r w:rsidRPr="00376AFF">
        <w:t xml:space="preserve">, J. Leduc, M. </w:t>
      </w:r>
      <w:proofErr w:type="spellStart"/>
      <w:r w:rsidRPr="00376AFF">
        <w:t>Neuhauser</w:t>
      </w:r>
      <w:proofErr w:type="spellEnd"/>
      <w:r w:rsidRPr="00376AFF">
        <w:t>, Le Fang, J. Caro; 2011; SPH truncation error in estimating a 3D derivative; International Journal for Numerical Methods in Engineering, 87(7):677-700.</w:t>
      </w:r>
      <w:bookmarkEnd w:id="907"/>
      <w:r w:rsidRPr="00376AFF">
        <w:t xml:space="preserve"> </w:t>
      </w:r>
    </w:p>
    <w:p w14:paraId="3E3419D7" w14:textId="77777777" w:rsidR="003A7E14" w:rsidRPr="00376AFF" w:rsidRDefault="003A7E14" w:rsidP="003A7E14">
      <w:pPr>
        <w:pStyle w:val="Amicarellibiblio"/>
      </w:pPr>
      <w:bookmarkStart w:id="908" w:name="_Ref341106915"/>
      <w:proofErr w:type="spellStart"/>
      <w:r w:rsidRPr="00376AFF">
        <w:t>Anghileri</w:t>
      </w:r>
      <w:proofErr w:type="spellEnd"/>
      <w:r w:rsidRPr="00376AFF">
        <w:t xml:space="preserve"> M., L.M.L. </w:t>
      </w:r>
      <w:proofErr w:type="spellStart"/>
      <w:r w:rsidRPr="00376AFF">
        <w:t>Castelletti</w:t>
      </w:r>
      <w:proofErr w:type="spellEnd"/>
      <w:r w:rsidRPr="00376AFF">
        <w:t xml:space="preserve">, E. </w:t>
      </w:r>
      <w:proofErr w:type="spellStart"/>
      <w:r w:rsidRPr="00376AFF">
        <w:t>Francesconi</w:t>
      </w:r>
      <w:proofErr w:type="spellEnd"/>
      <w:r w:rsidRPr="00376AFF">
        <w:t xml:space="preserve">, A. Milanese, M. </w:t>
      </w:r>
      <w:proofErr w:type="spellStart"/>
      <w:r w:rsidRPr="00376AFF">
        <w:t>Pittofrati</w:t>
      </w:r>
      <w:proofErr w:type="spellEnd"/>
      <w:r w:rsidRPr="00376AFF">
        <w:t>; 2011; Rigid body water impact - experimental tests and numerical simulations using the SPH method; International Journal of Impact Engineering, 38:141-151.</w:t>
      </w:r>
      <w:bookmarkEnd w:id="908"/>
    </w:p>
    <w:p w14:paraId="6FD029F0" w14:textId="77777777" w:rsidR="00A3103F" w:rsidRPr="00376AFF" w:rsidRDefault="00A3103F" w:rsidP="00A3103F">
      <w:pPr>
        <w:pStyle w:val="Amicarellibiblio"/>
      </w:pPr>
      <w:bookmarkStart w:id="909" w:name="_Ref353446435"/>
      <w:bookmarkStart w:id="910" w:name="_Ref392664067"/>
      <w:proofErr w:type="spellStart"/>
      <w:r w:rsidRPr="00376AFF">
        <w:t>Antoci</w:t>
      </w:r>
      <w:proofErr w:type="spellEnd"/>
      <w:r w:rsidRPr="00376AFF">
        <w:t xml:space="preserve"> C, </w:t>
      </w:r>
      <w:proofErr w:type="spellStart"/>
      <w:r w:rsidRPr="00376AFF">
        <w:t>Gallati</w:t>
      </w:r>
      <w:proofErr w:type="spellEnd"/>
      <w:r w:rsidRPr="00376AFF">
        <w:t xml:space="preserve"> M, </w:t>
      </w:r>
      <w:proofErr w:type="spellStart"/>
      <w:r w:rsidRPr="00376AFF">
        <w:t>Sibilla</w:t>
      </w:r>
      <w:proofErr w:type="spellEnd"/>
      <w:r w:rsidRPr="00376AFF">
        <w:t xml:space="preserve"> S.; 2007; </w:t>
      </w:r>
      <w:hyperlink r:id="rId531" w:history="1">
        <w:r w:rsidRPr="00376AFF">
          <w:t>Numerical simulation of fluid-structure interaction by SPH</w:t>
        </w:r>
      </w:hyperlink>
      <w:r w:rsidRPr="00376AFF">
        <w:t>; Computers &amp; Structures, 85(11-14):879-890.</w:t>
      </w:r>
      <w:bookmarkEnd w:id="909"/>
      <w:bookmarkEnd w:id="910"/>
    </w:p>
    <w:p w14:paraId="1FE5DE6A" w14:textId="77777777" w:rsidR="0065632F" w:rsidRPr="00376AFF" w:rsidRDefault="0065632F" w:rsidP="0065632F">
      <w:pPr>
        <w:pStyle w:val="Amicarellibiblio"/>
      </w:pPr>
      <w:bookmarkStart w:id="911" w:name="_Ref355102495"/>
      <w:bookmarkStart w:id="912" w:name="_Ref416452881"/>
      <w:proofErr w:type="spellStart"/>
      <w:r w:rsidRPr="00376AFF">
        <w:t>Antuono</w:t>
      </w:r>
      <w:proofErr w:type="spellEnd"/>
      <w:r w:rsidRPr="00376AFF">
        <w:t xml:space="preserve"> M, Colagrossi A, </w:t>
      </w:r>
      <w:proofErr w:type="spellStart"/>
      <w:r w:rsidRPr="00376AFF">
        <w:t>Marrone</w:t>
      </w:r>
      <w:proofErr w:type="spellEnd"/>
      <w:r w:rsidRPr="00376AFF">
        <w:t xml:space="preserve"> S, </w:t>
      </w:r>
      <w:proofErr w:type="spellStart"/>
      <w:r w:rsidRPr="00376AFF">
        <w:t>Lugni</w:t>
      </w:r>
      <w:proofErr w:type="spellEnd"/>
      <w:r w:rsidRPr="00376AFF">
        <w:t xml:space="preserve"> C.; 2011; Propagation of gravity waves through a SPH</w:t>
      </w:r>
      <w:bookmarkEnd w:id="911"/>
      <w:r w:rsidRPr="00376AFF">
        <w:t xml:space="preserve"> scheme with numerical diffusive terms; Computer Physics Communications, 182(4):866-877.</w:t>
      </w:r>
      <w:bookmarkEnd w:id="912"/>
    </w:p>
    <w:bookmarkStart w:id="913" w:name="_Ref392885699"/>
    <w:p w14:paraId="509256A8" w14:textId="77777777" w:rsidR="003A7E14" w:rsidRPr="00376AFF" w:rsidRDefault="003A7E14" w:rsidP="003A7E14">
      <w:pPr>
        <w:pStyle w:val="Amicarellibiblio"/>
      </w:pPr>
      <w:r w:rsidRPr="00376AFF">
        <w:fldChar w:fldCharType="begin"/>
      </w:r>
      <w:r w:rsidRPr="00376AFF">
        <w:instrText xml:space="preserve"> HYPERLINK "http://www.sciencedirect.com/science/article/pii/S0045793013002879" </w:instrText>
      </w:r>
      <w:r w:rsidRPr="00376AFF">
        <w:fldChar w:fldCharType="separate"/>
      </w:r>
      <w:proofErr w:type="spellStart"/>
      <w:r w:rsidRPr="00376AFF">
        <w:t>Areti</w:t>
      </w:r>
      <w:proofErr w:type="spellEnd"/>
      <w:r w:rsidRPr="00376AFF">
        <w:t xml:space="preserve"> K</w:t>
      </w:r>
      <w:r w:rsidRPr="00376AFF">
        <w:fldChar w:fldCharType="end"/>
      </w:r>
      <w:r w:rsidRPr="00376AFF">
        <w:t xml:space="preserve">., </w:t>
      </w:r>
      <w:hyperlink r:id="rId532" w:history="1">
        <w:r w:rsidRPr="00376AFF">
          <w:t>K. Hendrickson</w:t>
        </w:r>
      </w:hyperlink>
      <w:r w:rsidRPr="00376AFF">
        <w:t xml:space="preserve">, </w:t>
      </w:r>
      <w:hyperlink r:id="rId533" w:history="1">
        <w:r w:rsidRPr="00376AFF">
          <w:t>D.K.P. Yue</w:t>
        </w:r>
      </w:hyperlink>
      <w:r w:rsidRPr="00376AFF">
        <w:t xml:space="preserve">; 2013; SPH for incompressible free-surface flows. Part II: Performance of a modified SPH method; </w:t>
      </w:r>
      <w:hyperlink r:id="rId534" w:tooltip="Go to Computers &amp; Fluids on ScienceDirect" w:history="1">
        <w:r w:rsidRPr="00376AFF">
          <w:t>Computers &amp; Fluids</w:t>
        </w:r>
      </w:hyperlink>
      <w:r w:rsidRPr="00376AFF">
        <w:t>, 86(5): 510–536, DOI: 10.1016/j.compfluid.2013.07.016</w:t>
      </w:r>
      <w:bookmarkEnd w:id="913"/>
    </w:p>
    <w:p w14:paraId="1913562E" w14:textId="77777777" w:rsidR="00100196" w:rsidRPr="00376AFF" w:rsidRDefault="00100196" w:rsidP="00100196">
      <w:pPr>
        <w:pStyle w:val="Amicarellibiblio"/>
      </w:pPr>
      <w:bookmarkStart w:id="914" w:name="_Ref520374383"/>
      <w:r w:rsidRPr="00376AFF">
        <w:t>Armstrong L.M., S. Gu, K.H. Luo; 2010; Study of wall-to-bed heat transfer in a bubbling fluidised bed using the kinetic theory of granular flow; International Journal of Heat and Mass Transfer, 53(21-22):4949-4959.</w:t>
      </w:r>
      <w:bookmarkEnd w:id="914"/>
    </w:p>
    <w:p w14:paraId="15DDF2D0" w14:textId="77777777" w:rsidR="004B071E" w:rsidRPr="00376AFF" w:rsidRDefault="004B071E" w:rsidP="00FB5588">
      <w:pPr>
        <w:pStyle w:val="Amicarellibiblio"/>
      </w:pPr>
      <w:proofErr w:type="spellStart"/>
      <w:r w:rsidRPr="00376AFF">
        <w:t>Ataie-Ashtiani</w:t>
      </w:r>
      <w:proofErr w:type="spellEnd"/>
      <w:r w:rsidRPr="00376AFF">
        <w:t xml:space="preserve"> B., G. </w:t>
      </w:r>
      <w:proofErr w:type="spellStart"/>
      <w:r w:rsidRPr="00376AFF">
        <w:t>Shobeyri</w:t>
      </w:r>
      <w:proofErr w:type="spellEnd"/>
      <w:r w:rsidRPr="00376AFF">
        <w:t xml:space="preserve">; 2008; Numerical simulation of landslide impulsive waves by incompressible smoothed particle hydrodynamics; Int. J. </w:t>
      </w:r>
      <w:proofErr w:type="spellStart"/>
      <w:r w:rsidRPr="00376AFF">
        <w:t>Numer</w:t>
      </w:r>
      <w:proofErr w:type="spellEnd"/>
      <w:r w:rsidRPr="00376AFF">
        <w:t>. Meth. Fluids 56, 209–232.</w:t>
      </w:r>
    </w:p>
    <w:p w14:paraId="7EB8CFB4" w14:textId="77777777" w:rsidR="001D07BE" w:rsidRPr="00376AFF" w:rsidRDefault="001D07BE" w:rsidP="001D07BE">
      <w:pPr>
        <w:pStyle w:val="Amicarellibiblio"/>
      </w:pPr>
      <w:bookmarkStart w:id="915" w:name="_Ref327274323"/>
      <w:r w:rsidRPr="00376AFF">
        <w:t xml:space="preserve">Basa M., N.J. Quinlan, M. </w:t>
      </w:r>
      <w:proofErr w:type="spellStart"/>
      <w:r w:rsidRPr="00376AFF">
        <w:t>Lastiwka</w:t>
      </w:r>
      <w:proofErr w:type="spellEnd"/>
      <w:r w:rsidRPr="00376AFF">
        <w:t>; 2009; Robustness and accuracy of SPH formulations for viscous flow; International Journal for Numerical Methods in Fluids, 60(10):1127-1148.</w:t>
      </w:r>
      <w:bookmarkEnd w:id="915"/>
    </w:p>
    <w:bookmarkStart w:id="916" w:name="_Ref414469080"/>
    <w:p w14:paraId="13052ACC" w14:textId="77777777" w:rsidR="001D07BE" w:rsidRPr="00376AFF" w:rsidRDefault="001D07BE" w:rsidP="001D07BE">
      <w:pPr>
        <w:pStyle w:val="Amicarellibiblio"/>
      </w:pPr>
      <w:r w:rsidRPr="00376AFF">
        <w:fldChar w:fldCharType="begin"/>
      </w:r>
      <w:r w:rsidRPr="00376AFF">
        <w:instrText xml:space="preserve"> HYPERLINK "http://adsabs.harvard.edu/cgi-bin/author_form?author=Bate,+M&amp;fullauthor=Bate,%20Matthew%20R.&amp;charset=UTF-8&amp;db_key=AST" </w:instrText>
      </w:r>
      <w:r w:rsidRPr="00376AFF">
        <w:fldChar w:fldCharType="separate"/>
      </w:r>
      <w:r w:rsidRPr="00376AFF">
        <w:t>Bate M.R.</w:t>
      </w:r>
      <w:r w:rsidRPr="00376AFF">
        <w:fldChar w:fldCharType="end"/>
      </w:r>
      <w:r w:rsidRPr="00376AFF">
        <w:t>; 2012; Stellar, brown dwarf and multiple star properties from a radiation hydrodynamical simulation of star cluster formation; Monthly Notices of the Royal Astronomical Society, 419(4):3115-3146.</w:t>
      </w:r>
      <w:bookmarkEnd w:id="916"/>
    </w:p>
    <w:p w14:paraId="48479812" w14:textId="77777777" w:rsidR="004B071E" w:rsidRPr="00376AFF" w:rsidRDefault="004B071E" w:rsidP="00FB5588">
      <w:pPr>
        <w:pStyle w:val="Amicarellibiblio"/>
      </w:pPr>
      <w:r w:rsidRPr="00376AFF">
        <w:t xml:space="preserve">Bauer A., V. </w:t>
      </w:r>
      <w:proofErr w:type="spellStart"/>
      <w:r w:rsidRPr="00376AFF">
        <w:t>Springel</w:t>
      </w:r>
      <w:proofErr w:type="spellEnd"/>
      <w:r w:rsidRPr="00376AFF">
        <w:t xml:space="preserve">; 2012; Subsonic turbulence in smoothed particle hydrodynamics and moving-mesh simulations; Mon. Not. R. Astron. Soc., </w:t>
      </w:r>
      <w:hyperlink r:id="rId535" w:history="1">
        <w:r w:rsidRPr="00376AFF">
          <w:t xml:space="preserve">423(3), </w:t>
        </w:r>
      </w:hyperlink>
      <w:r w:rsidRPr="00376AFF">
        <w:t>2558–2578, doi:10.1111/j.1365-2966.2012.21058.x</w:t>
      </w:r>
    </w:p>
    <w:p w14:paraId="7DA1BAB5" w14:textId="77777777" w:rsidR="004B071E" w:rsidRPr="00376AFF" w:rsidRDefault="004B071E" w:rsidP="00FB5588">
      <w:pPr>
        <w:pStyle w:val="Amicarellibiblio"/>
      </w:pPr>
      <w:proofErr w:type="spellStart"/>
      <w:r w:rsidRPr="00376AFF">
        <w:t>Berzi</w:t>
      </w:r>
      <w:proofErr w:type="spellEnd"/>
      <w:r w:rsidRPr="00376AFF">
        <w:t xml:space="preserve"> D., F.C. Bossi, E. </w:t>
      </w:r>
      <w:proofErr w:type="spellStart"/>
      <w:r w:rsidRPr="00376AFF">
        <w:t>Larcan</w:t>
      </w:r>
      <w:proofErr w:type="spellEnd"/>
      <w:r w:rsidRPr="00376AFF">
        <w:t>; 2012; Collapse of granular-liquid mixtures over rigid, inclined beds; PHYSICAL REVIEW E 85, 051308:1-5.</w:t>
      </w:r>
    </w:p>
    <w:p w14:paraId="4084BF98" w14:textId="77777777" w:rsidR="004B071E" w:rsidRPr="00376AFF" w:rsidRDefault="004B071E" w:rsidP="00FB5588">
      <w:pPr>
        <w:pStyle w:val="Amicarellibiblio"/>
      </w:pPr>
      <w:proofErr w:type="spellStart"/>
      <w:r w:rsidRPr="00376AFF">
        <w:t>Berzi</w:t>
      </w:r>
      <w:proofErr w:type="spellEnd"/>
      <w:r w:rsidRPr="00376AFF">
        <w:t xml:space="preserve"> D., J.T. Jenkins; 2008; Approximate analytical solutions in a model for highly concentrated granular-fluid flows; PHYSICAL REVIEW E 78, 011304:1-10.</w:t>
      </w:r>
    </w:p>
    <w:p w14:paraId="3FB6FE37" w14:textId="77777777" w:rsidR="004B071E" w:rsidRPr="00376AFF" w:rsidRDefault="004B071E" w:rsidP="00FB5588">
      <w:pPr>
        <w:pStyle w:val="Amicarellibiblio"/>
      </w:pPr>
      <w:proofErr w:type="spellStart"/>
      <w:r w:rsidRPr="00376AFF">
        <w:t>Berzi</w:t>
      </w:r>
      <w:proofErr w:type="spellEnd"/>
      <w:r w:rsidRPr="00376AFF">
        <w:t xml:space="preserve"> D., J.T. Jenkins; 2011; Surface flows of inelastic spheres; PHYSICS OF FLUIDS 23, 013303:1-8.</w:t>
      </w:r>
    </w:p>
    <w:p w14:paraId="6A434F35" w14:textId="77777777" w:rsidR="004B071E" w:rsidRPr="00376AFF" w:rsidRDefault="004B071E" w:rsidP="00FB5588">
      <w:pPr>
        <w:pStyle w:val="Amicarellibiblio"/>
      </w:pPr>
      <w:proofErr w:type="spellStart"/>
      <w:r w:rsidRPr="00376AFF">
        <w:t>Bonelli</w:t>
      </w:r>
      <w:proofErr w:type="spellEnd"/>
      <w:r w:rsidRPr="00376AFF">
        <w:t xml:space="preserve"> S., D. Marot; 2010; Micromechanical </w:t>
      </w:r>
      <w:proofErr w:type="spellStart"/>
      <w:r w:rsidRPr="00376AFF">
        <w:t>modeling</w:t>
      </w:r>
      <w:proofErr w:type="spellEnd"/>
      <w:r w:rsidRPr="00376AFF">
        <w:t xml:space="preserve"> of internal erosion; European Journal of Environmental and Civil Engineering, 15(8): 1207-1224.</w:t>
      </w:r>
    </w:p>
    <w:p w14:paraId="33428C2E" w14:textId="77777777" w:rsidR="004B071E" w:rsidRPr="00376AFF" w:rsidRDefault="004B071E" w:rsidP="00FB5588">
      <w:pPr>
        <w:pStyle w:val="Amicarellibiblio"/>
      </w:pPr>
      <w:r w:rsidRPr="00376AFF">
        <w:t xml:space="preserve">Bonet J. and T.-S.L. Lok; “Variational and momentum preservation aspects of Smooth Particle Hydrodynamic formulations”; </w:t>
      </w:r>
      <w:proofErr w:type="spellStart"/>
      <w:r w:rsidRPr="00376AFF">
        <w:t>Comput</w:t>
      </w:r>
      <w:proofErr w:type="spellEnd"/>
      <w:r w:rsidRPr="00376AFF">
        <w:t xml:space="preserve">. Methods Appl. Mech. </w:t>
      </w:r>
      <w:proofErr w:type="spellStart"/>
      <w:r w:rsidRPr="00376AFF">
        <w:t>Engrg</w:t>
      </w:r>
      <w:proofErr w:type="spellEnd"/>
      <w:r w:rsidRPr="00376AFF">
        <w:t>., 180 (1999) 97-115.</w:t>
      </w:r>
    </w:p>
    <w:p w14:paraId="1B089814" w14:textId="77777777" w:rsidR="004B071E" w:rsidRPr="00376AFF" w:rsidRDefault="004B071E" w:rsidP="00FB5588">
      <w:pPr>
        <w:pStyle w:val="Amicarellibiblio"/>
      </w:pPr>
      <w:r w:rsidRPr="00376AFF">
        <w:t>Bonet J., M. X. Rodriguez-Paz; “Hamiltonian formulation of the variable-h SPH equations”; Journal of Computational Physics, 209 (2005), 541–558.</w:t>
      </w:r>
    </w:p>
    <w:p w14:paraId="33BF092A" w14:textId="77777777" w:rsidR="004B071E" w:rsidRPr="00376AFF" w:rsidRDefault="004B071E" w:rsidP="00FB5588">
      <w:pPr>
        <w:pStyle w:val="Amicarellibiblio"/>
      </w:pPr>
      <w:proofErr w:type="spellStart"/>
      <w:r w:rsidRPr="00376AFF">
        <w:lastRenderedPageBreak/>
        <w:t>Bouscasse</w:t>
      </w:r>
      <w:proofErr w:type="spellEnd"/>
      <w:r w:rsidRPr="00376AFF">
        <w:t xml:space="preserve"> B., A. Colagrossi, S. </w:t>
      </w:r>
      <w:proofErr w:type="spellStart"/>
      <w:r w:rsidRPr="00376AFF">
        <w:t>Marrone</w:t>
      </w:r>
      <w:proofErr w:type="spellEnd"/>
      <w:r w:rsidRPr="00376AFF">
        <w:t xml:space="preserve">, M. </w:t>
      </w:r>
      <w:proofErr w:type="spellStart"/>
      <w:r w:rsidRPr="00376AFF">
        <w:t>Antuono</w:t>
      </w:r>
      <w:proofErr w:type="spellEnd"/>
      <w:r w:rsidRPr="00376AFF">
        <w:t>; 2013; Nonlinear water wave interaction with floating bodies in SPH; Journal of Fluids and Structures, 42: 112–129.</w:t>
      </w:r>
    </w:p>
    <w:p w14:paraId="42CF5830" w14:textId="77777777" w:rsidR="004B071E" w:rsidRPr="00376AFF" w:rsidRDefault="004B071E" w:rsidP="00FB5588">
      <w:pPr>
        <w:pStyle w:val="Amicarellibiblio"/>
      </w:pPr>
      <w:r w:rsidRPr="00376AFF">
        <w:t xml:space="preserve">Bui Ha H., K. </w:t>
      </w:r>
      <w:proofErr w:type="spellStart"/>
      <w:r w:rsidRPr="00376AFF">
        <w:t>Sako</w:t>
      </w:r>
      <w:proofErr w:type="spellEnd"/>
      <w:r w:rsidRPr="00376AFF">
        <w:t xml:space="preserve">, R. </w:t>
      </w:r>
      <w:proofErr w:type="spellStart"/>
      <w:r w:rsidRPr="00376AFF">
        <w:t>Fukagawa</w:t>
      </w:r>
      <w:proofErr w:type="spellEnd"/>
      <w:r w:rsidRPr="00376AFF">
        <w:t xml:space="preserve">; 2007; Numerical simulation of soil–water interaction using smoothed particle hydrodynamics (SPH) method; Journal of </w:t>
      </w:r>
      <w:proofErr w:type="spellStart"/>
      <w:r w:rsidRPr="00376AFF">
        <w:t>Terramechanics</w:t>
      </w:r>
      <w:proofErr w:type="spellEnd"/>
      <w:r w:rsidRPr="00376AFF">
        <w:t>, 44: 339–346</w:t>
      </w:r>
    </w:p>
    <w:p w14:paraId="277711AA" w14:textId="77777777" w:rsidR="004B071E" w:rsidRPr="00376AFF" w:rsidRDefault="004B071E" w:rsidP="00FB5588">
      <w:pPr>
        <w:pStyle w:val="Amicarellibiblio"/>
      </w:pPr>
      <w:r w:rsidRPr="00376AFF">
        <w:t xml:space="preserve">Bui Ha H., R. </w:t>
      </w:r>
      <w:proofErr w:type="spellStart"/>
      <w:r w:rsidRPr="00376AFF">
        <w:t>Fukagawa</w:t>
      </w:r>
      <w:proofErr w:type="spellEnd"/>
      <w:r w:rsidRPr="00376AFF">
        <w:t xml:space="preserve">, K. </w:t>
      </w:r>
      <w:proofErr w:type="spellStart"/>
      <w:r w:rsidRPr="00376AFF">
        <w:t>Sako</w:t>
      </w:r>
      <w:proofErr w:type="spellEnd"/>
      <w:r w:rsidRPr="00376AFF">
        <w:t xml:space="preserve">, S. Ohno; 2008; </w:t>
      </w:r>
      <w:proofErr w:type="spellStart"/>
      <w:r w:rsidRPr="00376AFF">
        <w:t>Lagrangian</w:t>
      </w:r>
      <w:proofErr w:type="spellEnd"/>
      <w:r w:rsidRPr="00376AFF">
        <w:t xml:space="preserve"> meshfree particles method (SPH) for large deformation and failure flows of geomaterial using elastic–plastic soil constitutive model; Int. J. </w:t>
      </w:r>
      <w:proofErr w:type="spellStart"/>
      <w:r w:rsidRPr="00376AFF">
        <w:t>Numer</w:t>
      </w:r>
      <w:proofErr w:type="spellEnd"/>
      <w:r w:rsidRPr="00376AFF">
        <w:t xml:space="preserve">. Anal. Meth. </w:t>
      </w:r>
      <w:proofErr w:type="spellStart"/>
      <w:r w:rsidRPr="00376AFF">
        <w:t>Geomech</w:t>
      </w:r>
      <w:proofErr w:type="spellEnd"/>
      <w:r w:rsidRPr="00376AFF">
        <w:t>., 32:1537–1570.</w:t>
      </w:r>
    </w:p>
    <w:bookmarkStart w:id="917" w:name="_Ref392884269"/>
    <w:p w14:paraId="1DED73A3" w14:textId="77777777" w:rsidR="001D07BE" w:rsidRPr="00376AFF" w:rsidRDefault="001D07BE" w:rsidP="001D07BE">
      <w:pPr>
        <w:pStyle w:val="Amicarellibiblio"/>
      </w:pPr>
      <w:r w:rsidRPr="00376AFF">
        <w:fldChar w:fldCharType="begin"/>
      </w:r>
      <w:r w:rsidRPr="00376AFF">
        <w:instrText xml:space="preserve"> HYPERLINK "http://www.sciencedirect.com/science/article/pii/S0304389411006601" </w:instrText>
      </w:r>
      <w:r w:rsidRPr="00376AFF">
        <w:fldChar w:fldCharType="separate"/>
      </w:r>
      <w:proofErr w:type="spellStart"/>
      <w:r w:rsidRPr="00376AFF">
        <w:t>Busini</w:t>
      </w:r>
      <w:proofErr w:type="spellEnd"/>
      <w:r w:rsidRPr="00376AFF">
        <w:fldChar w:fldCharType="end"/>
      </w:r>
      <w:r w:rsidRPr="00376AFF">
        <w:t xml:space="preserve"> V., </w:t>
      </w:r>
      <w:hyperlink r:id="rId536" w:history="1">
        <w:r w:rsidRPr="00376AFF">
          <w:t xml:space="preserve">E. </w:t>
        </w:r>
        <w:proofErr w:type="spellStart"/>
        <w:r w:rsidRPr="00376AFF">
          <w:t>Marzo</w:t>
        </w:r>
        <w:proofErr w:type="spellEnd"/>
      </w:hyperlink>
      <w:r w:rsidRPr="00376AFF">
        <w:t xml:space="preserve">, </w:t>
      </w:r>
      <w:hyperlink r:id="rId537" w:history="1">
        <w:r w:rsidRPr="00376AFF">
          <w:t xml:space="preserve">A. </w:t>
        </w:r>
        <w:proofErr w:type="spellStart"/>
        <w:r w:rsidRPr="00376AFF">
          <w:t>Callioni</w:t>
        </w:r>
        <w:proofErr w:type="spellEnd"/>
      </w:hyperlink>
      <w:r w:rsidRPr="00376AFF">
        <w:t xml:space="preserve">, </w:t>
      </w:r>
      <w:hyperlink r:id="rId538" w:history="1">
        <w:r w:rsidRPr="00376AFF">
          <w:t>R. Rota</w:t>
        </w:r>
      </w:hyperlink>
      <w:r w:rsidRPr="00376AFF">
        <w:t xml:space="preserve">; 2011; Definition of a short-cut methodology for assessing earthquake-related Na-Tech risk; </w:t>
      </w:r>
      <w:hyperlink r:id="rId539" w:tooltip="Go to Journal of Hazardous Materials on ScienceDirect" w:history="1">
        <w:r w:rsidRPr="00376AFF">
          <w:t>Journal of Hazardous Materials</w:t>
        </w:r>
      </w:hyperlink>
      <w:r w:rsidRPr="00376AFF">
        <w:t>, 192(1); 329–339; DOI:10.1016/j.jhazmat.2011.05.022</w:t>
      </w:r>
      <w:bookmarkEnd w:id="917"/>
    </w:p>
    <w:p w14:paraId="3979F5A1" w14:textId="77777777" w:rsidR="004B071E" w:rsidRPr="00376AFF" w:rsidRDefault="004B071E" w:rsidP="00FB5588">
      <w:pPr>
        <w:pStyle w:val="Amicarellibiblio"/>
      </w:pPr>
      <w:r w:rsidRPr="00376AFF">
        <w:t>Cao Z., Z. Yue, G. Pender; 2011; Landslide dam failure and flood hydraulics. Part I: experimental investigation; Nat Hazards, 59:1003–1019; DOI 10.1007/s11069-011-9814-8</w:t>
      </w:r>
    </w:p>
    <w:p w14:paraId="16D0EAEC" w14:textId="77777777" w:rsidR="004B071E" w:rsidRPr="00376AFF" w:rsidRDefault="004B071E" w:rsidP="00FB5588">
      <w:pPr>
        <w:pStyle w:val="Amicarellibiblio"/>
      </w:pPr>
      <w:r w:rsidRPr="00376AFF">
        <w:t>Cao Z., Z. Yue, G. Pender; 2011; Landslide dam failure and flood hydraulics. Part II: coupled mathematical modelling; Nat Hazards; 59:1021–1045; DOI 10.1007/s11069-011-9815-7</w:t>
      </w:r>
    </w:p>
    <w:p w14:paraId="67D11382" w14:textId="77777777" w:rsidR="004B071E" w:rsidRPr="00376AFF" w:rsidRDefault="004B071E" w:rsidP="00FB5588">
      <w:pPr>
        <w:pStyle w:val="Amicarellibiblio"/>
      </w:pPr>
      <w:bookmarkStart w:id="918" w:name="_Toc348440833"/>
      <w:bookmarkStart w:id="919" w:name="_Toc348441011"/>
      <w:bookmarkStart w:id="920" w:name="_Toc348441426"/>
      <w:bookmarkStart w:id="921" w:name="_Toc348453245"/>
      <w:r w:rsidRPr="00376AFF">
        <w:t xml:space="preserve">Capone T., A. </w:t>
      </w:r>
      <w:proofErr w:type="spellStart"/>
      <w:r w:rsidRPr="00376AFF">
        <w:t>Panizzo</w:t>
      </w:r>
      <w:proofErr w:type="spellEnd"/>
      <w:r w:rsidRPr="00376AFF">
        <w:t>, J.J. Monaghan; 2010; SPH modelling of water waves generated by submarine landslides; Journal of Hydraulic Research, 48, Extra Issue (2010), pp. 80–84.</w:t>
      </w:r>
      <w:bookmarkEnd w:id="918"/>
      <w:bookmarkEnd w:id="919"/>
      <w:bookmarkEnd w:id="920"/>
      <w:bookmarkEnd w:id="921"/>
    </w:p>
    <w:p w14:paraId="5AE64FC5" w14:textId="77777777" w:rsidR="004B071E" w:rsidRPr="00376AFF" w:rsidRDefault="004B071E" w:rsidP="00FB5588">
      <w:pPr>
        <w:pStyle w:val="Amicarellibiblio"/>
      </w:pPr>
      <w:bookmarkStart w:id="922" w:name="_Ref448248240"/>
      <w:proofErr w:type="spellStart"/>
      <w:r w:rsidRPr="00376AFF">
        <w:t>Chauchat</w:t>
      </w:r>
      <w:proofErr w:type="spellEnd"/>
      <w:r w:rsidRPr="00376AFF">
        <w:t xml:space="preserve"> J., M. </w:t>
      </w:r>
      <w:proofErr w:type="spellStart"/>
      <w:r w:rsidRPr="00376AFF">
        <w:t>Médale</w:t>
      </w:r>
      <w:proofErr w:type="spellEnd"/>
      <w:r w:rsidRPr="00376AFF">
        <w:t xml:space="preserve">; 2010; A three-dimensional numerical model for incompressible two-phase flow of a granular bed submitted to a laminar shearing flow; </w:t>
      </w:r>
      <w:proofErr w:type="spellStart"/>
      <w:r w:rsidRPr="00376AFF">
        <w:t>Comput</w:t>
      </w:r>
      <w:proofErr w:type="spellEnd"/>
      <w:r w:rsidRPr="00376AFF">
        <w:t xml:space="preserve">. Methods Appl. Mech. </w:t>
      </w:r>
      <w:proofErr w:type="spellStart"/>
      <w:r w:rsidRPr="00376AFF">
        <w:t>Engrg</w:t>
      </w:r>
      <w:proofErr w:type="spellEnd"/>
      <w:r w:rsidRPr="00376AFF">
        <w:t>. 199: 439–449.</w:t>
      </w:r>
      <w:bookmarkEnd w:id="922"/>
    </w:p>
    <w:p w14:paraId="508F27D6" w14:textId="77777777" w:rsidR="0070405D" w:rsidRPr="00376AFF" w:rsidRDefault="0070405D" w:rsidP="0065632F">
      <w:pPr>
        <w:pStyle w:val="Amicarellibiblio"/>
      </w:pPr>
      <w:bookmarkStart w:id="923" w:name="_Ref520906114"/>
      <w:r w:rsidRPr="00376AFF">
        <w:t>Chow M., L. Taylor, M. Chow; 1996; Time of outage restoration analysis in distribution systems; IEEE Transactions on Power Delivery. 11(3):1652-1658.</w:t>
      </w:r>
      <w:bookmarkEnd w:id="923"/>
    </w:p>
    <w:p w14:paraId="1EF80C78" w14:textId="77777777" w:rsidR="0065632F" w:rsidRPr="00376AFF" w:rsidRDefault="00535300" w:rsidP="0065632F">
      <w:pPr>
        <w:pStyle w:val="Amicarellibiblio"/>
      </w:pPr>
      <w:hyperlink r:id="rId540" w:history="1">
        <w:bookmarkStart w:id="924" w:name="_Ref326849350"/>
        <w:r w:rsidR="0065632F" w:rsidRPr="00376AFF">
          <w:t xml:space="preserve">Colagrossi A, </w:t>
        </w:r>
        <w:proofErr w:type="spellStart"/>
        <w:r w:rsidR="0065632F" w:rsidRPr="00376AFF">
          <w:t>Landrini</w:t>
        </w:r>
        <w:proofErr w:type="spellEnd"/>
        <w:r w:rsidR="0065632F" w:rsidRPr="00376AFF">
          <w:t xml:space="preserve"> M.; 2003; Numerical simulation of interfacial flows by smoothed particle Hydrodynamics; Journal of Computational Physics, 191(2):448-475.</w:t>
        </w:r>
        <w:bookmarkEnd w:id="924"/>
        <w:r w:rsidR="0065632F" w:rsidRPr="00376AFF">
          <w:t xml:space="preserve"> </w:t>
        </w:r>
      </w:hyperlink>
    </w:p>
    <w:p w14:paraId="2D031543" w14:textId="77777777" w:rsidR="004B071E" w:rsidRPr="00E129B8" w:rsidRDefault="004B071E" w:rsidP="00FB5588">
      <w:pPr>
        <w:pStyle w:val="Amicarellibiblio"/>
        <w:rPr>
          <w:lang w:val="it-IT"/>
        </w:rPr>
      </w:pPr>
      <w:r w:rsidRPr="00E129B8">
        <w:rPr>
          <w:lang w:val="it-IT"/>
        </w:rPr>
        <w:t xml:space="preserve">Colombo P., F. </w:t>
      </w:r>
      <w:proofErr w:type="spellStart"/>
      <w:r w:rsidRPr="00E129B8">
        <w:rPr>
          <w:lang w:val="it-IT"/>
        </w:rPr>
        <w:t>Coleselli</w:t>
      </w:r>
      <w:proofErr w:type="spellEnd"/>
      <w:r w:rsidRPr="00E129B8">
        <w:rPr>
          <w:lang w:val="it-IT"/>
        </w:rPr>
        <w:t>; 1996; Elementi di geotecnica:1-500; Zanichelli.</w:t>
      </w:r>
    </w:p>
    <w:p w14:paraId="6A53719F" w14:textId="77777777" w:rsidR="004B071E" w:rsidRPr="00E129B8" w:rsidRDefault="004B071E" w:rsidP="00FB5588">
      <w:pPr>
        <w:pStyle w:val="Amicarellibiblio"/>
        <w:rPr>
          <w:lang w:val="it-IT"/>
        </w:rPr>
      </w:pPr>
      <w:r w:rsidRPr="00E129B8">
        <w:rPr>
          <w:lang w:val="it-IT"/>
        </w:rPr>
        <w:t>Costabile P.; 2006; Propagazione di onde di dam break su fondo erodibile; XXX Convegno di Idraulica e Costruzioni Idrauliche (IDRA).</w:t>
      </w:r>
    </w:p>
    <w:p w14:paraId="1E3AC924" w14:textId="77777777" w:rsidR="00242D54" w:rsidRPr="00376AFF" w:rsidRDefault="00242D54" w:rsidP="00242D54">
      <w:pPr>
        <w:pStyle w:val="Amicarellibiblio"/>
      </w:pPr>
      <w:bookmarkStart w:id="925" w:name="_Ref520905439"/>
      <w:bookmarkStart w:id="926" w:name="_Ref520292351"/>
      <w:r w:rsidRPr="00376AFF">
        <w:t xml:space="preserve">Crawford M., S. Seidel; 2013; Weathering the storm: building business resilience to climate change. </w:t>
      </w:r>
      <w:proofErr w:type="spellStart"/>
      <w:r w:rsidRPr="00376AFF">
        <w:t>Center</w:t>
      </w:r>
      <w:proofErr w:type="spellEnd"/>
      <w:r w:rsidRPr="00376AFF">
        <w:t xml:space="preserve"> for climate and energy solutions: Arlington, VA.</w:t>
      </w:r>
      <w:bookmarkEnd w:id="925"/>
    </w:p>
    <w:p w14:paraId="50431E87" w14:textId="77777777" w:rsidR="003B7F5A" w:rsidRPr="00E129B8" w:rsidRDefault="003B7F5A" w:rsidP="00FB5588">
      <w:pPr>
        <w:pStyle w:val="Amicarellibiblio"/>
        <w:rPr>
          <w:lang w:val="it-IT"/>
        </w:rPr>
      </w:pPr>
      <w:bookmarkStart w:id="927" w:name="_Ref57191845"/>
      <w:r w:rsidRPr="00E129B8">
        <w:rPr>
          <w:lang w:val="it-IT"/>
        </w:rPr>
        <w:t>DEM2xyz v.1.0 (RSE SpA); Amicarelli A.; FOSS; https://github.com/AndreaAmicarelliRSE/DEM2xyz</w:t>
      </w:r>
      <w:bookmarkEnd w:id="926"/>
      <w:bookmarkEnd w:id="927"/>
    </w:p>
    <w:p w14:paraId="39F70094" w14:textId="77777777" w:rsidR="004B071E" w:rsidRPr="00376AFF" w:rsidRDefault="004B071E" w:rsidP="00FB5588">
      <w:pPr>
        <w:pStyle w:val="Amicarellibiblio"/>
      </w:pPr>
      <w:r w:rsidRPr="00376AFF">
        <w:t xml:space="preserve">De </w:t>
      </w:r>
      <w:proofErr w:type="spellStart"/>
      <w:r w:rsidRPr="00376AFF">
        <w:t>Leffe</w:t>
      </w:r>
      <w:proofErr w:type="spellEnd"/>
      <w:r w:rsidRPr="00376AFF">
        <w:t xml:space="preserve"> M., D. Le </w:t>
      </w:r>
      <w:proofErr w:type="spellStart"/>
      <w:r w:rsidRPr="00376AFF">
        <w:t>Touzé</w:t>
      </w:r>
      <w:proofErr w:type="spellEnd"/>
      <w:r w:rsidRPr="00376AFF">
        <w:t xml:space="preserve"> and B. </w:t>
      </w:r>
      <w:proofErr w:type="spellStart"/>
      <w:r w:rsidRPr="00376AFF">
        <w:t>Alessandrini</w:t>
      </w:r>
      <w:proofErr w:type="spellEnd"/>
      <w:r w:rsidRPr="00376AFF">
        <w:t xml:space="preserve">; 2009; Normal Flux Method at the boundary for SPH; Proceedings of the 4th Spheric Workshop, 150-157, Nantes (France). </w:t>
      </w:r>
    </w:p>
    <w:p w14:paraId="53DDF7F2" w14:textId="77777777" w:rsidR="00A3103F" w:rsidRPr="00376AFF" w:rsidRDefault="00A3103F" w:rsidP="00A3103F">
      <w:pPr>
        <w:pStyle w:val="Amicarellibiblio"/>
      </w:pPr>
      <w:bookmarkStart w:id="928" w:name="_Ref341167265"/>
      <w:r w:rsidRPr="00376AFF">
        <w:t xml:space="preserve">Delorme L., </w:t>
      </w:r>
      <w:proofErr w:type="spellStart"/>
      <w:r w:rsidRPr="00376AFF">
        <w:t>A.Colagrossi</w:t>
      </w:r>
      <w:proofErr w:type="spellEnd"/>
      <w:r w:rsidRPr="00376AFF">
        <w:t xml:space="preserve">, A. </w:t>
      </w:r>
      <w:proofErr w:type="spellStart"/>
      <w:r w:rsidRPr="00376AFF">
        <w:t>Souto</w:t>
      </w:r>
      <w:proofErr w:type="spellEnd"/>
      <w:r w:rsidRPr="00376AFF">
        <w:t xml:space="preserve">-Iglesias, R. Zamora-Rodriguez, E. </w:t>
      </w:r>
      <w:proofErr w:type="spellStart"/>
      <w:r w:rsidRPr="00376AFF">
        <w:t>Botia</w:t>
      </w:r>
      <w:proofErr w:type="spellEnd"/>
      <w:r w:rsidRPr="00376AFF">
        <w:t>-Vera; 2009; A set of canonical problems in sloshing, Part I: Pressure field in forced roll-comparison between experimental results and SPH; Ocean Engineering, 36:168–178.</w:t>
      </w:r>
      <w:bookmarkEnd w:id="928"/>
    </w:p>
    <w:p w14:paraId="057DD203" w14:textId="77777777" w:rsidR="004B071E" w:rsidRPr="00376AFF" w:rsidRDefault="004B071E" w:rsidP="00FB5588">
      <w:pPr>
        <w:pStyle w:val="Amicarellibiblio"/>
      </w:pPr>
      <w:r w:rsidRPr="00376AFF">
        <w:t>Dey S.; 1999; Sediment threshold; Applied Mathematical Modelling, 23: 399-417.</w:t>
      </w:r>
    </w:p>
    <w:p w14:paraId="46EE816D" w14:textId="77777777" w:rsidR="004B071E" w:rsidRPr="00376AFF" w:rsidRDefault="004B071E" w:rsidP="00FB5588">
      <w:pPr>
        <w:pStyle w:val="Amicarellibiblio"/>
      </w:pPr>
      <w:r w:rsidRPr="00376AFF">
        <w:t xml:space="preserve">De Padova D., M. </w:t>
      </w:r>
      <w:proofErr w:type="spellStart"/>
      <w:r w:rsidRPr="00376AFF">
        <w:t>Mossa</w:t>
      </w:r>
      <w:proofErr w:type="spellEnd"/>
      <w:r w:rsidRPr="00376AFF">
        <w:t xml:space="preserve">, S. </w:t>
      </w:r>
      <w:proofErr w:type="spellStart"/>
      <w:r w:rsidRPr="00376AFF">
        <w:t>Sibilla</w:t>
      </w:r>
      <w:proofErr w:type="spellEnd"/>
      <w:r w:rsidRPr="00376AFF">
        <w:t xml:space="preserve">, E. </w:t>
      </w:r>
      <w:proofErr w:type="spellStart"/>
      <w:r w:rsidRPr="00376AFF">
        <w:t>Torti</w:t>
      </w:r>
      <w:proofErr w:type="spellEnd"/>
      <w:r w:rsidRPr="00376AFF">
        <w:t>; 2013; 3D SPH modelling of hydraulic jump in a very large channel; Journal of Hydraulic Research, 51(2):158-173; DOI: 10.1080/00221686.2012.736883</w:t>
      </w:r>
    </w:p>
    <w:p w14:paraId="46E7FF40" w14:textId="77777777" w:rsidR="004B071E" w:rsidRPr="00376AFF" w:rsidRDefault="004B071E" w:rsidP="00FB5588">
      <w:pPr>
        <w:pStyle w:val="Amicarellibiblio"/>
      </w:pPr>
      <w:proofErr w:type="spellStart"/>
      <w:r w:rsidRPr="00376AFF">
        <w:t>Dilts</w:t>
      </w:r>
      <w:proofErr w:type="spellEnd"/>
      <w:r w:rsidRPr="00376AFF">
        <w:t xml:space="preserve"> G.A.; “Moving-least-squares-particle </w:t>
      </w:r>
      <w:proofErr w:type="spellStart"/>
      <w:r w:rsidRPr="00376AFF">
        <w:t>hydropdynamics</w:t>
      </w:r>
      <w:proofErr w:type="spellEnd"/>
      <w:r w:rsidRPr="00376AFF">
        <w:t xml:space="preserve"> – I. Consistency and stability”; International Journal for Numerical Methods in Engineering; (1999), 44, 1115-1155.</w:t>
      </w:r>
    </w:p>
    <w:p w14:paraId="4D380D1F" w14:textId="77777777" w:rsidR="001D07BE" w:rsidRPr="00376AFF" w:rsidRDefault="001D07BE" w:rsidP="001D07BE">
      <w:pPr>
        <w:pStyle w:val="Amicarellibiblio"/>
      </w:pPr>
      <w:bookmarkStart w:id="929" w:name="_Ref341105389"/>
      <w:r w:rsidRPr="00376AFF">
        <w:t xml:space="preserve">Di Monaco A., S. Manenti, M. </w:t>
      </w:r>
      <w:proofErr w:type="spellStart"/>
      <w:r w:rsidRPr="00376AFF">
        <w:t>Gallati</w:t>
      </w:r>
      <w:proofErr w:type="spellEnd"/>
      <w:r w:rsidRPr="00376AFF">
        <w:t xml:space="preserve">, S. </w:t>
      </w:r>
      <w:proofErr w:type="spellStart"/>
      <w:r w:rsidRPr="00376AFF">
        <w:t>Sibilla</w:t>
      </w:r>
      <w:proofErr w:type="spellEnd"/>
      <w:r w:rsidRPr="00376AFF">
        <w:t xml:space="preserve">, G. Agate, R. </w:t>
      </w:r>
      <w:proofErr w:type="spellStart"/>
      <w:r w:rsidRPr="00376AFF">
        <w:t>Guandalini</w:t>
      </w:r>
      <w:proofErr w:type="spellEnd"/>
      <w:r w:rsidRPr="00376AFF">
        <w:t xml:space="preserve">; 2011; SPH </w:t>
      </w:r>
      <w:proofErr w:type="spellStart"/>
      <w:r w:rsidRPr="00376AFF">
        <w:t>modeling</w:t>
      </w:r>
      <w:proofErr w:type="spellEnd"/>
      <w:r w:rsidRPr="00376AFF">
        <w:t xml:space="preserve"> of solid boundaries through a semi-analytic approach. Engineering Applications of Computational Fluid Mechanics, 5(1):1–15.</w:t>
      </w:r>
      <w:bookmarkEnd w:id="929"/>
    </w:p>
    <w:p w14:paraId="7A5C340D" w14:textId="77777777" w:rsidR="004B071E" w:rsidRPr="00376AFF" w:rsidRDefault="004B071E" w:rsidP="00FB5588">
      <w:pPr>
        <w:pStyle w:val="Amicarellibiblio"/>
      </w:pPr>
      <w:r w:rsidRPr="00376AFF">
        <w:t>Dubois F.; 2001; Partial Riemann problem, boundary conditions and gas dynamics; In Absorbing Boundaries and Layers, Domain Decomposition Methods: Applications to large scale computations, 16-77, Nova Science Publishers Inc.</w:t>
      </w:r>
    </w:p>
    <w:p w14:paraId="3E45D61A" w14:textId="77777777" w:rsidR="00187CC4" w:rsidRPr="00376AFF" w:rsidRDefault="00187CC4" w:rsidP="00FB5588">
      <w:pPr>
        <w:pStyle w:val="Amicarellibiblio"/>
      </w:pPr>
      <w:bookmarkStart w:id="930" w:name="_Ref520297567"/>
      <w:r w:rsidRPr="00376AFF">
        <w:t>Enga</w:t>
      </w:r>
      <w:r w:rsidR="0054433B">
        <w:t>u</w:t>
      </w:r>
      <w:r w:rsidRPr="00376AFF">
        <w:t>ge Digitizer (Mitchell et al.), https://github.com/markummitchell/engauge-digitizer</w:t>
      </w:r>
      <w:bookmarkEnd w:id="930"/>
    </w:p>
    <w:p w14:paraId="18337532" w14:textId="77777777" w:rsidR="004B071E" w:rsidRPr="00376AFF" w:rsidRDefault="004B071E" w:rsidP="00FB5588">
      <w:pPr>
        <w:pStyle w:val="Amicarellibiblio"/>
      </w:pPr>
      <w:proofErr w:type="spellStart"/>
      <w:r w:rsidRPr="00376AFF">
        <w:t>Espa</w:t>
      </w:r>
      <w:proofErr w:type="spellEnd"/>
      <w:r w:rsidRPr="00376AFF">
        <w:t xml:space="preserve"> P., </w:t>
      </w:r>
      <w:proofErr w:type="spellStart"/>
      <w:r w:rsidRPr="00376AFF">
        <w:t>Sibilla</w:t>
      </w:r>
      <w:proofErr w:type="spellEnd"/>
      <w:r w:rsidRPr="00376AFF">
        <w:t xml:space="preserve"> S., </w:t>
      </w:r>
      <w:proofErr w:type="spellStart"/>
      <w:r w:rsidRPr="00376AFF">
        <w:t>Gallati</w:t>
      </w:r>
      <w:proofErr w:type="spellEnd"/>
      <w:r w:rsidRPr="00376AFF">
        <w:t xml:space="preserve"> M.; 2008; SPH simulations of a vertical 2-D liquid jet introduced from the bottom of a free-surface rectangular tank; Adv. Appl. Fluid Mech., 3:105-140.</w:t>
      </w:r>
    </w:p>
    <w:p w14:paraId="0923B92A" w14:textId="77777777" w:rsidR="004B071E" w:rsidRPr="00376AFF" w:rsidRDefault="004B071E" w:rsidP="00FB5588">
      <w:pPr>
        <w:pStyle w:val="Amicarellibiblio"/>
      </w:pPr>
      <w:proofErr w:type="spellStart"/>
      <w:r w:rsidRPr="00376AFF">
        <w:t>Espa</w:t>
      </w:r>
      <w:proofErr w:type="spellEnd"/>
      <w:r w:rsidRPr="00376AFF">
        <w:t xml:space="preserve"> P. S. </w:t>
      </w:r>
      <w:proofErr w:type="spellStart"/>
      <w:r w:rsidRPr="00376AFF">
        <w:t>Sibilla</w:t>
      </w:r>
      <w:proofErr w:type="spellEnd"/>
      <w:r w:rsidRPr="00376AFF">
        <w:t>; 2014; Experimental Study of the Scour Regimes Downstream of an Apron for Intermediate Tailwater Depth Conditions; Journal of Applied Fluid Mechanics, 7(4):611-624.</w:t>
      </w:r>
    </w:p>
    <w:p w14:paraId="3A832400" w14:textId="77777777" w:rsidR="004B071E" w:rsidRPr="00376AFF" w:rsidRDefault="004B071E" w:rsidP="00FB5588">
      <w:pPr>
        <w:pStyle w:val="Amicarellibiblio"/>
      </w:pPr>
      <w:r w:rsidRPr="00376AFF">
        <w:t xml:space="preserve">European Commission; 2003; Floods: European research for better predictions and management solutions; Press Release Database, Brussels, 13 October 2003, IP/03/1381; </w:t>
      </w:r>
      <w:hyperlink r:id="rId541" w:history="1">
        <w:r w:rsidRPr="00376AFF">
          <w:t>http://europa.eu/rapid/press-release_IP-03-1381_en.htm</w:t>
        </w:r>
      </w:hyperlink>
    </w:p>
    <w:p w14:paraId="5408E020" w14:textId="77777777" w:rsidR="004B071E" w:rsidRPr="00376AFF" w:rsidRDefault="004B071E" w:rsidP="00FB5588">
      <w:pPr>
        <w:pStyle w:val="Amicarellibiblio"/>
      </w:pPr>
      <w:proofErr w:type="spellStart"/>
      <w:r w:rsidRPr="00376AFF">
        <w:t>Faltinsen</w:t>
      </w:r>
      <w:proofErr w:type="spellEnd"/>
      <w:r w:rsidRPr="00376AFF">
        <w:t xml:space="preserve"> O.M., O.F. </w:t>
      </w:r>
      <w:proofErr w:type="spellStart"/>
      <w:r w:rsidRPr="00376AFF">
        <w:t>Rognebakke</w:t>
      </w:r>
      <w:proofErr w:type="spellEnd"/>
      <w:r w:rsidRPr="00376AFF">
        <w:t xml:space="preserve">, I.A. </w:t>
      </w:r>
      <w:proofErr w:type="spellStart"/>
      <w:r w:rsidRPr="00376AFF">
        <w:t>Lukovsky</w:t>
      </w:r>
      <w:proofErr w:type="spellEnd"/>
      <w:r w:rsidRPr="00376AFF">
        <w:t xml:space="preserve">, A.N. </w:t>
      </w:r>
      <w:proofErr w:type="spellStart"/>
      <w:r w:rsidRPr="00376AFF">
        <w:t>Timokha</w:t>
      </w:r>
      <w:proofErr w:type="spellEnd"/>
      <w:r w:rsidRPr="00376AFF">
        <w:t>; 2000; Multidimensional modal analysis of nonlinear sloshing in a rectangular tank with finite water depth; J Fluid Mech., 407, 201–34.</w:t>
      </w:r>
    </w:p>
    <w:p w14:paraId="738B1A71" w14:textId="77777777" w:rsidR="004B071E" w:rsidRPr="00376AFF" w:rsidRDefault="004B071E" w:rsidP="00FB5588">
      <w:pPr>
        <w:pStyle w:val="Amicarellibiblio"/>
      </w:pPr>
      <w:r w:rsidRPr="00376AFF">
        <w:t xml:space="preserve">Fan X., C.X. Tang, C.J. van </w:t>
      </w:r>
      <w:proofErr w:type="spellStart"/>
      <w:r w:rsidRPr="00376AFF">
        <w:t>Westen</w:t>
      </w:r>
      <w:proofErr w:type="spellEnd"/>
      <w:r w:rsidRPr="00376AFF">
        <w:t xml:space="preserve">, D. Alkema; 2012; Simulating dam-breach flood scenarios of the </w:t>
      </w:r>
      <w:proofErr w:type="spellStart"/>
      <w:r w:rsidRPr="00376AFF">
        <w:t>Tangjiashan</w:t>
      </w:r>
      <w:proofErr w:type="spellEnd"/>
      <w:r w:rsidRPr="00376AFF">
        <w:t xml:space="preserve"> landslide dam induced by the Wenchuan Earthquake; Nat. Hazards Earth Syst. Sci., 12:3031–3044.</w:t>
      </w:r>
    </w:p>
    <w:p w14:paraId="3A8253B1" w14:textId="77777777" w:rsidR="004B071E" w:rsidRPr="00376AFF" w:rsidRDefault="004B071E" w:rsidP="00FB5588">
      <w:pPr>
        <w:pStyle w:val="Amicarellibiblio"/>
      </w:pPr>
      <w:r w:rsidRPr="00376AFF">
        <w:t xml:space="preserve">Farahani, R., Dalrymple, R., </w:t>
      </w:r>
      <w:proofErr w:type="spellStart"/>
      <w:r w:rsidRPr="00376AFF">
        <w:t>Hérault</w:t>
      </w:r>
      <w:proofErr w:type="spellEnd"/>
      <w:r w:rsidRPr="00376AFF">
        <w:t xml:space="preserve">, A., and </w:t>
      </w:r>
      <w:proofErr w:type="spellStart"/>
      <w:r w:rsidRPr="00376AFF">
        <w:t>Bilotta</w:t>
      </w:r>
      <w:proofErr w:type="spellEnd"/>
      <w:r w:rsidRPr="00376AFF">
        <w:t xml:space="preserve">, G. (2014). ”Three-Dimensional SPH </w:t>
      </w:r>
      <w:proofErr w:type="spellStart"/>
      <w:r w:rsidRPr="00376AFF">
        <w:t>Modeling</w:t>
      </w:r>
      <w:proofErr w:type="spellEnd"/>
      <w:r w:rsidRPr="00376AFF">
        <w:t xml:space="preserve"> of a Bar/Rip Channel System.” J. Waterway, Port, Coastal, Ocean Eng., 140(1), 82–99.</w:t>
      </w:r>
    </w:p>
    <w:p w14:paraId="34D183D8" w14:textId="77777777" w:rsidR="006B0406" w:rsidRPr="00376AFF" w:rsidRDefault="006B0406" w:rsidP="006B0406">
      <w:pPr>
        <w:pStyle w:val="Amicarellibiblio"/>
      </w:pPr>
      <w:r w:rsidRPr="00376AFF">
        <w:t xml:space="preserve">Feldman J. and J. Bonet; 2007; Dynamic refinement and boundary contact forces in SPH with applications in fluid flow problems; Int. J. </w:t>
      </w:r>
      <w:proofErr w:type="spellStart"/>
      <w:r w:rsidRPr="00376AFF">
        <w:t>Numer</w:t>
      </w:r>
      <w:proofErr w:type="spellEnd"/>
      <w:r w:rsidRPr="00376AFF">
        <w:t xml:space="preserve">. Meth. </w:t>
      </w:r>
      <w:proofErr w:type="spellStart"/>
      <w:r w:rsidRPr="00376AFF">
        <w:t>Engng</w:t>
      </w:r>
      <w:proofErr w:type="spellEnd"/>
      <w:r w:rsidRPr="00376AFF">
        <w:t>; 72,295–324.</w:t>
      </w:r>
    </w:p>
    <w:p w14:paraId="64BBC770" w14:textId="77777777" w:rsidR="004B071E" w:rsidRPr="00376AFF" w:rsidRDefault="004B071E" w:rsidP="00FB5588">
      <w:pPr>
        <w:pStyle w:val="Amicarellibiblio"/>
      </w:pPr>
      <w:r w:rsidRPr="00376AFF">
        <w:t xml:space="preserve">Ferrand M., D.R.P. Laurence, B.D. Rogers, D. </w:t>
      </w:r>
      <w:proofErr w:type="spellStart"/>
      <w:r w:rsidRPr="00376AFF">
        <w:t>Violeau</w:t>
      </w:r>
      <w:proofErr w:type="spellEnd"/>
      <w:r w:rsidRPr="00376AFF">
        <w:t xml:space="preserve">; 2010; Improved time scheme integration approach for dealing with semi analytical boundary conditions in SPARTACUS2D; Proc. 5th International SPHERIC Workshop,  98-105. </w:t>
      </w:r>
    </w:p>
    <w:p w14:paraId="12DF08F4" w14:textId="77777777" w:rsidR="001D07BE" w:rsidRPr="00376AFF" w:rsidRDefault="001D07BE" w:rsidP="00FB5588">
      <w:pPr>
        <w:pStyle w:val="Amicarellibiblio"/>
      </w:pPr>
      <w:bookmarkStart w:id="931" w:name="_Ref341105709"/>
      <w:r w:rsidRPr="00376AFF">
        <w:lastRenderedPageBreak/>
        <w:t xml:space="preserve">Ferrand M., D.R. Laurence, B.D. Rogers, D. </w:t>
      </w:r>
      <w:proofErr w:type="spellStart"/>
      <w:r w:rsidRPr="00376AFF">
        <w:t>Violeau</w:t>
      </w:r>
      <w:proofErr w:type="spellEnd"/>
      <w:r w:rsidRPr="00376AFF">
        <w:t xml:space="preserve">, C. </w:t>
      </w:r>
      <w:proofErr w:type="spellStart"/>
      <w:r w:rsidRPr="00376AFF">
        <w:t>Kassiotis</w:t>
      </w:r>
      <w:proofErr w:type="spellEnd"/>
      <w:r w:rsidRPr="00376AFF">
        <w:t>; 2013; Unified semi-analytical wall boundary conditions for inviscid laminar or turbulent flows in the meshless SPH method: International Journal for Numerical Methods in Fluids, 71(4):446-472.</w:t>
      </w:r>
      <w:bookmarkEnd w:id="931"/>
      <w:r w:rsidRPr="00376AFF">
        <w:t xml:space="preserve"> </w:t>
      </w:r>
    </w:p>
    <w:p w14:paraId="11673662" w14:textId="77777777" w:rsidR="004B071E" w:rsidRPr="00376AFF" w:rsidRDefault="004B071E" w:rsidP="00FB5588">
      <w:pPr>
        <w:pStyle w:val="Amicarellibiblio"/>
      </w:pPr>
      <w:r w:rsidRPr="00376AFF">
        <w:t xml:space="preserve">Ferrand M., D. </w:t>
      </w:r>
      <w:proofErr w:type="spellStart"/>
      <w:r w:rsidRPr="00376AFF">
        <w:t>Violeau</w:t>
      </w:r>
      <w:proofErr w:type="spellEnd"/>
      <w:r w:rsidRPr="00376AFF">
        <w:t>, B.D. Rogers, D.R.P. Laurence; 2011; Consistent wall boundary treatment for laminar and turbulent flows in SPH; Proc. 6th International SPHERIC Workshop, 275-282.</w:t>
      </w:r>
    </w:p>
    <w:p w14:paraId="3F9E1ADA" w14:textId="77777777" w:rsidR="00FB5588" w:rsidRPr="00376AFF" w:rsidRDefault="00FB5588" w:rsidP="00FB5588">
      <w:pPr>
        <w:pStyle w:val="Amicarellibiblio"/>
      </w:pPr>
      <w:bookmarkStart w:id="932" w:name="_Ref392881892"/>
      <w:r w:rsidRPr="00376AFF">
        <w:t xml:space="preserve">Ferrari A., M. </w:t>
      </w:r>
      <w:proofErr w:type="spellStart"/>
      <w:r w:rsidRPr="00376AFF">
        <w:t>Dumbser</w:t>
      </w:r>
      <w:proofErr w:type="spellEnd"/>
      <w:r w:rsidRPr="00376AFF">
        <w:t xml:space="preserve">, E. F. Toro, A. </w:t>
      </w:r>
      <w:proofErr w:type="spellStart"/>
      <w:r w:rsidRPr="00376AFF">
        <w:t>Armanini</w:t>
      </w:r>
      <w:proofErr w:type="spellEnd"/>
      <w:r w:rsidRPr="00376AFF">
        <w:t>; 2009; A new 3D parallel SPH scheme for free surface flows; Computers &amp; Fluids, 38:1203-1217.</w:t>
      </w:r>
      <w:bookmarkEnd w:id="932"/>
    </w:p>
    <w:p w14:paraId="2F790173" w14:textId="77777777" w:rsidR="004B071E" w:rsidRPr="00376AFF" w:rsidRDefault="004B071E" w:rsidP="00FB5588">
      <w:pPr>
        <w:pStyle w:val="Amicarellibiblio"/>
      </w:pPr>
      <w:proofErr w:type="spellStart"/>
      <w:r w:rsidRPr="00376AFF">
        <w:t>Fraccarollo</w:t>
      </w:r>
      <w:proofErr w:type="spellEnd"/>
      <w:r w:rsidRPr="00376AFF">
        <w:t xml:space="preserve"> L., </w:t>
      </w:r>
      <w:proofErr w:type="spellStart"/>
      <w:r w:rsidRPr="00376AFF">
        <w:t>Capart</w:t>
      </w:r>
      <w:proofErr w:type="spellEnd"/>
      <w:r w:rsidRPr="00376AFF">
        <w:t xml:space="preserve"> H.; 2002; Riemann wave description of erosional dam-break flows; J. Fluid Mech., 461, 183-228.</w:t>
      </w:r>
    </w:p>
    <w:p w14:paraId="503973F7" w14:textId="77777777" w:rsidR="004B071E" w:rsidRPr="00376AFF" w:rsidRDefault="004B071E" w:rsidP="00FB5588">
      <w:pPr>
        <w:pStyle w:val="Amicarellibiblio"/>
      </w:pPr>
      <w:proofErr w:type="spellStart"/>
      <w:r w:rsidRPr="00376AFF">
        <w:t>Fraccarollo</w:t>
      </w:r>
      <w:proofErr w:type="spellEnd"/>
      <w:r w:rsidRPr="00376AFF">
        <w:t xml:space="preserve"> L., H. </w:t>
      </w:r>
      <w:proofErr w:type="spellStart"/>
      <w:r w:rsidRPr="00376AFF">
        <w:t>Capart</w:t>
      </w:r>
      <w:proofErr w:type="spellEnd"/>
      <w:r w:rsidRPr="00376AFF">
        <w:t xml:space="preserve">, Y. </w:t>
      </w:r>
      <w:proofErr w:type="spellStart"/>
      <w:r w:rsidRPr="00376AFF">
        <w:t>Zech</w:t>
      </w:r>
      <w:proofErr w:type="spellEnd"/>
      <w:r w:rsidRPr="00376AFF">
        <w:t xml:space="preserve">; 2003; A Godunov method for the computation of erosional shallow water transients; Int. J. </w:t>
      </w:r>
      <w:proofErr w:type="spellStart"/>
      <w:r w:rsidRPr="00376AFF">
        <w:t>Numer</w:t>
      </w:r>
      <w:proofErr w:type="spellEnd"/>
      <w:r w:rsidRPr="00376AFF">
        <w:t>. Meth. Fluids, 41: 951–976.</w:t>
      </w:r>
    </w:p>
    <w:p w14:paraId="4722A6BE" w14:textId="77777777" w:rsidR="00BD2AA1" w:rsidRPr="00376AFF" w:rsidRDefault="00BD2AA1" w:rsidP="00BD2AA1">
      <w:pPr>
        <w:pStyle w:val="Amicarellibiblio"/>
      </w:pPr>
      <w:bookmarkStart w:id="933" w:name="_Ref520369088"/>
      <w:bookmarkStart w:id="934" w:name="_Ref414469083"/>
      <w:r w:rsidRPr="00376AFF">
        <w:t>Free Software Foundation http://www.fsf.org/</w:t>
      </w:r>
      <w:bookmarkEnd w:id="933"/>
    </w:p>
    <w:p w14:paraId="1763A2F7" w14:textId="77777777" w:rsidR="001D07BE" w:rsidRPr="00376AFF" w:rsidRDefault="00535300" w:rsidP="001D07BE">
      <w:pPr>
        <w:pStyle w:val="Amicarellibiblio"/>
      </w:pPr>
      <w:hyperlink r:id="rId542" w:history="1">
        <w:proofErr w:type="spellStart"/>
        <w:r w:rsidR="001D07BE" w:rsidRPr="00376AFF">
          <w:t>Frenk</w:t>
        </w:r>
        <w:proofErr w:type="spellEnd"/>
        <w:r w:rsidR="001D07BE" w:rsidRPr="00376AFF">
          <w:t xml:space="preserve"> C.S.</w:t>
        </w:r>
      </w:hyperlink>
      <w:r w:rsidR="001D07BE" w:rsidRPr="00376AFF">
        <w:t xml:space="preserve">; S.D.M. </w:t>
      </w:r>
      <w:hyperlink r:id="rId543" w:history="1">
        <w:r w:rsidR="001D07BE" w:rsidRPr="00376AFF">
          <w:t>White,</w:t>
        </w:r>
      </w:hyperlink>
      <w:r w:rsidR="001D07BE" w:rsidRPr="00376AFF">
        <w:t xml:space="preserve"> P. </w:t>
      </w:r>
      <w:hyperlink r:id="rId544" w:history="1">
        <w:r w:rsidR="001D07BE" w:rsidRPr="00376AFF">
          <w:t>Bode, J.</w:t>
        </w:r>
      </w:hyperlink>
      <w:r w:rsidR="001D07BE" w:rsidRPr="00376AFF">
        <w:t xml:space="preserve">R. </w:t>
      </w:r>
      <w:hyperlink r:id="rId545" w:history="1">
        <w:r w:rsidR="001D07BE" w:rsidRPr="00376AFF">
          <w:t xml:space="preserve">Bond, </w:t>
        </w:r>
      </w:hyperlink>
      <w:r w:rsidR="001D07BE" w:rsidRPr="00376AFF">
        <w:t xml:space="preserve">G.L. </w:t>
      </w:r>
      <w:hyperlink r:id="rId546" w:history="1">
        <w:r w:rsidR="001D07BE" w:rsidRPr="00376AFF">
          <w:t xml:space="preserve">Bryan, </w:t>
        </w:r>
      </w:hyperlink>
      <w:r w:rsidR="001D07BE" w:rsidRPr="00376AFF">
        <w:t xml:space="preserve">R. </w:t>
      </w:r>
      <w:hyperlink r:id="rId547" w:history="1">
        <w:r w:rsidR="001D07BE" w:rsidRPr="00376AFF">
          <w:t xml:space="preserve">Cen, H.M.P. </w:t>
        </w:r>
      </w:hyperlink>
      <w:hyperlink r:id="rId548" w:history="1">
        <w:r w:rsidR="001D07BE" w:rsidRPr="00376AFF">
          <w:t xml:space="preserve">Couchman, </w:t>
        </w:r>
      </w:hyperlink>
      <w:r w:rsidR="001D07BE" w:rsidRPr="00376AFF">
        <w:t xml:space="preserve">A.E. </w:t>
      </w:r>
      <w:hyperlink r:id="rId549" w:history="1">
        <w:proofErr w:type="spellStart"/>
        <w:r w:rsidR="001D07BE" w:rsidRPr="00376AFF">
          <w:t>Evrard</w:t>
        </w:r>
        <w:proofErr w:type="spellEnd"/>
      </w:hyperlink>
      <w:r w:rsidR="001D07BE" w:rsidRPr="00376AFF">
        <w:t xml:space="preserve">, N. </w:t>
      </w:r>
      <w:hyperlink r:id="rId550" w:history="1">
        <w:proofErr w:type="spellStart"/>
        <w:r w:rsidR="001D07BE" w:rsidRPr="00376AFF">
          <w:t>Gnedin</w:t>
        </w:r>
        <w:proofErr w:type="spellEnd"/>
        <w:r w:rsidR="001D07BE" w:rsidRPr="00376AFF">
          <w:t xml:space="preserve">, </w:t>
        </w:r>
      </w:hyperlink>
      <w:r w:rsidR="001D07BE" w:rsidRPr="00376AFF">
        <w:t xml:space="preserve">A. </w:t>
      </w:r>
      <w:hyperlink r:id="rId551" w:history="1">
        <w:r w:rsidR="001D07BE" w:rsidRPr="00376AFF">
          <w:t xml:space="preserve">Jenkins, A.M. </w:t>
        </w:r>
      </w:hyperlink>
      <w:hyperlink r:id="rId552" w:history="1">
        <w:proofErr w:type="spellStart"/>
        <w:r w:rsidR="001D07BE" w:rsidRPr="00376AFF">
          <w:t>Khokhlov</w:t>
        </w:r>
        <w:proofErr w:type="spellEnd"/>
        <w:r w:rsidR="001D07BE" w:rsidRPr="00376AFF">
          <w:t xml:space="preserve">, </w:t>
        </w:r>
      </w:hyperlink>
      <w:r w:rsidR="001D07BE" w:rsidRPr="00376AFF">
        <w:t xml:space="preserve">A. </w:t>
      </w:r>
      <w:hyperlink r:id="rId553" w:history="1">
        <w:proofErr w:type="spellStart"/>
        <w:r w:rsidR="001D07BE" w:rsidRPr="00376AFF">
          <w:t>Klypin</w:t>
        </w:r>
        <w:proofErr w:type="spellEnd"/>
        <w:r w:rsidR="001D07BE" w:rsidRPr="00376AFF">
          <w:t xml:space="preserve">, J.F. </w:t>
        </w:r>
      </w:hyperlink>
      <w:hyperlink r:id="rId554" w:history="1">
        <w:r w:rsidR="001D07BE" w:rsidRPr="00376AFF">
          <w:t>Navarro, M.L.</w:t>
        </w:r>
      </w:hyperlink>
      <w:r w:rsidR="001D07BE" w:rsidRPr="00376AFF">
        <w:t xml:space="preserve"> </w:t>
      </w:r>
      <w:hyperlink r:id="rId555" w:history="1">
        <w:r w:rsidR="001D07BE" w:rsidRPr="00376AFF">
          <w:t>Norman, J.P.</w:t>
        </w:r>
      </w:hyperlink>
      <w:r w:rsidR="001D07BE" w:rsidRPr="00376AFF">
        <w:t xml:space="preserve"> </w:t>
      </w:r>
      <w:hyperlink r:id="rId556" w:history="1">
        <w:proofErr w:type="spellStart"/>
        <w:r w:rsidR="001D07BE" w:rsidRPr="00376AFF">
          <w:t>Ostriker</w:t>
        </w:r>
        <w:proofErr w:type="spellEnd"/>
        <w:r w:rsidR="001D07BE" w:rsidRPr="00376AFF">
          <w:t xml:space="preserve">, </w:t>
        </w:r>
      </w:hyperlink>
      <w:r w:rsidR="001D07BE" w:rsidRPr="00376AFF">
        <w:t xml:space="preserve">J.M. </w:t>
      </w:r>
      <w:hyperlink r:id="rId557" w:history="1">
        <w:r w:rsidR="001D07BE" w:rsidRPr="00376AFF">
          <w:t xml:space="preserve">Owen, </w:t>
        </w:r>
      </w:hyperlink>
      <w:r w:rsidR="001D07BE" w:rsidRPr="00376AFF">
        <w:t xml:space="preserve">F.R. </w:t>
      </w:r>
      <w:hyperlink r:id="rId558" w:history="1">
        <w:r w:rsidR="001D07BE" w:rsidRPr="00376AFF">
          <w:t xml:space="preserve">Pearce, </w:t>
        </w:r>
      </w:hyperlink>
      <w:r w:rsidR="001D07BE" w:rsidRPr="00376AFF">
        <w:t xml:space="preserve">U.-L. </w:t>
      </w:r>
      <w:hyperlink r:id="rId559" w:history="1">
        <w:r w:rsidR="001D07BE" w:rsidRPr="00376AFF">
          <w:t xml:space="preserve">Pen, </w:t>
        </w:r>
      </w:hyperlink>
      <w:r w:rsidR="001D07BE" w:rsidRPr="00376AFF">
        <w:t xml:space="preserve">M. </w:t>
      </w:r>
      <w:hyperlink r:id="rId560" w:history="1">
        <w:r w:rsidR="001D07BE" w:rsidRPr="00376AFF">
          <w:t xml:space="preserve">Steinmetz, P.A. </w:t>
        </w:r>
      </w:hyperlink>
      <w:hyperlink r:id="rId561" w:history="1">
        <w:r w:rsidR="001D07BE" w:rsidRPr="00376AFF">
          <w:t xml:space="preserve">Thomas, J.V. </w:t>
        </w:r>
      </w:hyperlink>
      <w:hyperlink r:id="rId562" w:history="1">
        <w:proofErr w:type="spellStart"/>
        <w:r w:rsidR="001D07BE" w:rsidRPr="00376AFF">
          <w:t>Villumsen</w:t>
        </w:r>
        <w:proofErr w:type="spellEnd"/>
        <w:r w:rsidR="001D07BE" w:rsidRPr="00376AFF">
          <w:t xml:space="preserve">, J.W. </w:t>
        </w:r>
      </w:hyperlink>
      <w:hyperlink r:id="rId563" w:history="1">
        <w:proofErr w:type="spellStart"/>
        <w:r w:rsidR="001D07BE" w:rsidRPr="00376AFF">
          <w:t>Wadsley</w:t>
        </w:r>
        <w:proofErr w:type="spellEnd"/>
        <w:r w:rsidR="001D07BE" w:rsidRPr="00376AFF">
          <w:t xml:space="preserve">, </w:t>
        </w:r>
      </w:hyperlink>
      <w:r w:rsidR="001D07BE" w:rsidRPr="00376AFF">
        <w:t xml:space="preserve">M.S. </w:t>
      </w:r>
      <w:hyperlink r:id="rId564" w:history="1">
        <w:r w:rsidR="001D07BE" w:rsidRPr="00376AFF">
          <w:t xml:space="preserve">Warren, G. </w:t>
        </w:r>
      </w:hyperlink>
      <w:hyperlink r:id="rId565" w:history="1">
        <w:r w:rsidR="001D07BE" w:rsidRPr="00376AFF">
          <w:t xml:space="preserve">Xu, G. </w:t>
        </w:r>
      </w:hyperlink>
      <w:hyperlink r:id="rId566" w:history="1">
        <w:proofErr w:type="spellStart"/>
        <w:r w:rsidR="001D07BE" w:rsidRPr="00376AFF">
          <w:t>Yepes</w:t>
        </w:r>
        <w:proofErr w:type="spellEnd"/>
        <w:r w:rsidR="001D07BE" w:rsidRPr="00376AFF">
          <w:t xml:space="preserve">; </w:t>
        </w:r>
      </w:hyperlink>
      <w:r w:rsidR="001D07BE" w:rsidRPr="00376AFF">
        <w:t>1999; The Santa Barbara Cluster Comparison Project: A Comparison of Cosmological Hydrodynamics Solutions; The Astrophysical Journal, 525(2):554-582.</w:t>
      </w:r>
      <w:bookmarkEnd w:id="934"/>
    </w:p>
    <w:p w14:paraId="646F8C55" w14:textId="77777777" w:rsidR="004B071E" w:rsidRPr="00E129B8" w:rsidRDefault="004B071E" w:rsidP="00FB5588">
      <w:pPr>
        <w:pStyle w:val="Amicarellibiblio"/>
        <w:rPr>
          <w:lang w:val="it-IT"/>
        </w:rPr>
      </w:pPr>
      <w:r w:rsidRPr="00E129B8">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E129B8">
          <w:rPr>
            <w:lang w:val="it-IT"/>
          </w:rPr>
          <w:t>5”</w:t>
        </w:r>
      </w:smartTag>
      <w:r w:rsidRPr="00E129B8">
        <w:rPr>
          <w:lang w:val="it-IT"/>
        </w:rPr>
        <w:t>.</w:t>
      </w:r>
    </w:p>
    <w:p w14:paraId="26679855" w14:textId="77777777" w:rsidR="00126070" w:rsidRPr="00376AFF" w:rsidRDefault="00126070" w:rsidP="00126070">
      <w:pPr>
        <w:pStyle w:val="Amicarellibiblio"/>
      </w:pPr>
      <w:bookmarkStart w:id="935" w:name="_Ref520292018"/>
      <w:r w:rsidRPr="00376AFF">
        <w:t xml:space="preserve">GDAL (OSGEO); </w:t>
      </w:r>
      <w:hyperlink r:id="rId567" w:history="1">
        <w:r w:rsidRPr="00376AFF">
          <w:t>https://github.com/OSGeo/gdal</w:t>
        </w:r>
      </w:hyperlink>
      <w:bookmarkEnd w:id="935"/>
    </w:p>
    <w:p w14:paraId="6F4BCD97" w14:textId="77777777" w:rsidR="00034CDC" w:rsidRPr="00376AFF" w:rsidRDefault="00034CDC" w:rsidP="009B0157">
      <w:pPr>
        <w:pStyle w:val="Amicarellibiblio"/>
      </w:pPr>
      <w:bookmarkStart w:id="936" w:name="_Ref520298700"/>
      <w:bookmarkStart w:id="937" w:name="_Ref520298375"/>
      <w:proofErr w:type="spellStart"/>
      <w:r w:rsidRPr="00376AFF">
        <w:t>gdb</w:t>
      </w:r>
      <w:proofErr w:type="spellEnd"/>
      <w:r w:rsidRPr="00376AFF">
        <w:t xml:space="preserve"> (GNU, Free Software Foundation), https://www.gnu.org/software/gdb/</w:t>
      </w:r>
      <w:bookmarkEnd w:id="936"/>
    </w:p>
    <w:p w14:paraId="4A1B1C75" w14:textId="77777777" w:rsidR="009B0157" w:rsidRPr="00376AFF" w:rsidRDefault="009B0157" w:rsidP="009B0157">
      <w:pPr>
        <w:pStyle w:val="Amicarellibiblio"/>
      </w:pPr>
      <w:proofErr w:type="spellStart"/>
      <w:r w:rsidRPr="00376AFF">
        <w:t>gedit</w:t>
      </w:r>
      <w:proofErr w:type="spellEnd"/>
      <w:r w:rsidRPr="00376AFF">
        <w:t xml:space="preserve"> (GNOME Foundation), https://wiki.gnome.org/Apps/Gedit</w:t>
      </w:r>
      <w:bookmarkEnd w:id="937"/>
    </w:p>
    <w:p w14:paraId="0D1F7F10" w14:textId="77777777" w:rsidR="004B071E" w:rsidRPr="00376AFF" w:rsidRDefault="004B071E" w:rsidP="00FB5588">
      <w:pPr>
        <w:pStyle w:val="Amicarellibiblio"/>
      </w:pPr>
      <w:r w:rsidRPr="00376AFF">
        <w:t xml:space="preserve">GEO-SLOPE International Ltd; The Lower San Fernando Dam; QUAKE/W Example File: Lower </w:t>
      </w:r>
      <w:proofErr w:type="spellStart"/>
      <w:r w:rsidRPr="00376AFF">
        <w:t>SanFernando</w:t>
      </w:r>
      <w:proofErr w:type="spellEnd"/>
      <w:r w:rsidRPr="00376AFF">
        <w:t xml:space="preserve"> Dam.doc; </w:t>
      </w:r>
      <w:hyperlink r:id="rId568" w:history="1">
        <w:r w:rsidRPr="00376AFF">
          <w:t>www.geo-slope.com</w:t>
        </w:r>
      </w:hyperlink>
    </w:p>
    <w:p w14:paraId="0C5A3207" w14:textId="77777777" w:rsidR="0026738A" w:rsidRPr="00E129B8" w:rsidRDefault="0026738A" w:rsidP="0026738A">
      <w:pPr>
        <w:pStyle w:val="Amicarellibiblio"/>
        <w:rPr>
          <w:lang w:val="fr-FR"/>
        </w:rPr>
      </w:pPr>
      <w:bookmarkStart w:id="938" w:name="_Ref520368865"/>
      <w:bookmarkStart w:id="939" w:name="_Ref520298441"/>
      <w:bookmarkStart w:id="940" w:name="_Ref520297260"/>
      <w:bookmarkStart w:id="941" w:name="_Ref345062922"/>
      <w:r w:rsidRPr="00E129B8">
        <w:rPr>
          <w:lang w:val="fr-FR"/>
        </w:rPr>
        <w:t>Git (</w:t>
      </w:r>
      <w:proofErr w:type="spellStart"/>
      <w:r w:rsidRPr="00E129B8">
        <w:rPr>
          <w:lang w:val="fr-FR"/>
        </w:rPr>
        <w:t>Torvalds</w:t>
      </w:r>
      <w:proofErr w:type="spellEnd"/>
      <w:r w:rsidRPr="00E129B8">
        <w:rPr>
          <w:lang w:val="fr-FR"/>
        </w:rPr>
        <w:t xml:space="preserve"> et al.), </w:t>
      </w:r>
      <w:hyperlink r:id="rId569" w:history="1">
        <w:r w:rsidRPr="00E129B8">
          <w:rPr>
            <w:lang w:val="fr-FR"/>
          </w:rPr>
          <w:t>https://github.com/git/git</w:t>
        </w:r>
      </w:hyperlink>
      <w:bookmarkEnd w:id="938"/>
    </w:p>
    <w:p w14:paraId="7B3DE645" w14:textId="77777777" w:rsidR="0026738A" w:rsidRPr="00376AFF" w:rsidRDefault="0026738A" w:rsidP="0026738A">
      <w:pPr>
        <w:pStyle w:val="Amicarellibiblio"/>
      </w:pPr>
      <w:bookmarkStart w:id="942" w:name="_Ref520368866"/>
      <w:r w:rsidRPr="00376AFF">
        <w:t>GitHub; GitHub Inc.; www.github.com</w:t>
      </w:r>
      <w:bookmarkEnd w:id="942"/>
    </w:p>
    <w:p w14:paraId="10B7D9F5" w14:textId="77777777" w:rsidR="00EF14C3" w:rsidRPr="00376AFF" w:rsidRDefault="00EF14C3" w:rsidP="00B2376C">
      <w:pPr>
        <w:pStyle w:val="Amicarellibiblio"/>
      </w:pPr>
      <w:proofErr w:type="spellStart"/>
      <w:r w:rsidRPr="00376AFF">
        <w:t>gfortran</w:t>
      </w:r>
      <w:proofErr w:type="spellEnd"/>
      <w:r w:rsidRPr="00376AFF">
        <w:t xml:space="preserve"> (GNU, Free Software Foundation), http://gcc.gnu.org/fortran/</w:t>
      </w:r>
      <w:bookmarkEnd w:id="939"/>
    </w:p>
    <w:p w14:paraId="78314D43" w14:textId="77777777" w:rsidR="00EF14C3" w:rsidRPr="00376AFF" w:rsidRDefault="00EF14C3" w:rsidP="00B2376C">
      <w:pPr>
        <w:pStyle w:val="Amicarellibiblio"/>
      </w:pPr>
      <w:bookmarkStart w:id="943" w:name="_Ref520298593"/>
      <w:r w:rsidRPr="00376AFF">
        <w:t>GNU Make (GNU, Free Software Foundation), https://www.gnu.org/software/make/</w:t>
      </w:r>
      <w:bookmarkEnd w:id="943"/>
    </w:p>
    <w:p w14:paraId="166E0B90" w14:textId="77777777" w:rsidR="00B2376C" w:rsidRPr="00376AFF" w:rsidRDefault="00B2376C" w:rsidP="00B2376C">
      <w:pPr>
        <w:pStyle w:val="Amicarellibiblio"/>
      </w:pPr>
      <w:proofErr w:type="spellStart"/>
      <w:r w:rsidRPr="00376AFF">
        <w:t>Gnuplot</w:t>
      </w:r>
      <w:proofErr w:type="spellEnd"/>
      <w:r w:rsidRPr="00376AFF">
        <w:t xml:space="preserve"> (Williams &amp; Kelley), http://www.gnuplot.info/</w:t>
      </w:r>
      <w:bookmarkEnd w:id="940"/>
    </w:p>
    <w:p w14:paraId="16BE4F7C" w14:textId="77777777" w:rsidR="003A7E14" w:rsidRPr="00376AFF" w:rsidRDefault="003A7E14" w:rsidP="003A7E14">
      <w:pPr>
        <w:pStyle w:val="Amicarellibiblio"/>
      </w:pPr>
      <w:r w:rsidRPr="00376AFF">
        <w:t>Gómez-</w:t>
      </w:r>
      <w:proofErr w:type="spellStart"/>
      <w:r w:rsidRPr="00376AFF">
        <w:t>Gesteira</w:t>
      </w:r>
      <w:proofErr w:type="spellEnd"/>
      <w:r w:rsidRPr="00376AFF">
        <w:t xml:space="preserve"> M., R.A. Dalrymple; 2004; Using a 3D SPH Method for Wave Impact on a Tall Structure; J. Waterways, Port, Coastal, Ocean Engineering, 130(2):63-69.</w:t>
      </w:r>
      <w:bookmarkEnd w:id="941"/>
      <w:r w:rsidRPr="00376AFF">
        <w:t xml:space="preserve"> </w:t>
      </w:r>
    </w:p>
    <w:p w14:paraId="1DFBF60E" w14:textId="77777777" w:rsidR="004B071E" w:rsidRPr="00376AFF" w:rsidRDefault="004B071E" w:rsidP="00FB5588">
      <w:pPr>
        <w:pStyle w:val="Amicarellibiblio"/>
      </w:pPr>
      <w:proofErr w:type="spellStart"/>
      <w:r w:rsidRPr="00376AFF">
        <w:t>Gotoh</w:t>
      </w:r>
      <w:proofErr w:type="spellEnd"/>
      <w:r w:rsidRPr="00376AFF">
        <w:t xml:space="preserve"> H., T. Sakai; 2006; Key issues in the particle method for computation of wave breaking; Coastal Engineering, 53:171–179.</w:t>
      </w:r>
    </w:p>
    <w:p w14:paraId="661B3ECA" w14:textId="77777777" w:rsidR="00034CDC" w:rsidRPr="00376AFF" w:rsidRDefault="00034CDC" w:rsidP="00FB5588">
      <w:pPr>
        <w:pStyle w:val="Amicarellibiblio"/>
      </w:pPr>
      <w:bookmarkStart w:id="944" w:name="_Ref520298796"/>
      <w:bookmarkStart w:id="945" w:name="_Ref395621260"/>
      <w:proofErr w:type="spellStart"/>
      <w:r w:rsidRPr="00376AFF">
        <w:t>gprof</w:t>
      </w:r>
      <w:proofErr w:type="spellEnd"/>
      <w:r w:rsidRPr="00376AFF">
        <w:t xml:space="preserve"> (GNU, Free Software Foundation), http://sourceware.org/binutils/docs/gprof/</w:t>
      </w:r>
      <w:bookmarkEnd w:id="944"/>
    </w:p>
    <w:p w14:paraId="3E44C511" w14:textId="77777777" w:rsidR="0065632F" w:rsidRPr="00376AFF" w:rsidRDefault="0065632F" w:rsidP="00FB5588">
      <w:pPr>
        <w:pStyle w:val="Amicarellibiblio"/>
      </w:pPr>
      <w:proofErr w:type="spellStart"/>
      <w:r w:rsidRPr="00376AFF">
        <w:t>Grabe</w:t>
      </w:r>
      <w:proofErr w:type="spellEnd"/>
      <w:r w:rsidRPr="00376AFF">
        <w:t xml:space="preserve">, J., B. </w:t>
      </w:r>
      <w:proofErr w:type="spellStart"/>
      <w:r w:rsidRPr="00376AFF">
        <w:t>Stefanova</w:t>
      </w:r>
      <w:proofErr w:type="spellEnd"/>
      <w:r w:rsidRPr="00376AFF">
        <w:t xml:space="preserve">; 2014; Numerical </w:t>
      </w:r>
      <w:proofErr w:type="spellStart"/>
      <w:r w:rsidRPr="00376AFF">
        <w:t>modeling</w:t>
      </w:r>
      <w:proofErr w:type="spellEnd"/>
      <w:r w:rsidRPr="00376AFF">
        <w:t xml:space="preserve"> of saturated soils, based on Smoothed Particle Hydrodynamics (SPH). Part 1: Seepage analysis. </w:t>
      </w:r>
      <w:proofErr w:type="spellStart"/>
      <w:r w:rsidRPr="00376AFF">
        <w:t>geotechnik</w:t>
      </w:r>
      <w:proofErr w:type="spellEnd"/>
      <w:r w:rsidRPr="00376AFF">
        <w:t xml:space="preserve"> 37(3):</w:t>
      </w:r>
      <w:bookmarkEnd w:id="945"/>
      <w:r w:rsidRPr="00376AFF">
        <w:t>191-197.</w:t>
      </w:r>
    </w:p>
    <w:p w14:paraId="6F48F66A" w14:textId="77777777" w:rsidR="001D07BE" w:rsidRPr="00376AFF" w:rsidRDefault="001D07BE" w:rsidP="001D07BE">
      <w:pPr>
        <w:pStyle w:val="Amicarellibiblio"/>
      </w:pPr>
      <w:bookmarkStart w:id="946" w:name="_Ref353446866"/>
      <w:proofErr w:type="spellStart"/>
      <w:r w:rsidRPr="00376AFF">
        <w:t>Grenier</w:t>
      </w:r>
      <w:proofErr w:type="spellEnd"/>
      <w:r w:rsidRPr="00376AFF">
        <w:t xml:space="preserve"> N., M. </w:t>
      </w:r>
      <w:proofErr w:type="spellStart"/>
      <w:r w:rsidRPr="00376AFF">
        <w:t>Antuono</w:t>
      </w:r>
      <w:proofErr w:type="spellEnd"/>
      <w:r w:rsidRPr="00376AFF">
        <w:t xml:space="preserve">, A. Colagrossi, D. Le </w:t>
      </w:r>
      <w:proofErr w:type="spellStart"/>
      <w:r w:rsidRPr="00376AFF">
        <w:t>Touzé</w:t>
      </w:r>
      <w:proofErr w:type="spellEnd"/>
      <w:r w:rsidRPr="00376AFF">
        <w:t xml:space="preserve">, B. </w:t>
      </w:r>
      <w:proofErr w:type="spellStart"/>
      <w:r w:rsidRPr="00376AFF">
        <w:t>Alessandrini</w:t>
      </w:r>
      <w:proofErr w:type="spellEnd"/>
      <w:r w:rsidRPr="00376AFF">
        <w:t>; 2009; An Hamiltonian interface SPH formulation for multi-fluid and free surface flows. Journal of Computational Physics, 228:8380–8393.</w:t>
      </w:r>
      <w:bookmarkEnd w:id="946"/>
    </w:p>
    <w:p w14:paraId="5D222728" w14:textId="77777777" w:rsidR="00635928" w:rsidRPr="00E129B8" w:rsidRDefault="00635928" w:rsidP="00FB5588">
      <w:pPr>
        <w:pStyle w:val="Amicarellibiblio"/>
        <w:rPr>
          <w:lang w:val="it-IT"/>
        </w:rPr>
      </w:pPr>
      <w:bookmarkStart w:id="947" w:name="_Ref520297992"/>
      <w:bookmarkStart w:id="948" w:name="_Ref520297384"/>
      <w:proofErr w:type="spellStart"/>
      <w:r w:rsidRPr="00E129B8">
        <w:rPr>
          <w:lang w:val="it-IT"/>
        </w:rPr>
        <w:t>Grid</w:t>
      </w:r>
      <w:proofErr w:type="spellEnd"/>
      <w:r w:rsidRPr="00E129B8">
        <w:rPr>
          <w:lang w:val="it-IT"/>
        </w:rPr>
        <w:t xml:space="preserve"> Interpolator v.1.0 (RSE SpA); Amicarelli A.; FOSS; https://github.com/AndreaAmicarelliRSE/Grid_Interpolator</w:t>
      </w:r>
      <w:bookmarkEnd w:id="947"/>
    </w:p>
    <w:p w14:paraId="0245240B" w14:textId="77777777" w:rsidR="003D6B50" w:rsidRPr="00376AFF" w:rsidRDefault="003D6B50" w:rsidP="00FB5588">
      <w:pPr>
        <w:pStyle w:val="Amicarellibiblio"/>
      </w:pPr>
      <w:r w:rsidRPr="00376AFF">
        <w:t>GSView (Ghostgum Software Pty Ltd)</w:t>
      </w:r>
      <w:hyperlink r:id="rId570" w:tooltip="Email to this author" w:history="1">
        <w:r w:rsidRPr="00376AFF">
          <w:t>,</w:t>
        </w:r>
      </w:hyperlink>
      <w:bookmarkStart w:id="949" w:name="corrAuthorTitle"/>
      <w:bookmarkEnd w:id="949"/>
      <w:r w:rsidRPr="00376AFF">
        <w:t xml:space="preserve"> </w:t>
      </w:r>
      <w:hyperlink r:id="rId571" w:history="1">
        <w:r w:rsidRPr="00376AFF">
          <w:t>https://www.ghostscript.com/</w:t>
        </w:r>
      </w:hyperlink>
      <w:bookmarkEnd w:id="948"/>
    </w:p>
    <w:p w14:paraId="31846CCC" w14:textId="77777777" w:rsidR="004B071E" w:rsidRPr="00376AFF" w:rsidRDefault="004B071E" w:rsidP="00FB5588">
      <w:pPr>
        <w:pStyle w:val="Amicarellibiblio"/>
      </w:pPr>
      <w:proofErr w:type="spellStart"/>
      <w:r w:rsidRPr="00376AFF">
        <w:t>Gudehus</w:t>
      </w:r>
      <w:proofErr w:type="spellEnd"/>
      <w:r w:rsidRPr="00376AFF">
        <w:t xml:space="preserve"> G., R.O. </w:t>
      </w:r>
      <w:proofErr w:type="spellStart"/>
      <w:r w:rsidRPr="00376AFF">
        <w:t>Cudmani</w:t>
      </w:r>
      <w:proofErr w:type="spellEnd"/>
      <w:r w:rsidRPr="00376AFF">
        <w:t xml:space="preserve">, A.B: </w:t>
      </w:r>
      <w:proofErr w:type="spellStart"/>
      <w:r w:rsidRPr="00376AFF">
        <w:t>Libreros-Bertini</w:t>
      </w:r>
      <w:proofErr w:type="spellEnd"/>
      <w:r w:rsidRPr="00376AFF">
        <w:t xml:space="preserve">, M.M. </w:t>
      </w:r>
      <w:proofErr w:type="spellStart"/>
      <w:r w:rsidRPr="00376AFF">
        <w:t>Bühler</w:t>
      </w:r>
      <w:proofErr w:type="spellEnd"/>
      <w:r w:rsidRPr="00376AFF">
        <w:t>; 2004; In-plane and anti-plane strong shaking of soil systems and structures; Soil Dynamics and Earthquake Engineering, 24(4):319-342; DOI: 10.1016/j.soildyn.2003.12.007</w:t>
      </w:r>
    </w:p>
    <w:p w14:paraId="404EADCC" w14:textId="77777777" w:rsidR="004B071E" w:rsidRPr="00E129B8" w:rsidRDefault="004B071E" w:rsidP="00FB5588">
      <w:pPr>
        <w:pStyle w:val="Amicarellibiblio"/>
        <w:rPr>
          <w:lang w:val="it-IT"/>
        </w:rPr>
      </w:pPr>
      <w:r w:rsidRPr="00E129B8">
        <w:rPr>
          <w:lang w:val="it-IT"/>
        </w:rPr>
        <w:t>Guzzetti F.; 2015; Frane e alluvioni, una lunga storia italiana; ECOSCIENZA, 3:12-13.</w:t>
      </w:r>
    </w:p>
    <w:p w14:paraId="256E33DE" w14:textId="77777777" w:rsidR="003A7E14" w:rsidRPr="00376AFF" w:rsidRDefault="003A7E14" w:rsidP="003A7E14">
      <w:pPr>
        <w:pStyle w:val="Amicarellibiblio"/>
      </w:pPr>
      <w:bookmarkStart w:id="950" w:name="_Ref341106958"/>
      <w:bookmarkStart w:id="951" w:name="_Ref341106957"/>
      <w:r w:rsidRPr="00376AFF">
        <w:t xml:space="preserve">Hashemi M.R., R. </w:t>
      </w:r>
      <w:proofErr w:type="spellStart"/>
      <w:r w:rsidRPr="00376AFF">
        <w:t>Fatehi</w:t>
      </w:r>
      <w:proofErr w:type="spellEnd"/>
      <w:r w:rsidRPr="00376AFF">
        <w:t xml:space="preserve">, M.T. </w:t>
      </w:r>
      <w:proofErr w:type="spellStart"/>
      <w:r w:rsidRPr="00376AFF">
        <w:t>Manzari</w:t>
      </w:r>
      <w:proofErr w:type="spellEnd"/>
      <w:r w:rsidRPr="00376AFF">
        <w:t>; 2012; A modified SPH method for simulating motion of rigid bodies in Newtonian fluid flows; International Journal of Non-Linear Mechanics, 47:626–638.</w:t>
      </w:r>
      <w:bookmarkEnd w:id="950"/>
    </w:p>
    <w:p w14:paraId="0FC88D70" w14:textId="77777777" w:rsidR="003A7E14" w:rsidRPr="00376AFF" w:rsidRDefault="003A7E14" w:rsidP="003A7E14">
      <w:pPr>
        <w:pStyle w:val="Amicarellibiblio"/>
      </w:pPr>
      <w:r w:rsidRPr="00376AFF">
        <w:t xml:space="preserve">Hashemi M.R., R. </w:t>
      </w:r>
      <w:proofErr w:type="spellStart"/>
      <w:r w:rsidRPr="00376AFF">
        <w:t>Fatehi</w:t>
      </w:r>
      <w:proofErr w:type="spellEnd"/>
      <w:r w:rsidRPr="00376AFF">
        <w:t xml:space="preserve">, M.T. </w:t>
      </w:r>
      <w:proofErr w:type="spellStart"/>
      <w:r w:rsidRPr="00376AFF">
        <w:t>Manzari</w:t>
      </w:r>
      <w:proofErr w:type="spellEnd"/>
      <w:r w:rsidRPr="00376AFF">
        <w:t xml:space="preserve">; 2011; SPH simulation of interacting solid bodies suspended in a shear flow of an </w:t>
      </w:r>
      <w:proofErr w:type="spellStart"/>
      <w:r w:rsidRPr="00376AFF">
        <w:t>Oldroyd</w:t>
      </w:r>
      <w:proofErr w:type="spellEnd"/>
      <w:r w:rsidRPr="00376AFF">
        <w:t>-B fluid; Journal of Non-Newtonian Fluid Mechanics, 166:1239–1252.</w:t>
      </w:r>
      <w:bookmarkEnd w:id="951"/>
    </w:p>
    <w:p w14:paraId="1BE6C799" w14:textId="77777777" w:rsidR="003A7E14" w:rsidRPr="00376AFF" w:rsidRDefault="003A7E14" w:rsidP="003A7E14">
      <w:pPr>
        <w:pStyle w:val="Amicarellibiblio"/>
      </w:pPr>
      <w:bookmarkStart w:id="952" w:name="_Ref341161712"/>
      <w:r w:rsidRPr="00376AFF">
        <w:t xml:space="preserve">Hay A., A. </w:t>
      </w:r>
      <w:proofErr w:type="spellStart"/>
      <w:r w:rsidRPr="00376AFF">
        <w:t>Leroyer</w:t>
      </w:r>
      <w:proofErr w:type="spellEnd"/>
      <w:r w:rsidRPr="00376AFF">
        <w:t xml:space="preserve">, M. </w:t>
      </w:r>
      <w:proofErr w:type="spellStart"/>
      <w:r w:rsidRPr="00376AFF">
        <w:t>Visonneau</w:t>
      </w:r>
      <w:proofErr w:type="spellEnd"/>
      <w:r w:rsidRPr="00376AFF">
        <w:t>; 2006; H-adaptive Navier–Stokes simulations of free-surface flows around</w:t>
      </w:r>
      <w:bookmarkEnd w:id="952"/>
      <w:r w:rsidRPr="00376AFF">
        <w:t xml:space="preserve"> moving bodies; J Mar Sci </w:t>
      </w:r>
      <w:proofErr w:type="spellStart"/>
      <w:r w:rsidRPr="00376AFF">
        <w:t>Technol</w:t>
      </w:r>
      <w:proofErr w:type="spellEnd"/>
      <w:r w:rsidRPr="00376AFF">
        <w:t xml:space="preserve">, 11:1–18. </w:t>
      </w:r>
    </w:p>
    <w:p w14:paraId="7F83FE1D" w14:textId="77777777" w:rsidR="003101E5" w:rsidRPr="00376AFF" w:rsidRDefault="003101E5" w:rsidP="003101E5">
      <w:pPr>
        <w:pStyle w:val="Amicarellibiblio"/>
      </w:pPr>
      <w:bookmarkStart w:id="953" w:name="_Ref520905115"/>
      <w:proofErr w:type="spellStart"/>
      <w:r w:rsidRPr="00376AFF">
        <w:t>Hazus</w:t>
      </w:r>
      <w:proofErr w:type="spellEnd"/>
      <w:r w:rsidRPr="00376AFF">
        <w:t>-MH; 2011; Technical Manual, Multi-hazard Loss Estimation Methodology, Flood Model; Department of Homeland Security, Federal Emergency Management Agency, Mitigation Division, Washington, D.C.</w:t>
      </w:r>
      <w:bookmarkEnd w:id="953"/>
      <w:r w:rsidRPr="00376AFF">
        <w:t xml:space="preserve"> </w:t>
      </w:r>
    </w:p>
    <w:p w14:paraId="05B88DF5" w14:textId="77777777" w:rsidR="004B071E" w:rsidRPr="00376AFF" w:rsidRDefault="004B071E" w:rsidP="00FB5588">
      <w:pPr>
        <w:pStyle w:val="Amicarellibiblio"/>
      </w:pPr>
      <w:proofErr w:type="spellStart"/>
      <w:r w:rsidRPr="00376AFF">
        <w:t>Herle</w:t>
      </w:r>
      <w:proofErr w:type="spellEnd"/>
      <w:r w:rsidRPr="00376AFF">
        <w:t xml:space="preserve"> I., G. </w:t>
      </w:r>
      <w:proofErr w:type="spellStart"/>
      <w:r w:rsidRPr="00376AFF">
        <w:t>Gudehus</w:t>
      </w:r>
      <w:proofErr w:type="spellEnd"/>
      <w:r w:rsidRPr="00376AFF">
        <w:t>; 1999; Determination of parameters of a hypoplastic constitutive model from properties of grain assemblies; Mechanics of Cohesive-Frictional Materials, 4(5):461-486.</w:t>
      </w:r>
    </w:p>
    <w:p w14:paraId="142AA761" w14:textId="77777777" w:rsidR="006A2E7E" w:rsidRPr="00376AFF" w:rsidRDefault="006A2E7E" w:rsidP="00FB5588">
      <w:pPr>
        <w:pStyle w:val="Amicarellibiblio"/>
      </w:pPr>
      <w:bookmarkStart w:id="954" w:name="_Ref520905322"/>
      <w:r w:rsidRPr="00376AFF">
        <w:t>Holmes M.; 2015; Water infrastructure vulnerability due to dependency on third party infrastructure sectors; School of Civil Engineering and Geosciences, Newcastle University, May 2015; Doctorate thesis.</w:t>
      </w:r>
      <w:bookmarkEnd w:id="954"/>
    </w:p>
    <w:p w14:paraId="4363F0A1" w14:textId="77777777" w:rsidR="004B071E" w:rsidRPr="00376AFF" w:rsidRDefault="004B071E" w:rsidP="00FB5588">
      <w:pPr>
        <w:pStyle w:val="Amicarellibiblio"/>
      </w:pPr>
      <w:r w:rsidRPr="00376AFF">
        <w:t>ICOLD - Committee on Computational Aspects of Analysis and Design of Dams; 2013; 12th Benchmark Workshop on Numerical Analysis of Dams (Graz, Austria), Theme C.</w:t>
      </w:r>
    </w:p>
    <w:p w14:paraId="6C1339C3" w14:textId="77777777" w:rsidR="004C6594" w:rsidRPr="00376AFF" w:rsidRDefault="004C6594" w:rsidP="00FB5588">
      <w:pPr>
        <w:pStyle w:val="Amicarellibiblio"/>
      </w:pPr>
      <w:bookmarkStart w:id="955" w:name="_Ref520298107"/>
      <w:r w:rsidRPr="00376AFF">
        <w:t xml:space="preserve">Image </w:t>
      </w:r>
      <w:proofErr w:type="spellStart"/>
      <w:r w:rsidRPr="00376AFF">
        <w:t>Magick</w:t>
      </w:r>
      <w:proofErr w:type="spellEnd"/>
      <w:r w:rsidRPr="00376AFF">
        <w:t xml:space="preserve"> (ImageMagick Studio LLC), https://www.imagemagick.org</w:t>
      </w:r>
      <w:bookmarkEnd w:id="955"/>
    </w:p>
    <w:p w14:paraId="389BCF8C" w14:textId="77777777" w:rsidR="0041312A" w:rsidRPr="00376AFF" w:rsidRDefault="0041312A" w:rsidP="0041312A">
      <w:pPr>
        <w:pStyle w:val="Amicarellibiblio"/>
      </w:pPr>
      <w:bookmarkStart w:id="956" w:name="_Ref485633420"/>
      <w:r w:rsidRPr="00376AFF">
        <w:t xml:space="preserve">Intel Corporation, </w:t>
      </w:r>
      <w:hyperlink r:id="rId572" w:history="1">
        <w:r w:rsidRPr="00376AFF">
          <w:t>www.intel.com</w:t>
        </w:r>
      </w:hyperlink>
      <w:bookmarkEnd w:id="956"/>
    </w:p>
    <w:p w14:paraId="4C76024E" w14:textId="77777777" w:rsidR="004B071E" w:rsidRPr="00376AFF" w:rsidRDefault="004B071E" w:rsidP="00FB5588">
      <w:pPr>
        <w:pStyle w:val="Amicarellibiblio"/>
      </w:pPr>
      <w:proofErr w:type="spellStart"/>
      <w:r w:rsidRPr="00376AFF">
        <w:lastRenderedPageBreak/>
        <w:t>Inutsuka</w:t>
      </w:r>
      <w:proofErr w:type="spellEnd"/>
      <w:r w:rsidRPr="00376AFF">
        <w:t xml:space="preserve"> S.; 2002; Reformulation of smoothed particle hydrodynamics with Riemann solver; Journal of Computational Physics, 179, 238–267.</w:t>
      </w:r>
    </w:p>
    <w:p w14:paraId="66433902" w14:textId="77777777" w:rsidR="004B071E" w:rsidRPr="00376AFF" w:rsidRDefault="004B071E" w:rsidP="00FB5588">
      <w:pPr>
        <w:pStyle w:val="Amicarellibiblio"/>
      </w:pPr>
      <w:r w:rsidRPr="00376AFF">
        <w:t>Johnson G.R., S.R. Beissel; “Normalized Smoothing functions for impact computations”; Int. Jour. Num. Methods Eng. 1996, 39: 2725-2741.</w:t>
      </w:r>
    </w:p>
    <w:p w14:paraId="3BEEF74A" w14:textId="77777777" w:rsidR="003A7E14" w:rsidRPr="00376AFF" w:rsidRDefault="003A7E14" w:rsidP="003A7E14">
      <w:pPr>
        <w:pStyle w:val="Amicarellibiblio"/>
      </w:pPr>
      <w:bookmarkStart w:id="957" w:name="_Ref341107029"/>
      <w:proofErr w:type="spellStart"/>
      <w:r w:rsidRPr="00376AFF">
        <w:t>Kajtar</w:t>
      </w:r>
      <w:proofErr w:type="spellEnd"/>
      <w:r w:rsidRPr="00376AFF">
        <w:t xml:space="preserve"> J.B.; J. J. Monaghan; 2010; On the dynamics of swimming linked bodies. European Journal of Mechanics B/Fluids, 29:377-386.</w:t>
      </w:r>
      <w:bookmarkEnd w:id="957"/>
    </w:p>
    <w:p w14:paraId="5991AB7F" w14:textId="77777777" w:rsidR="003A7E14" w:rsidRPr="00376AFF" w:rsidRDefault="003A7E14" w:rsidP="003A7E14">
      <w:pPr>
        <w:pStyle w:val="Amicarellibiblio"/>
      </w:pPr>
      <w:bookmarkStart w:id="958" w:name="_Ref341107030"/>
      <w:proofErr w:type="spellStart"/>
      <w:r w:rsidRPr="00376AFF">
        <w:t>Kajtar</w:t>
      </w:r>
      <w:proofErr w:type="spellEnd"/>
      <w:r w:rsidRPr="00376AFF">
        <w:t xml:space="preserve"> J.B.; J.J. Monaghan; 2012; On the swimming of fish like bodies near free and fixed boundaries; European Journal of Mechanics B/Fluids, 33:1–13.</w:t>
      </w:r>
      <w:bookmarkEnd w:id="958"/>
    </w:p>
    <w:p w14:paraId="446D0A44" w14:textId="77777777" w:rsidR="004B071E" w:rsidRPr="00376AFF" w:rsidRDefault="004B071E" w:rsidP="00FB5588">
      <w:pPr>
        <w:pStyle w:val="Amicarellibiblio"/>
      </w:pPr>
      <w:proofErr w:type="spellStart"/>
      <w:r w:rsidRPr="00376AFF">
        <w:t>Kamrath</w:t>
      </w:r>
      <w:proofErr w:type="spellEnd"/>
      <w:r w:rsidRPr="00376AFF">
        <w:t xml:space="preserve"> P., Disse M., Hammer M., J. </w:t>
      </w:r>
      <w:proofErr w:type="spellStart"/>
      <w:r w:rsidRPr="00376AFF">
        <w:t>Kongeter</w:t>
      </w:r>
      <w:proofErr w:type="spellEnd"/>
      <w:r w:rsidRPr="00376AFF">
        <w:t>; 2006; Assessment of Discharge through a Dike Breach and Simulation of Flood Wave Propagation; Natural Hazards, 38:63–78; DOI 10.1007/s11069-005-8600-x</w:t>
      </w:r>
    </w:p>
    <w:p w14:paraId="262FB875" w14:textId="77777777" w:rsidR="004B071E" w:rsidRPr="00376AFF" w:rsidRDefault="004B071E" w:rsidP="00FB5588">
      <w:pPr>
        <w:pStyle w:val="Amicarellibiblio"/>
      </w:pPr>
      <w:r w:rsidRPr="00376AFF">
        <w:t>Kirkpatrick, W.M.; 1965; Effects of Grain Size and Grading on the Shearing Behaviour of Granular Materials; Proceedings of the Sixth International Conference on Soil Mechanics and Foundation Engineering, 1:273-277.</w:t>
      </w:r>
    </w:p>
    <w:p w14:paraId="0FC42D9C" w14:textId="77777777" w:rsidR="004B071E" w:rsidRPr="00376AFF" w:rsidRDefault="004B071E" w:rsidP="00FB5588">
      <w:pPr>
        <w:pStyle w:val="Amicarellibiblio"/>
      </w:pPr>
      <w:proofErr w:type="spellStart"/>
      <w:r w:rsidRPr="00376AFF">
        <w:t>Kleefsman</w:t>
      </w:r>
      <w:proofErr w:type="spellEnd"/>
      <w:r w:rsidRPr="00376AFF">
        <w:t xml:space="preserve"> K.M.T., G. </w:t>
      </w:r>
      <w:proofErr w:type="spellStart"/>
      <w:r w:rsidRPr="00376AFF">
        <w:t>Fekken</w:t>
      </w:r>
      <w:proofErr w:type="spellEnd"/>
      <w:r w:rsidRPr="00376AFF">
        <w:t xml:space="preserve">, A.E.P. </w:t>
      </w:r>
      <w:proofErr w:type="spellStart"/>
      <w:r w:rsidRPr="00376AFF">
        <w:t>Veldman</w:t>
      </w:r>
      <w:proofErr w:type="spellEnd"/>
      <w:r w:rsidRPr="00376AFF">
        <w:t xml:space="preserve">, B. </w:t>
      </w:r>
      <w:proofErr w:type="spellStart"/>
      <w:r w:rsidRPr="00376AFF">
        <w:t>Iwanowski</w:t>
      </w:r>
      <w:proofErr w:type="spellEnd"/>
      <w:r w:rsidRPr="00376AFF">
        <w:t>, B. Buchner; 2005; A volume of-fluid based simulation method for wave impact problems; Journal of Computational Physics, 206, 363–393.</w:t>
      </w:r>
    </w:p>
    <w:p w14:paraId="741669A0" w14:textId="77777777" w:rsidR="004B071E" w:rsidRPr="00376AFF" w:rsidRDefault="004B071E" w:rsidP="00FB5588">
      <w:pPr>
        <w:pStyle w:val="Amicarellibiblio"/>
      </w:pPr>
      <w:proofErr w:type="spellStart"/>
      <w:r w:rsidRPr="00376AFF">
        <w:t>Komatina</w:t>
      </w:r>
      <w:proofErr w:type="spellEnd"/>
      <w:r w:rsidRPr="00376AFF">
        <w:t xml:space="preserve"> D., M. Jovanovic; 1997; Experimental study of steady and unsteady free surface flows with water-clay mixtures; Journal of Hydraulic Research, 35(5): 579-590.</w:t>
      </w:r>
    </w:p>
    <w:p w14:paraId="1ADF028F" w14:textId="77777777" w:rsidR="001D07BE" w:rsidRPr="00376AFF" w:rsidRDefault="001D07BE" w:rsidP="001D07BE">
      <w:pPr>
        <w:pStyle w:val="Amicarellibiblio"/>
      </w:pPr>
      <w:bookmarkStart w:id="959" w:name="_Ref392882464"/>
      <w:proofErr w:type="spellStart"/>
      <w:r w:rsidRPr="00376AFF">
        <w:t>Koukouvinis</w:t>
      </w:r>
      <w:proofErr w:type="spellEnd"/>
      <w:r w:rsidRPr="00376AFF">
        <w:t xml:space="preserve"> P.K., J.S. Anagnostopoulos, D.E. </w:t>
      </w:r>
      <w:proofErr w:type="spellStart"/>
      <w:r w:rsidRPr="00376AFF">
        <w:t>Papantonis</w:t>
      </w:r>
      <w:proofErr w:type="spellEnd"/>
      <w:r w:rsidRPr="00376AFF">
        <w:t xml:space="preserve">; 2013; An improved MUSCL treatment for the SPH-ALE method: comparison with the standard SPH method for the jet impingement case; International Journal for Numerical Methods in Fluids, </w:t>
      </w:r>
      <w:hyperlink r:id="rId573" w:history="1">
        <w:r w:rsidRPr="00376AFF">
          <w:t>71</w:t>
        </w:r>
      </w:hyperlink>
      <w:r w:rsidRPr="00376AFF">
        <w:t>(9): 1152–1177. DOI: 10.1002/fld.3706</w:t>
      </w:r>
      <w:bookmarkEnd w:id="959"/>
    </w:p>
    <w:p w14:paraId="7871DCEC" w14:textId="77777777" w:rsidR="004B071E" w:rsidRPr="00376AFF" w:rsidRDefault="004B071E" w:rsidP="00FB5588">
      <w:pPr>
        <w:pStyle w:val="Amicarellibiblio"/>
      </w:pPr>
      <w:r w:rsidRPr="00376AFF">
        <w:t xml:space="preserve">Kramer S.L.; 1996; Geotechnical Earthquake Engineering:1- 653; </w:t>
      </w:r>
      <w:hyperlink r:id="rId574" w:history="1">
        <w:r w:rsidRPr="00376AFF">
          <w:t>Prentice Hall</w:t>
        </w:r>
      </w:hyperlink>
      <w:r w:rsidRPr="00376AFF">
        <w:t>.</w:t>
      </w:r>
    </w:p>
    <w:p w14:paraId="433533AF" w14:textId="77777777" w:rsidR="004B071E" w:rsidRPr="00376AFF" w:rsidRDefault="004B071E" w:rsidP="00FB5588">
      <w:pPr>
        <w:pStyle w:val="Amicarellibiblio"/>
      </w:pPr>
      <w:bookmarkStart w:id="960" w:name="_Ref448250704"/>
      <w:r w:rsidRPr="00376AFF">
        <w:t xml:space="preserve">Kumar D., A.K. Patra, E.B. Pitman, H. Chi; 2013; </w:t>
      </w:r>
      <w:hyperlink r:id="rId575" w:history="1">
        <w:r w:rsidRPr="00376AFF">
          <w:t>Parallel Godunov smoothed particle hydrodynamics (SPH) with improved treatment of Boundary Conditions and an application to granular flows</w:t>
        </w:r>
      </w:hyperlink>
      <w:r w:rsidRPr="00376AFF">
        <w:t>; Computer Physics Communications, 184-10, 2277-2286.</w:t>
      </w:r>
      <w:bookmarkEnd w:id="960"/>
    </w:p>
    <w:p w14:paraId="6B0C946B" w14:textId="77777777" w:rsidR="00E77347" w:rsidRPr="00376AFF" w:rsidRDefault="00E77347" w:rsidP="00FB5588">
      <w:pPr>
        <w:pStyle w:val="Amicarellibiblio"/>
      </w:pPr>
      <w:bookmarkStart w:id="961" w:name="_Ref520379750"/>
      <w:r w:rsidRPr="00376AFF">
        <w:t>Kumaran V.; 2015; Kinetic theory for sheared granular flows; C. R. Physique 16:51-61.</w:t>
      </w:r>
      <w:bookmarkEnd w:id="961"/>
    </w:p>
    <w:p w14:paraId="5CA6B086" w14:textId="77777777" w:rsidR="004B071E" w:rsidRPr="00376AFF" w:rsidRDefault="004B071E" w:rsidP="00FB5588">
      <w:pPr>
        <w:pStyle w:val="Amicarellibiblio"/>
      </w:pPr>
      <w:proofErr w:type="spellStart"/>
      <w:r w:rsidRPr="00376AFF">
        <w:t>Kvicinsky</w:t>
      </w:r>
      <w:proofErr w:type="spellEnd"/>
      <w:r w:rsidRPr="00376AFF">
        <w:t xml:space="preserve"> S., J.L. </w:t>
      </w:r>
      <w:proofErr w:type="spellStart"/>
      <w:r w:rsidRPr="00376AFF">
        <w:t>Kueny</w:t>
      </w:r>
      <w:proofErr w:type="spellEnd"/>
      <w:r w:rsidRPr="00376AFF">
        <w:t>, F. Avellan, E. Parkinson; “Experimental and numerical analysis of free surface flows in a rotating bucket”; 1st IAHR Symposium on Hydraulic Machinery and Systems; 2002; 483-490.</w:t>
      </w:r>
    </w:p>
    <w:p w14:paraId="01CEF500" w14:textId="77777777" w:rsidR="004B071E" w:rsidRPr="00376AFF" w:rsidRDefault="004B071E" w:rsidP="00FB5588">
      <w:pPr>
        <w:pStyle w:val="Amicarellibiblio"/>
      </w:pPr>
      <w:bookmarkStart w:id="962" w:name="_Toc348440830"/>
      <w:bookmarkStart w:id="963" w:name="_Toc348440919"/>
      <w:bookmarkStart w:id="964" w:name="_Toc348441008"/>
      <w:bookmarkStart w:id="965" w:name="_Toc348441423"/>
      <w:bookmarkStart w:id="966" w:name="_Toc348453242"/>
      <w:proofErr w:type="spellStart"/>
      <w:r w:rsidRPr="00E129B8">
        <w:rPr>
          <w:lang w:val="it-IT"/>
        </w:rPr>
        <w:t>Lajeunesse</w:t>
      </w:r>
      <w:proofErr w:type="spellEnd"/>
      <w:r w:rsidRPr="00E129B8">
        <w:rPr>
          <w:lang w:val="it-IT"/>
        </w:rPr>
        <w:t xml:space="preserve"> E, </w:t>
      </w:r>
      <w:proofErr w:type="spellStart"/>
      <w:r w:rsidRPr="00E129B8">
        <w:rPr>
          <w:lang w:val="it-IT"/>
        </w:rPr>
        <w:t>Mangeney-Castelnau</w:t>
      </w:r>
      <w:proofErr w:type="spellEnd"/>
      <w:r w:rsidRPr="00E129B8">
        <w:rPr>
          <w:lang w:val="it-IT"/>
        </w:rPr>
        <w:t xml:space="preserve"> a, </w:t>
      </w:r>
      <w:proofErr w:type="spellStart"/>
      <w:r w:rsidRPr="00E129B8">
        <w:rPr>
          <w:lang w:val="it-IT"/>
        </w:rPr>
        <w:t>Vilotte</w:t>
      </w:r>
      <w:proofErr w:type="spellEnd"/>
      <w:r w:rsidRPr="00E129B8">
        <w:rPr>
          <w:lang w:val="it-IT"/>
        </w:rPr>
        <w:t xml:space="preserve"> JP. </w:t>
      </w:r>
      <w:r w:rsidRPr="00376AFF">
        <w:t>Spreading of a granular mass on a horizontal plane. Physics of Fluids 2004; 16(7):2371, doi:10.1063/1.1736611.</w:t>
      </w:r>
      <w:bookmarkEnd w:id="962"/>
      <w:bookmarkEnd w:id="963"/>
      <w:bookmarkEnd w:id="964"/>
      <w:bookmarkEnd w:id="965"/>
      <w:bookmarkEnd w:id="966"/>
    </w:p>
    <w:p w14:paraId="7B99BF30" w14:textId="77777777" w:rsidR="004B071E" w:rsidRPr="00376AFF" w:rsidRDefault="004B071E" w:rsidP="00FB5588">
      <w:pPr>
        <w:pStyle w:val="Amicarellibiblio"/>
      </w:pPr>
      <w:proofErr w:type="spellStart"/>
      <w:r w:rsidRPr="00376AFF">
        <w:t>Lambe</w:t>
      </w:r>
      <w:proofErr w:type="spellEnd"/>
      <w:r w:rsidRPr="00376AFF">
        <w:t xml:space="preserve"> T.W., R.V. Whitman; 1979; Soil mechanics:1-553; Wiley.</w:t>
      </w:r>
    </w:p>
    <w:p w14:paraId="54488B80" w14:textId="77777777" w:rsidR="004B071E" w:rsidRPr="00376AFF" w:rsidRDefault="004B071E" w:rsidP="00FB5588">
      <w:pPr>
        <w:pStyle w:val="Amicarellibiblio"/>
      </w:pPr>
      <w:r w:rsidRPr="00376AFF">
        <w:t xml:space="preserve">Landau L.D., E.M. </w:t>
      </w:r>
      <w:proofErr w:type="spellStart"/>
      <w:r w:rsidRPr="00376AFF">
        <w:t>Lifshitz</w:t>
      </w:r>
      <w:proofErr w:type="spellEnd"/>
      <w:r w:rsidRPr="00376AFF">
        <w:t>; 1959; Fluid Mechanics (Volume 6 of A Course of Theoretical Physics); 1-551.</w:t>
      </w:r>
    </w:p>
    <w:p w14:paraId="7E1C9007" w14:textId="77777777" w:rsidR="004B071E" w:rsidRPr="00376AFF" w:rsidRDefault="004B071E" w:rsidP="00FB5588">
      <w:pPr>
        <w:pStyle w:val="Amicarellibiblio"/>
      </w:pPr>
      <w:proofErr w:type="spellStart"/>
      <w:r w:rsidRPr="00376AFF">
        <w:t>Lastiwka</w:t>
      </w:r>
      <w:proofErr w:type="spellEnd"/>
      <w:r w:rsidRPr="00376AFF">
        <w:t xml:space="preserve"> M., N. Quinlan, M. Basa; “Adaptive particle distribution for Smoothed Particle Hydrodynamics”; Int. J. </w:t>
      </w:r>
      <w:proofErr w:type="spellStart"/>
      <w:r w:rsidRPr="00376AFF">
        <w:t>Numer</w:t>
      </w:r>
      <w:proofErr w:type="spellEnd"/>
      <w:r w:rsidRPr="00376AFF">
        <w:t>. Meth. Fluids, 47(2005), 1403–1409.</w:t>
      </w:r>
    </w:p>
    <w:p w14:paraId="28CE5747" w14:textId="77777777" w:rsidR="004B071E" w:rsidRPr="00376AFF" w:rsidRDefault="004B071E" w:rsidP="00FB5588">
      <w:pPr>
        <w:pStyle w:val="Amicarellibiblio"/>
      </w:pPr>
      <w:r w:rsidRPr="00376AFF">
        <w:t xml:space="preserve">Le </w:t>
      </w:r>
      <w:proofErr w:type="spellStart"/>
      <w:r w:rsidRPr="00376AFF">
        <w:t>Touzé</w:t>
      </w:r>
      <w:proofErr w:type="spellEnd"/>
      <w:r w:rsidRPr="00376AFF">
        <w:t xml:space="preserve"> D., J. </w:t>
      </w:r>
      <w:proofErr w:type="spellStart"/>
      <w:r w:rsidRPr="00376AFF">
        <w:t>Biddiscombe</w:t>
      </w:r>
      <w:proofErr w:type="spellEnd"/>
      <w:r w:rsidRPr="00376AFF">
        <w:t xml:space="preserve">, A. Colagrossi, E. </w:t>
      </w:r>
      <w:proofErr w:type="spellStart"/>
      <w:r w:rsidRPr="00376AFF">
        <w:t>Jacquin</w:t>
      </w:r>
      <w:proofErr w:type="spellEnd"/>
      <w:r w:rsidRPr="00376AFF">
        <w:t xml:space="preserve">, F. </w:t>
      </w:r>
      <w:proofErr w:type="spellStart"/>
      <w:r w:rsidRPr="00376AFF">
        <w:t>Leboeuf</w:t>
      </w:r>
      <w:proofErr w:type="spellEnd"/>
      <w:r w:rsidRPr="00376AFF">
        <w:t xml:space="preserve">, J.-C. Marongiu, N. Quinlan, A. Amicarelli, M. </w:t>
      </w:r>
      <w:proofErr w:type="spellStart"/>
      <w:r w:rsidRPr="00376AFF">
        <w:t>Antuono</w:t>
      </w:r>
      <w:proofErr w:type="spellEnd"/>
      <w:r w:rsidRPr="00376AFF">
        <w:t xml:space="preserve">, D. </w:t>
      </w:r>
      <w:proofErr w:type="spellStart"/>
      <w:r w:rsidRPr="00376AFF">
        <w:t>Barcarolo</w:t>
      </w:r>
      <w:proofErr w:type="spellEnd"/>
      <w:r w:rsidRPr="00376AFF">
        <w:t xml:space="preserve">, M. Basa, J. Caro, M. De </w:t>
      </w:r>
      <w:proofErr w:type="spellStart"/>
      <w:r w:rsidRPr="00376AFF">
        <w:t>Leffe</w:t>
      </w:r>
      <w:proofErr w:type="spellEnd"/>
      <w:r w:rsidRPr="00376AFF">
        <w:t xml:space="preserve">, N. </w:t>
      </w:r>
      <w:proofErr w:type="spellStart"/>
      <w:r w:rsidRPr="00376AFF">
        <w:t>Grenier</w:t>
      </w:r>
      <w:proofErr w:type="spellEnd"/>
      <w:r w:rsidRPr="00376AFF">
        <w:t xml:space="preserve">, P.-M. </w:t>
      </w:r>
      <w:proofErr w:type="spellStart"/>
      <w:r w:rsidRPr="00376AFF">
        <w:t>Guilcher</w:t>
      </w:r>
      <w:proofErr w:type="spellEnd"/>
      <w:r w:rsidRPr="00376AFF">
        <w:t xml:space="preserve">, M. </w:t>
      </w:r>
      <w:proofErr w:type="spellStart"/>
      <w:r w:rsidRPr="00376AFF">
        <w:t>Kerhuel</w:t>
      </w:r>
      <w:proofErr w:type="spellEnd"/>
      <w:r w:rsidRPr="00376AFF">
        <w:t xml:space="preserve">, Fang Le, L. </w:t>
      </w:r>
      <w:proofErr w:type="spellStart"/>
      <w:r w:rsidRPr="00376AFF">
        <w:t>Lobovský</w:t>
      </w:r>
      <w:proofErr w:type="spellEnd"/>
      <w:r w:rsidRPr="00376AFF">
        <w:t xml:space="preserve">, S. </w:t>
      </w:r>
      <w:proofErr w:type="spellStart"/>
      <w:r w:rsidRPr="00376AFF">
        <w:t>Marrone</w:t>
      </w:r>
      <w:proofErr w:type="spellEnd"/>
      <w:r w:rsidRPr="00376AFF">
        <w:t xml:space="preserve">, A. Marsh, G. </w:t>
      </w:r>
      <w:proofErr w:type="spellStart"/>
      <w:r w:rsidRPr="00376AFF">
        <w:t>Oger</w:t>
      </w:r>
      <w:proofErr w:type="spellEnd"/>
      <w:r w:rsidRPr="00376AFF">
        <w:t xml:space="preserve">, E. Parkinson, J. </w:t>
      </w:r>
      <w:proofErr w:type="spellStart"/>
      <w:r w:rsidRPr="00376AFF">
        <w:t>Soumagne</w:t>
      </w:r>
      <w:proofErr w:type="spellEnd"/>
      <w:r w:rsidRPr="00376AFF">
        <w:t>; 2011; Next-generation Multi-mechanics Simulation Engine in a Highly Interactive Environment; Procedia Computer Science 7, 292–293.</w:t>
      </w:r>
    </w:p>
    <w:p w14:paraId="0EF706A7" w14:textId="77777777" w:rsidR="004B071E" w:rsidRPr="00376AFF" w:rsidRDefault="004B071E" w:rsidP="00FB5588">
      <w:pPr>
        <w:pStyle w:val="Amicarellibiblio"/>
      </w:pPr>
      <w:r w:rsidRPr="00376AFF">
        <w:t xml:space="preserve">Leduc J., J.C. Marongiu, F. </w:t>
      </w:r>
      <w:proofErr w:type="spellStart"/>
      <w:r w:rsidRPr="00376AFF">
        <w:t>Leboeuf</w:t>
      </w:r>
      <w:proofErr w:type="spellEnd"/>
      <w:r w:rsidRPr="00376AFF">
        <w:t>, M. Lance, E. Parkinson; 2010; Improvement of multiphase model using preconditioned Riemann solvers; Proceedings of the 5th International SPHERIC Workshop, 2010.</w:t>
      </w:r>
    </w:p>
    <w:p w14:paraId="35C6EF90" w14:textId="77777777" w:rsidR="004B071E" w:rsidRPr="00376AFF" w:rsidRDefault="004B071E" w:rsidP="00FB5588">
      <w:pPr>
        <w:pStyle w:val="Amicarellibiblio"/>
      </w:pPr>
      <w:r w:rsidRPr="00376AFF">
        <w:t>Leonardi M., T. Rung; 2013; SPH Modelling of Bed Erosion for Water/Soil-Interaction; 8th SPHERIC ERCOFTAC International Workshop, 139-144, Trondheim (Norway).</w:t>
      </w:r>
    </w:p>
    <w:p w14:paraId="2BE13850" w14:textId="77777777" w:rsidR="003A7E14" w:rsidRPr="00376AFF" w:rsidRDefault="003A7E14" w:rsidP="003A7E14">
      <w:pPr>
        <w:pStyle w:val="Amicarellibiblio"/>
      </w:pPr>
      <w:r w:rsidRPr="00376AFF">
        <w:t xml:space="preserve">Le </w:t>
      </w:r>
      <w:proofErr w:type="spellStart"/>
      <w:r w:rsidRPr="00376AFF">
        <w:t>Touzé</w:t>
      </w:r>
      <w:proofErr w:type="spellEnd"/>
      <w:r w:rsidRPr="00376AFF">
        <w:t xml:space="preserve"> D., J. </w:t>
      </w:r>
      <w:proofErr w:type="spellStart"/>
      <w:r w:rsidRPr="00376AFF">
        <w:t>Biddiscombe</w:t>
      </w:r>
      <w:proofErr w:type="spellEnd"/>
      <w:r w:rsidRPr="00376AFF">
        <w:t xml:space="preserve">, A. Colagrossi, E. </w:t>
      </w:r>
      <w:proofErr w:type="spellStart"/>
      <w:r w:rsidRPr="00376AFF">
        <w:t>Jacquin</w:t>
      </w:r>
      <w:proofErr w:type="spellEnd"/>
      <w:r w:rsidRPr="00376AFF">
        <w:t xml:space="preserve">, F. </w:t>
      </w:r>
      <w:proofErr w:type="spellStart"/>
      <w:r w:rsidRPr="00376AFF">
        <w:t>Leboeuf</w:t>
      </w:r>
      <w:proofErr w:type="spellEnd"/>
      <w:r w:rsidRPr="00376AFF">
        <w:t xml:space="preserve">, J.-C. Marongiu, N. Quinlan, A. Amicarelli, M. </w:t>
      </w:r>
      <w:proofErr w:type="spellStart"/>
      <w:r w:rsidRPr="00376AFF">
        <w:t>Antuono</w:t>
      </w:r>
      <w:proofErr w:type="spellEnd"/>
      <w:r w:rsidRPr="00376AFF">
        <w:t xml:space="preserve">, D. </w:t>
      </w:r>
      <w:proofErr w:type="spellStart"/>
      <w:r w:rsidRPr="00376AFF">
        <w:t>Barcarolo</w:t>
      </w:r>
      <w:proofErr w:type="spellEnd"/>
      <w:r w:rsidRPr="00376AFF">
        <w:t xml:space="preserve">, M. Basa, J. Caro, M. De </w:t>
      </w:r>
      <w:proofErr w:type="spellStart"/>
      <w:r w:rsidRPr="00376AFF">
        <w:t>Leffe</w:t>
      </w:r>
      <w:proofErr w:type="spellEnd"/>
      <w:r w:rsidRPr="00376AFF">
        <w:t xml:space="preserve">, N. </w:t>
      </w:r>
      <w:proofErr w:type="spellStart"/>
      <w:r w:rsidRPr="00376AFF">
        <w:t>Grenier</w:t>
      </w:r>
      <w:proofErr w:type="spellEnd"/>
      <w:r w:rsidRPr="00376AFF">
        <w:t xml:space="preserve">, P.-M. </w:t>
      </w:r>
      <w:proofErr w:type="spellStart"/>
      <w:r w:rsidRPr="00376AFF">
        <w:t>Guilcher</w:t>
      </w:r>
      <w:proofErr w:type="spellEnd"/>
      <w:r w:rsidRPr="00376AFF">
        <w:t xml:space="preserve">, M. </w:t>
      </w:r>
      <w:proofErr w:type="spellStart"/>
      <w:r w:rsidRPr="00376AFF">
        <w:t>Kerhuel</w:t>
      </w:r>
      <w:proofErr w:type="spellEnd"/>
      <w:r w:rsidRPr="00376AFF">
        <w:t xml:space="preserve">, Fang Le, L. </w:t>
      </w:r>
      <w:proofErr w:type="spellStart"/>
      <w:r w:rsidRPr="00376AFF">
        <w:t>Lobovský</w:t>
      </w:r>
      <w:proofErr w:type="spellEnd"/>
      <w:r w:rsidRPr="00376AFF">
        <w:t xml:space="preserve">, S. </w:t>
      </w:r>
      <w:proofErr w:type="spellStart"/>
      <w:r w:rsidRPr="00376AFF">
        <w:t>Marrone</w:t>
      </w:r>
      <w:proofErr w:type="spellEnd"/>
      <w:r w:rsidRPr="00376AFF">
        <w:t xml:space="preserve">, A. Marsh, G. </w:t>
      </w:r>
      <w:proofErr w:type="spellStart"/>
      <w:r w:rsidRPr="00376AFF">
        <w:t>Oger</w:t>
      </w:r>
      <w:proofErr w:type="spellEnd"/>
      <w:r w:rsidRPr="00376AFF">
        <w:t xml:space="preserve">, E. Parkinson, J. </w:t>
      </w:r>
      <w:proofErr w:type="spellStart"/>
      <w:r w:rsidRPr="00376AFF">
        <w:t>Soumagne</w:t>
      </w:r>
      <w:proofErr w:type="spellEnd"/>
      <w:r w:rsidRPr="00376AFF">
        <w:t>; 2011; Next-generation Multi-mechanics Simulation Engine in a Highly Interactive Environment; Procedia Computer Science 7, 292–293.</w:t>
      </w:r>
    </w:p>
    <w:p w14:paraId="7A3A1619" w14:textId="77777777" w:rsidR="004B071E" w:rsidRPr="00376AFF" w:rsidRDefault="004B071E" w:rsidP="00FB5588">
      <w:pPr>
        <w:pStyle w:val="Amicarellibiblio"/>
      </w:pPr>
      <w:r w:rsidRPr="00376AFF">
        <w:t>Lin P., Wu Y., Bai J., Lin Q.; 2011; A numerical study of dam-break flow and sediment transport from a quake lake; Journal of Earthquake and Tsunami, 5(5):401–428; DOI: 10.1142/S1793431111001169</w:t>
      </w:r>
    </w:p>
    <w:p w14:paraId="216EB066" w14:textId="77777777" w:rsidR="004B071E" w:rsidRPr="00376AFF" w:rsidRDefault="004B071E" w:rsidP="00FB5588">
      <w:pPr>
        <w:pStyle w:val="Amicarellibiblio"/>
      </w:pPr>
      <w:r w:rsidRPr="00376AFF">
        <w:t xml:space="preserve">Liu M.B., G.R. Liu; </w:t>
      </w:r>
      <w:r w:rsidR="00E15061" w:rsidRPr="00376AFF">
        <w:t xml:space="preserve">2006; </w:t>
      </w:r>
      <w:r w:rsidRPr="00376AFF">
        <w:t>Restoring particle consistency in smoothed particle hydrodynamics; Applied Numerical Mathematics, 56</w:t>
      </w:r>
      <w:r w:rsidR="00E15061" w:rsidRPr="00376AFF">
        <w:t>:</w:t>
      </w:r>
      <w:r w:rsidRPr="00376AFF">
        <w:t>19–36.</w:t>
      </w:r>
    </w:p>
    <w:p w14:paraId="2E720183" w14:textId="77777777" w:rsidR="0065632F" w:rsidRPr="00376AFF" w:rsidRDefault="0065632F" w:rsidP="0065632F">
      <w:pPr>
        <w:pStyle w:val="Amicarellibiblio"/>
      </w:pPr>
      <w:bookmarkStart w:id="967" w:name="_Ref353447086"/>
      <w:r w:rsidRPr="00376AFF">
        <w:t xml:space="preserve">Liu MB, Liu GR.; 2010; Smoothed Particle Hydrodynamics (SPH): an Overview and Recent Developments; Arch </w:t>
      </w:r>
      <w:proofErr w:type="spellStart"/>
      <w:r w:rsidRPr="00376AFF">
        <w:t>Comput</w:t>
      </w:r>
      <w:proofErr w:type="spellEnd"/>
      <w:r w:rsidRPr="00376AFF">
        <w:t xml:space="preserve"> Methods </w:t>
      </w:r>
      <w:proofErr w:type="spellStart"/>
      <w:r w:rsidRPr="00376AFF">
        <w:t>Eng</w:t>
      </w:r>
      <w:proofErr w:type="spellEnd"/>
      <w:r w:rsidRPr="00376AFF">
        <w:t>, 17:25–76.</w:t>
      </w:r>
      <w:bookmarkEnd w:id="967"/>
    </w:p>
    <w:p w14:paraId="66B0CADD" w14:textId="77777777" w:rsidR="001D07BE" w:rsidRPr="00376AFF" w:rsidRDefault="001D07BE" w:rsidP="001D07BE">
      <w:pPr>
        <w:pStyle w:val="Amicarellibiblio"/>
      </w:pPr>
      <w:bookmarkStart w:id="968" w:name="_Ref353447176"/>
      <w:r w:rsidRPr="00376AFF">
        <w:t>Liu M.B., G.R. Liu, K.Y. Lam; 2003; Constructing smoothing functions in smoothed particle hydrodynamics with applications; Journal of Computational and Applied Mathematics, 155:263-284.</w:t>
      </w:r>
      <w:bookmarkEnd w:id="968"/>
    </w:p>
    <w:p w14:paraId="27637D0B" w14:textId="77777777" w:rsidR="004B071E" w:rsidRPr="00376AFF" w:rsidRDefault="004B071E" w:rsidP="00FB5588">
      <w:pPr>
        <w:pStyle w:val="Amicarellibiblio"/>
      </w:pPr>
      <w:r w:rsidRPr="00376AFF">
        <w:t>Liu W.K., S. Jun, Y. F. Zhang; 1995; Reproducing Kernel Particle Methods; International Journal for Numerical Methods in Fluids, 20:1081-1106.</w:t>
      </w:r>
    </w:p>
    <w:p w14:paraId="2EC0D308" w14:textId="77777777" w:rsidR="004B071E" w:rsidRPr="00376AFF" w:rsidRDefault="004B071E" w:rsidP="00FB5588">
      <w:pPr>
        <w:pStyle w:val="Amicarellibiblio"/>
      </w:pPr>
      <w:bookmarkStart w:id="969" w:name="_Ref448250561"/>
      <w:r w:rsidRPr="00376AFF">
        <w:t>Liu X., H. Xu, S. Shao, P. Lin; 2013; An improved incompressible SPH model for simulation of wave-structure interaction Computers and Fluids 71, 113-123.</w:t>
      </w:r>
      <w:bookmarkEnd w:id="969"/>
    </w:p>
    <w:p w14:paraId="366CB10C" w14:textId="77777777" w:rsidR="004B071E" w:rsidRPr="00376AFF" w:rsidRDefault="004B071E" w:rsidP="00FB5588">
      <w:pPr>
        <w:pStyle w:val="Amicarellibiblio"/>
      </w:pPr>
      <w:proofErr w:type="spellStart"/>
      <w:r w:rsidRPr="00376AFF">
        <w:t>Lominé</w:t>
      </w:r>
      <w:proofErr w:type="spellEnd"/>
      <w:r w:rsidRPr="00376AFF">
        <w:t xml:space="preserve"> F., L. </w:t>
      </w:r>
      <w:proofErr w:type="spellStart"/>
      <w:r w:rsidRPr="00376AFF">
        <w:t>Scholtès</w:t>
      </w:r>
      <w:proofErr w:type="spellEnd"/>
      <w:r w:rsidRPr="00376AFF">
        <w:t xml:space="preserve">, L. </w:t>
      </w:r>
      <w:proofErr w:type="spellStart"/>
      <w:r w:rsidRPr="00376AFF">
        <w:t>Sibille</w:t>
      </w:r>
      <w:proofErr w:type="spellEnd"/>
      <w:r w:rsidRPr="00376AFF">
        <w:t xml:space="preserve">, P. </w:t>
      </w:r>
      <w:proofErr w:type="spellStart"/>
      <w:r w:rsidRPr="00376AFF">
        <w:t>Poullain</w:t>
      </w:r>
      <w:proofErr w:type="spellEnd"/>
      <w:r w:rsidRPr="00376AFF">
        <w:t xml:space="preserve"> ; 2013; </w:t>
      </w:r>
      <w:proofErr w:type="spellStart"/>
      <w:r w:rsidRPr="00376AFF">
        <w:t>Modeling</w:t>
      </w:r>
      <w:proofErr w:type="spellEnd"/>
      <w:r w:rsidRPr="00376AFF">
        <w:t xml:space="preserve"> of fluid–solid interaction in granular media with coupled lattice Boltzmann/discrete element methods: application to piping erosion; Int. J. </w:t>
      </w:r>
      <w:proofErr w:type="spellStart"/>
      <w:r w:rsidRPr="00376AFF">
        <w:t>Numer</w:t>
      </w:r>
      <w:proofErr w:type="spellEnd"/>
      <w:r w:rsidRPr="00376AFF">
        <w:t xml:space="preserve">. Anal. Meth. </w:t>
      </w:r>
      <w:proofErr w:type="spellStart"/>
      <w:r w:rsidRPr="00376AFF">
        <w:t>Geomech</w:t>
      </w:r>
      <w:proofErr w:type="spellEnd"/>
      <w:r w:rsidRPr="00376AFF">
        <w:t>, 37:577–596.</w:t>
      </w:r>
    </w:p>
    <w:p w14:paraId="02D0FCB8" w14:textId="77777777" w:rsidR="004B071E" w:rsidRPr="00376AFF" w:rsidRDefault="004B071E" w:rsidP="00FB5588">
      <w:pPr>
        <w:pStyle w:val="Amicarellibiblio"/>
      </w:pPr>
      <w:bookmarkStart w:id="970" w:name="_Toc348440831"/>
      <w:bookmarkStart w:id="971" w:name="_Toc348440920"/>
      <w:bookmarkStart w:id="972" w:name="_Toc348441009"/>
      <w:bookmarkStart w:id="973" w:name="_Toc348441424"/>
      <w:bookmarkStart w:id="974" w:name="_Toc348453243"/>
      <w:r w:rsidRPr="00376AFF">
        <w:t xml:space="preserve">Lube G, Huppert HE, Sparks RSJ, </w:t>
      </w:r>
      <w:proofErr w:type="spellStart"/>
      <w:r w:rsidRPr="00376AFF">
        <w:t>Hallworth</w:t>
      </w:r>
      <w:proofErr w:type="spellEnd"/>
      <w:r w:rsidRPr="00376AFF">
        <w:t xml:space="preserve"> Ma. Axisymmetric collapses of granular columns. Journal of Fluid Mechanics, Jun 2004; 508:175–199, doi:10.1017/S0022112004009036.</w:t>
      </w:r>
      <w:bookmarkEnd w:id="970"/>
      <w:bookmarkEnd w:id="971"/>
      <w:bookmarkEnd w:id="972"/>
      <w:bookmarkEnd w:id="973"/>
      <w:bookmarkEnd w:id="974"/>
    </w:p>
    <w:p w14:paraId="267BCCC7" w14:textId="77777777" w:rsidR="004B071E" w:rsidRPr="00376AFF" w:rsidRDefault="004B071E" w:rsidP="00FB5588">
      <w:pPr>
        <w:pStyle w:val="Amicarellibiblio"/>
      </w:pPr>
      <w:bookmarkStart w:id="975" w:name="_Ref448249600"/>
      <w:proofErr w:type="spellStart"/>
      <w:r w:rsidRPr="00376AFF">
        <w:lastRenderedPageBreak/>
        <w:t>Macia</w:t>
      </w:r>
      <w:proofErr w:type="spellEnd"/>
      <w:r w:rsidRPr="00376AFF">
        <w:t xml:space="preserve"> F., L.M. Gonzalez, J.L. </w:t>
      </w:r>
      <w:proofErr w:type="spellStart"/>
      <w:r w:rsidRPr="00376AFF">
        <w:t>Cercos</w:t>
      </w:r>
      <w:proofErr w:type="spellEnd"/>
      <w:r w:rsidRPr="00376AFF">
        <w:t xml:space="preserve">-Pita; A. </w:t>
      </w:r>
      <w:proofErr w:type="spellStart"/>
      <w:r w:rsidRPr="00376AFF">
        <w:t>Souto</w:t>
      </w:r>
      <w:proofErr w:type="spellEnd"/>
      <w:r w:rsidRPr="00376AFF">
        <w:t>-Iglesias; 2012; A Boundary Integral SPH Formulation - Consistency and Applications to ISPH and WCSPH-; Progress of Theoretical Physics, 128-3, 439-462.</w:t>
      </w:r>
      <w:bookmarkEnd w:id="975"/>
    </w:p>
    <w:p w14:paraId="766BAF08" w14:textId="77777777" w:rsidR="0093217A" w:rsidRPr="00376AFF" w:rsidRDefault="0093217A" w:rsidP="00FB5588">
      <w:pPr>
        <w:pStyle w:val="Amicarellibiblio"/>
      </w:pPr>
      <w:bookmarkStart w:id="976" w:name="_Ref520906215"/>
      <w:bookmarkStart w:id="977" w:name="_Ref447811118"/>
      <w:proofErr w:type="spellStart"/>
      <w:r w:rsidRPr="00376AFF">
        <w:t>Maliszewski</w:t>
      </w:r>
      <w:proofErr w:type="spellEnd"/>
      <w:r w:rsidRPr="00376AFF">
        <w:t xml:space="preserve"> P., C. </w:t>
      </w:r>
      <w:proofErr w:type="spellStart"/>
      <w:r w:rsidRPr="00376AFF">
        <w:t>Perrings</w:t>
      </w:r>
      <w:proofErr w:type="spellEnd"/>
      <w:r w:rsidRPr="00376AFF">
        <w:t>; 2012; Factors in the resilience of electrical power distribution infrastructures; Applied Geography, 32:668-679.</w:t>
      </w:r>
      <w:bookmarkEnd w:id="976"/>
    </w:p>
    <w:p w14:paraId="1C26B45A" w14:textId="77777777" w:rsidR="004B071E" w:rsidRPr="00376AFF" w:rsidRDefault="004B071E" w:rsidP="00FB5588">
      <w:pPr>
        <w:pStyle w:val="Amicarellibiblio"/>
      </w:pPr>
      <w:bookmarkStart w:id="978" w:name="_Ref57185004"/>
      <w:r w:rsidRPr="00376AFF">
        <w:t xml:space="preserve">Manenti S., S. </w:t>
      </w:r>
      <w:proofErr w:type="spellStart"/>
      <w:r w:rsidRPr="00376AFF">
        <w:t>Sibilla</w:t>
      </w:r>
      <w:proofErr w:type="spellEnd"/>
      <w:r w:rsidRPr="00376AFF">
        <w:t xml:space="preserve">, M. </w:t>
      </w:r>
      <w:proofErr w:type="spellStart"/>
      <w:r w:rsidRPr="00376AFF">
        <w:t>Gallati</w:t>
      </w:r>
      <w:proofErr w:type="spellEnd"/>
      <w:r w:rsidRPr="00376AFF">
        <w:t xml:space="preserve">, G. Agate, R. </w:t>
      </w:r>
      <w:proofErr w:type="spellStart"/>
      <w:r w:rsidRPr="00376AFF">
        <w:t>Guandalini</w:t>
      </w:r>
      <w:proofErr w:type="spellEnd"/>
      <w:r w:rsidRPr="00376AFF">
        <w:t>; 2012; SPH Simulation of Sediment Flushing Induced by a Rapid Water Flow; Journal of Hydraulic Engineering ASCE 138(3): 2</w:t>
      </w:r>
      <w:r w:rsidR="00E96526" w:rsidRPr="00376AFF">
        <w:t>72</w:t>
      </w:r>
      <w:r w:rsidRPr="00376AFF">
        <w:t>-</w:t>
      </w:r>
      <w:r w:rsidR="00E96526" w:rsidRPr="00376AFF">
        <w:t>284</w:t>
      </w:r>
      <w:r w:rsidRPr="00376AFF">
        <w:t>.</w:t>
      </w:r>
      <w:bookmarkEnd w:id="977"/>
      <w:bookmarkEnd w:id="978"/>
      <w:r w:rsidRPr="00376AFF">
        <w:t xml:space="preserve"> </w:t>
      </w:r>
    </w:p>
    <w:p w14:paraId="13E1B0A6" w14:textId="77777777" w:rsidR="004B071E" w:rsidRPr="00E129B8" w:rsidRDefault="004B071E" w:rsidP="00FB5588">
      <w:pPr>
        <w:pStyle w:val="Amicarellibiblio"/>
        <w:rPr>
          <w:lang w:val="fr-FR"/>
        </w:rPr>
      </w:pPr>
      <w:proofErr w:type="spellStart"/>
      <w:r w:rsidRPr="00E129B8">
        <w:rPr>
          <w:lang w:val="fr-FR"/>
        </w:rPr>
        <w:t>Marongiu</w:t>
      </w:r>
      <w:proofErr w:type="spellEnd"/>
      <w:r w:rsidRPr="00E129B8">
        <w:rPr>
          <w:lang w:val="fr-FR"/>
        </w:rPr>
        <w:t xml:space="preserve"> </w:t>
      </w:r>
      <w:proofErr w:type="gramStart"/>
      <w:r w:rsidRPr="00E129B8">
        <w:rPr>
          <w:lang w:val="fr-FR"/>
        </w:rPr>
        <w:t>J.-C.;</w:t>
      </w:r>
      <w:proofErr w:type="gramEnd"/>
      <w:r w:rsidRPr="00E129B8">
        <w:rPr>
          <w:lang w:val="fr-FR"/>
        </w:rPr>
        <w:t xml:space="preserve"> 2007; Méthode numérique lagrangienne pour la simulation d'écoulements à surface libre - Application aux turbines Pelton; PhD </w:t>
      </w:r>
      <w:proofErr w:type="spellStart"/>
      <w:r w:rsidRPr="00E129B8">
        <w:rPr>
          <w:lang w:val="fr-FR"/>
        </w:rPr>
        <w:t>thesis</w:t>
      </w:r>
      <w:proofErr w:type="spellEnd"/>
      <w:r w:rsidRPr="00E129B8">
        <w:rPr>
          <w:lang w:val="fr-FR"/>
        </w:rPr>
        <w:t>, Ecole Centrale de Lyon (France).</w:t>
      </w:r>
    </w:p>
    <w:p w14:paraId="54427C83" w14:textId="77777777" w:rsidR="001D07BE" w:rsidRPr="00376AFF" w:rsidRDefault="001D07BE" w:rsidP="001D07BE">
      <w:pPr>
        <w:pStyle w:val="Amicarellibiblio"/>
      </w:pPr>
      <w:bookmarkStart w:id="979" w:name="_Ref341105325"/>
      <w:proofErr w:type="spellStart"/>
      <w:r w:rsidRPr="00E129B8">
        <w:rPr>
          <w:lang w:val="fr-FR"/>
        </w:rPr>
        <w:t>Marongiu</w:t>
      </w:r>
      <w:proofErr w:type="spellEnd"/>
      <w:r w:rsidRPr="00E129B8">
        <w:rPr>
          <w:lang w:val="fr-FR"/>
        </w:rPr>
        <w:t xml:space="preserve"> J.C.; F. Leboeuf, J. </w:t>
      </w:r>
      <w:hyperlink r:id="rId576" w:history="1">
        <w:r w:rsidRPr="00376AFF">
          <w:t>C</w:t>
        </w:r>
      </w:hyperlink>
      <w:r w:rsidRPr="00376AFF">
        <w:t xml:space="preserve">aro, E. Parkinson; 2010; Free surface flows simulations in Pelton turbines using an hybrid SPH-ALE method; </w:t>
      </w:r>
      <w:hyperlink r:id="rId577" w:history="1">
        <w:r w:rsidRPr="00376AFF">
          <w:t xml:space="preserve">J. </w:t>
        </w:r>
        <w:proofErr w:type="spellStart"/>
        <w:r w:rsidRPr="00376AFF">
          <w:t>Hydraul</w:t>
        </w:r>
        <w:proofErr w:type="spellEnd"/>
        <w:r w:rsidRPr="00376AFF">
          <w:t>. Res.</w:t>
        </w:r>
      </w:hyperlink>
      <w:r w:rsidRPr="00376AFF">
        <w:t>, 47:40–49.</w:t>
      </w:r>
      <w:bookmarkEnd w:id="979"/>
      <w:r w:rsidRPr="00376AFF">
        <w:t xml:space="preserve"> </w:t>
      </w:r>
    </w:p>
    <w:p w14:paraId="15AF8DE0" w14:textId="77777777" w:rsidR="004B071E" w:rsidRPr="00376AFF" w:rsidRDefault="004B071E" w:rsidP="00FB5588">
      <w:pPr>
        <w:pStyle w:val="Amicarellibiblio"/>
      </w:pPr>
      <w:r w:rsidRPr="00376AFF">
        <w:t xml:space="preserve">Marongiu J.C., F. </w:t>
      </w:r>
      <w:proofErr w:type="spellStart"/>
      <w:r w:rsidRPr="00376AFF">
        <w:t>Leboeuf</w:t>
      </w:r>
      <w:proofErr w:type="spellEnd"/>
      <w:r w:rsidRPr="00376AFF">
        <w:t xml:space="preserve">, E. Parkinson; 2007; </w:t>
      </w:r>
      <w:hyperlink r:id="rId578" w:history="1">
        <w:r w:rsidRPr="00376AFF">
          <w:t>Numerical simulation of the flow in a Pelton turbine using the meshless method smoothed particle hydrodynamics: a new simple solid boundary treatment</w:t>
        </w:r>
      </w:hyperlink>
      <w:r w:rsidRPr="00376AFF">
        <w:t>; Proceeding of the institution of mechanical engineering- Part A, Journal of Power and Energy, 221-A6, 849-856.</w:t>
      </w:r>
    </w:p>
    <w:p w14:paraId="0AE28D84" w14:textId="77777777" w:rsidR="00EC4C35" w:rsidRPr="00376AFF" w:rsidRDefault="00EC4C35" w:rsidP="00FB5588">
      <w:pPr>
        <w:pStyle w:val="Amicarellibiblio"/>
      </w:pPr>
      <w:bookmarkStart w:id="980" w:name="_Ref520379157"/>
      <w:bookmarkStart w:id="981" w:name="_Ref392882049"/>
      <w:r w:rsidRPr="00E129B8">
        <w:rPr>
          <w:lang w:val="it-IT"/>
        </w:rPr>
        <w:t xml:space="preserve">Marrone S., M. Antuono, A. </w:t>
      </w:r>
      <w:proofErr w:type="spellStart"/>
      <w:r w:rsidRPr="00E129B8">
        <w:rPr>
          <w:lang w:val="it-IT"/>
        </w:rPr>
        <w:t>Colagrossi</w:t>
      </w:r>
      <w:proofErr w:type="spellEnd"/>
      <w:r w:rsidRPr="00E129B8">
        <w:rPr>
          <w:lang w:val="it-IT"/>
        </w:rPr>
        <w:t xml:space="preserve">, G. Colicchio, D. Le </w:t>
      </w:r>
      <w:proofErr w:type="spellStart"/>
      <w:r w:rsidRPr="00E129B8">
        <w:rPr>
          <w:lang w:val="it-IT"/>
        </w:rPr>
        <w:t>Touzé</w:t>
      </w:r>
      <w:proofErr w:type="spellEnd"/>
      <w:r w:rsidRPr="00E129B8">
        <w:rPr>
          <w:lang w:val="it-IT"/>
        </w:rPr>
        <w:t xml:space="preserve">, G. Graziani; 2011; </w:t>
      </w:r>
      <w:r w:rsidRPr="00376AFF">
        <w:t></w:t>
      </w:r>
      <w:r w:rsidRPr="00E129B8">
        <w:rPr>
          <w:lang w:val="it-IT"/>
        </w:rPr>
        <w:t xml:space="preserve">-SPH model for </w:t>
      </w:r>
      <w:proofErr w:type="spellStart"/>
      <w:r w:rsidRPr="00E129B8">
        <w:rPr>
          <w:lang w:val="it-IT"/>
        </w:rPr>
        <w:t>simulating</w:t>
      </w:r>
      <w:proofErr w:type="spellEnd"/>
      <w:r w:rsidRPr="00E129B8">
        <w:rPr>
          <w:lang w:val="it-IT"/>
        </w:rPr>
        <w:t xml:space="preserve"> </w:t>
      </w:r>
      <w:proofErr w:type="spellStart"/>
      <w:r w:rsidRPr="00E129B8">
        <w:rPr>
          <w:lang w:val="it-IT"/>
        </w:rPr>
        <w:t>violent</w:t>
      </w:r>
      <w:proofErr w:type="spellEnd"/>
      <w:r w:rsidRPr="00E129B8">
        <w:rPr>
          <w:lang w:val="it-IT"/>
        </w:rPr>
        <w:t xml:space="preserve"> impact flows; </w:t>
      </w:r>
      <w:proofErr w:type="spellStart"/>
      <w:r w:rsidRPr="00E129B8">
        <w:rPr>
          <w:lang w:val="it-IT"/>
        </w:rPr>
        <w:t>Comput</w:t>
      </w:r>
      <w:proofErr w:type="spellEnd"/>
      <w:r w:rsidRPr="00E129B8">
        <w:rPr>
          <w:lang w:val="it-IT"/>
        </w:rPr>
        <w:t xml:space="preserve">. </w:t>
      </w:r>
      <w:r w:rsidRPr="00376AFF">
        <w:t xml:space="preserve">Methods Appl. Mech. </w:t>
      </w:r>
      <w:proofErr w:type="spellStart"/>
      <w:r w:rsidRPr="00376AFF">
        <w:t>Engrg</w:t>
      </w:r>
      <w:proofErr w:type="spellEnd"/>
      <w:r w:rsidRPr="00376AFF">
        <w:t>., 200:1526-1542.</w:t>
      </w:r>
      <w:bookmarkEnd w:id="980"/>
    </w:p>
    <w:p w14:paraId="305BAAD7" w14:textId="77777777" w:rsidR="0065632F" w:rsidRPr="00376AFF" w:rsidRDefault="0065632F" w:rsidP="00FB5588">
      <w:pPr>
        <w:pStyle w:val="Amicarellibiblio"/>
      </w:pPr>
      <w:proofErr w:type="spellStart"/>
      <w:r w:rsidRPr="00376AFF">
        <w:t>Marrone</w:t>
      </w:r>
      <w:proofErr w:type="spellEnd"/>
      <w:r w:rsidRPr="00376AFF">
        <w:t xml:space="preserve"> S., B. </w:t>
      </w:r>
      <w:proofErr w:type="spellStart"/>
      <w:r w:rsidRPr="00376AFF">
        <w:t>Bouscasse</w:t>
      </w:r>
      <w:proofErr w:type="spellEnd"/>
      <w:r w:rsidRPr="00376AFF">
        <w:t xml:space="preserve">, A. Colagrossi, M. </w:t>
      </w:r>
      <w:proofErr w:type="spellStart"/>
      <w:r w:rsidRPr="00376AFF">
        <w:t>Antuono</w:t>
      </w:r>
      <w:proofErr w:type="spellEnd"/>
      <w:r w:rsidRPr="00376AFF">
        <w:t>; 2012; Study of ship wave breaking patterns using 3D parallel SPH simulations; Computers &amp; Fluids, 69:54–66.</w:t>
      </w:r>
      <w:bookmarkEnd w:id="981"/>
    </w:p>
    <w:p w14:paraId="47B5C230" w14:textId="77777777" w:rsidR="0065632F" w:rsidRPr="00376AFF" w:rsidRDefault="0065632F" w:rsidP="00FB5588">
      <w:pPr>
        <w:pStyle w:val="Amicarellibiblio"/>
      </w:pPr>
      <w:bookmarkStart w:id="982" w:name="_Ref355102506"/>
      <w:proofErr w:type="spellStart"/>
      <w:r w:rsidRPr="00376AFF">
        <w:t>Marrone</w:t>
      </w:r>
      <w:proofErr w:type="spellEnd"/>
      <w:r w:rsidRPr="00376AFF">
        <w:t xml:space="preserve"> S, Colagrossi A, </w:t>
      </w:r>
      <w:proofErr w:type="spellStart"/>
      <w:r w:rsidRPr="00376AFF">
        <w:t>Antuono</w:t>
      </w:r>
      <w:proofErr w:type="spellEnd"/>
      <w:r w:rsidRPr="00376AFF">
        <w:t xml:space="preserve"> M, </w:t>
      </w:r>
      <w:proofErr w:type="spellStart"/>
      <w:r w:rsidRPr="00376AFF">
        <w:t>Lugni</w:t>
      </w:r>
      <w:proofErr w:type="spellEnd"/>
      <w:r w:rsidRPr="00376AFF">
        <w:t xml:space="preserve"> C, </w:t>
      </w:r>
      <w:proofErr w:type="spellStart"/>
      <w:r w:rsidRPr="00376AFF">
        <w:t>Tulin</w:t>
      </w:r>
      <w:proofErr w:type="spellEnd"/>
      <w:r w:rsidRPr="00376AFF">
        <w:t xml:space="preserve"> M.P.: 2011; A 2D+t SPH model to study the breaking wave pattern generated by fast ships; Journal of Fluids and Structures, 27:1199-1215.</w:t>
      </w:r>
      <w:bookmarkEnd w:id="982"/>
    </w:p>
    <w:p w14:paraId="22E77B3D" w14:textId="77777777" w:rsidR="001D07BE" w:rsidRPr="00376AFF" w:rsidRDefault="001D07BE" w:rsidP="00FB5588">
      <w:pPr>
        <w:pStyle w:val="Amicarellibiblio"/>
      </w:pPr>
      <w:bookmarkStart w:id="983" w:name="_Ref353453319"/>
      <w:proofErr w:type="spellStart"/>
      <w:r w:rsidRPr="00376AFF">
        <w:t>Maurel</w:t>
      </w:r>
      <w:proofErr w:type="spellEnd"/>
      <w:r w:rsidRPr="00376AFF">
        <w:t xml:space="preserve"> B., S. </w:t>
      </w:r>
      <w:proofErr w:type="spellStart"/>
      <w:r w:rsidRPr="00376AFF">
        <w:t>Potapov</w:t>
      </w:r>
      <w:proofErr w:type="spellEnd"/>
      <w:r w:rsidRPr="00376AFF">
        <w:t xml:space="preserve">, J. </w:t>
      </w:r>
      <w:proofErr w:type="spellStart"/>
      <w:r w:rsidRPr="00376AFF">
        <w:t>Fabis</w:t>
      </w:r>
      <w:proofErr w:type="spellEnd"/>
      <w:r w:rsidRPr="00376AFF">
        <w:t xml:space="preserve">, A. </w:t>
      </w:r>
      <w:proofErr w:type="spellStart"/>
      <w:r w:rsidRPr="00376AFF">
        <w:t>Combescure</w:t>
      </w:r>
      <w:proofErr w:type="spellEnd"/>
      <w:r w:rsidRPr="00376AFF">
        <w:t xml:space="preserve">; 2009; </w:t>
      </w:r>
      <w:hyperlink r:id="rId579" w:history="1">
        <w:r w:rsidRPr="00376AFF">
          <w:t>Full SPH fluid–shell interaction for leakage simulation in explicit dynamics</w:t>
        </w:r>
      </w:hyperlink>
      <w:r w:rsidRPr="00376AFF">
        <w:t> ; International Journal for Numerical Methods in Engineering, 80(2):210–234.</w:t>
      </w:r>
      <w:bookmarkEnd w:id="983"/>
      <w:r w:rsidRPr="00376AFF">
        <w:t xml:space="preserve"> </w:t>
      </w:r>
    </w:p>
    <w:p w14:paraId="256F97CC" w14:textId="77777777" w:rsidR="001D07BE" w:rsidRPr="00376AFF" w:rsidRDefault="001D07BE" w:rsidP="00FB5588">
      <w:pPr>
        <w:pStyle w:val="Amicarellibiblio"/>
      </w:pPr>
      <w:bookmarkStart w:id="984" w:name="_Ref392147289"/>
      <w:r w:rsidRPr="00376AFF">
        <w:t xml:space="preserve">Mayrhofer A., B.D. Rogers, D. </w:t>
      </w:r>
      <w:proofErr w:type="spellStart"/>
      <w:r w:rsidRPr="00376AFF">
        <w:t>Violeau</w:t>
      </w:r>
      <w:proofErr w:type="spellEnd"/>
      <w:r w:rsidRPr="00376AFF">
        <w:t xml:space="preserve">, M. Ferrand; 2013; Investigation of wall bounded flows using SPH and the </w:t>
      </w:r>
      <w:proofErr w:type="spellStart"/>
      <w:r w:rsidRPr="00376AFF">
        <w:t>uni</w:t>
      </w:r>
      <w:proofErr w:type="spellEnd"/>
      <w:r w:rsidRPr="00376AFF">
        <w:t xml:space="preserve"> </w:t>
      </w:r>
      <w:proofErr w:type="spellStart"/>
      <w:r w:rsidRPr="00376AFF">
        <w:t>fied</w:t>
      </w:r>
      <w:proofErr w:type="spellEnd"/>
      <w:r w:rsidRPr="00376AFF">
        <w:t xml:space="preserve"> semi-analytical wall boundary conditions; Computer Physics Communications, 184: 2515–2527.</w:t>
      </w:r>
      <w:bookmarkEnd w:id="984"/>
    </w:p>
    <w:p w14:paraId="451F2F45" w14:textId="77777777" w:rsidR="0065632F" w:rsidRPr="00376AFF" w:rsidRDefault="0065632F" w:rsidP="00FB5588">
      <w:pPr>
        <w:pStyle w:val="Amicarellibiblio"/>
      </w:pPr>
      <w:r w:rsidRPr="00376AFF">
        <w:t xml:space="preserve">Mayrhofer A, Rogers BD, </w:t>
      </w:r>
      <w:proofErr w:type="spellStart"/>
      <w:r w:rsidRPr="00376AFF">
        <w:t>Violeau</w:t>
      </w:r>
      <w:proofErr w:type="spellEnd"/>
      <w:r w:rsidRPr="00376AFF">
        <w:t xml:space="preserve"> D, Ferrand M.; 2013; Investigation of wall bounded flows using SPH and the </w:t>
      </w:r>
      <w:proofErr w:type="spellStart"/>
      <w:r w:rsidRPr="00376AFF">
        <w:t>uni</w:t>
      </w:r>
      <w:proofErr w:type="spellEnd"/>
      <w:r w:rsidRPr="00376AFF">
        <w:t xml:space="preserve"> </w:t>
      </w:r>
      <w:proofErr w:type="spellStart"/>
      <w:r w:rsidRPr="00376AFF">
        <w:t>fied</w:t>
      </w:r>
      <w:proofErr w:type="spellEnd"/>
      <w:r w:rsidRPr="00376AFF">
        <w:t xml:space="preserve"> semi-analytical wall boundary conditions. Computer Physics Communications 184, 2515–2527.</w:t>
      </w:r>
    </w:p>
    <w:p w14:paraId="586552D1" w14:textId="77777777" w:rsidR="003B63B4" w:rsidRPr="00E129B8" w:rsidRDefault="003B63B4" w:rsidP="003B63B4">
      <w:pPr>
        <w:pStyle w:val="Amicarellibiblio"/>
        <w:rPr>
          <w:lang w:val="it-IT"/>
        </w:rPr>
      </w:pPr>
      <w:bookmarkStart w:id="985" w:name="_Ref510167128"/>
      <w:bookmarkStart w:id="986" w:name="_Ref345062746"/>
      <w:r w:rsidRPr="00E129B8">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985"/>
    </w:p>
    <w:p w14:paraId="4226F338" w14:textId="77777777" w:rsidR="003A7E14" w:rsidRPr="00376AFF" w:rsidRDefault="003A7E14" w:rsidP="003A7E14">
      <w:pPr>
        <w:pStyle w:val="Amicarellibiblio"/>
      </w:pPr>
      <w:proofErr w:type="spellStart"/>
      <w:r w:rsidRPr="00376AFF">
        <w:t>Mirauda</w:t>
      </w:r>
      <w:proofErr w:type="spellEnd"/>
      <w:r w:rsidRPr="00376AFF">
        <w:t xml:space="preserve"> D., M. Greco, A. Volpe </w:t>
      </w:r>
      <w:proofErr w:type="spellStart"/>
      <w:r w:rsidRPr="00376AFF">
        <w:t>Plantamura</w:t>
      </w:r>
      <w:proofErr w:type="spellEnd"/>
      <w:r w:rsidRPr="00376AFF">
        <w:t>; 2011; Influence of the entropic parameter on the flow geometry and morphology; Proc. World Academy of Science, Engineering and Technology, ICWEE 2011, Phuket, Thailand; 1357–1362.</w:t>
      </w:r>
      <w:bookmarkEnd w:id="986"/>
    </w:p>
    <w:p w14:paraId="6B4D7645" w14:textId="77777777" w:rsidR="00FB5588" w:rsidRPr="00376AFF" w:rsidRDefault="00FB5588" w:rsidP="00FB5588">
      <w:pPr>
        <w:pStyle w:val="Amicarellibiblio"/>
      </w:pPr>
      <w:bookmarkStart w:id="987" w:name="_Ref392881894"/>
      <w:proofErr w:type="spellStart"/>
      <w:r w:rsidRPr="00376AFF">
        <w:t>Molteni</w:t>
      </w:r>
      <w:proofErr w:type="spellEnd"/>
      <w:r w:rsidRPr="00376AFF">
        <w:t xml:space="preserve"> D., A. Colagrossi; 2009; A simple procedure to improve the pressure evaluation in hydrodynamic context using the SPH; Computer Physics Communications, 180:861–872.</w:t>
      </w:r>
      <w:bookmarkEnd w:id="987"/>
    </w:p>
    <w:p w14:paraId="15BF277C" w14:textId="77777777" w:rsidR="004B071E" w:rsidRPr="00376AFF" w:rsidRDefault="004B071E" w:rsidP="00FB5588">
      <w:pPr>
        <w:pStyle w:val="Amicarellibiblio"/>
      </w:pPr>
      <w:r w:rsidRPr="00376AFF">
        <w:t xml:space="preserve">Monaghan J. J.; 1992; Smoothed Particle Hydrodynamics; </w:t>
      </w:r>
      <w:proofErr w:type="spellStart"/>
      <w:r w:rsidRPr="00376AFF">
        <w:t>Annu</w:t>
      </w:r>
      <w:proofErr w:type="spellEnd"/>
      <w:r w:rsidRPr="00376AFF">
        <w:t xml:space="preserve">. Rev. Astron. </w:t>
      </w:r>
      <w:proofErr w:type="spellStart"/>
      <w:r w:rsidRPr="00376AFF">
        <w:t>Astrophys</w:t>
      </w:r>
      <w:proofErr w:type="spellEnd"/>
      <w:r w:rsidRPr="00376AFF">
        <w:t>, 30, 543-74.</w:t>
      </w:r>
    </w:p>
    <w:p w14:paraId="615A819C" w14:textId="77777777" w:rsidR="004B071E" w:rsidRPr="00376AFF" w:rsidRDefault="004B071E" w:rsidP="00FB5588">
      <w:pPr>
        <w:pStyle w:val="Amicarellibiblio"/>
      </w:pPr>
      <w:r w:rsidRPr="00376AFF">
        <w:t>Monaghan J.J. 1994; Simulating Free Surface Flows with SPH; Journal of Computational Physics, 110, 399-406.</w:t>
      </w:r>
    </w:p>
    <w:p w14:paraId="682B1509" w14:textId="77777777" w:rsidR="0065632F" w:rsidRPr="00376AFF" w:rsidRDefault="0065632F" w:rsidP="00FB5588">
      <w:pPr>
        <w:pStyle w:val="Amicarellibiblio"/>
      </w:pPr>
      <w:bookmarkStart w:id="988" w:name="_Ref341105676"/>
      <w:r w:rsidRPr="00376AFF">
        <w:t>Monaghan JJ. Smoothed particle hydrodynamics; 2005; Rep. Prog. Phys., 68:1703–1759.</w:t>
      </w:r>
      <w:bookmarkEnd w:id="988"/>
    </w:p>
    <w:p w14:paraId="57D2F287" w14:textId="77777777" w:rsidR="004B071E" w:rsidRPr="00376AFF" w:rsidRDefault="004B071E" w:rsidP="00FB5588">
      <w:pPr>
        <w:pStyle w:val="Amicarellibiblio"/>
      </w:pPr>
      <w:r w:rsidRPr="00376AFF">
        <w:t xml:space="preserve">Monaghan J.J., J.C. </w:t>
      </w:r>
      <w:proofErr w:type="spellStart"/>
      <w:r w:rsidRPr="00376AFF">
        <w:t>Lattanzio</w:t>
      </w:r>
      <w:proofErr w:type="spellEnd"/>
      <w:r w:rsidRPr="00376AFF">
        <w:t>; 1985; A refined method for astrophysical problems. Astronomy and Astrophysics, 149, 135-143.</w:t>
      </w:r>
    </w:p>
    <w:p w14:paraId="52AF1356" w14:textId="77777777" w:rsidR="001D07BE" w:rsidRPr="00376AFF" w:rsidRDefault="001D07BE" w:rsidP="00FB5588">
      <w:pPr>
        <w:pStyle w:val="Amicarellibiblio"/>
      </w:pPr>
      <w:bookmarkStart w:id="989" w:name="_Ref355093271"/>
      <w:r w:rsidRPr="00376AFF">
        <w:t xml:space="preserve">Monaghan J.J., J.B. </w:t>
      </w:r>
      <w:proofErr w:type="spellStart"/>
      <w:r w:rsidRPr="00376AFF">
        <w:t>Kajtar</w:t>
      </w:r>
      <w:proofErr w:type="spellEnd"/>
      <w:r w:rsidRPr="00376AFF">
        <w:t>; 2009; SPH particle boundary forces for arbitrary boundaries. Computer Physics Communications, 180:1811–1820.</w:t>
      </w:r>
      <w:bookmarkEnd w:id="989"/>
    </w:p>
    <w:p w14:paraId="2185B278" w14:textId="77777777" w:rsidR="00614AF7" w:rsidRPr="00376AFF" w:rsidRDefault="00614AF7" w:rsidP="00614AF7">
      <w:pPr>
        <w:pStyle w:val="Amicarellibiblio"/>
      </w:pPr>
      <w:bookmarkStart w:id="990" w:name="_Ref341106801"/>
      <w:r w:rsidRPr="00376AFF">
        <w:t>Monaghan J.J., A. Kos, N. Issa; 2003; Fluid motion generated by impact; Journal of Waterway, Port, Coastal and Ocean</w:t>
      </w:r>
      <w:bookmarkEnd w:id="990"/>
      <w:r w:rsidRPr="00376AFF">
        <w:t xml:space="preserve"> Engineering, 129:250–259.</w:t>
      </w:r>
    </w:p>
    <w:p w14:paraId="211C7279" w14:textId="77777777" w:rsidR="004B071E" w:rsidRPr="00376AFF" w:rsidRDefault="00535300" w:rsidP="00FB5588">
      <w:pPr>
        <w:pStyle w:val="Amicarellibiblio"/>
      </w:pPr>
      <w:hyperlink r:id="rId580" w:tooltip="Show Author Details" w:history="1">
        <w:r w:rsidR="004B071E" w:rsidRPr="00376AFF">
          <w:t>Monaghan J.J.</w:t>
        </w:r>
      </w:hyperlink>
      <w:r w:rsidR="004B071E" w:rsidRPr="00376AFF">
        <w:t xml:space="preserve">, A. </w:t>
      </w:r>
      <w:proofErr w:type="spellStart"/>
      <w:r w:rsidR="004B071E" w:rsidRPr="00376AFF">
        <w:t>Raflee</w:t>
      </w:r>
      <w:proofErr w:type="spellEnd"/>
      <w:r>
        <w:fldChar w:fldCharType="begin"/>
      </w:r>
      <w:r>
        <w:instrText xml:space="preserve"> HYPERLINK "http://www.scopus.com.scopeesprx.elsevier.com/authid/detail.url?authorId=26632500300&amp;amp;eid=2-s2.0-84872045174" \o "Show Author Details" </w:instrText>
      </w:r>
      <w:r>
        <w:fldChar w:fldCharType="separate"/>
      </w:r>
      <w:r w:rsidR="004B071E" w:rsidRPr="00376AFF">
        <w:t>;</w:t>
      </w:r>
      <w:r>
        <w:fldChar w:fldCharType="end"/>
      </w:r>
      <w:r w:rsidR="004B071E" w:rsidRPr="00376AFF">
        <w:t xml:space="preserve"> 2013; A simple SPH algorithm for multi-fluid flow with high density ratios; </w:t>
      </w:r>
      <w:hyperlink r:id="rId581" w:tooltip="Go to the information page for this source" w:history="1">
        <w:r w:rsidR="004B071E" w:rsidRPr="00376AFF">
          <w:t>International Journal for Numerical Methods in Fluids</w:t>
        </w:r>
      </w:hyperlink>
      <w:r w:rsidR="004B071E" w:rsidRPr="00376AFF">
        <w:t xml:space="preserve">, 71(5):537-561. </w:t>
      </w:r>
    </w:p>
    <w:p w14:paraId="5B604D5E" w14:textId="77777777" w:rsidR="004B071E" w:rsidRPr="00376AFF" w:rsidRDefault="004B071E" w:rsidP="00FB5588">
      <w:pPr>
        <w:pStyle w:val="Amicarellibiblio"/>
      </w:pPr>
      <w:bookmarkStart w:id="991" w:name="_Ref449949176"/>
      <w:r w:rsidRPr="00376AFF">
        <w:t>Morrison F. A.; 2013; An Introduction to Fluid Mechanics, Cambridge University Press, New York.</w:t>
      </w:r>
      <w:bookmarkEnd w:id="991"/>
    </w:p>
    <w:p w14:paraId="1884FEF2" w14:textId="77777777" w:rsidR="004B071E" w:rsidRPr="00376AFF" w:rsidRDefault="00535300" w:rsidP="00FB5588">
      <w:pPr>
        <w:pStyle w:val="Amicarellibiblio"/>
      </w:pPr>
      <w:hyperlink r:id="rId582" w:history="1">
        <w:proofErr w:type="spellStart"/>
        <w:r w:rsidR="004B071E" w:rsidRPr="00E129B8">
          <w:rPr>
            <w:lang w:val="fr-FR"/>
          </w:rPr>
          <w:t>Moulinec</w:t>
        </w:r>
        <w:proofErr w:type="spellEnd"/>
        <w:r w:rsidR="004B071E" w:rsidRPr="00E129B8">
          <w:rPr>
            <w:lang w:val="fr-FR"/>
          </w:rPr>
          <w:t xml:space="preserve"> C</w:t>
        </w:r>
      </w:hyperlink>
      <w:r w:rsidR="004B071E" w:rsidRPr="00E129B8">
        <w:rPr>
          <w:lang w:val="fr-FR"/>
        </w:rPr>
        <w:t xml:space="preserve">., </w:t>
      </w:r>
      <w:proofErr w:type="spellStart"/>
      <w:r w:rsidR="004B071E" w:rsidRPr="00E129B8">
        <w:rPr>
          <w:lang w:val="fr-FR"/>
        </w:rPr>
        <w:t>R.Issa</w:t>
      </w:r>
      <w:proofErr w:type="spellEnd"/>
      <w:r w:rsidR="004B071E" w:rsidRPr="00E129B8">
        <w:rPr>
          <w:lang w:val="fr-FR"/>
        </w:rPr>
        <w:t xml:space="preserve">, J.C. </w:t>
      </w:r>
      <w:hyperlink r:id="rId583" w:history="1">
        <w:r w:rsidR="004B071E" w:rsidRPr="00376AFF">
          <w:t>Marongiu</w:t>
        </w:r>
      </w:hyperlink>
      <w:r w:rsidR="004B071E" w:rsidRPr="00376AFF">
        <w:t xml:space="preserve">, D. </w:t>
      </w:r>
      <w:hyperlink r:id="rId584" w:history="1">
        <w:proofErr w:type="spellStart"/>
        <w:r w:rsidR="004B071E" w:rsidRPr="00376AFF">
          <w:t>Violeau</w:t>
        </w:r>
        <w:proofErr w:type="spellEnd"/>
      </w:hyperlink>
      <w:r w:rsidR="004B071E" w:rsidRPr="00376AFF">
        <w:t>; “Parallel 3-D SPH simulations”; CMES-COMPUTER MODELING IN ENGINEERING &amp; SCIENCES, 25-3 (2008) , 133-147.</w:t>
      </w:r>
    </w:p>
    <w:p w14:paraId="41353DB1" w14:textId="77777777" w:rsidR="004B071E" w:rsidRPr="00376AFF" w:rsidRDefault="00535300" w:rsidP="00FB5588">
      <w:pPr>
        <w:pStyle w:val="Amicarellibiblio"/>
      </w:pPr>
      <w:hyperlink r:id="rId585" w:history="1">
        <w:r w:rsidR="004B071E" w:rsidRPr="00376AFF">
          <w:t>Nestor</w:t>
        </w:r>
      </w:hyperlink>
      <w:r w:rsidR="004B071E" w:rsidRPr="00376AFF">
        <w:t xml:space="preserve"> R.M., </w:t>
      </w:r>
      <w:hyperlink r:id="rId586" w:history="1">
        <w:r w:rsidR="004B071E" w:rsidRPr="00376AFF">
          <w:t>N.J. Quinlan</w:t>
        </w:r>
      </w:hyperlink>
      <w:r w:rsidR="004B071E" w:rsidRPr="00376AFF">
        <w:t xml:space="preserve">; 2013; Application of the meshless finite volume particle method to flow-induced motion of a rigid body; </w:t>
      </w:r>
      <w:hyperlink r:id="rId587" w:tooltip="Go to Computers &amp; Fluids on ScienceDirect" w:history="1">
        <w:r w:rsidR="004B071E" w:rsidRPr="00376AFF">
          <w:t>Computers &amp; Fluids</w:t>
        </w:r>
      </w:hyperlink>
      <w:r w:rsidR="004B071E" w:rsidRPr="00376AFF">
        <w:t xml:space="preserve">, </w:t>
      </w:r>
      <w:hyperlink r:id="rId588" w:tooltip="Go to table of contents for this volume/issue" w:history="1">
        <w:r w:rsidR="004B071E" w:rsidRPr="00376AFF">
          <w:t>88</w:t>
        </w:r>
      </w:hyperlink>
      <w:r w:rsidR="004B071E" w:rsidRPr="00376AFF">
        <w:t>:386–399.</w:t>
      </w:r>
    </w:p>
    <w:p w14:paraId="328C767C" w14:textId="77777777" w:rsidR="001D07BE" w:rsidRPr="00376AFF" w:rsidRDefault="001D07BE" w:rsidP="001D07BE">
      <w:pPr>
        <w:pStyle w:val="Amicarellibiblio"/>
      </w:pPr>
      <w:bookmarkStart w:id="992" w:name="_Ref392882952"/>
      <w:proofErr w:type="spellStart"/>
      <w:r w:rsidRPr="00376AFF">
        <w:t>Neuhauser</w:t>
      </w:r>
      <w:proofErr w:type="spellEnd"/>
      <w:r w:rsidRPr="00376AFF">
        <w:t xml:space="preserve"> M., J.-C. Marongiu, F. </w:t>
      </w:r>
      <w:proofErr w:type="spellStart"/>
      <w:r w:rsidRPr="00376AFF">
        <w:t>Leboeuf</w:t>
      </w:r>
      <w:proofErr w:type="spellEnd"/>
      <w:r w:rsidRPr="00376AFF">
        <w:t>; 2013; Coupling of the meshless SPH-ALE method with a finite volume method; Particle-based Methods III: Fundamentals and Applications – Proceedings of the 3rd International Conference on Particle based Methods, Fundamentals and Applications, Particles 2013: 939-948.</w:t>
      </w:r>
      <w:bookmarkEnd w:id="992"/>
      <w:r w:rsidRPr="00376AFF">
        <w:t xml:space="preserve"> </w:t>
      </w:r>
    </w:p>
    <w:p w14:paraId="51AA3BF4" w14:textId="77777777" w:rsidR="004B071E" w:rsidRPr="00376AFF" w:rsidRDefault="004B071E" w:rsidP="00FB5588">
      <w:pPr>
        <w:pStyle w:val="Amicarellibiblio"/>
      </w:pPr>
      <w:r w:rsidRPr="00376AFF">
        <w:t xml:space="preserve">Nguyen H.H. , D. Marot, F. </w:t>
      </w:r>
      <w:proofErr w:type="spellStart"/>
      <w:r w:rsidRPr="00376AFF">
        <w:t>Bendahmane</w:t>
      </w:r>
      <w:proofErr w:type="spellEnd"/>
      <w:r w:rsidRPr="00376AFF">
        <w:t xml:space="preserve">; 2012; Erodibility characterisation for suffusion process in cohesive soil by two types of hydraulic loading; </w:t>
      </w:r>
      <w:proofErr w:type="spellStart"/>
      <w:r w:rsidRPr="00376AFF">
        <w:t>Houille</w:t>
      </w:r>
      <w:proofErr w:type="spellEnd"/>
      <w:r w:rsidRPr="00376AFF">
        <w:t xml:space="preserve"> Blanche, 6: 54-60.</w:t>
      </w:r>
    </w:p>
    <w:p w14:paraId="0ACACF5E" w14:textId="77777777" w:rsidR="004B071E" w:rsidRPr="00376AFF" w:rsidRDefault="004B071E" w:rsidP="00FB5588">
      <w:pPr>
        <w:pStyle w:val="Amicarellibiblio"/>
      </w:pPr>
      <w:proofErr w:type="spellStart"/>
      <w:r w:rsidRPr="00376AFF">
        <w:t>Niemunis</w:t>
      </w:r>
      <w:proofErr w:type="spellEnd"/>
      <w:r w:rsidRPr="00376AFF">
        <w:t xml:space="preserve">, A., </w:t>
      </w:r>
      <w:proofErr w:type="spellStart"/>
      <w:r w:rsidRPr="00376AFF">
        <w:t>Herle</w:t>
      </w:r>
      <w:proofErr w:type="spellEnd"/>
      <w:r w:rsidRPr="00376AFF">
        <w:t xml:space="preserve"> I.; 1997; Hypoplastic model for cohesionless soils with elastic strain range, Mechanics of Cohesive-Frictional Materials, 2 (4), pp. 279-299.</w:t>
      </w:r>
    </w:p>
    <w:p w14:paraId="218206D1" w14:textId="77777777" w:rsidR="003A7E14" w:rsidRPr="00376AFF" w:rsidRDefault="003A7E14" w:rsidP="003A7E14">
      <w:pPr>
        <w:pStyle w:val="Amicarellibiblio"/>
      </w:pPr>
      <w:bookmarkStart w:id="993" w:name="_Ref341106852"/>
      <w:proofErr w:type="spellStart"/>
      <w:r w:rsidRPr="00376AFF">
        <w:t>Omidvar</w:t>
      </w:r>
      <w:proofErr w:type="spellEnd"/>
      <w:r w:rsidRPr="00376AFF">
        <w:t xml:space="preserve"> P., P.K. </w:t>
      </w:r>
      <w:proofErr w:type="spellStart"/>
      <w:r w:rsidRPr="00376AFF">
        <w:t>Stansby</w:t>
      </w:r>
      <w:proofErr w:type="spellEnd"/>
      <w:r w:rsidRPr="00376AFF">
        <w:t>, B.D. Rogers; 2012; SPH for 3D floating bodies using variable mass particle distribution; International Journal for Numerical Methods in Fluids, 72(4):427-452; DOI: 10.1002/fld.3749</w:t>
      </w:r>
      <w:bookmarkEnd w:id="993"/>
    </w:p>
    <w:p w14:paraId="144C4636" w14:textId="77777777" w:rsidR="003A7E14" w:rsidRPr="00376AFF" w:rsidRDefault="003A7E14" w:rsidP="003A7E14">
      <w:pPr>
        <w:pStyle w:val="Amicarellibiblio"/>
      </w:pPr>
      <w:bookmarkStart w:id="994" w:name="_Ref341106851"/>
      <w:proofErr w:type="spellStart"/>
      <w:r w:rsidRPr="00376AFF">
        <w:lastRenderedPageBreak/>
        <w:t>Omidvar</w:t>
      </w:r>
      <w:proofErr w:type="spellEnd"/>
      <w:r w:rsidRPr="00376AFF">
        <w:t xml:space="preserve"> P., P.K. </w:t>
      </w:r>
      <w:proofErr w:type="spellStart"/>
      <w:r w:rsidRPr="00376AFF">
        <w:t>Stansby</w:t>
      </w:r>
      <w:proofErr w:type="spellEnd"/>
      <w:r w:rsidRPr="00376AFF">
        <w:t>, B.D. Rogers; 2012; Wave body interaction in 2D using smoothed particle hydrodynamics (SPH) with variable particle mass; International Journal for Numerical Methods in Fluids, 68:686–705.</w:t>
      </w:r>
      <w:bookmarkEnd w:id="994"/>
    </w:p>
    <w:p w14:paraId="4D2E47A1" w14:textId="77777777" w:rsidR="007F28CF" w:rsidRPr="00376AFF" w:rsidRDefault="007F28CF" w:rsidP="007F28CF">
      <w:pPr>
        <w:pStyle w:val="Amicarellibiblio"/>
      </w:pPr>
      <w:bookmarkStart w:id="995" w:name="_Ref341107075"/>
      <w:proofErr w:type="spellStart"/>
      <w:r w:rsidRPr="00376AFF">
        <w:t>Oger</w:t>
      </w:r>
      <w:proofErr w:type="spellEnd"/>
      <w:r w:rsidRPr="00376AFF">
        <w:t xml:space="preserve"> G., M. </w:t>
      </w:r>
      <w:proofErr w:type="spellStart"/>
      <w:r w:rsidRPr="00376AFF">
        <w:t>Doring</w:t>
      </w:r>
      <w:proofErr w:type="spellEnd"/>
      <w:r w:rsidRPr="00376AFF">
        <w:t xml:space="preserve">, B. </w:t>
      </w:r>
      <w:proofErr w:type="spellStart"/>
      <w:r w:rsidRPr="00376AFF">
        <w:t>Alessandrini</w:t>
      </w:r>
      <w:proofErr w:type="spellEnd"/>
      <w:r w:rsidRPr="00376AFF">
        <w:t xml:space="preserve">, P. </w:t>
      </w:r>
      <w:proofErr w:type="spellStart"/>
      <w:r w:rsidRPr="00376AFF">
        <w:t>Ferrant</w:t>
      </w:r>
      <w:proofErr w:type="spellEnd"/>
      <w:r w:rsidRPr="00376AFF">
        <w:t>; 2006; Impulse-based rigid body interaction</w:t>
      </w:r>
      <w:bookmarkEnd w:id="995"/>
      <w:r w:rsidRPr="00376AFF">
        <w:t xml:space="preserve"> in SPH; Journal of Computational Physics, 213:803–822.</w:t>
      </w:r>
    </w:p>
    <w:p w14:paraId="037EC64E" w14:textId="77777777" w:rsidR="004B071E" w:rsidRPr="00376AFF" w:rsidRDefault="004B071E" w:rsidP="00FB5588">
      <w:pPr>
        <w:pStyle w:val="Amicarellibiblio"/>
      </w:pPr>
      <w:proofErr w:type="spellStart"/>
      <w:r w:rsidRPr="00376AFF">
        <w:t>Oger</w:t>
      </w:r>
      <w:proofErr w:type="spellEnd"/>
      <w:r w:rsidRPr="00376AFF">
        <w:t xml:space="preserve"> G., M. </w:t>
      </w:r>
      <w:proofErr w:type="spellStart"/>
      <w:r w:rsidRPr="00376AFF">
        <w:t>Doring</w:t>
      </w:r>
      <w:proofErr w:type="spellEnd"/>
      <w:r w:rsidRPr="00376AFF">
        <w:t xml:space="preserve">, B. </w:t>
      </w:r>
      <w:proofErr w:type="spellStart"/>
      <w:r w:rsidRPr="00376AFF">
        <w:t>Alessandrini</w:t>
      </w:r>
      <w:proofErr w:type="spellEnd"/>
      <w:r w:rsidRPr="00376AFF">
        <w:t xml:space="preserve"> and P. </w:t>
      </w:r>
      <w:proofErr w:type="spellStart"/>
      <w:r w:rsidRPr="00376AFF">
        <w:t>Ferrant</w:t>
      </w:r>
      <w:proofErr w:type="spellEnd"/>
      <w:r w:rsidRPr="00376AFF">
        <w:t xml:space="preserve">; </w:t>
      </w:r>
      <w:r w:rsidR="009C3966" w:rsidRPr="00376AFF">
        <w:t xml:space="preserve">2007; </w:t>
      </w:r>
      <w:r w:rsidRPr="00376AFF">
        <w:t>“An improved SPH method: Towards higher order convergence”; Journal of Computational Physics 225</w:t>
      </w:r>
      <w:r w:rsidR="009C3966" w:rsidRPr="00376AFF">
        <w:t>:</w:t>
      </w:r>
      <w:r w:rsidRPr="00376AFF">
        <w:t>1472–1492.</w:t>
      </w:r>
    </w:p>
    <w:p w14:paraId="318A5782" w14:textId="77777777" w:rsidR="00903A00" w:rsidRPr="00376AFF" w:rsidRDefault="00903A00" w:rsidP="00903A00">
      <w:pPr>
        <w:pStyle w:val="Amicarellibiblio"/>
      </w:pPr>
      <w:bookmarkStart w:id="996" w:name="_Ref520296263"/>
      <w:bookmarkStart w:id="997" w:name="_Ref520292527"/>
      <w:r w:rsidRPr="00376AFF">
        <w:t>OpenFOAM (OpenCFD Ltd), https://github.com/OpenFOAM/OpenFOAM-dev, https://github.com/isoAdvector/isoAdvector</w:t>
      </w:r>
      <w:bookmarkEnd w:id="996"/>
    </w:p>
    <w:p w14:paraId="234BE068" w14:textId="77777777" w:rsidR="0079794E" w:rsidRPr="00376AFF" w:rsidRDefault="0079794E" w:rsidP="00FB5588">
      <w:pPr>
        <w:pStyle w:val="Amicarellibiblio"/>
      </w:pPr>
      <w:bookmarkStart w:id="998" w:name="_Ref57191825"/>
      <w:r w:rsidRPr="00376AFF">
        <w:t>Paraview (Kitware), https://github.com/Kitware/ParaView</w:t>
      </w:r>
      <w:bookmarkEnd w:id="997"/>
      <w:bookmarkEnd w:id="998"/>
    </w:p>
    <w:p w14:paraId="30ECC8E1" w14:textId="77777777" w:rsidR="004B071E" w:rsidRPr="00E129B8" w:rsidRDefault="004B071E" w:rsidP="00FB5588">
      <w:pPr>
        <w:pStyle w:val="Amicarellibiblio"/>
        <w:rPr>
          <w:lang w:val="it-IT"/>
        </w:rPr>
      </w:pPr>
      <w:r w:rsidRPr="00E129B8">
        <w:rPr>
          <w:lang w:val="it-IT"/>
        </w:rPr>
        <w:t xml:space="preserve">Pasqualini; 1983; Standard </w:t>
      </w:r>
      <w:proofErr w:type="spellStart"/>
      <w:r w:rsidRPr="00E129B8">
        <w:rPr>
          <w:lang w:val="it-IT"/>
        </w:rPr>
        <w:t>penetration</w:t>
      </w:r>
      <w:proofErr w:type="spellEnd"/>
      <w:r w:rsidRPr="00E129B8">
        <w:rPr>
          <w:lang w:val="it-IT"/>
        </w:rPr>
        <w:t xml:space="preserve"> test S.P.T.; Conferenze di Geotecnica di Torino, XI ciclo, “Parametri di progetto da prove in situ”: 1-94; 28Nov1983-01Dec1983, Torino (</w:t>
      </w:r>
      <w:proofErr w:type="spellStart"/>
      <w:r w:rsidRPr="00E129B8">
        <w:rPr>
          <w:lang w:val="it-IT"/>
        </w:rPr>
        <w:t>Italy</w:t>
      </w:r>
      <w:proofErr w:type="spellEnd"/>
      <w:r w:rsidRPr="00E129B8">
        <w:rPr>
          <w:lang w:val="it-IT"/>
        </w:rPr>
        <w:t>).</w:t>
      </w:r>
    </w:p>
    <w:p w14:paraId="06E32414" w14:textId="77777777" w:rsidR="0065632F" w:rsidRPr="00376AFF" w:rsidRDefault="0065632F" w:rsidP="0065632F">
      <w:pPr>
        <w:pStyle w:val="Amicarellibiblio"/>
      </w:pPr>
      <w:bookmarkStart w:id="999" w:name="_Ref392152861"/>
      <w:bookmarkStart w:id="1000" w:name="_Ref341167074"/>
      <w:r w:rsidRPr="00376AFF">
        <w:t xml:space="preserve">Patel M.H., R. </w:t>
      </w:r>
      <w:proofErr w:type="spellStart"/>
      <w:r w:rsidRPr="00376AFF">
        <w:t>Vignjevic</w:t>
      </w:r>
      <w:proofErr w:type="spellEnd"/>
      <w:r w:rsidRPr="00376AFF">
        <w:t>, J.C.  Campbell;  2009; An SPH Technique for Evaluating the Behaviour of Ships In Extreme Ocean Waves; International Journal of Maritime Engineering, 151:39-47.</w:t>
      </w:r>
      <w:bookmarkEnd w:id="999"/>
      <w:r w:rsidRPr="00376AFF">
        <w:t xml:space="preserve"> </w:t>
      </w:r>
    </w:p>
    <w:p w14:paraId="52EBB98E" w14:textId="77777777" w:rsidR="001D07BE" w:rsidRPr="00376AFF" w:rsidRDefault="001D07BE" w:rsidP="001D07BE">
      <w:pPr>
        <w:pStyle w:val="Amicarellibiblio"/>
      </w:pPr>
      <w:bookmarkStart w:id="1001" w:name="_Ref341167488"/>
      <w:r w:rsidRPr="00376AFF">
        <w:t xml:space="preserve">Pastor M., B. Haddad, G. </w:t>
      </w:r>
      <w:proofErr w:type="spellStart"/>
      <w:r w:rsidRPr="00376AFF">
        <w:t>Sorbino</w:t>
      </w:r>
      <w:proofErr w:type="spellEnd"/>
      <w:r w:rsidRPr="00376AFF">
        <w:t xml:space="preserve">, S. Cuomo, V. </w:t>
      </w:r>
      <w:proofErr w:type="spellStart"/>
      <w:r w:rsidRPr="00376AFF">
        <w:t>Drempetic</w:t>
      </w:r>
      <w:proofErr w:type="spellEnd"/>
      <w:r w:rsidRPr="00376AFF">
        <w:t xml:space="preserve">; 2009; A depth-integrated, coupled SPH model for flow-like landslides and related phenomena; Int. J. </w:t>
      </w:r>
      <w:proofErr w:type="spellStart"/>
      <w:r w:rsidRPr="00376AFF">
        <w:t>Numer</w:t>
      </w:r>
      <w:proofErr w:type="spellEnd"/>
      <w:r w:rsidRPr="00376AFF">
        <w:t xml:space="preserve">. Anal. Meth. </w:t>
      </w:r>
      <w:proofErr w:type="spellStart"/>
      <w:r w:rsidRPr="00376AFF">
        <w:t>Geomech</w:t>
      </w:r>
      <w:proofErr w:type="spellEnd"/>
      <w:r w:rsidRPr="00376AFF">
        <w:t>., 33:143–172.</w:t>
      </w:r>
      <w:bookmarkEnd w:id="1001"/>
    </w:p>
    <w:bookmarkEnd w:id="1000"/>
    <w:p w14:paraId="383A4F75" w14:textId="77777777" w:rsidR="004B071E" w:rsidRPr="00376AFF" w:rsidRDefault="004B071E" w:rsidP="00FB5588">
      <w:pPr>
        <w:pStyle w:val="Amicarellibiblio"/>
      </w:pPr>
      <w:r w:rsidRPr="00376AFF">
        <w:t xml:space="preserve">Patel M.H., R. </w:t>
      </w:r>
      <w:proofErr w:type="spellStart"/>
      <w:r w:rsidRPr="00376AFF">
        <w:t>Vignjevic</w:t>
      </w:r>
      <w:proofErr w:type="spellEnd"/>
      <w:r w:rsidRPr="00376AFF">
        <w:t xml:space="preserve">, J.C.  Campbell; 2009; An SPH Technique for Evaluating the Behaviour of Ships In Extreme Ocean Waves;  International Journal of Maritime Engineering, 151, 39-47. </w:t>
      </w:r>
    </w:p>
    <w:p w14:paraId="3007114C" w14:textId="77777777" w:rsidR="004B071E" w:rsidRPr="00376AFF" w:rsidRDefault="004B071E" w:rsidP="00FB5588">
      <w:pPr>
        <w:pStyle w:val="Amicarellibiblio"/>
      </w:pPr>
      <w:r w:rsidRPr="00376AFF">
        <w:t xml:space="preserve">Peralta C., A. </w:t>
      </w:r>
      <w:proofErr w:type="spellStart"/>
      <w:r w:rsidRPr="00376AFF">
        <w:t>Melatos</w:t>
      </w:r>
      <w:proofErr w:type="spellEnd"/>
      <w:r w:rsidRPr="00376AFF">
        <w:t xml:space="preserve">, M. </w:t>
      </w:r>
      <w:proofErr w:type="spellStart"/>
      <w:r w:rsidRPr="00376AFF">
        <w:t>Giacobello</w:t>
      </w:r>
      <w:proofErr w:type="spellEnd"/>
      <w:r w:rsidRPr="00376AFF">
        <w:t xml:space="preserve">, A. </w:t>
      </w:r>
      <w:proofErr w:type="spellStart"/>
      <w:r w:rsidRPr="00376AFF">
        <w:t>Ooi</w:t>
      </w:r>
      <w:proofErr w:type="spellEnd"/>
      <w:r w:rsidRPr="00376AFF">
        <w:t>; 2008; Superfluid spherical Couette flow; Journal of Fluid Mechanics, 609:221-274; DOI: 10.1017/S002211200800236X</w:t>
      </w:r>
    </w:p>
    <w:p w14:paraId="1A2F69A0" w14:textId="77777777" w:rsidR="00EC7AD1" w:rsidRPr="00E129B8" w:rsidRDefault="00EC7AD1" w:rsidP="00FB5588">
      <w:pPr>
        <w:pStyle w:val="Amicarellibiblio"/>
        <w:rPr>
          <w:lang w:val="it-IT"/>
        </w:rPr>
      </w:pPr>
      <w:bookmarkStart w:id="1002" w:name="_Ref520295993"/>
      <w:r w:rsidRPr="00E129B8">
        <w:rPr>
          <w:lang w:val="it-IT"/>
        </w:rPr>
        <w:t>ply2SPHERA_perimeter v.1.0 (RSE SpA); Amicarelli A.; FOSS; https://github.com/AndreaAmicarelliRSE/ply2SPHERA_perimeter</w:t>
      </w:r>
      <w:bookmarkEnd w:id="1002"/>
    </w:p>
    <w:p w14:paraId="27F3F0E0" w14:textId="77777777" w:rsidR="004B071E" w:rsidRPr="00E129B8" w:rsidRDefault="004B071E" w:rsidP="00FB5588">
      <w:pPr>
        <w:pStyle w:val="Amicarellibiblio"/>
        <w:rPr>
          <w:lang w:val="it-IT"/>
        </w:rPr>
      </w:pPr>
      <w:r w:rsidRPr="00E129B8">
        <w:rPr>
          <w:lang w:val="it-IT"/>
        </w:rPr>
        <w:t>Pontillo M.; 2010; Trasporto ed “</w:t>
      </w:r>
      <w:proofErr w:type="spellStart"/>
      <w:r w:rsidRPr="00E129B8">
        <w:rPr>
          <w:lang w:val="it-IT"/>
        </w:rPr>
        <w:t>entrainment</w:t>
      </w:r>
      <w:proofErr w:type="spellEnd"/>
      <w:r w:rsidRPr="00E129B8">
        <w:rPr>
          <w:lang w:val="it-IT"/>
        </w:rPr>
        <w:t xml:space="preserve">” di sedimenti in alvei mobili; PhD </w:t>
      </w:r>
      <w:proofErr w:type="spellStart"/>
      <w:r w:rsidRPr="00E129B8">
        <w:rPr>
          <w:lang w:val="it-IT"/>
        </w:rPr>
        <w:t>thesis</w:t>
      </w:r>
      <w:proofErr w:type="spellEnd"/>
      <w:r w:rsidRPr="00E129B8">
        <w:rPr>
          <w:lang w:val="it-IT"/>
        </w:rPr>
        <w:t>, Università degli studi di Napoli Federico II.</w:t>
      </w:r>
    </w:p>
    <w:p w14:paraId="546C7B5E" w14:textId="77777777" w:rsidR="001D07BE" w:rsidRPr="00376AFF" w:rsidRDefault="001D07BE" w:rsidP="001D07BE">
      <w:pPr>
        <w:pStyle w:val="Amicarellibiblio"/>
      </w:pPr>
      <w:bookmarkStart w:id="1003" w:name="_Ref392885315"/>
      <w:r w:rsidRPr="00376AFF">
        <w:t xml:space="preserve">Price, D.J.; 2012; </w:t>
      </w:r>
      <w:hyperlink r:id="rId589" w:history="1">
        <w:r w:rsidRPr="00376AFF">
          <w:t>Smoothed Particle Hydrodynamics and Magnetohydrodynamics</w:t>
        </w:r>
      </w:hyperlink>
      <w:r w:rsidRPr="00376AFF">
        <w:t>; J. Comp. Phys., 231(3): 759-794.</w:t>
      </w:r>
      <w:bookmarkEnd w:id="1003"/>
    </w:p>
    <w:bookmarkStart w:id="1004" w:name="_Ref414469082"/>
    <w:p w14:paraId="60C5B59D" w14:textId="77777777" w:rsidR="001D07BE" w:rsidRPr="00376AFF" w:rsidRDefault="001D07BE" w:rsidP="001D07BE">
      <w:pPr>
        <w:pStyle w:val="Amicarellibiblio"/>
      </w:pPr>
      <w:r w:rsidRPr="00376AFF">
        <w:fldChar w:fldCharType="begin"/>
      </w:r>
      <w:r w:rsidRPr="00376AFF">
        <w:instrText xml:space="preserve"> HYPERLINK "http://adsabs.harvard.edu/cgi-bin/author_form?author=Price,+D&amp;fullauthor=Price,%20Daniel%20J.&amp;charset=UTF-8&amp;db_key=AST" </w:instrText>
      </w:r>
      <w:r w:rsidRPr="00376AFF">
        <w:fldChar w:fldCharType="separate"/>
      </w:r>
      <w:r w:rsidRPr="00376AFF">
        <w:t>Price D.J.</w:t>
      </w:r>
      <w:r w:rsidRPr="00376AFF">
        <w:fldChar w:fldCharType="end"/>
      </w:r>
      <w:r w:rsidRPr="00376AFF">
        <w:t xml:space="preserve">; C. </w:t>
      </w:r>
      <w:hyperlink r:id="rId590" w:history="1">
        <w:proofErr w:type="spellStart"/>
        <w:r w:rsidRPr="00376AFF">
          <w:t>Federrath</w:t>
        </w:r>
        <w:proofErr w:type="spellEnd"/>
      </w:hyperlink>
      <w:r w:rsidRPr="00376AFF">
        <w:t>; 2010; A comparison between grid and particle methods on the statistics of driven, supersonic, isothermal turbulence; Monthly Notices of the Royal Astronomical Society, 406(3):1659-1674.</w:t>
      </w:r>
      <w:bookmarkEnd w:id="1004"/>
    </w:p>
    <w:p w14:paraId="1BD53A87" w14:textId="77777777" w:rsidR="004B071E" w:rsidRPr="00376AFF" w:rsidRDefault="004B071E" w:rsidP="00FB5588">
      <w:pPr>
        <w:pStyle w:val="Amicarellibiblio"/>
      </w:pPr>
      <w:bookmarkStart w:id="1005" w:name="_Ref449700759"/>
      <w:r w:rsidRPr="00376AFF">
        <w:t xml:space="preserve">Price, D.J., J.J. Monaghan; 2007; </w:t>
      </w:r>
      <w:hyperlink r:id="rId591" w:history="1">
        <w:r w:rsidRPr="00376AFF">
          <w:t>An energy conserving formalism for adaptive gravitational force softening in SPH and N-body codes</w:t>
        </w:r>
      </w:hyperlink>
      <w:r w:rsidRPr="00376AFF">
        <w:t>; MNRAS, 374, 1347-1358.</w:t>
      </w:r>
      <w:bookmarkEnd w:id="1005"/>
    </w:p>
    <w:p w14:paraId="5E33157F" w14:textId="77777777" w:rsidR="0065632F" w:rsidRPr="00E129B8" w:rsidRDefault="0065632F" w:rsidP="00FB5588">
      <w:pPr>
        <w:pStyle w:val="Amicarellibiblio"/>
        <w:rPr>
          <w:lang w:val="it-IT"/>
        </w:rPr>
      </w:pPr>
      <w:r w:rsidRPr="00E129B8">
        <w:rPr>
          <w:lang w:val="it-IT"/>
        </w:rPr>
        <w:t>Progetto AVI - Aree Vulnerate Italiane; CNR; 1999-2016; http://sici.irpi.cnr.it/avi.htm</w:t>
      </w:r>
    </w:p>
    <w:p w14:paraId="68CC9BC6" w14:textId="77777777" w:rsidR="0065632F" w:rsidRPr="00376AFF" w:rsidRDefault="0065632F" w:rsidP="00FB5588">
      <w:pPr>
        <w:pStyle w:val="Amicarellibiblio"/>
      </w:pPr>
      <w:r w:rsidRPr="00376AFF">
        <w:t xml:space="preserve">Quinlan N. J., M. Basa, M. </w:t>
      </w:r>
      <w:proofErr w:type="spellStart"/>
      <w:r w:rsidRPr="00376AFF">
        <w:t>Lastiwka</w:t>
      </w:r>
      <w:proofErr w:type="spellEnd"/>
      <w:r w:rsidRPr="00376AFF">
        <w:t xml:space="preserve">; “Truncation error in mesh-free particle methods”; Int. J. </w:t>
      </w:r>
      <w:proofErr w:type="spellStart"/>
      <w:r w:rsidRPr="00376AFF">
        <w:t>Numer</w:t>
      </w:r>
      <w:proofErr w:type="spellEnd"/>
      <w:r w:rsidRPr="00376AFF">
        <w:t xml:space="preserve">. Meth. </w:t>
      </w:r>
      <w:proofErr w:type="spellStart"/>
      <w:r w:rsidRPr="00376AFF">
        <w:t>Engng</w:t>
      </w:r>
      <w:proofErr w:type="spellEnd"/>
      <w:r w:rsidRPr="00376AFF">
        <w:t>, 66 (2006), 2064–2085.</w:t>
      </w:r>
    </w:p>
    <w:p w14:paraId="0C80F7B0" w14:textId="77777777" w:rsidR="004B071E" w:rsidRPr="00376AFF" w:rsidRDefault="004B071E" w:rsidP="00FB5588">
      <w:pPr>
        <w:pStyle w:val="Amicarellibiblio"/>
      </w:pPr>
      <w:bookmarkStart w:id="1006" w:name="_Ref449706167"/>
      <w:proofErr w:type="spellStart"/>
      <w:r w:rsidRPr="00376AFF">
        <w:t>Randles</w:t>
      </w:r>
      <w:proofErr w:type="spellEnd"/>
      <w:r w:rsidRPr="00376AFF">
        <w:t xml:space="preserve"> R. W., L.D. </w:t>
      </w:r>
      <w:proofErr w:type="spellStart"/>
      <w:r w:rsidRPr="00376AFF">
        <w:t>Libertsky</w:t>
      </w:r>
      <w:proofErr w:type="spellEnd"/>
      <w:r w:rsidRPr="00376AFF">
        <w:t xml:space="preserve">; 1996; Smoothed Particle Hydrodynamics. Some recent improvements and applications; </w:t>
      </w:r>
      <w:proofErr w:type="spellStart"/>
      <w:r w:rsidRPr="00376AFF">
        <w:t>Comput</w:t>
      </w:r>
      <w:proofErr w:type="spellEnd"/>
      <w:r w:rsidRPr="00376AFF">
        <w:t xml:space="preserve">. Methods Appl. Mech. </w:t>
      </w:r>
      <w:proofErr w:type="spellStart"/>
      <w:r w:rsidRPr="00376AFF">
        <w:t>Engrg</w:t>
      </w:r>
      <w:proofErr w:type="spellEnd"/>
      <w:r w:rsidRPr="00376AFF">
        <w:t>., 139:375-408.</w:t>
      </w:r>
      <w:bookmarkEnd w:id="1006"/>
    </w:p>
    <w:p w14:paraId="4AAADEF9" w14:textId="77777777" w:rsidR="002E52A9" w:rsidRPr="00376AFF" w:rsidRDefault="002E52A9" w:rsidP="00FB5588">
      <w:pPr>
        <w:pStyle w:val="Amicarellibiblio"/>
      </w:pPr>
      <w:bookmarkStart w:id="1007" w:name="_Ref520906464"/>
      <w:r w:rsidRPr="00376AFF">
        <w:t>Reed D.; 2008; Electric utility distribution analysis for extreme winds; Journal of wind engineering and industrial aerodynamics, 96(1):123-140.</w:t>
      </w:r>
      <w:bookmarkEnd w:id="1007"/>
    </w:p>
    <w:p w14:paraId="1838CD9A" w14:textId="77777777" w:rsidR="004B071E" w:rsidRPr="00376AFF" w:rsidRDefault="004B071E" w:rsidP="00FB5588">
      <w:pPr>
        <w:pStyle w:val="Amicarellibiblio"/>
      </w:pPr>
      <w:proofErr w:type="spellStart"/>
      <w:r w:rsidRPr="00376AFF">
        <w:t>Regazzoni</w:t>
      </w:r>
      <w:proofErr w:type="spellEnd"/>
      <w:r w:rsidRPr="00376AFF">
        <w:t xml:space="preserve"> P.-L., D. Marot; 2013; A comparative analysis of interface erosion tests; Nat Hazards, 67:937–950.</w:t>
      </w:r>
    </w:p>
    <w:p w14:paraId="563449F0" w14:textId="77777777" w:rsidR="004B071E" w:rsidRPr="00376AFF" w:rsidRDefault="004B071E" w:rsidP="005C72CA">
      <w:pPr>
        <w:pStyle w:val="Amicarellibiblio"/>
        <w:numPr>
          <w:ilvl w:val="0"/>
          <w:numId w:val="0"/>
        </w:numPr>
        <w:ind w:left="360"/>
      </w:pPr>
      <w:r w:rsidRPr="00376AFF">
        <w:t>DOI 10.1007/s11069-013-0620-3</w:t>
      </w:r>
    </w:p>
    <w:p w14:paraId="2F05507C" w14:textId="77777777" w:rsidR="005C72CA" w:rsidRPr="00376AFF" w:rsidRDefault="005C72CA" w:rsidP="005C72CA">
      <w:pPr>
        <w:pStyle w:val="Amicarellibiblio"/>
      </w:pPr>
      <w:bookmarkStart w:id="1008" w:name="_Ref520282493"/>
      <w:proofErr w:type="spellStart"/>
      <w:r w:rsidRPr="00376AFF">
        <w:t>Rexer</w:t>
      </w:r>
      <w:proofErr w:type="spellEnd"/>
      <w:r w:rsidRPr="00376AFF">
        <w:t xml:space="preserve">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1008"/>
    </w:p>
    <w:p w14:paraId="79ED65C8" w14:textId="77777777" w:rsidR="004B071E" w:rsidRPr="00376AFF" w:rsidRDefault="004B071E" w:rsidP="00FB5588">
      <w:pPr>
        <w:pStyle w:val="Amicarellibiblio"/>
      </w:pPr>
      <w:bookmarkStart w:id="1009" w:name="_Toc348440832"/>
      <w:bookmarkStart w:id="1010" w:name="_Toc348440921"/>
      <w:bookmarkStart w:id="1011" w:name="_Toc348441010"/>
      <w:bookmarkStart w:id="1012" w:name="_Toc348441425"/>
      <w:bookmarkStart w:id="1013" w:name="_Toc348453244"/>
      <w:proofErr w:type="spellStart"/>
      <w:r w:rsidRPr="00376AFF">
        <w:t>Rzadkiewicz</w:t>
      </w:r>
      <w:proofErr w:type="spellEnd"/>
      <w:r w:rsidRPr="00376AFF">
        <w:t xml:space="preserve">, S., C. </w:t>
      </w:r>
      <w:proofErr w:type="spellStart"/>
      <w:r w:rsidRPr="00376AFF">
        <w:t>Mariotti</w:t>
      </w:r>
      <w:proofErr w:type="spellEnd"/>
      <w:r w:rsidRPr="00376AFF">
        <w:t>, and P. Heinrich (1997). Numerical simulation of submarine landslides and their hydraulic effects. Journal of Waterway, Port, Coastal and Ocean Eng. 123 (4), 149-157.</w:t>
      </w:r>
      <w:bookmarkEnd w:id="1009"/>
      <w:bookmarkEnd w:id="1010"/>
      <w:bookmarkEnd w:id="1011"/>
      <w:bookmarkEnd w:id="1012"/>
      <w:bookmarkEnd w:id="1013"/>
    </w:p>
    <w:p w14:paraId="2366A777" w14:textId="77777777" w:rsidR="004B071E" w:rsidRPr="00376AFF" w:rsidRDefault="004B071E" w:rsidP="00FB5588">
      <w:pPr>
        <w:pStyle w:val="Amicarellibiblio"/>
      </w:pPr>
      <w:proofErr w:type="spellStart"/>
      <w:r w:rsidRPr="00376AFF">
        <w:t>Salvati</w:t>
      </w:r>
      <w:proofErr w:type="spellEnd"/>
      <w:r w:rsidRPr="00376AFF">
        <w:t xml:space="preserve"> P., C. Bianchi, M. Rossi, F. Guzzetti; 2010; Societal landslide and flood risk in Italy; Nat. Hazards Earth Syst. Sci., 10:465-483, doi:10.5194/nhess-10-465-2010</w:t>
      </w:r>
    </w:p>
    <w:p w14:paraId="343332CF" w14:textId="77777777" w:rsidR="008F6E4C" w:rsidRPr="00376AFF" w:rsidRDefault="008F6E4C" w:rsidP="008F6E4C">
      <w:pPr>
        <w:pStyle w:val="Amicarellibiblio"/>
      </w:pPr>
      <w:bookmarkStart w:id="1014" w:name="_Ref520368768"/>
      <w:proofErr w:type="spellStart"/>
      <w:r w:rsidRPr="00376AFF">
        <w:t>Scalasca</w:t>
      </w:r>
      <w:proofErr w:type="spellEnd"/>
      <w:r w:rsidRPr="00376AFF">
        <w:t xml:space="preserve"> (</w:t>
      </w:r>
      <w:proofErr w:type="spellStart"/>
      <w:r w:rsidRPr="00376AFF">
        <w:t>Forschungszentrum</w:t>
      </w:r>
      <w:proofErr w:type="spellEnd"/>
      <w:r w:rsidRPr="00376AFF">
        <w:t xml:space="preserve"> </w:t>
      </w:r>
      <w:proofErr w:type="spellStart"/>
      <w:r w:rsidRPr="00376AFF">
        <w:t>Jülich</w:t>
      </w:r>
      <w:proofErr w:type="spellEnd"/>
      <w:r w:rsidRPr="00376AFF">
        <w:t xml:space="preserve"> &amp; TU Darmstadt), http://www.scalasca.org/</w:t>
      </w:r>
      <w:bookmarkEnd w:id="1014"/>
    </w:p>
    <w:p w14:paraId="2B30F9FB" w14:textId="77777777" w:rsidR="00116C36" w:rsidRPr="00376AFF" w:rsidRDefault="00116C36" w:rsidP="00FB5588">
      <w:pPr>
        <w:pStyle w:val="Amicarellibiblio"/>
      </w:pPr>
      <w:bookmarkStart w:id="1015" w:name="_Ref520379408"/>
      <w:r w:rsidRPr="00376AFF">
        <w:t>Schaeffer D.G.; 1987; Instability in the Evolution Equations Describing Incompressible Granular Flow; Journal of Differential Equations, 66:19-50.</w:t>
      </w:r>
      <w:bookmarkEnd w:id="1015"/>
    </w:p>
    <w:p w14:paraId="10F2D04D" w14:textId="77777777" w:rsidR="004B071E" w:rsidRPr="00376AFF" w:rsidRDefault="004B071E" w:rsidP="00FB5588">
      <w:pPr>
        <w:pStyle w:val="Amicarellibiblio"/>
      </w:pPr>
      <w:proofErr w:type="spellStart"/>
      <w:r w:rsidRPr="00376AFF">
        <w:t>Schmocker</w:t>
      </w:r>
      <w:proofErr w:type="spellEnd"/>
      <w:r w:rsidRPr="00376AFF">
        <w:t xml:space="preserve"> L., W.H. Hager; 2012; Plane dike-breach due to overtopping: effects of sediment, dike height and discharge; Journal of Hydraulic Research, 50(6): 576-586.</w:t>
      </w:r>
    </w:p>
    <w:p w14:paraId="4E2DE3B4" w14:textId="77777777" w:rsidR="004B071E" w:rsidRPr="00376AFF" w:rsidRDefault="004B071E" w:rsidP="00FB5588">
      <w:pPr>
        <w:pStyle w:val="Amicarellibiblio"/>
      </w:pPr>
      <w:r w:rsidRPr="00376AFF">
        <w:t xml:space="preserve">Seed H.B., </w:t>
      </w:r>
      <w:proofErr w:type="spellStart"/>
      <w:r w:rsidRPr="00376AFF">
        <w:t>Idriss</w:t>
      </w:r>
      <w:proofErr w:type="spellEnd"/>
      <w:r w:rsidRPr="00376AFF">
        <w:t xml:space="preserve"> I.M., Lee K.L., </w:t>
      </w:r>
      <w:proofErr w:type="spellStart"/>
      <w:r w:rsidRPr="00376AFF">
        <w:t>Makdisi</w:t>
      </w:r>
      <w:proofErr w:type="spellEnd"/>
      <w:r w:rsidRPr="00376AFF">
        <w:t xml:space="preserve"> F.I.; 1975; Dynamic analysis of the slide in the lower san Fernando dam during the earthquake of February 9, 1971; ASCE J Geotech </w:t>
      </w:r>
      <w:proofErr w:type="spellStart"/>
      <w:r w:rsidRPr="00376AFF">
        <w:t>Eng</w:t>
      </w:r>
      <w:proofErr w:type="spellEnd"/>
      <w:r w:rsidRPr="00376AFF">
        <w:t xml:space="preserve"> </w:t>
      </w:r>
      <w:proofErr w:type="spellStart"/>
      <w:r w:rsidRPr="00376AFF">
        <w:t>Div</w:t>
      </w:r>
      <w:proofErr w:type="spellEnd"/>
      <w:r w:rsidRPr="00376AFF">
        <w:t>, 101(9):889-911.</w:t>
      </w:r>
    </w:p>
    <w:p w14:paraId="5185400A" w14:textId="77777777" w:rsidR="004B071E" w:rsidRPr="00376AFF" w:rsidRDefault="004B071E" w:rsidP="00FB5588">
      <w:pPr>
        <w:pStyle w:val="Amicarellibiblio"/>
      </w:pPr>
      <w:bookmarkStart w:id="1016" w:name="_Ref449949045"/>
      <w:proofErr w:type="spellStart"/>
      <w:r w:rsidRPr="00376AFF">
        <w:t>Seminara</w:t>
      </w:r>
      <w:proofErr w:type="spellEnd"/>
      <w:r w:rsidRPr="00376AFF">
        <w:t xml:space="preserve">, G., L. </w:t>
      </w:r>
      <w:proofErr w:type="spellStart"/>
      <w:r w:rsidRPr="00376AFF">
        <w:t>Solari</w:t>
      </w:r>
      <w:proofErr w:type="spellEnd"/>
      <w:r w:rsidRPr="00376AFF">
        <w:t xml:space="preserve">, G. Parker; 2002; Bed load at low Shields stress on arbitrarily sloping beds: Failure of the Bagnold hypothesis: Water </w:t>
      </w:r>
      <w:proofErr w:type="spellStart"/>
      <w:r w:rsidRPr="00376AFF">
        <w:t>Resour</w:t>
      </w:r>
      <w:proofErr w:type="spellEnd"/>
      <w:r w:rsidRPr="00376AFF">
        <w:t>. Res. 38(11): 1249, doi:10.1029/2001WR000681.</w:t>
      </w:r>
      <w:bookmarkEnd w:id="1016"/>
    </w:p>
    <w:p w14:paraId="7FF69CB1" w14:textId="77777777" w:rsidR="003A7E14" w:rsidRPr="00376AFF" w:rsidRDefault="003A7E14" w:rsidP="003A7E14">
      <w:pPr>
        <w:pStyle w:val="Amicarellibiblio"/>
      </w:pPr>
      <w:bookmarkStart w:id="1017" w:name="_Ref341105412"/>
      <w:proofErr w:type="spellStart"/>
      <w:r w:rsidRPr="00376AFF">
        <w:t>Seungtaik</w:t>
      </w:r>
      <w:proofErr w:type="spellEnd"/>
      <w:r w:rsidRPr="00376AFF">
        <w:t xml:space="preserve"> O., K. </w:t>
      </w:r>
      <w:proofErr w:type="spellStart"/>
      <w:r w:rsidRPr="00376AFF">
        <w:t>Younghee</w:t>
      </w:r>
      <w:proofErr w:type="spellEnd"/>
      <w:r w:rsidRPr="00376AFF">
        <w:t>, R. Byung-Seok; 2009; Impulse-based Boundary Force (IBF). Computer, animation and virtual worlds, 20:215–224.</w:t>
      </w:r>
      <w:bookmarkEnd w:id="1017"/>
    </w:p>
    <w:p w14:paraId="32E62312" w14:textId="77777777" w:rsidR="00A3103F" w:rsidRPr="00376AFF" w:rsidRDefault="00A3103F" w:rsidP="00A3103F">
      <w:pPr>
        <w:pStyle w:val="Amicarellibiblio"/>
      </w:pPr>
      <w:bookmarkStart w:id="1018" w:name="_Ref353447499"/>
      <w:r w:rsidRPr="00376AFF">
        <w:t xml:space="preserve">Shao J.R., H.Q. Li, G.R. Liu, M.B. Liu; 2012; An improved SPH method for </w:t>
      </w:r>
      <w:proofErr w:type="spellStart"/>
      <w:r w:rsidRPr="00376AFF">
        <w:t>modeling</w:t>
      </w:r>
      <w:proofErr w:type="spellEnd"/>
      <w:r w:rsidRPr="00376AFF">
        <w:t xml:space="preserve"> liquid sloshing dynamics; Computers and Structures, 100-101:18–26.</w:t>
      </w:r>
      <w:bookmarkEnd w:id="1018"/>
    </w:p>
    <w:p w14:paraId="41DC2B40" w14:textId="77777777" w:rsidR="004B071E" w:rsidRPr="00376AFF" w:rsidRDefault="004B071E" w:rsidP="00FB5588">
      <w:pPr>
        <w:pStyle w:val="Amicarellibiblio"/>
      </w:pPr>
      <w:r w:rsidRPr="00376AFF">
        <w:t>Shepard D.; 1968; A two-dimensional interpolation function for irregularly spaced points. Proceedings of A.C.M National Conference, 517–524, New York (USA).</w:t>
      </w:r>
    </w:p>
    <w:p w14:paraId="36741B8E" w14:textId="77777777" w:rsidR="004B071E" w:rsidRPr="00376AFF" w:rsidRDefault="004B071E" w:rsidP="00FB5588">
      <w:pPr>
        <w:pStyle w:val="Amicarellibiblio"/>
      </w:pPr>
      <w:r w:rsidRPr="00376AFF">
        <w:lastRenderedPageBreak/>
        <w:t>Shields A.; 1936; Application of similarity principles and turbulence research to bed-load movement; Ph.D. dissertation, Institute of Technology, Berlin (in German).</w:t>
      </w:r>
    </w:p>
    <w:p w14:paraId="1F51E03E" w14:textId="77777777" w:rsidR="004B071E" w:rsidRPr="00376AFF" w:rsidRDefault="004B071E" w:rsidP="00FB5588">
      <w:pPr>
        <w:pStyle w:val="Amicarellibiblio"/>
      </w:pPr>
      <w:proofErr w:type="spellStart"/>
      <w:r w:rsidRPr="00376AFF">
        <w:t>Shiels</w:t>
      </w:r>
      <w:proofErr w:type="spellEnd"/>
      <w:r w:rsidRPr="00376AFF">
        <w:t xml:space="preserve"> D., A. Leonard, A. </w:t>
      </w:r>
      <w:proofErr w:type="spellStart"/>
      <w:r w:rsidRPr="00376AFF">
        <w:t>Roshko</w:t>
      </w:r>
      <w:proofErr w:type="spellEnd"/>
      <w:r w:rsidRPr="00376AFF">
        <w:t>; 2001; Flow-induced vibration of a circular cylinder at limiting structural parameters, Journal of Fluids and Structures, 15(1):3–21, doi:10.1006/jfls.2000.0330</w:t>
      </w:r>
    </w:p>
    <w:p w14:paraId="23147335" w14:textId="77777777" w:rsidR="004B071E" w:rsidRPr="00376AFF" w:rsidRDefault="004B071E" w:rsidP="00FB5588">
      <w:pPr>
        <w:pStyle w:val="Amicarellibiblio"/>
      </w:pPr>
      <w:r w:rsidRPr="00376AFF">
        <w:t xml:space="preserve">Singh V.P., P.D. </w:t>
      </w:r>
      <w:proofErr w:type="spellStart"/>
      <w:r w:rsidRPr="00376AFF">
        <w:t>Scarlatos</w:t>
      </w:r>
      <w:proofErr w:type="spellEnd"/>
      <w:r w:rsidRPr="00376AFF">
        <w:t xml:space="preserve">, J.G. Collins, M.R. Jourdan; 1988; Breach erosion of </w:t>
      </w:r>
      <w:proofErr w:type="spellStart"/>
      <w:r w:rsidRPr="00376AFF">
        <w:t>earthfill</w:t>
      </w:r>
      <w:proofErr w:type="spellEnd"/>
      <w:r w:rsidRPr="00376AFF">
        <w:t xml:space="preserve"> dams (BEED) model; Natural Hazards, 1(2):161-180.</w:t>
      </w:r>
    </w:p>
    <w:p w14:paraId="62947312" w14:textId="77777777" w:rsidR="00883CCE" w:rsidRPr="00E129B8" w:rsidRDefault="003A6D17" w:rsidP="00883CCE">
      <w:pPr>
        <w:pStyle w:val="Amicarellibiblio"/>
        <w:rPr>
          <w:lang w:val="it-IT"/>
        </w:rPr>
      </w:pPr>
      <w:bookmarkStart w:id="1019" w:name="_Ref447812094"/>
      <w:r w:rsidRPr="00E129B8">
        <w:rPr>
          <w:lang w:val="it-IT"/>
        </w:rPr>
        <w:t>“SPHERA v.9</w:t>
      </w:r>
      <w:r w:rsidR="00883CCE" w:rsidRPr="00E129B8">
        <w:rPr>
          <w:lang w:val="it-IT"/>
        </w:rPr>
        <w:t>.0</w:t>
      </w:r>
      <w:r w:rsidRPr="00E129B8">
        <w:rPr>
          <w:lang w:val="it-IT"/>
        </w:rPr>
        <w:t>.0</w:t>
      </w:r>
      <w:r w:rsidR="00883CCE" w:rsidRPr="00E129B8">
        <w:rPr>
          <w:lang w:val="it-IT"/>
        </w:rPr>
        <w:t xml:space="preserve">” (RSE SpA), </w:t>
      </w:r>
      <w:hyperlink r:id="rId592" w:history="1">
        <w:r w:rsidR="00883CCE" w:rsidRPr="00E129B8">
          <w:rPr>
            <w:lang w:val="it-IT"/>
          </w:rPr>
          <w:t>https://github.com/AndreaAmicarelliRSE/SPHERA</w:t>
        </w:r>
      </w:hyperlink>
      <w:bookmarkEnd w:id="1019"/>
    </w:p>
    <w:p w14:paraId="740F69EE" w14:textId="77777777" w:rsidR="004B071E" w:rsidRPr="00376AFF" w:rsidRDefault="004B071E" w:rsidP="00FB5588">
      <w:pPr>
        <w:pStyle w:val="Amicarellibiblio"/>
      </w:pPr>
      <w:proofErr w:type="spellStart"/>
      <w:r w:rsidRPr="00376AFF">
        <w:t>Spinewine</w:t>
      </w:r>
      <w:proofErr w:type="spellEnd"/>
      <w:r w:rsidRPr="00376AFF">
        <w:t xml:space="preserve"> B.; 2005; Two-layer flow </w:t>
      </w:r>
      <w:proofErr w:type="spellStart"/>
      <w:r w:rsidRPr="00376AFF">
        <w:t>behavior</w:t>
      </w:r>
      <w:proofErr w:type="spellEnd"/>
      <w:r w:rsidRPr="00376AFF">
        <w:t xml:space="preserve"> and the effects of granular dilatancy in dam-break induced sheet-flow; PhD Thesis, </w:t>
      </w:r>
      <w:proofErr w:type="spellStart"/>
      <w:r w:rsidRPr="00376AFF">
        <w:t>Faculté</w:t>
      </w:r>
      <w:proofErr w:type="spellEnd"/>
      <w:r w:rsidRPr="00376AFF">
        <w:t xml:space="preserve"> des sciences </w:t>
      </w:r>
      <w:proofErr w:type="spellStart"/>
      <w:r w:rsidRPr="00376AFF">
        <w:t>appliquées</w:t>
      </w:r>
      <w:proofErr w:type="spellEnd"/>
      <w:r w:rsidRPr="00376AFF">
        <w:t xml:space="preserve">, </w:t>
      </w:r>
      <w:proofErr w:type="spellStart"/>
      <w:r w:rsidRPr="00376AFF">
        <w:t>Université</w:t>
      </w:r>
      <w:proofErr w:type="spellEnd"/>
      <w:r w:rsidRPr="00376AFF">
        <w:t xml:space="preserve"> </w:t>
      </w:r>
      <w:proofErr w:type="spellStart"/>
      <w:r w:rsidRPr="00376AFF">
        <w:t>catholique</w:t>
      </w:r>
      <w:proofErr w:type="spellEnd"/>
      <w:r w:rsidRPr="00376AFF">
        <w:t xml:space="preserve"> de Louvain.</w:t>
      </w:r>
    </w:p>
    <w:bookmarkStart w:id="1020" w:name="_Ref345062953"/>
    <w:p w14:paraId="0E5FBAFD" w14:textId="77777777" w:rsidR="003A7E14" w:rsidRPr="00376AFF" w:rsidRDefault="003A7E14" w:rsidP="003A7E14">
      <w:pPr>
        <w:pStyle w:val="Amicarellibiblio"/>
      </w:pPr>
      <w:r w:rsidRPr="00376AFF">
        <w:fldChar w:fldCharType="begin"/>
      </w:r>
      <w:r w:rsidRPr="00376AFF">
        <w:instrText>HYPERLINK "http://www.scopus.com/authid/detail.url?authorId=8730013500&amp;amp;eid=2-s2.0-34247257289" \o "Show Author Details"</w:instrText>
      </w:r>
      <w:r w:rsidRPr="00376AFF">
        <w:fldChar w:fldCharType="separate"/>
      </w:r>
      <w:r w:rsidRPr="00376AFF">
        <w:t>Soares-</w:t>
      </w:r>
      <w:proofErr w:type="spellStart"/>
      <w:r w:rsidRPr="00376AFF">
        <w:t>Frazão</w:t>
      </w:r>
      <w:proofErr w:type="spellEnd"/>
      <w:r w:rsidRPr="00376AFF">
        <w:t xml:space="preserve"> S</w:t>
      </w:r>
      <w:r w:rsidRPr="00376AFF">
        <w:fldChar w:fldCharType="end"/>
      </w:r>
      <w:r w:rsidRPr="00376AFF">
        <w:t xml:space="preserve">.A., Y. </w:t>
      </w:r>
      <w:hyperlink r:id="rId593" w:history="1">
        <w:proofErr w:type="spellStart"/>
        <w:r w:rsidRPr="00376AFF">
          <w:t>Zech</w:t>
        </w:r>
        <w:proofErr w:type="spellEnd"/>
      </w:hyperlink>
      <w:r w:rsidRPr="00376AFF">
        <w:t xml:space="preserve">; 2007; Experimental study of dam-break flow against an isolated obstacle; </w:t>
      </w:r>
      <w:hyperlink r:id="rId594" w:history="1">
        <w:r w:rsidRPr="00376AFF">
          <w:t>Journal of Hydraulic Research</w:t>
        </w:r>
      </w:hyperlink>
      <w:r w:rsidRPr="00376AFF">
        <w:t>, 45(Supplement 1):27-36.</w:t>
      </w:r>
      <w:bookmarkEnd w:id="1020"/>
    </w:p>
    <w:p w14:paraId="09952234" w14:textId="77777777" w:rsidR="004B071E" w:rsidRPr="00376AFF" w:rsidRDefault="004B071E" w:rsidP="00FB5588">
      <w:pPr>
        <w:pStyle w:val="Amicarellibiblio"/>
      </w:pPr>
      <w:r w:rsidRPr="00376AFF">
        <w:t>Soares-</w:t>
      </w:r>
      <w:proofErr w:type="spellStart"/>
      <w:r w:rsidRPr="00376AFF">
        <w:t>Frazao</w:t>
      </w:r>
      <w:proofErr w:type="spellEnd"/>
      <w:r w:rsidRPr="00376AFF">
        <w:t xml:space="preserve"> S., Y. </w:t>
      </w:r>
      <w:proofErr w:type="spellStart"/>
      <w:r w:rsidRPr="00376AFF">
        <w:t>Zech</w:t>
      </w:r>
      <w:proofErr w:type="spellEnd"/>
      <w:r w:rsidRPr="00376AFF">
        <w:t xml:space="preserve">; 2011; HLLC scheme with novel wave-speed estimators appropriate for two-dimensional shallow-water flow on erodible bed; Int. J. </w:t>
      </w:r>
      <w:proofErr w:type="spellStart"/>
      <w:r w:rsidRPr="00376AFF">
        <w:t>Numer</w:t>
      </w:r>
      <w:proofErr w:type="spellEnd"/>
      <w:r w:rsidRPr="00376AFF">
        <w:t>. Meth. Fluids, 66:1019–1036.</w:t>
      </w:r>
    </w:p>
    <w:p w14:paraId="394DD166" w14:textId="77777777" w:rsidR="004B071E" w:rsidRPr="00376AFF" w:rsidRDefault="004B071E" w:rsidP="00FB5588">
      <w:pPr>
        <w:pStyle w:val="Amicarellibiblio"/>
      </w:pPr>
      <w:bookmarkStart w:id="1021" w:name="_Ref448250470"/>
      <w:proofErr w:type="spellStart"/>
      <w:r w:rsidRPr="00376AFF">
        <w:t>Souto</w:t>
      </w:r>
      <w:proofErr w:type="spellEnd"/>
      <w:r w:rsidRPr="00376AFF">
        <w:t>-Iglesias A., L. Delorme, L. Pérez-Rojas, S. Abril-Pérez; 2006; Liquid moment amplitude assessment in sloshing type problems with smooth particle hydrodynamics; Ocean Engineering, 33, 1462–1484.</w:t>
      </w:r>
      <w:bookmarkEnd w:id="1021"/>
    </w:p>
    <w:p w14:paraId="79670BD8" w14:textId="77777777" w:rsidR="004B071E" w:rsidRPr="00376AFF" w:rsidRDefault="004B071E" w:rsidP="00FB5588">
      <w:pPr>
        <w:pStyle w:val="Amicarellibiblio"/>
      </w:pPr>
      <w:proofErr w:type="spellStart"/>
      <w:r w:rsidRPr="00376AFF">
        <w:t>Souto</w:t>
      </w:r>
      <w:proofErr w:type="spellEnd"/>
      <w:r w:rsidRPr="00376AFF">
        <w:t xml:space="preserve">-Iglesias A., F. </w:t>
      </w:r>
      <w:proofErr w:type="spellStart"/>
      <w:r w:rsidRPr="00376AFF">
        <w:t>Macià</w:t>
      </w:r>
      <w:proofErr w:type="spellEnd"/>
      <w:r w:rsidRPr="00376AFF">
        <w:t xml:space="preserve">, L.M. González, J.L. </w:t>
      </w:r>
      <w:proofErr w:type="spellStart"/>
      <w:r w:rsidRPr="00376AFF">
        <w:t>Cercos</w:t>
      </w:r>
      <w:proofErr w:type="spellEnd"/>
      <w:r w:rsidRPr="00376AFF">
        <w:t>-Pita; 2013; On the consistency of MPS; Computer Physics Communications, 184-3, 732-745.</w:t>
      </w:r>
    </w:p>
    <w:p w14:paraId="013E5CDA" w14:textId="77777777" w:rsidR="001D07BE" w:rsidRPr="00376AFF" w:rsidRDefault="001D07BE" w:rsidP="001D07BE">
      <w:pPr>
        <w:pStyle w:val="Amicarellibiblio"/>
      </w:pPr>
      <w:bookmarkStart w:id="1022" w:name="_Ref353447624"/>
      <w:proofErr w:type="spellStart"/>
      <w:r w:rsidRPr="00376AFF">
        <w:t>Souto</w:t>
      </w:r>
      <w:proofErr w:type="spellEnd"/>
      <w:r w:rsidRPr="00376AFF">
        <w:t xml:space="preserve"> Iglesias A., L. Perez Rojas, R.Z. Rodriguez; 2004 ; Simulation of anti-roll tanks and sloshing type</w:t>
      </w:r>
      <w:bookmarkEnd w:id="1022"/>
      <w:r w:rsidRPr="00376AFF">
        <w:t xml:space="preserve"> problems with smoothed particle hydrodynamics; Ocean Engineering, 31:1169–1192.</w:t>
      </w:r>
    </w:p>
    <w:p w14:paraId="507CC294" w14:textId="77777777" w:rsidR="004B071E" w:rsidRPr="00376AFF" w:rsidRDefault="004B071E" w:rsidP="00FB5588">
      <w:pPr>
        <w:pStyle w:val="Amicarellibiblio"/>
      </w:pPr>
      <w:proofErr w:type="spellStart"/>
      <w:r w:rsidRPr="00376AFF">
        <w:t>Spinewine</w:t>
      </w:r>
      <w:proofErr w:type="spellEnd"/>
      <w:r w:rsidRPr="00376AFF">
        <w:t xml:space="preserve"> B.; 2005; Two-layer flow </w:t>
      </w:r>
      <w:proofErr w:type="spellStart"/>
      <w:r w:rsidRPr="00376AFF">
        <w:t>behavior</w:t>
      </w:r>
      <w:proofErr w:type="spellEnd"/>
      <w:r w:rsidRPr="00376AFF">
        <w:t xml:space="preserve"> and the effects of granular dilatancy in dam-break induced sheet-flow; PhD Thesis, </w:t>
      </w:r>
      <w:proofErr w:type="spellStart"/>
      <w:r w:rsidRPr="00376AFF">
        <w:t>Faculté</w:t>
      </w:r>
      <w:proofErr w:type="spellEnd"/>
      <w:r w:rsidRPr="00376AFF">
        <w:t xml:space="preserve"> des sciences </w:t>
      </w:r>
      <w:proofErr w:type="spellStart"/>
      <w:r w:rsidRPr="00376AFF">
        <w:t>appliquées</w:t>
      </w:r>
      <w:proofErr w:type="spellEnd"/>
      <w:r w:rsidRPr="00376AFF">
        <w:t xml:space="preserve">, </w:t>
      </w:r>
      <w:proofErr w:type="spellStart"/>
      <w:r w:rsidRPr="00376AFF">
        <w:t>Université</w:t>
      </w:r>
      <w:proofErr w:type="spellEnd"/>
      <w:r w:rsidRPr="00376AFF">
        <w:t xml:space="preserve"> </w:t>
      </w:r>
      <w:proofErr w:type="spellStart"/>
      <w:r w:rsidRPr="00376AFF">
        <w:t>catholique</w:t>
      </w:r>
      <w:proofErr w:type="spellEnd"/>
      <w:r w:rsidRPr="00376AFF">
        <w:t xml:space="preserve"> de Louvain.</w:t>
      </w:r>
    </w:p>
    <w:p w14:paraId="5D418820" w14:textId="77777777" w:rsidR="00665FCE" w:rsidRPr="00376AFF" w:rsidRDefault="00665FCE" w:rsidP="00665FCE">
      <w:pPr>
        <w:pStyle w:val="Amicarellibiblio"/>
      </w:pPr>
      <w:bookmarkStart w:id="1023" w:name="_Ref520279298"/>
      <w:r w:rsidRPr="00376AFF">
        <w:t xml:space="preserve">SRTM3/DTED1 (USGS); </w:t>
      </w:r>
      <w:hyperlink r:id="rId595" w:history="1">
        <w:r w:rsidRPr="00376AFF">
          <w:t>http://earthexplorer.usgs.gov/</w:t>
        </w:r>
      </w:hyperlink>
      <w:bookmarkEnd w:id="1023"/>
    </w:p>
    <w:p w14:paraId="36100932" w14:textId="77777777" w:rsidR="004B071E" w:rsidRPr="00376AFF" w:rsidRDefault="004B071E" w:rsidP="00FB5588">
      <w:pPr>
        <w:pStyle w:val="Amicarellibiblio"/>
      </w:pPr>
      <w:proofErr w:type="spellStart"/>
      <w:r w:rsidRPr="00376AFF">
        <w:t>Stefanova</w:t>
      </w:r>
      <w:proofErr w:type="spellEnd"/>
      <w:r w:rsidRPr="00376AFF">
        <w:t xml:space="preserve">, B., J. </w:t>
      </w:r>
      <w:proofErr w:type="spellStart"/>
      <w:r w:rsidRPr="00376AFF">
        <w:t>Grabe</w:t>
      </w:r>
      <w:proofErr w:type="spellEnd"/>
      <w:r w:rsidRPr="00376AFF">
        <w:t>; 2014; SPH model of water jet erosion in granular soils with a boundary layer of liquefied soil; International Symposium on Geomechanics Micro to Macro, September 1-3, 2014, Cambridge, UK.</w:t>
      </w:r>
    </w:p>
    <w:p w14:paraId="203D8747" w14:textId="77777777" w:rsidR="004B071E" w:rsidRPr="00376AFF" w:rsidRDefault="004B071E" w:rsidP="00FB5588">
      <w:pPr>
        <w:pStyle w:val="Amicarellibiblio"/>
      </w:pPr>
      <w:proofErr w:type="spellStart"/>
      <w:r w:rsidRPr="00376AFF">
        <w:t>Stefanova</w:t>
      </w:r>
      <w:proofErr w:type="spellEnd"/>
      <w:r w:rsidRPr="00376AFF">
        <w:t xml:space="preserve"> B., K. Seitz, J. </w:t>
      </w:r>
      <w:proofErr w:type="spellStart"/>
      <w:r w:rsidRPr="00376AFF">
        <w:t>Bubel</w:t>
      </w:r>
      <w:proofErr w:type="spellEnd"/>
      <w:r w:rsidRPr="00376AFF">
        <w:t xml:space="preserve">, J. </w:t>
      </w:r>
      <w:proofErr w:type="spellStart"/>
      <w:r w:rsidRPr="00376AFF">
        <w:t>Grabe</w:t>
      </w:r>
      <w:proofErr w:type="spellEnd"/>
      <w:r w:rsidRPr="00376AFF">
        <w:t>; 2012; Water-Soil Interaction Simulation using Smoothed Particle Hydrodynamics; ICSE6 Paris (27-31 August 2012), ICSE6-201:695-704.</w:t>
      </w:r>
    </w:p>
    <w:p w14:paraId="737B6689" w14:textId="77777777" w:rsidR="004B071E" w:rsidRPr="00376AFF" w:rsidRDefault="004B071E" w:rsidP="00FB5588">
      <w:pPr>
        <w:pStyle w:val="Amicarellibiblio"/>
      </w:pPr>
      <w:proofErr w:type="spellStart"/>
      <w:r w:rsidRPr="00376AFF">
        <w:t>Swartenbroekx</w:t>
      </w:r>
      <w:proofErr w:type="spellEnd"/>
      <w:r w:rsidRPr="00376AFF">
        <w:t xml:space="preserve"> C., Y. </w:t>
      </w:r>
      <w:proofErr w:type="spellStart"/>
      <w:r w:rsidRPr="00376AFF">
        <w:t>Zech</w:t>
      </w:r>
      <w:proofErr w:type="spellEnd"/>
      <w:r w:rsidRPr="00376AFF">
        <w:t>, S. Soares-</w:t>
      </w:r>
      <w:proofErr w:type="spellStart"/>
      <w:r w:rsidRPr="00376AFF">
        <w:t>Frazão</w:t>
      </w:r>
      <w:proofErr w:type="spellEnd"/>
      <w:r w:rsidRPr="00376AFF">
        <w:t xml:space="preserve">; 2013; Two-dimensional two-layer shallow water model for dam break flows with significant bed load transport; Int. J. </w:t>
      </w:r>
      <w:proofErr w:type="spellStart"/>
      <w:r w:rsidRPr="00376AFF">
        <w:t>Numer</w:t>
      </w:r>
      <w:proofErr w:type="spellEnd"/>
      <w:r w:rsidRPr="00376AFF">
        <w:t xml:space="preserve">. Meth. Fluids, </w:t>
      </w:r>
      <w:hyperlink r:id="rId596" w:history="1">
        <w:r w:rsidRPr="00376AFF">
          <w:t>73(5):</w:t>
        </w:r>
      </w:hyperlink>
      <w:r w:rsidRPr="00376AFF">
        <w:t>477–508;  DOI: 10.1002/fld.3809</w:t>
      </w:r>
    </w:p>
    <w:p w14:paraId="60199B5D" w14:textId="77777777" w:rsidR="004B071E" w:rsidRPr="00376AFF" w:rsidRDefault="004B071E" w:rsidP="00FB5588">
      <w:pPr>
        <w:pStyle w:val="Amicarellibiblio"/>
      </w:pPr>
      <w:proofErr w:type="spellStart"/>
      <w:r w:rsidRPr="00376AFF">
        <w:t>Szewc</w:t>
      </w:r>
      <w:proofErr w:type="spellEnd"/>
      <w:r w:rsidRPr="00376AFF">
        <w:t xml:space="preserve"> K., J. </w:t>
      </w:r>
      <w:proofErr w:type="spellStart"/>
      <w:r w:rsidRPr="00376AFF">
        <w:t>Pozorski</w:t>
      </w:r>
      <w:proofErr w:type="spellEnd"/>
      <w:r w:rsidRPr="00376AFF">
        <w:t xml:space="preserve">, J.-P. </w:t>
      </w:r>
      <w:proofErr w:type="spellStart"/>
      <w:r w:rsidRPr="00376AFF">
        <w:t>Minier</w:t>
      </w:r>
      <w:proofErr w:type="spellEnd"/>
      <w:r w:rsidRPr="00376AFF">
        <w:t xml:space="preserve">; 2012; Analysis of the incompressibility constraint in the smoothed particle hydrodynamics method; International Journal for Numerical Methods in Engineering, </w:t>
      </w:r>
      <w:hyperlink r:id="rId597" w:history="1">
        <w:r w:rsidRPr="00376AFF">
          <w:t>92(4):</w:t>
        </w:r>
      </w:hyperlink>
      <w:r w:rsidRPr="00376AFF">
        <w:t>343–369, DOI: 10.1002/nme.4339</w:t>
      </w:r>
    </w:p>
    <w:p w14:paraId="516A39E4" w14:textId="77777777" w:rsidR="004B071E" w:rsidRPr="00376AFF" w:rsidRDefault="004B071E" w:rsidP="00FB5588">
      <w:pPr>
        <w:pStyle w:val="Amicarellibiblio"/>
      </w:pPr>
      <w:r w:rsidRPr="00376AFF">
        <w:t>Terzaghi, K.; 1943; Theoretical soil mechanics; New York, London: Wiley.</w:t>
      </w:r>
    </w:p>
    <w:p w14:paraId="733BCA60" w14:textId="77777777" w:rsidR="004B071E" w:rsidRPr="00376AFF" w:rsidRDefault="00535300" w:rsidP="00FB5588">
      <w:pPr>
        <w:pStyle w:val="Amicarellibiblio"/>
      </w:pPr>
      <w:hyperlink r:id="rId598" w:history="1">
        <w:proofErr w:type="spellStart"/>
        <w:r w:rsidR="004B071E" w:rsidRPr="00376AFF">
          <w:t>Torti</w:t>
        </w:r>
        <w:proofErr w:type="spellEnd"/>
      </w:hyperlink>
      <w:r w:rsidR="004B071E" w:rsidRPr="00376AFF">
        <w:t xml:space="preserve"> E., </w:t>
      </w:r>
      <w:hyperlink r:id="rId599" w:history="1">
        <w:r w:rsidR="004B071E" w:rsidRPr="00376AFF">
          <w:t xml:space="preserve">S. </w:t>
        </w:r>
        <w:proofErr w:type="spellStart"/>
        <w:r w:rsidR="004B071E" w:rsidRPr="00376AFF">
          <w:t>Sibilla</w:t>
        </w:r>
        <w:proofErr w:type="spellEnd"/>
      </w:hyperlink>
      <w:r w:rsidR="004B071E" w:rsidRPr="00376AFF">
        <w:t xml:space="preserve">, </w:t>
      </w:r>
      <w:hyperlink r:id="rId600" w:history="1">
        <w:r w:rsidR="004B071E" w:rsidRPr="00376AFF">
          <w:t xml:space="preserve">M. </w:t>
        </w:r>
        <w:proofErr w:type="spellStart"/>
        <w:r w:rsidR="004B071E" w:rsidRPr="00376AFF">
          <w:t>Raboni</w:t>
        </w:r>
        <w:proofErr w:type="spellEnd"/>
      </w:hyperlink>
      <w:r w:rsidR="004B071E" w:rsidRPr="00376AFF">
        <w:t>; 2013; An Eulerian–</w:t>
      </w:r>
      <w:proofErr w:type="spellStart"/>
      <w:r w:rsidR="004B071E" w:rsidRPr="00376AFF">
        <w:t>Lagrangian</w:t>
      </w:r>
      <w:proofErr w:type="spellEnd"/>
      <w:r w:rsidR="004B071E" w:rsidRPr="00376AFF">
        <w:t xml:space="preserve"> method for the simulation of the oxygen concentration dissolved by a two-phase turbulent jet system; </w:t>
      </w:r>
      <w:hyperlink r:id="rId601" w:tooltip="Go to Computers &amp; Structures on ScienceDirect" w:history="1">
        <w:r w:rsidR="004B071E" w:rsidRPr="00376AFF">
          <w:t>Computers &amp; Structures</w:t>
        </w:r>
      </w:hyperlink>
      <w:r w:rsidR="004B071E" w:rsidRPr="00376AFF">
        <w:t xml:space="preserve">, </w:t>
      </w:r>
      <w:hyperlink r:id="rId602" w:tooltip="Go to table of contents for this volume/issue" w:history="1">
        <w:r w:rsidR="004B071E" w:rsidRPr="00376AFF">
          <w:t>129</w:t>
        </w:r>
      </w:hyperlink>
      <w:r w:rsidR="004B071E" w:rsidRPr="00376AFF">
        <w:t>:207–217.</w:t>
      </w:r>
    </w:p>
    <w:p w14:paraId="57CFA9F4" w14:textId="77777777" w:rsidR="00AA5D0A" w:rsidRPr="00376AFF" w:rsidRDefault="00AA5D0A" w:rsidP="00FB5588">
      <w:pPr>
        <w:pStyle w:val="Amicarellibiblio"/>
      </w:pPr>
      <w:bookmarkStart w:id="1024" w:name="_Ref520371203"/>
      <w:proofErr w:type="spellStart"/>
      <w:r w:rsidRPr="00376AFF">
        <w:t>TotalView</w:t>
      </w:r>
      <w:proofErr w:type="spellEnd"/>
      <w:r w:rsidRPr="00376AFF">
        <w:t xml:space="preserve"> (Rogue Wave Software), https://www.roguewave.com/products-services/totalview</w:t>
      </w:r>
      <w:bookmarkEnd w:id="1024"/>
    </w:p>
    <w:p w14:paraId="54B7D0D4" w14:textId="77777777" w:rsidR="004B071E" w:rsidRPr="00376AFF" w:rsidRDefault="004B071E" w:rsidP="00FB5588">
      <w:pPr>
        <w:pStyle w:val="Amicarellibiblio"/>
      </w:pPr>
      <w:r w:rsidRPr="00376AFF">
        <w:t xml:space="preserve">Ulrich, C.; 2013; Smoothed-Particle-Hydrodynamics simulation of port hydrodynamics problems; </w:t>
      </w:r>
      <w:proofErr w:type="spellStart"/>
      <w:r w:rsidRPr="00376AFF">
        <w:t>Schirftenreihe</w:t>
      </w:r>
      <w:proofErr w:type="spellEnd"/>
      <w:r w:rsidRPr="00376AFF">
        <w:t xml:space="preserve"> </w:t>
      </w:r>
      <w:proofErr w:type="spellStart"/>
      <w:r w:rsidRPr="00376AFF">
        <w:t>Schiffbau</w:t>
      </w:r>
      <w:proofErr w:type="spellEnd"/>
      <w:r w:rsidRPr="00376AFF">
        <w:t xml:space="preserve"> der </w:t>
      </w:r>
      <w:proofErr w:type="spellStart"/>
      <w:r w:rsidRPr="00376AFF">
        <w:t>Technischen</w:t>
      </w:r>
      <w:proofErr w:type="spellEnd"/>
      <w:r w:rsidRPr="00376AFF">
        <w:t xml:space="preserve"> Universität Hamburg-</w:t>
      </w:r>
      <w:proofErr w:type="spellStart"/>
      <w:r w:rsidRPr="00376AFF">
        <w:t>Harburg</w:t>
      </w:r>
      <w:proofErr w:type="spellEnd"/>
      <w:r w:rsidRPr="00376AFF">
        <w:t xml:space="preserve">, Report Nr. 671. PhD Thesis. </w:t>
      </w:r>
      <w:proofErr w:type="spellStart"/>
      <w:r w:rsidRPr="00376AFF">
        <w:t>Technische</w:t>
      </w:r>
      <w:proofErr w:type="spellEnd"/>
      <w:r w:rsidRPr="00376AFF">
        <w:t xml:space="preserve"> Universität Hamburg-</w:t>
      </w:r>
      <w:proofErr w:type="spellStart"/>
      <w:r w:rsidRPr="00376AFF">
        <w:t>Harburg</w:t>
      </w:r>
      <w:proofErr w:type="spellEnd"/>
      <w:r w:rsidRPr="00376AFF">
        <w:t xml:space="preserve">, Hamburg. </w:t>
      </w:r>
      <w:proofErr w:type="spellStart"/>
      <w:r w:rsidRPr="00376AFF">
        <w:t>Schiffbau</w:t>
      </w:r>
      <w:proofErr w:type="spellEnd"/>
      <w:r w:rsidRPr="00376AFF">
        <w:t>.</w:t>
      </w:r>
    </w:p>
    <w:p w14:paraId="2AD33107" w14:textId="77777777" w:rsidR="004B071E" w:rsidRPr="00376AFF" w:rsidRDefault="004B071E" w:rsidP="00FB5588">
      <w:pPr>
        <w:pStyle w:val="Amicarellibiblio"/>
      </w:pPr>
      <w:r w:rsidRPr="00376AFF">
        <w:t xml:space="preserve">USGS; 2012; The Los Angeles dam story; http://earthquake.usgs.gov/learn/publications/la-damstory/ </w:t>
      </w:r>
    </w:p>
    <w:p w14:paraId="030CB57C" w14:textId="77777777" w:rsidR="00A3103F" w:rsidRPr="00376AFF" w:rsidRDefault="00A3103F" w:rsidP="00A3103F">
      <w:pPr>
        <w:pStyle w:val="Amicarellibiblio"/>
      </w:pPr>
      <w:bookmarkStart w:id="1025" w:name="_Ref353454870"/>
      <w:proofErr w:type="spellStart"/>
      <w:r w:rsidRPr="00376AFF">
        <w:t>Vacondio</w:t>
      </w:r>
      <w:proofErr w:type="spellEnd"/>
      <w:r w:rsidRPr="00376AFF">
        <w:t xml:space="preserve"> R, Rogers BD, </w:t>
      </w:r>
      <w:proofErr w:type="spellStart"/>
      <w:r w:rsidRPr="00376AFF">
        <w:t>Stansby</w:t>
      </w:r>
      <w:proofErr w:type="spellEnd"/>
      <w:r w:rsidRPr="00376AFF">
        <w:t xml:space="preserve"> PK, </w:t>
      </w:r>
      <w:proofErr w:type="spellStart"/>
      <w:r w:rsidRPr="00376AFF">
        <w:t>Mignosa</w:t>
      </w:r>
      <w:proofErr w:type="spellEnd"/>
      <w:r w:rsidRPr="00376AFF">
        <w:t xml:space="preserve"> P, Feldman J.; 2013; Variable resolution for SPH: a dynamic particle coalescing and splitting scheme; </w:t>
      </w:r>
      <w:proofErr w:type="spellStart"/>
      <w:r w:rsidRPr="00376AFF">
        <w:t>Comput</w:t>
      </w:r>
      <w:proofErr w:type="spellEnd"/>
      <w:r w:rsidRPr="00376AFF">
        <w:t xml:space="preserve">. Methods Appl. Mech. </w:t>
      </w:r>
      <w:proofErr w:type="spellStart"/>
      <w:r w:rsidRPr="00376AFF">
        <w:t>Engrg</w:t>
      </w:r>
      <w:proofErr w:type="spellEnd"/>
      <w:r w:rsidRPr="00376AFF">
        <w:t xml:space="preserve">., 256:132-148, </w:t>
      </w:r>
      <w:proofErr w:type="spellStart"/>
      <w:r w:rsidRPr="00376AFF">
        <w:t>doi</w:t>
      </w:r>
      <w:proofErr w:type="spellEnd"/>
      <w:r w:rsidRPr="00376AFF">
        <w:t xml:space="preserve">: </w:t>
      </w:r>
      <w:hyperlink r:id="rId603" w:history="1">
        <w:r w:rsidRPr="00376AFF">
          <w:t>http://dx.doi.org/10.1016/j.cma.2012.12.014</w:t>
        </w:r>
      </w:hyperlink>
      <w:bookmarkEnd w:id="1025"/>
    </w:p>
    <w:p w14:paraId="199B04A8" w14:textId="77777777" w:rsidR="0065632F" w:rsidRPr="00376AFF" w:rsidRDefault="0065632F" w:rsidP="0065632F">
      <w:pPr>
        <w:pStyle w:val="Amicarellibiblio"/>
      </w:pPr>
      <w:bookmarkStart w:id="1026" w:name="_Ref353451683"/>
      <w:proofErr w:type="spellStart"/>
      <w:r w:rsidRPr="00376AFF">
        <w:t>Vacondio</w:t>
      </w:r>
      <w:proofErr w:type="spellEnd"/>
      <w:r w:rsidRPr="00376AFF">
        <w:t xml:space="preserve"> R, Rogers BD, </w:t>
      </w:r>
      <w:proofErr w:type="spellStart"/>
      <w:r w:rsidRPr="00376AFF">
        <w:t>Stansby</w:t>
      </w:r>
      <w:proofErr w:type="spellEnd"/>
      <w:r w:rsidRPr="00376AFF">
        <w:t xml:space="preserve"> P, </w:t>
      </w:r>
      <w:proofErr w:type="spellStart"/>
      <w:r w:rsidRPr="00376AFF">
        <w:t>Mignosa</w:t>
      </w:r>
      <w:proofErr w:type="spellEnd"/>
      <w:r w:rsidRPr="00376AFF">
        <w:t xml:space="preserve"> P.; 2012; SPH </w:t>
      </w:r>
      <w:proofErr w:type="spellStart"/>
      <w:r w:rsidRPr="00376AFF">
        <w:t>Modeling</w:t>
      </w:r>
      <w:proofErr w:type="spellEnd"/>
      <w:r w:rsidRPr="00376AFF">
        <w:t xml:space="preserve"> of Shallow Flow with Open Boundaries for Practical Flood Simulation; J. </w:t>
      </w:r>
      <w:proofErr w:type="spellStart"/>
      <w:r w:rsidRPr="00376AFF">
        <w:t>Hydraul</w:t>
      </w:r>
      <w:proofErr w:type="spellEnd"/>
      <w:r w:rsidRPr="00376AFF">
        <w:t>. Eng., 138(6):530–541.</w:t>
      </w:r>
      <w:bookmarkEnd w:id="1026"/>
      <w:r w:rsidRPr="00376AFF">
        <w:t xml:space="preserve"> </w:t>
      </w:r>
    </w:p>
    <w:p w14:paraId="6B0E53C2" w14:textId="77777777" w:rsidR="00034CDC" w:rsidRPr="00376AFF" w:rsidRDefault="00034CDC" w:rsidP="003A7E14">
      <w:pPr>
        <w:pStyle w:val="Amicarellibiblio"/>
      </w:pPr>
      <w:bookmarkStart w:id="1027" w:name="_Ref520298892"/>
      <w:bookmarkStart w:id="1028" w:name="_Ref414546693"/>
      <w:proofErr w:type="spellStart"/>
      <w:r w:rsidRPr="00376AFF">
        <w:t>Valgrind</w:t>
      </w:r>
      <w:proofErr w:type="spellEnd"/>
      <w:r w:rsidRPr="00376AFF">
        <w:t xml:space="preserve"> (</w:t>
      </w:r>
      <w:proofErr w:type="spellStart"/>
      <w:r w:rsidRPr="00376AFF">
        <w:t>Valgrind</w:t>
      </w:r>
      <w:proofErr w:type="spellEnd"/>
      <w:r w:rsidRPr="00376AFF">
        <w:t xml:space="preserve"> Developers), http://valgrind.org/</w:t>
      </w:r>
      <w:bookmarkEnd w:id="1027"/>
    </w:p>
    <w:p w14:paraId="1FB02932" w14:textId="77777777" w:rsidR="003A7E14" w:rsidRPr="00376AFF" w:rsidRDefault="00535300" w:rsidP="003A7E14">
      <w:pPr>
        <w:pStyle w:val="Amicarellibiblio"/>
      </w:pPr>
      <w:hyperlink r:id="rId604" w:tooltip="Show Author Details" w:history="1">
        <w:proofErr w:type="spellStart"/>
        <w:r w:rsidR="003A7E14" w:rsidRPr="00376AFF">
          <w:t>Valizadeh</w:t>
        </w:r>
        <w:proofErr w:type="spellEnd"/>
        <w:r w:rsidR="003A7E14" w:rsidRPr="00376AFF">
          <w:t xml:space="preserve"> A.</w:t>
        </w:r>
      </w:hyperlink>
      <w:r w:rsidR="003A7E14" w:rsidRPr="00376AFF">
        <w:t xml:space="preserve">, J.J. Monaghan; 2012; Smoothed particle hydrodynamics simulations of turbulence in fixed and rotating boxes in two dimensions with no-slip boundaries; </w:t>
      </w:r>
      <w:hyperlink r:id="rId605" w:tooltip="Go to the information page for this source" w:history="1">
        <w:r w:rsidR="003A7E14" w:rsidRPr="00376AFF">
          <w:t>Physics of Fluids</w:t>
        </w:r>
      </w:hyperlink>
      <w:r w:rsidR="003A7E14" w:rsidRPr="00376AFF">
        <w:t>, 24(3), Article number 035107.</w:t>
      </w:r>
      <w:bookmarkEnd w:id="1028"/>
    </w:p>
    <w:p w14:paraId="44293669" w14:textId="77777777" w:rsidR="004B071E" w:rsidRPr="00376AFF" w:rsidRDefault="004B071E" w:rsidP="00FB5588">
      <w:pPr>
        <w:pStyle w:val="Amicarellibiblio"/>
      </w:pPr>
      <w:r w:rsidRPr="00376AFF">
        <w:t>Van Leer B.; “Towards the ultimate conservative difference scheme v. a second order sequel to Godunov’s method”; Journal of Computational Physics; 32 (1979), 101-136.</w:t>
      </w:r>
    </w:p>
    <w:p w14:paraId="7C192C6A" w14:textId="77777777" w:rsidR="004B071E" w:rsidRPr="00376AFF" w:rsidRDefault="004B071E" w:rsidP="00FB5588">
      <w:pPr>
        <w:pStyle w:val="Amicarellibiblio"/>
      </w:pPr>
      <w:bookmarkStart w:id="1029" w:name="_Ref47607582"/>
      <w:r w:rsidRPr="00376AFF">
        <w:t>Van Rijn L.C.; 1982; The prediction of Bed-Forms and Alluvial Roughness; Report, Delft Hydraulics laboratory; The Netherlands.</w:t>
      </w:r>
      <w:bookmarkEnd w:id="1029"/>
    </w:p>
    <w:p w14:paraId="6CC9C947" w14:textId="77777777" w:rsidR="004B071E" w:rsidRPr="00376AFF" w:rsidRDefault="004B071E" w:rsidP="00FB5588">
      <w:pPr>
        <w:pStyle w:val="Amicarellibiblio"/>
      </w:pPr>
      <w:bookmarkStart w:id="1030" w:name="_Ref449947422"/>
      <w:r w:rsidRPr="00376AFF">
        <w:t>Van Rijn L.C.; 1993; Principles of sediment transport in rivers, estuaries, and coastal seas; Aqua Publications.</w:t>
      </w:r>
      <w:bookmarkEnd w:id="1030"/>
    </w:p>
    <w:p w14:paraId="143BA2DB" w14:textId="77777777" w:rsidR="0065632F" w:rsidRPr="00376AFF" w:rsidRDefault="0065632F" w:rsidP="0065632F">
      <w:pPr>
        <w:pStyle w:val="Amicarellibiblio"/>
      </w:pPr>
      <w:bookmarkStart w:id="1031" w:name="_Ref353451977"/>
      <w:r w:rsidRPr="00376AFF">
        <w:t>Vaughan G.L.; 2009; The SPH equations for fluids. International Journal for Numerical Methods in Engineering, 79:1392–1418.</w:t>
      </w:r>
      <w:bookmarkEnd w:id="1031"/>
      <w:r w:rsidRPr="00376AFF">
        <w:t xml:space="preserve"> </w:t>
      </w:r>
    </w:p>
    <w:p w14:paraId="4EE35AFD" w14:textId="77777777" w:rsidR="001D07BE" w:rsidRPr="00376AFF" w:rsidRDefault="001D07BE" w:rsidP="001D07BE">
      <w:pPr>
        <w:pStyle w:val="Amicarellibiblio"/>
      </w:pPr>
      <w:bookmarkStart w:id="1032" w:name="_Ref341105485"/>
      <w:r w:rsidRPr="00376AFF">
        <w:t>Vila J.P.; 1999; On particle weighted methods and Smooth Particle Hydrodynamics; Mathematical Models and Methods in Applied Sciences, 9(2):161-209.</w:t>
      </w:r>
      <w:bookmarkEnd w:id="1032"/>
    </w:p>
    <w:p w14:paraId="032674EE" w14:textId="77777777" w:rsidR="003A7E14" w:rsidRPr="00376AFF" w:rsidRDefault="003A7E14" w:rsidP="003A7E14">
      <w:pPr>
        <w:pStyle w:val="Amicarellibiblio"/>
      </w:pPr>
      <w:proofErr w:type="spellStart"/>
      <w:r w:rsidRPr="00376AFF">
        <w:t>Violeau</w:t>
      </w:r>
      <w:proofErr w:type="spellEnd"/>
      <w:r w:rsidRPr="00376AFF">
        <w:t xml:space="preserve"> D.; 2012; Fluid mechanics and the SPH method: theory and applications. Oxford University Press, Oxford.</w:t>
      </w:r>
    </w:p>
    <w:bookmarkStart w:id="1033" w:name="_Ref392883327"/>
    <w:p w14:paraId="756079D7" w14:textId="77777777" w:rsidR="003A7E14" w:rsidRPr="00376AFF" w:rsidRDefault="003A7E14" w:rsidP="003A7E14">
      <w:pPr>
        <w:pStyle w:val="Amicarellibiblio"/>
      </w:pPr>
      <w:r w:rsidRPr="00376AFF">
        <w:fldChar w:fldCharType="begin"/>
      </w:r>
      <w:r w:rsidRPr="00376AFF">
        <w:instrText xml:space="preserve"> HYPERLINK "http://adsabs.harvard.edu/cgi-bin/author_form?author=Violeau,+D&amp;fullauthor=Violeau,%20Damien&amp;charset=UTF-8&amp;db_key=PHY" </w:instrText>
      </w:r>
      <w:r w:rsidRPr="00376AFF">
        <w:fldChar w:fldCharType="separate"/>
      </w:r>
      <w:proofErr w:type="spellStart"/>
      <w:r w:rsidRPr="00376AFF">
        <w:t>Violeau</w:t>
      </w:r>
      <w:proofErr w:type="spellEnd"/>
      <w:r w:rsidRPr="00376AFF">
        <w:t xml:space="preserve"> D.</w:t>
      </w:r>
      <w:r w:rsidRPr="00376AFF">
        <w:fldChar w:fldCharType="end"/>
      </w:r>
      <w:r w:rsidRPr="00376AFF">
        <w:t>; A. Leroy; 2014; On the maximum time step in weakly compressible SPH; Journal of Computational Physics, 256: 388-415.</w:t>
      </w:r>
      <w:bookmarkEnd w:id="1033"/>
    </w:p>
    <w:p w14:paraId="112F33D5" w14:textId="77777777" w:rsidR="009B0157" w:rsidRPr="00376AFF" w:rsidRDefault="009B0157" w:rsidP="009B0157">
      <w:pPr>
        <w:pStyle w:val="Amicarellibiblio"/>
      </w:pPr>
      <w:bookmarkStart w:id="1034" w:name="_Ref485728379"/>
      <w:r w:rsidRPr="00376AFF">
        <w:lastRenderedPageBreak/>
        <w:t>Virtual Dub (Avery Lee), http://www.virtualdub.org/</w:t>
      </w:r>
      <w:bookmarkEnd w:id="1034"/>
    </w:p>
    <w:p w14:paraId="5AE42D32" w14:textId="77777777" w:rsidR="004B071E" w:rsidRPr="00376AFF" w:rsidRDefault="004B071E" w:rsidP="00FB5588">
      <w:pPr>
        <w:pStyle w:val="Amicarellibiblio"/>
      </w:pPr>
      <w:r w:rsidRPr="00376AFF">
        <w:t xml:space="preserve">von </w:t>
      </w:r>
      <w:proofErr w:type="spellStart"/>
      <w:r w:rsidRPr="00376AFF">
        <w:t>Wolffersdorff</w:t>
      </w:r>
      <w:proofErr w:type="spellEnd"/>
      <w:r w:rsidRPr="00376AFF">
        <w:t>, P.A.; 1996; A hypoplastic relation for granular materials with a predefined limit state surface; Mechanics of Cohesive-Frictional Materials, 1(1):251–271.</w:t>
      </w:r>
    </w:p>
    <w:p w14:paraId="7EA6C78E" w14:textId="77777777" w:rsidR="003A7E14" w:rsidRPr="00376AFF" w:rsidRDefault="003A7E14" w:rsidP="003A7E14">
      <w:pPr>
        <w:pStyle w:val="Amicarellibiblio"/>
      </w:pPr>
      <w:bookmarkStart w:id="1035" w:name="_Ref341162248"/>
      <w:r w:rsidRPr="00376AFF">
        <w:t xml:space="preserve">Xu L., A.W. </w:t>
      </w:r>
      <w:proofErr w:type="spellStart"/>
      <w:r w:rsidRPr="00376AFF">
        <w:t>Troesch</w:t>
      </w:r>
      <w:proofErr w:type="spellEnd"/>
      <w:r w:rsidRPr="00376AFF">
        <w:t xml:space="preserve">, R. </w:t>
      </w:r>
      <w:proofErr w:type="spellStart"/>
      <w:r w:rsidRPr="00376AFF">
        <w:t>Petterson</w:t>
      </w:r>
      <w:proofErr w:type="spellEnd"/>
      <w:r w:rsidRPr="00376AFF">
        <w:t>; 1998; Asymmetric hydrodynamic impact and dynamic response of vessels; Proceedings of 17th International Conference on Offshore Mechanics and Arctic Engineering, 98-320.</w:t>
      </w:r>
      <w:bookmarkEnd w:id="1035"/>
    </w:p>
    <w:p w14:paraId="5F427E1B" w14:textId="77777777" w:rsidR="004B071E" w:rsidRPr="00376AFF" w:rsidRDefault="004B071E" w:rsidP="00FB5588">
      <w:pPr>
        <w:pStyle w:val="Amicarellibiblio"/>
      </w:pPr>
      <w:r w:rsidRPr="00376AFF">
        <w:t>Wang X., L.B. Wang; 2007; Dynamic analysis of a water-soil-pore water coupling system; Computers and Structures, 85(11-14):1020-1031; DOI: 10.1016/j.compstruc.2006.11.017</w:t>
      </w:r>
    </w:p>
    <w:p w14:paraId="14ECC4D4" w14:textId="77777777" w:rsidR="004B071E" w:rsidRPr="00376AFF" w:rsidRDefault="004B071E" w:rsidP="00FB5588">
      <w:pPr>
        <w:pStyle w:val="Amicarellibiblio"/>
      </w:pPr>
      <w:r w:rsidRPr="00376AFF">
        <w:t xml:space="preserve">Wendland H., “Piecewise polynomial, positive definite and compactly supported radial functions of minimal degree”, Adv. </w:t>
      </w:r>
      <w:proofErr w:type="spellStart"/>
      <w:r w:rsidRPr="00376AFF">
        <w:t>Comput</w:t>
      </w:r>
      <w:proofErr w:type="spellEnd"/>
      <w:r w:rsidRPr="00376AFF">
        <w:t>. Math. 1995, 4: 389-396.</w:t>
      </w:r>
    </w:p>
    <w:p w14:paraId="5A47A586" w14:textId="77777777" w:rsidR="004B071E" w:rsidRPr="00376AFF" w:rsidRDefault="004B071E" w:rsidP="00FB5588">
      <w:pPr>
        <w:pStyle w:val="Amicarellibiblio"/>
      </w:pPr>
      <w:proofErr w:type="spellStart"/>
      <w:r w:rsidRPr="00376AFF">
        <w:t>Wiberg</w:t>
      </w:r>
      <w:proofErr w:type="spellEnd"/>
      <w:r w:rsidRPr="00376AFF">
        <w:t xml:space="preserve"> P.L., J.D. Smith; 1987; Calculations of the critical shear stress for motion of uniform and heterogeneous sediments; Water </w:t>
      </w:r>
      <w:proofErr w:type="spellStart"/>
      <w:r w:rsidRPr="00376AFF">
        <w:t>Resour</w:t>
      </w:r>
      <w:proofErr w:type="spellEnd"/>
      <w:r w:rsidRPr="00376AFF">
        <w:t>. Res., 23(8):1471-1480.</w:t>
      </w:r>
    </w:p>
    <w:p w14:paraId="09A5DB7A" w14:textId="77777777" w:rsidR="003A7E14" w:rsidRPr="00E129B8" w:rsidRDefault="003A7E14" w:rsidP="003A7E14">
      <w:pPr>
        <w:pStyle w:val="Amicarellibiblio"/>
        <w:rPr>
          <w:lang w:val="fr-FR"/>
        </w:rPr>
      </w:pPr>
      <w:bookmarkStart w:id="1036" w:name="_Ref341116150"/>
      <w:proofErr w:type="spellStart"/>
      <w:r w:rsidRPr="00E129B8">
        <w:rPr>
          <w:lang w:val="fr-FR"/>
        </w:rPr>
        <w:t>Zoppé</w:t>
      </w:r>
      <w:proofErr w:type="spellEnd"/>
      <w:r w:rsidRPr="00E129B8">
        <w:rPr>
          <w:lang w:val="fr-FR"/>
        </w:rPr>
        <w:t xml:space="preserve"> </w:t>
      </w:r>
      <w:proofErr w:type="gramStart"/>
      <w:r w:rsidRPr="00E129B8">
        <w:rPr>
          <w:lang w:val="fr-FR"/>
        </w:rPr>
        <w:t>B.;</w:t>
      </w:r>
      <w:proofErr w:type="gramEnd"/>
      <w:r w:rsidRPr="00E129B8">
        <w:rPr>
          <w:lang w:val="fr-FR"/>
        </w:rPr>
        <w:t xml:space="preserve"> 2004; Simulation numérique et analyse de l'écoulement dans les augets des turbines Pelton; PhD </w:t>
      </w:r>
      <w:proofErr w:type="spellStart"/>
      <w:r w:rsidRPr="00E129B8">
        <w:rPr>
          <w:lang w:val="fr-FR"/>
        </w:rPr>
        <w:t>thesis</w:t>
      </w:r>
      <w:proofErr w:type="spellEnd"/>
      <w:r w:rsidRPr="00E129B8">
        <w:rPr>
          <w:lang w:val="fr-FR"/>
        </w:rPr>
        <w:t>; Institut national polytechnique (Grenoble, France).</w:t>
      </w:r>
      <w:bookmarkEnd w:id="1036"/>
    </w:p>
    <w:p w14:paraId="3AE189F9" w14:textId="77777777" w:rsidR="006C2568" w:rsidRPr="00E129B8" w:rsidRDefault="006C2568" w:rsidP="000D77F1">
      <w:pPr>
        <w:spacing w:after="0" w:line="240" w:lineRule="auto"/>
        <w:rPr>
          <w:rFonts w:ascii="Times New Roman" w:hAnsi="Times New Roman"/>
          <w:sz w:val="24"/>
          <w:szCs w:val="24"/>
          <w:lang w:val="fr-FR"/>
        </w:rPr>
      </w:pPr>
    </w:p>
    <w:p w14:paraId="7976E733" w14:textId="77777777" w:rsidR="000D77F1" w:rsidRPr="00E129B8" w:rsidRDefault="000D77F1" w:rsidP="009C355A">
      <w:pPr>
        <w:spacing w:after="0" w:line="240" w:lineRule="auto"/>
        <w:rPr>
          <w:rFonts w:ascii="Times New Roman" w:hAnsi="Times New Roman"/>
          <w:sz w:val="24"/>
          <w:szCs w:val="24"/>
          <w:lang w:val="fr-FR"/>
        </w:rPr>
      </w:pPr>
    </w:p>
    <w:p w14:paraId="6190963F" w14:textId="77777777" w:rsidR="00684986" w:rsidRPr="00D5453B" w:rsidRDefault="0068498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37" w:name="_Toc447794708"/>
      <w:bookmarkStart w:id="1038" w:name="_Toc447794787"/>
      <w:bookmarkStart w:id="1039" w:name="_Toc447794872"/>
      <w:bookmarkStart w:id="1040" w:name="_Toc447794954"/>
      <w:bookmarkStart w:id="1041" w:name="_Toc447795357"/>
      <w:bookmarkStart w:id="1042" w:name="_Toc447795464"/>
      <w:bookmarkStart w:id="1043" w:name="_Toc66716526"/>
      <w:r w:rsidRPr="00D5453B">
        <w:rPr>
          <w:rFonts w:ascii="Book Antiqua" w:hAnsi="Book Antiqua"/>
          <w:caps/>
          <w:kern w:val="0"/>
          <w:sz w:val="24"/>
          <w:szCs w:val="24"/>
        </w:rPr>
        <w:lastRenderedPageBreak/>
        <w:t>GNU Free Documentation License</w:t>
      </w:r>
      <w:bookmarkEnd w:id="1037"/>
      <w:bookmarkEnd w:id="1038"/>
      <w:bookmarkEnd w:id="1039"/>
      <w:bookmarkEnd w:id="1040"/>
      <w:bookmarkEnd w:id="1041"/>
      <w:bookmarkEnd w:id="1042"/>
      <w:bookmarkEnd w:id="1043"/>
    </w:p>
    <w:p w14:paraId="02E0DF82" w14:textId="77777777" w:rsidR="00684986" w:rsidRPr="00376AFF" w:rsidRDefault="00684986" w:rsidP="00684986">
      <w:pPr>
        <w:spacing w:after="0" w:line="240" w:lineRule="auto"/>
        <w:rPr>
          <w:rFonts w:ascii="Times New Roman" w:hAnsi="Times New Roman"/>
          <w:sz w:val="24"/>
          <w:szCs w:val="24"/>
        </w:rPr>
      </w:pPr>
    </w:p>
    <w:p w14:paraId="07EB31E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14:paraId="64E737A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14:paraId="154FCBDF" w14:textId="77777777" w:rsidR="00684986" w:rsidRPr="00376AFF" w:rsidRDefault="00684986" w:rsidP="00684986">
      <w:pPr>
        <w:spacing w:after="0" w:line="240" w:lineRule="auto"/>
        <w:rPr>
          <w:rFonts w:ascii="Times New Roman" w:hAnsi="Times New Roman"/>
          <w:sz w:val="24"/>
          <w:szCs w:val="24"/>
        </w:rPr>
      </w:pPr>
    </w:p>
    <w:p w14:paraId="314CE103" w14:textId="77777777" w:rsidR="00684986" w:rsidRPr="00376AFF" w:rsidRDefault="00684986" w:rsidP="00684986">
      <w:pPr>
        <w:spacing w:after="0" w:line="240" w:lineRule="auto"/>
        <w:rPr>
          <w:rFonts w:ascii="Times New Roman" w:hAnsi="Times New Roman"/>
          <w:sz w:val="24"/>
          <w:szCs w:val="24"/>
        </w:rPr>
      </w:pPr>
    </w:p>
    <w:p w14:paraId="6D60F00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14:paraId="3AE42DE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14:paraId="5EC0F09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14:paraId="2AD9F71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14:paraId="06E91655" w14:textId="77777777" w:rsidR="00684986" w:rsidRPr="00376AFF" w:rsidRDefault="00684986" w:rsidP="00684986">
      <w:pPr>
        <w:spacing w:after="0" w:line="240" w:lineRule="auto"/>
        <w:rPr>
          <w:rFonts w:ascii="Times New Roman" w:hAnsi="Times New Roman"/>
          <w:sz w:val="24"/>
          <w:szCs w:val="24"/>
        </w:rPr>
      </w:pPr>
    </w:p>
    <w:p w14:paraId="370A80B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0. PREAMBLE</w:t>
      </w:r>
    </w:p>
    <w:p w14:paraId="28F8AB0C" w14:textId="77777777" w:rsidR="00684986" w:rsidRPr="00376AFF" w:rsidRDefault="00684986" w:rsidP="00684986">
      <w:pPr>
        <w:spacing w:after="0" w:line="240" w:lineRule="auto"/>
        <w:rPr>
          <w:rFonts w:ascii="Times New Roman" w:hAnsi="Times New Roman"/>
          <w:sz w:val="24"/>
          <w:szCs w:val="24"/>
        </w:rPr>
      </w:pPr>
    </w:p>
    <w:p w14:paraId="66C6B88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14:paraId="70A23D0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14:paraId="1B0D216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14:paraId="61C6FB5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14:paraId="29A4A4F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14:paraId="2C59CE0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14:paraId="0C41E02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14:paraId="563FEF95" w14:textId="77777777" w:rsidR="00684986" w:rsidRPr="00376AFF" w:rsidRDefault="00684986" w:rsidP="00684986">
      <w:pPr>
        <w:spacing w:after="0" w:line="240" w:lineRule="auto"/>
        <w:rPr>
          <w:rFonts w:ascii="Times New Roman" w:hAnsi="Times New Roman"/>
          <w:sz w:val="24"/>
          <w:szCs w:val="24"/>
        </w:rPr>
      </w:pPr>
    </w:p>
    <w:p w14:paraId="6DD71DA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14:paraId="7099EA3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14:paraId="5BBBD3C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14:paraId="4FB8DE0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14:paraId="022B6142" w14:textId="77777777" w:rsidR="00684986" w:rsidRPr="00376AFF" w:rsidRDefault="00684986" w:rsidP="00684986">
      <w:pPr>
        <w:spacing w:after="0" w:line="240" w:lineRule="auto"/>
        <w:rPr>
          <w:rFonts w:ascii="Times New Roman" w:hAnsi="Times New Roman"/>
          <w:sz w:val="24"/>
          <w:szCs w:val="24"/>
        </w:rPr>
      </w:pPr>
    </w:p>
    <w:p w14:paraId="553ECDD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14:paraId="656C433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14:paraId="055AB09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14:paraId="0334E85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14:paraId="1FC1615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14:paraId="58C102E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14:paraId="7F98574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14:paraId="1258AA44" w14:textId="77777777" w:rsidR="00684986" w:rsidRPr="00376AFF" w:rsidRDefault="00684986" w:rsidP="00684986">
      <w:pPr>
        <w:spacing w:after="0" w:line="240" w:lineRule="auto"/>
        <w:rPr>
          <w:rFonts w:ascii="Times New Roman" w:hAnsi="Times New Roman"/>
          <w:sz w:val="24"/>
          <w:szCs w:val="24"/>
        </w:rPr>
      </w:pPr>
    </w:p>
    <w:p w14:paraId="6E88AF2B" w14:textId="77777777" w:rsidR="00684986" w:rsidRPr="00376AFF" w:rsidRDefault="00684986" w:rsidP="00684986">
      <w:pPr>
        <w:spacing w:after="0" w:line="240" w:lineRule="auto"/>
        <w:rPr>
          <w:rFonts w:ascii="Times New Roman" w:hAnsi="Times New Roman"/>
          <w:sz w:val="24"/>
          <w:szCs w:val="24"/>
        </w:rPr>
      </w:pPr>
    </w:p>
    <w:p w14:paraId="0CB4F4D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14:paraId="1522A006" w14:textId="77777777" w:rsidR="00684986" w:rsidRPr="00376AFF" w:rsidRDefault="00684986" w:rsidP="00684986">
      <w:pPr>
        <w:spacing w:after="0" w:line="240" w:lineRule="auto"/>
        <w:rPr>
          <w:rFonts w:ascii="Times New Roman" w:hAnsi="Times New Roman"/>
          <w:sz w:val="24"/>
          <w:szCs w:val="24"/>
        </w:rPr>
      </w:pPr>
    </w:p>
    <w:p w14:paraId="6C61C29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14:paraId="7D72444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14:paraId="23B392D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14:paraId="3B1543F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14:paraId="39DCDF8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14:paraId="6978097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14:paraId="3D11239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14:paraId="558FBC5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14:paraId="06381C1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copyright law.</w:t>
      </w:r>
    </w:p>
    <w:p w14:paraId="319A355C" w14:textId="77777777" w:rsidR="00684986" w:rsidRPr="00376AFF" w:rsidRDefault="00684986" w:rsidP="00684986">
      <w:pPr>
        <w:spacing w:after="0" w:line="240" w:lineRule="auto"/>
        <w:rPr>
          <w:rFonts w:ascii="Times New Roman" w:hAnsi="Times New Roman"/>
          <w:sz w:val="24"/>
          <w:szCs w:val="24"/>
        </w:rPr>
      </w:pPr>
    </w:p>
    <w:p w14:paraId="03FDDB3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14:paraId="3CCEDFA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14:paraId="67672FB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14:paraId="7C9E205F" w14:textId="77777777" w:rsidR="00684986" w:rsidRPr="00376AFF" w:rsidRDefault="00684986" w:rsidP="00684986">
      <w:pPr>
        <w:spacing w:after="0" w:line="240" w:lineRule="auto"/>
        <w:rPr>
          <w:rFonts w:ascii="Times New Roman" w:hAnsi="Times New Roman"/>
          <w:sz w:val="24"/>
          <w:szCs w:val="24"/>
        </w:rPr>
      </w:pPr>
    </w:p>
    <w:p w14:paraId="594CD2B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14:paraId="733DDB8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14:paraId="271AAFD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14:paraId="45D8AC2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14:paraId="24509D2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14:paraId="43AA6E6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14:paraId="7C5997C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14:paraId="142119B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14:paraId="54E3782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14:paraId="3584B29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them.</w:t>
      </w:r>
    </w:p>
    <w:p w14:paraId="3EC3A5C4" w14:textId="77777777" w:rsidR="00684986" w:rsidRPr="00376AFF" w:rsidRDefault="00684986" w:rsidP="00684986">
      <w:pPr>
        <w:spacing w:after="0" w:line="240" w:lineRule="auto"/>
        <w:rPr>
          <w:rFonts w:ascii="Times New Roman" w:hAnsi="Times New Roman"/>
          <w:sz w:val="24"/>
          <w:szCs w:val="24"/>
        </w:rPr>
      </w:pPr>
    </w:p>
    <w:p w14:paraId="72BB2D6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14:paraId="11CA13D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14:paraId="10684BA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14:paraId="0C2B9ED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14:paraId="0078542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14:paraId="2342082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14:paraId="3740B1A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14:paraId="47EBB941" w14:textId="77777777" w:rsidR="00684986" w:rsidRPr="00376AFF" w:rsidRDefault="00684986" w:rsidP="00684986">
      <w:pPr>
        <w:spacing w:after="0" w:line="240" w:lineRule="auto"/>
        <w:rPr>
          <w:rFonts w:ascii="Times New Roman" w:hAnsi="Times New Roman"/>
          <w:sz w:val="24"/>
          <w:szCs w:val="24"/>
        </w:rPr>
      </w:pPr>
    </w:p>
    <w:p w14:paraId="392EDE8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14:paraId="561B10A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14:paraId="675A679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14:paraId="12455AB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14:paraId="09B6A555" w14:textId="77777777" w:rsidR="00684986" w:rsidRPr="00376AFF" w:rsidRDefault="00684986" w:rsidP="00684986">
      <w:pPr>
        <w:spacing w:after="0" w:line="240" w:lineRule="auto"/>
        <w:rPr>
          <w:rFonts w:ascii="Times New Roman" w:hAnsi="Times New Roman"/>
          <w:sz w:val="24"/>
          <w:szCs w:val="24"/>
        </w:rPr>
      </w:pPr>
    </w:p>
    <w:p w14:paraId="3EF168D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14:paraId="4E5024C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14:paraId="73A0896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14:paraId="70C38EA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14:paraId="194487E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14:paraId="751E0CF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14:paraId="1CE4697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14:paraId="01AE353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14:paraId="133C9A6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format whose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xml:space="preserve">, or absence of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has been arranged to thwart</w:t>
      </w:r>
    </w:p>
    <w:p w14:paraId="16FB70C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14:paraId="4723591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14:paraId="321DA16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14:paraId="35C66C73" w14:textId="77777777" w:rsidR="00684986" w:rsidRPr="00376AFF" w:rsidRDefault="00684986" w:rsidP="00684986">
      <w:pPr>
        <w:spacing w:after="0" w:line="240" w:lineRule="auto"/>
        <w:rPr>
          <w:rFonts w:ascii="Times New Roman" w:hAnsi="Times New Roman"/>
          <w:sz w:val="24"/>
          <w:szCs w:val="24"/>
        </w:rPr>
      </w:pPr>
    </w:p>
    <w:p w14:paraId="183B44C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14:paraId="34CB623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ASCII without </w:t>
      </w:r>
      <w:proofErr w:type="spellStart"/>
      <w:r w:rsidRPr="00376AFF">
        <w:rPr>
          <w:rFonts w:ascii="Times New Roman" w:hAnsi="Times New Roman"/>
          <w:sz w:val="24"/>
          <w:szCs w:val="24"/>
        </w:rPr>
        <w:t>markup</w:t>
      </w:r>
      <w:proofErr w:type="spellEnd"/>
      <w:r w:rsidRPr="00376AFF">
        <w:rPr>
          <w:rFonts w:ascii="Times New Roman" w:hAnsi="Times New Roman"/>
          <w:sz w:val="24"/>
          <w:szCs w:val="24"/>
        </w:rPr>
        <w:t xml:space="preserve">, </w:t>
      </w:r>
      <w:proofErr w:type="spellStart"/>
      <w:r w:rsidRPr="00376AFF">
        <w:rPr>
          <w:rFonts w:ascii="Times New Roman" w:hAnsi="Times New Roman"/>
          <w:sz w:val="24"/>
          <w:szCs w:val="24"/>
        </w:rPr>
        <w:t>Texinfo</w:t>
      </w:r>
      <w:proofErr w:type="spellEnd"/>
      <w:r w:rsidRPr="00376AFF">
        <w:rPr>
          <w:rFonts w:ascii="Times New Roman" w:hAnsi="Times New Roman"/>
          <w:sz w:val="24"/>
          <w:szCs w:val="24"/>
        </w:rPr>
        <w:t xml:space="preserve"> input format, LaTeX input format, SGML</w:t>
      </w:r>
    </w:p>
    <w:p w14:paraId="79828C9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14:paraId="2059B10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14:paraId="2BE8A6A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14:paraId="174EBB2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14:paraId="426E702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14:paraId="21D16FB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14:paraId="7AB7C0B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14:paraId="7669AC6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14:paraId="4F090ABF" w14:textId="77777777" w:rsidR="00684986" w:rsidRPr="00376AFF" w:rsidRDefault="00684986" w:rsidP="00684986">
      <w:pPr>
        <w:spacing w:after="0" w:line="240" w:lineRule="auto"/>
        <w:rPr>
          <w:rFonts w:ascii="Times New Roman" w:hAnsi="Times New Roman"/>
          <w:sz w:val="24"/>
          <w:szCs w:val="24"/>
        </w:rPr>
      </w:pPr>
    </w:p>
    <w:p w14:paraId="28EE14E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14:paraId="50A5DC9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14:paraId="060D009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14:paraId="3BDCC2B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14:paraId="1F26340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14:paraId="17A7CD9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14:paraId="1B85C3F0" w14:textId="77777777" w:rsidR="00684986" w:rsidRPr="00376AFF" w:rsidRDefault="00684986" w:rsidP="00684986">
      <w:pPr>
        <w:spacing w:after="0" w:line="240" w:lineRule="auto"/>
        <w:rPr>
          <w:rFonts w:ascii="Times New Roman" w:hAnsi="Times New Roman"/>
          <w:sz w:val="24"/>
          <w:szCs w:val="24"/>
        </w:rPr>
      </w:pPr>
    </w:p>
    <w:p w14:paraId="75BA919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14:paraId="11716CE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14:paraId="476AF823" w14:textId="77777777" w:rsidR="00684986" w:rsidRPr="00376AFF" w:rsidRDefault="00684986" w:rsidP="00684986">
      <w:pPr>
        <w:spacing w:after="0" w:line="240" w:lineRule="auto"/>
        <w:rPr>
          <w:rFonts w:ascii="Times New Roman" w:hAnsi="Times New Roman"/>
          <w:sz w:val="24"/>
          <w:szCs w:val="24"/>
        </w:rPr>
      </w:pPr>
    </w:p>
    <w:p w14:paraId="6DBE2EF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14:paraId="341D2BF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14:paraId="5E2CD2B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14:paraId="789D69F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14:paraId="49F7D3C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14:paraId="438403B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14:paraId="3A8F1A1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14:paraId="1EE97878" w14:textId="77777777" w:rsidR="00684986" w:rsidRPr="00376AFF" w:rsidRDefault="00684986" w:rsidP="00684986">
      <w:pPr>
        <w:spacing w:after="0" w:line="240" w:lineRule="auto"/>
        <w:rPr>
          <w:rFonts w:ascii="Times New Roman" w:hAnsi="Times New Roman"/>
          <w:sz w:val="24"/>
          <w:szCs w:val="24"/>
        </w:rPr>
      </w:pPr>
    </w:p>
    <w:p w14:paraId="7DBF545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14:paraId="3013185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14:paraId="6798DAB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14:paraId="6E0C02B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14:paraId="5DD0E49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14:paraId="31DE8B6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14:paraId="41962B95" w14:textId="77777777" w:rsidR="00684986" w:rsidRPr="00376AFF" w:rsidRDefault="00684986" w:rsidP="00684986">
      <w:pPr>
        <w:spacing w:after="0" w:line="240" w:lineRule="auto"/>
        <w:rPr>
          <w:rFonts w:ascii="Times New Roman" w:hAnsi="Times New Roman"/>
          <w:sz w:val="24"/>
          <w:szCs w:val="24"/>
        </w:rPr>
      </w:pPr>
    </w:p>
    <w:p w14:paraId="3912CC1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VERBATIM COPYING</w:t>
      </w:r>
    </w:p>
    <w:p w14:paraId="212B9952" w14:textId="77777777" w:rsidR="00684986" w:rsidRPr="00376AFF" w:rsidRDefault="00684986" w:rsidP="00684986">
      <w:pPr>
        <w:spacing w:after="0" w:line="240" w:lineRule="auto"/>
        <w:rPr>
          <w:rFonts w:ascii="Times New Roman" w:hAnsi="Times New Roman"/>
          <w:sz w:val="24"/>
          <w:szCs w:val="24"/>
        </w:rPr>
      </w:pPr>
    </w:p>
    <w:p w14:paraId="20A59CE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14:paraId="0C813A0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14:paraId="549B54B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14:paraId="660EB3B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14:paraId="5D118A9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14:paraId="04FF6AA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14:paraId="55AC26D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14:paraId="485A141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14:paraId="42C0987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14:paraId="71A68B62" w14:textId="77777777" w:rsidR="00684986" w:rsidRPr="00376AFF" w:rsidRDefault="00684986" w:rsidP="00684986">
      <w:pPr>
        <w:spacing w:after="0" w:line="240" w:lineRule="auto"/>
        <w:rPr>
          <w:rFonts w:ascii="Times New Roman" w:hAnsi="Times New Roman"/>
          <w:sz w:val="24"/>
          <w:szCs w:val="24"/>
        </w:rPr>
      </w:pPr>
    </w:p>
    <w:p w14:paraId="1D3E339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14:paraId="764E5E4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14:paraId="3784BB7D" w14:textId="77777777" w:rsidR="00684986" w:rsidRPr="00376AFF" w:rsidRDefault="00684986" w:rsidP="00684986">
      <w:pPr>
        <w:spacing w:after="0" w:line="240" w:lineRule="auto"/>
        <w:rPr>
          <w:rFonts w:ascii="Times New Roman" w:hAnsi="Times New Roman"/>
          <w:sz w:val="24"/>
          <w:szCs w:val="24"/>
        </w:rPr>
      </w:pPr>
    </w:p>
    <w:p w14:paraId="7A198CA3" w14:textId="77777777" w:rsidR="00684986" w:rsidRPr="00376AFF" w:rsidRDefault="00684986" w:rsidP="00684986">
      <w:pPr>
        <w:spacing w:after="0" w:line="240" w:lineRule="auto"/>
        <w:rPr>
          <w:rFonts w:ascii="Times New Roman" w:hAnsi="Times New Roman"/>
          <w:sz w:val="24"/>
          <w:szCs w:val="24"/>
        </w:rPr>
      </w:pPr>
    </w:p>
    <w:p w14:paraId="41354E7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3. COPYING IN QUANTITY</w:t>
      </w:r>
    </w:p>
    <w:p w14:paraId="350EF707" w14:textId="77777777" w:rsidR="00684986" w:rsidRPr="00376AFF" w:rsidRDefault="00684986" w:rsidP="00684986">
      <w:pPr>
        <w:spacing w:after="0" w:line="240" w:lineRule="auto"/>
        <w:rPr>
          <w:rFonts w:ascii="Times New Roman" w:hAnsi="Times New Roman"/>
          <w:sz w:val="24"/>
          <w:szCs w:val="24"/>
        </w:rPr>
      </w:pPr>
    </w:p>
    <w:p w14:paraId="1A27A74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14:paraId="7E4A140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14:paraId="7AF04A2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14:paraId="6F5AB28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14:paraId="057FF3E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14:paraId="18BDDA4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14:paraId="466C00C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14:paraId="3866BF7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14:paraId="58CC04A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14:paraId="25DB855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14:paraId="7197FC9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14:paraId="6EC191A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14:paraId="12FDB66C" w14:textId="77777777" w:rsidR="00684986" w:rsidRPr="00376AFF" w:rsidRDefault="00684986" w:rsidP="00684986">
      <w:pPr>
        <w:spacing w:after="0" w:line="240" w:lineRule="auto"/>
        <w:rPr>
          <w:rFonts w:ascii="Times New Roman" w:hAnsi="Times New Roman"/>
          <w:sz w:val="24"/>
          <w:szCs w:val="24"/>
        </w:rPr>
      </w:pPr>
    </w:p>
    <w:p w14:paraId="2A4BFF5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14:paraId="40905A1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14:paraId="7CDE07B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14:paraId="6CDBCB8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pages.</w:t>
      </w:r>
    </w:p>
    <w:p w14:paraId="471AF8CB" w14:textId="77777777" w:rsidR="00684986" w:rsidRPr="00376AFF" w:rsidRDefault="00684986" w:rsidP="00684986">
      <w:pPr>
        <w:spacing w:after="0" w:line="240" w:lineRule="auto"/>
        <w:rPr>
          <w:rFonts w:ascii="Times New Roman" w:hAnsi="Times New Roman"/>
          <w:sz w:val="24"/>
          <w:szCs w:val="24"/>
        </w:rPr>
      </w:pPr>
    </w:p>
    <w:p w14:paraId="70C750F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14:paraId="297B2AE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14:paraId="7529482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14:paraId="4BC25D3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14:paraId="7A7E8E1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14:paraId="641E38B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14:paraId="7673749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14:paraId="464D8F9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14:paraId="288A64B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14:paraId="604626D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14:paraId="7E4D74C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14:paraId="7C84D7B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edition to the public.</w:t>
      </w:r>
    </w:p>
    <w:p w14:paraId="0F5586BE" w14:textId="77777777" w:rsidR="00684986" w:rsidRPr="00376AFF" w:rsidRDefault="00684986" w:rsidP="00684986">
      <w:pPr>
        <w:spacing w:after="0" w:line="240" w:lineRule="auto"/>
        <w:rPr>
          <w:rFonts w:ascii="Times New Roman" w:hAnsi="Times New Roman"/>
          <w:sz w:val="24"/>
          <w:szCs w:val="24"/>
        </w:rPr>
      </w:pPr>
    </w:p>
    <w:p w14:paraId="5F1EDE1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14:paraId="3E3B2BF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14:paraId="7F12761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14:paraId="024A89D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14:paraId="009692EA" w14:textId="77777777" w:rsidR="00684986" w:rsidRPr="00376AFF" w:rsidRDefault="00684986" w:rsidP="00684986">
      <w:pPr>
        <w:spacing w:after="0" w:line="240" w:lineRule="auto"/>
        <w:rPr>
          <w:rFonts w:ascii="Times New Roman" w:hAnsi="Times New Roman"/>
          <w:sz w:val="24"/>
          <w:szCs w:val="24"/>
        </w:rPr>
      </w:pPr>
    </w:p>
    <w:p w14:paraId="2B8EC905" w14:textId="77777777" w:rsidR="00684986" w:rsidRPr="00376AFF" w:rsidRDefault="00684986" w:rsidP="00684986">
      <w:pPr>
        <w:spacing w:after="0" w:line="240" w:lineRule="auto"/>
        <w:rPr>
          <w:rFonts w:ascii="Times New Roman" w:hAnsi="Times New Roman"/>
          <w:sz w:val="24"/>
          <w:szCs w:val="24"/>
        </w:rPr>
      </w:pPr>
    </w:p>
    <w:p w14:paraId="1FC27D2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4. MODIFICATIONS</w:t>
      </w:r>
    </w:p>
    <w:p w14:paraId="03484502" w14:textId="77777777" w:rsidR="00684986" w:rsidRPr="00376AFF" w:rsidRDefault="00684986" w:rsidP="00684986">
      <w:pPr>
        <w:spacing w:after="0" w:line="240" w:lineRule="auto"/>
        <w:rPr>
          <w:rFonts w:ascii="Times New Roman" w:hAnsi="Times New Roman"/>
          <w:sz w:val="24"/>
          <w:szCs w:val="24"/>
        </w:rPr>
      </w:pPr>
    </w:p>
    <w:p w14:paraId="068C14E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14:paraId="470B132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14:paraId="0EEB034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14:paraId="68E9CFF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14:paraId="6CDC761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14:paraId="60AB737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14:paraId="2C79D36F" w14:textId="77777777" w:rsidR="00684986" w:rsidRPr="00376AFF" w:rsidRDefault="00684986" w:rsidP="00684986">
      <w:pPr>
        <w:spacing w:after="0" w:line="240" w:lineRule="auto"/>
        <w:rPr>
          <w:rFonts w:ascii="Times New Roman" w:hAnsi="Times New Roman"/>
          <w:sz w:val="24"/>
          <w:szCs w:val="24"/>
        </w:rPr>
      </w:pPr>
    </w:p>
    <w:p w14:paraId="58B1011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14:paraId="1982EEC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14:paraId="4F0EF69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14:paraId="0C172F2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14:paraId="7079211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14:paraId="71F7707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14:paraId="3CA2112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14:paraId="30788DC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14:paraId="1BE42D9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14:paraId="1BB5BDF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14:paraId="26458AD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14:paraId="54EC395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14:paraId="0560934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14:paraId="64FEC80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14:paraId="1D4BDDE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14:paraId="028DA7D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14:paraId="0F6C955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14:paraId="53A8C60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14:paraId="0CC0D7B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14:paraId="5D20B95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14:paraId="4B73E08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14:paraId="377885C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14:paraId="25B1507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14:paraId="1E68433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14:paraId="20E75CF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14:paraId="66E71EB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14:paraId="4B9327C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14:paraId="6769E57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14:paraId="64940C5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14:paraId="1EA991B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14:paraId="6A46D5F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14:paraId="3A8C4EE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14:paraId="33BD029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14:paraId="751A081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14:paraId="02B4558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14:paraId="5B41344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14:paraId="6F7EFEF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14:paraId="7607B6D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14:paraId="20FE855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14:paraId="5F4F153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14:paraId="77EE471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14:paraId="0B2ACC6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14:paraId="03EF323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14:paraId="0A65B8A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14:paraId="7B68B3C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14:paraId="7AC4E6F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14:paraId="6EDCF19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14:paraId="2D2CE454" w14:textId="77777777" w:rsidR="00684986" w:rsidRPr="00376AFF" w:rsidRDefault="00684986" w:rsidP="00684986">
      <w:pPr>
        <w:spacing w:after="0" w:line="240" w:lineRule="auto"/>
        <w:rPr>
          <w:rFonts w:ascii="Times New Roman" w:hAnsi="Times New Roman"/>
          <w:sz w:val="24"/>
          <w:szCs w:val="24"/>
        </w:rPr>
      </w:pPr>
    </w:p>
    <w:p w14:paraId="2E40467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14:paraId="72DBA51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14:paraId="6F59FC4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14:paraId="6A2F6F2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14:paraId="38C7284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14:paraId="4B60AC6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14:paraId="56C2638D" w14:textId="77777777" w:rsidR="00684986" w:rsidRPr="00376AFF" w:rsidRDefault="00684986" w:rsidP="00684986">
      <w:pPr>
        <w:spacing w:after="0" w:line="240" w:lineRule="auto"/>
        <w:rPr>
          <w:rFonts w:ascii="Times New Roman" w:hAnsi="Times New Roman"/>
          <w:sz w:val="24"/>
          <w:szCs w:val="24"/>
        </w:rPr>
      </w:pPr>
    </w:p>
    <w:p w14:paraId="7A71EF4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14:paraId="7FF5C64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14:paraId="12C41D8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14:paraId="08AEBE5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14:paraId="32C986D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standard.</w:t>
      </w:r>
    </w:p>
    <w:p w14:paraId="7847DC5F" w14:textId="77777777" w:rsidR="00684986" w:rsidRPr="00376AFF" w:rsidRDefault="00684986" w:rsidP="00684986">
      <w:pPr>
        <w:spacing w:after="0" w:line="240" w:lineRule="auto"/>
        <w:rPr>
          <w:rFonts w:ascii="Times New Roman" w:hAnsi="Times New Roman"/>
          <w:sz w:val="24"/>
          <w:szCs w:val="24"/>
        </w:rPr>
      </w:pPr>
    </w:p>
    <w:p w14:paraId="77DE0DA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14:paraId="1CBF14F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14:paraId="69950CD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14:paraId="161A99A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14:paraId="1584833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14:paraId="17A9B02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14:paraId="63D7178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14:paraId="4DAEE76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14:paraId="49EFD48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14:paraId="10B7FEEE" w14:textId="77777777" w:rsidR="00684986" w:rsidRPr="00376AFF" w:rsidRDefault="00684986" w:rsidP="00684986">
      <w:pPr>
        <w:spacing w:after="0" w:line="240" w:lineRule="auto"/>
        <w:rPr>
          <w:rFonts w:ascii="Times New Roman" w:hAnsi="Times New Roman"/>
          <w:sz w:val="24"/>
          <w:szCs w:val="24"/>
        </w:rPr>
      </w:pPr>
    </w:p>
    <w:p w14:paraId="7DBBAE6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14:paraId="241F6DC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14:paraId="64C25D2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14:paraId="0F7C8B6B" w14:textId="77777777" w:rsidR="00684986" w:rsidRPr="00376AFF" w:rsidRDefault="00684986" w:rsidP="00684986">
      <w:pPr>
        <w:spacing w:after="0" w:line="240" w:lineRule="auto"/>
        <w:rPr>
          <w:rFonts w:ascii="Times New Roman" w:hAnsi="Times New Roman"/>
          <w:sz w:val="24"/>
          <w:szCs w:val="24"/>
        </w:rPr>
      </w:pPr>
    </w:p>
    <w:p w14:paraId="37FD5114" w14:textId="77777777" w:rsidR="00684986" w:rsidRPr="00376AFF" w:rsidRDefault="00684986" w:rsidP="00684986">
      <w:pPr>
        <w:spacing w:after="0" w:line="240" w:lineRule="auto"/>
        <w:rPr>
          <w:rFonts w:ascii="Times New Roman" w:hAnsi="Times New Roman"/>
          <w:sz w:val="24"/>
          <w:szCs w:val="24"/>
        </w:rPr>
      </w:pPr>
    </w:p>
    <w:p w14:paraId="0C1C318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5. COMBINING DOCUMENTS</w:t>
      </w:r>
    </w:p>
    <w:p w14:paraId="30A3CF0C" w14:textId="77777777" w:rsidR="00684986" w:rsidRPr="00376AFF" w:rsidRDefault="00684986" w:rsidP="00684986">
      <w:pPr>
        <w:spacing w:after="0" w:line="240" w:lineRule="auto"/>
        <w:rPr>
          <w:rFonts w:ascii="Times New Roman" w:hAnsi="Times New Roman"/>
          <w:sz w:val="24"/>
          <w:szCs w:val="24"/>
        </w:rPr>
      </w:pPr>
    </w:p>
    <w:p w14:paraId="174AC72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14:paraId="2AC68A5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14:paraId="1DB70D4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14:paraId="1284D0B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14:paraId="0C48666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14:paraId="508D80C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14:paraId="5F91C900" w14:textId="77777777" w:rsidR="00684986" w:rsidRPr="00376AFF" w:rsidRDefault="00684986" w:rsidP="00684986">
      <w:pPr>
        <w:spacing w:after="0" w:line="240" w:lineRule="auto"/>
        <w:rPr>
          <w:rFonts w:ascii="Times New Roman" w:hAnsi="Times New Roman"/>
          <w:sz w:val="24"/>
          <w:szCs w:val="24"/>
        </w:rPr>
      </w:pPr>
    </w:p>
    <w:p w14:paraId="76D8F11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14:paraId="7BA7103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14:paraId="53262C2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14:paraId="7A78BF1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14:paraId="0547B6E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14:paraId="2B40F5A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14:paraId="761D5F9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14:paraId="5FE9D03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14:paraId="27E6BC02" w14:textId="77777777" w:rsidR="00684986" w:rsidRPr="00376AFF" w:rsidRDefault="00684986" w:rsidP="00684986">
      <w:pPr>
        <w:spacing w:after="0" w:line="240" w:lineRule="auto"/>
        <w:rPr>
          <w:rFonts w:ascii="Times New Roman" w:hAnsi="Times New Roman"/>
          <w:sz w:val="24"/>
          <w:szCs w:val="24"/>
        </w:rPr>
      </w:pPr>
    </w:p>
    <w:p w14:paraId="59C7584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14:paraId="4F9203B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14:paraId="2FA65E1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14:paraId="1C74C94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14:paraId="4759E38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Entitled "Endorsements".</w:t>
      </w:r>
    </w:p>
    <w:p w14:paraId="5E7BC515" w14:textId="77777777" w:rsidR="00684986" w:rsidRPr="00376AFF" w:rsidRDefault="00684986" w:rsidP="00684986">
      <w:pPr>
        <w:spacing w:after="0" w:line="240" w:lineRule="auto"/>
        <w:rPr>
          <w:rFonts w:ascii="Times New Roman" w:hAnsi="Times New Roman"/>
          <w:sz w:val="24"/>
          <w:szCs w:val="24"/>
        </w:rPr>
      </w:pPr>
    </w:p>
    <w:p w14:paraId="4D449231" w14:textId="77777777" w:rsidR="00684986" w:rsidRPr="00376AFF" w:rsidRDefault="00684986" w:rsidP="00684986">
      <w:pPr>
        <w:spacing w:after="0" w:line="240" w:lineRule="auto"/>
        <w:rPr>
          <w:rFonts w:ascii="Times New Roman" w:hAnsi="Times New Roman"/>
          <w:sz w:val="24"/>
          <w:szCs w:val="24"/>
        </w:rPr>
      </w:pPr>
    </w:p>
    <w:p w14:paraId="5AA93A4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14:paraId="292E1694" w14:textId="77777777" w:rsidR="00684986" w:rsidRPr="00376AFF" w:rsidRDefault="00684986" w:rsidP="00684986">
      <w:pPr>
        <w:spacing w:after="0" w:line="240" w:lineRule="auto"/>
        <w:rPr>
          <w:rFonts w:ascii="Times New Roman" w:hAnsi="Times New Roman"/>
          <w:sz w:val="24"/>
          <w:szCs w:val="24"/>
        </w:rPr>
      </w:pPr>
    </w:p>
    <w:p w14:paraId="6825029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14:paraId="6EE1E22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14:paraId="6AADD6F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14:paraId="2A1BE79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14:paraId="0B90785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14:paraId="4065EF2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respects.</w:t>
      </w:r>
    </w:p>
    <w:p w14:paraId="2193CE69" w14:textId="77777777" w:rsidR="00684986" w:rsidRPr="00376AFF" w:rsidRDefault="00684986" w:rsidP="00684986">
      <w:pPr>
        <w:spacing w:after="0" w:line="240" w:lineRule="auto"/>
        <w:rPr>
          <w:rFonts w:ascii="Times New Roman" w:hAnsi="Times New Roman"/>
          <w:sz w:val="24"/>
          <w:szCs w:val="24"/>
        </w:rPr>
      </w:pPr>
    </w:p>
    <w:p w14:paraId="3E624A9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14:paraId="5BD36DE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14:paraId="592BE67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14:paraId="04367D1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14:paraId="3969A4D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14:paraId="24E66D08" w14:textId="77777777" w:rsidR="00684986" w:rsidRPr="00376AFF" w:rsidRDefault="00684986" w:rsidP="00684986">
      <w:pPr>
        <w:spacing w:after="0" w:line="240" w:lineRule="auto"/>
        <w:rPr>
          <w:rFonts w:ascii="Times New Roman" w:hAnsi="Times New Roman"/>
          <w:sz w:val="24"/>
          <w:szCs w:val="24"/>
        </w:rPr>
      </w:pPr>
    </w:p>
    <w:p w14:paraId="36F18EF8" w14:textId="77777777" w:rsidR="00684986" w:rsidRPr="00376AFF" w:rsidRDefault="00684986" w:rsidP="00684986">
      <w:pPr>
        <w:spacing w:after="0" w:line="240" w:lineRule="auto"/>
        <w:rPr>
          <w:rFonts w:ascii="Times New Roman" w:hAnsi="Times New Roman"/>
          <w:sz w:val="24"/>
          <w:szCs w:val="24"/>
        </w:rPr>
      </w:pPr>
    </w:p>
    <w:p w14:paraId="6C06895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14:paraId="51D0F414" w14:textId="77777777" w:rsidR="00684986" w:rsidRPr="00376AFF" w:rsidRDefault="00684986" w:rsidP="00684986">
      <w:pPr>
        <w:spacing w:after="0" w:line="240" w:lineRule="auto"/>
        <w:rPr>
          <w:rFonts w:ascii="Times New Roman" w:hAnsi="Times New Roman"/>
          <w:sz w:val="24"/>
          <w:szCs w:val="24"/>
        </w:rPr>
      </w:pPr>
    </w:p>
    <w:p w14:paraId="583072C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14:paraId="55AF985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14:paraId="4C73A12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14:paraId="0AFA892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14:paraId="486C35D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14:paraId="7A5989E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14:paraId="580C9A9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14:paraId="76928E4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14:paraId="6F6A3A2C" w14:textId="77777777" w:rsidR="00684986" w:rsidRPr="00376AFF" w:rsidRDefault="00684986" w:rsidP="00684986">
      <w:pPr>
        <w:spacing w:after="0" w:line="240" w:lineRule="auto"/>
        <w:rPr>
          <w:rFonts w:ascii="Times New Roman" w:hAnsi="Times New Roman"/>
          <w:sz w:val="24"/>
          <w:szCs w:val="24"/>
        </w:rPr>
      </w:pPr>
    </w:p>
    <w:p w14:paraId="5946A34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14:paraId="05F3511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14:paraId="627A6E7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14:paraId="0DEDA5C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14:paraId="70FD7A2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14:paraId="47438F6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14:paraId="05E1DBB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aggregate.</w:t>
      </w:r>
    </w:p>
    <w:p w14:paraId="44B66E71" w14:textId="77777777" w:rsidR="00684986" w:rsidRPr="00376AFF" w:rsidRDefault="00684986" w:rsidP="00684986">
      <w:pPr>
        <w:spacing w:after="0" w:line="240" w:lineRule="auto"/>
        <w:rPr>
          <w:rFonts w:ascii="Times New Roman" w:hAnsi="Times New Roman"/>
          <w:sz w:val="24"/>
          <w:szCs w:val="24"/>
        </w:rPr>
      </w:pPr>
    </w:p>
    <w:p w14:paraId="25B7CE07" w14:textId="77777777" w:rsidR="00684986" w:rsidRPr="00376AFF" w:rsidRDefault="00684986" w:rsidP="00684986">
      <w:pPr>
        <w:spacing w:after="0" w:line="240" w:lineRule="auto"/>
        <w:rPr>
          <w:rFonts w:ascii="Times New Roman" w:hAnsi="Times New Roman"/>
          <w:sz w:val="24"/>
          <w:szCs w:val="24"/>
        </w:rPr>
      </w:pPr>
    </w:p>
    <w:p w14:paraId="1767A86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8. TRANSLATION</w:t>
      </w:r>
    </w:p>
    <w:p w14:paraId="7EB34FCD" w14:textId="77777777" w:rsidR="00684986" w:rsidRPr="00376AFF" w:rsidRDefault="00684986" w:rsidP="00684986">
      <w:pPr>
        <w:spacing w:after="0" w:line="240" w:lineRule="auto"/>
        <w:rPr>
          <w:rFonts w:ascii="Times New Roman" w:hAnsi="Times New Roman"/>
          <w:sz w:val="24"/>
          <w:szCs w:val="24"/>
        </w:rPr>
      </w:pPr>
    </w:p>
    <w:p w14:paraId="40095F0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14:paraId="428ED38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14:paraId="7C55A8E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14:paraId="7D3E5F7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14:paraId="5CE2450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14:paraId="6F8013A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14:paraId="1F7F119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14:paraId="68D377F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14:paraId="13AF41D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14:paraId="457C89A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14:paraId="55BA85C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14:paraId="6FAA9AD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14:paraId="7F027CB2" w14:textId="77777777" w:rsidR="00684986" w:rsidRPr="00376AFF" w:rsidRDefault="00684986" w:rsidP="00684986">
      <w:pPr>
        <w:spacing w:after="0" w:line="240" w:lineRule="auto"/>
        <w:rPr>
          <w:rFonts w:ascii="Times New Roman" w:hAnsi="Times New Roman"/>
          <w:sz w:val="24"/>
          <w:szCs w:val="24"/>
        </w:rPr>
      </w:pPr>
    </w:p>
    <w:p w14:paraId="1D76B62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14:paraId="6E37730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14:paraId="604594F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14:paraId="68716AA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w:t>
      </w:r>
    </w:p>
    <w:p w14:paraId="62165499" w14:textId="77777777" w:rsidR="00684986" w:rsidRPr="00376AFF" w:rsidRDefault="00684986" w:rsidP="00684986">
      <w:pPr>
        <w:spacing w:after="0" w:line="240" w:lineRule="auto"/>
        <w:rPr>
          <w:rFonts w:ascii="Times New Roman" w:hAnsi="Times New Roman"/>
          <w:sz w:val="24"/>
          <w:szCs w:val="24"/>
        </w:rPr>
      </w:pPr>
    </w:p>
    <w:p w14:paraId="0DB8650D" w14:textId="77777777" w:rsidR="00684986" w:rsidRPr="00376AFF" w:rsidRDefault="00684986" w:rsidP="00684986">
      <w:pPr>
        <w:spacing w:after="0" w:line="240" w:lineRule="auto"/>
        <w:rPr>
          <w:rFonts w:ascii="Times New Roman" w:hAnsi="Times New Roman"/>
          <w:sz w:val="24"/>
          <w:szCs w:val="24"/>
        </w:rPr>
      </w:pPr>
    </w:p>
    <w:p w14:paraId="760953A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9. TERMINATION</w:t>
      </w:r>
    </w:p>
    <w:p w14:paraId="5EDBF747" w14:textId="77777777" w:rsidR="00684986" w:rsidRPr="00376AFF" w:rsidRDefault="00684986" w:rsidP="00684986">
      <w:pPr>
        <w:spacing w:after="0" w:line="240" w:lineRule="auto"/>
        <w:rPr>
          <w:rFonts w:ascii="Times New Roman" w:hAnsi="Times New Roman"/>
          <w:sz w:val="24"/>
          <w:szCs w:val="24"/>
        </w:rPr>
      </w:pPr>
    </w:p>
    <w:p w14:paraId="37AA3A2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14:paraId="1884EDF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14:paraId="3EA8E3E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14:paraId="703B2AD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14:paraId="28E68C56" w14:textId="77777777" w:rsidR="00684986" w:rsidRPr="00376AFF" w:rsidRDefault="00684986" w:rsidP="00684986">
      <w:pPr>
        <w:spacing w:after="0" w:line="240" w:lineRule="auto"/>
        <w:rPr>
          <w:rFonts w:ascii="Times New Roman" w:hAnsi="Times New Roman"/>
          <w:sz w:val="24"/>
          <w:szCs w:val="24"/>
        </w:rPr>
      </w:pPr>
    </w:p>
    <w:p w14:paraId="2FA2953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14:paraId="0B42130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14:paraId="00E0BD0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14:paraId="48C1567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14:paraId="3C1EFCA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14:paraId="0BCF8DC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14:paraId="347ECF7B" w14:textId="77777777" w:rsidR="00684986" w:rsidRPr="00376AFF" w:rsidRDefault="00684986" w:rsidP="00684986">
      <w:pPr>
        <w:spacing w:after="0" w:line="240" w:lineRule="auto"/>
        <w:rPr>
          <w:rFonts w:ascii="Times New Roman" w:hAnsi="Times New Roman"/>
          <w:sz w:val="24"/>
          <w:szCs w:val="24"/>
        </w:rPr>
      </w:pPr>
    </w:p>
    <w:p w14:paraId="7FEA606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14:paraId="5D81042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14:paraId="3989BAA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14:paraId="73CAEBD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14:paraId="4AC5858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14:paraId="16A01C0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14:paraId="175F204B" w14:textId="77777777" w:rsidR="00684986" w:rsidRPr="00376AFF" w:rsidRDefault="00684986" w:rsidP="00684986">
      <w:pPr>
        <w:spacing w:after="0" w:line="240" w:lineRule="auto"/>
        <w:rPr>
          <w:rFonts w:ascii="Times New Roman" w:hAnsi="Times New Roman"/>
          <w:sz w:val="24"/>
          <w:szCs w:val="24"/>
        </w:rPr>
      </w:pPr>
    </w:p>
    <w:p w14:paraId="37668D2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14:paraId="7440E11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14:paraId="7807E85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14:paraId="626A8D8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14:paraId="2CC562F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14:paraId="2B728A87" w14:textId="77777777" w:rsidR="00684986" w:rsidRPr="00376AFF" w:rsidRDefault="00684986" w:rsidP="00684986">
      <w:pPr>
        <w:spacing w:after="0" w:line="240" w:lineRule="auto"/>
        <w:rPr>
          <w:rFonts w:ascii="Times New Roman" w:hAnsi="Times New Roman"/>
          <w:sz w:val="24"/>
          <w:szCs w:val="24"/>
        </w:rPr>
      </w:pPr>
    </w:p>
    <w:p w14:paraId="64392CFD" w14:textId="77777777" w:rsidR="00684986" w:rsidRPr="00376AFF" w:rsidRDefault="00684986" w:rsidP="00684986">
      <w:pPr>
        <w:spacing w:after="0" w:line="240" w:lineRule="auto"/>
        <w:rPr>
          <w:rFonts w:ascii="Times New Roman" w:hAnsi="Times New Roman"/>
          <w:sz w:val="24"/>
          <w:szCs w:val="24"/>
        </w:rPr>
      </w:pPr>
    </w:p>
    <w:p w14:paraId="007FDED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14:paraId="4494E4C0" w14:textId="77777777" w:rsidR="00684986" w:rsidRPr="00376AFF" w:rsidRDefault="00684986" w:rsidP="00684986">
      <w:pPr>
        <w:spacing w:after="0" w:line="240" w:lineRule="auto"/>
        <w:rPr>
          <w:rFonts w:ascii="Times New Roman" w:hAnsi="Times New Roman"/>
          <w:sz w:val="24"/>
          <w:szCs w:val="24"/>
        </w:rPr>
      </w:pPr>
    </w:p>
    <w:p w14:paraId="1F18834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14:paraId="0A7009F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14:paraId="073B08C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14:paraId="7ECD393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14:paraId="2218311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http://www.gnu.org/copyleft/.</w:t>
      </w:r>
    </w:p>
    <w:p w14:paraId="152132C7" w14:textId="77777777" w:rsidR="00684986" w:rsidRPr="00376AFF" w:rsidRDefault="00684986" w:rsidP="00684986">
      <w:pPr>
        <w:spacing w:after="0" w:line="240" w:lineRule="auto"/>
        <w:rPr>
          <w:rFonts w:ascii="Times New Roman" w:hAnsi="Times New Roman"/>
          <w:sz w:val="24"/>
          <w:szCs w:val="24"/>
        </w:rPr>
      </w:pPr>
    </w:p>
    <w:p w14:paraId="35A5BED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14:paraId="3296B03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14:paraId="59F4239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14:paraId="06058B3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14:paraId="1DBA2AB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14:paraId="0A04E29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14:paraId="7875218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14:paraId="4094291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14:paraId="0EF9F4C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14:paraId="262F8B4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14:paraId="08FFADC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14:paraId="53B9F2C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14:paraId="1FA45799" w14:textId="77777777" w:rsidR="00684986" w:rsidRPr="00376AFF" w:rsidRDefault="00684986" w:rsidP="00684986">
      <w:pPr>
        <w:spacing w:after="0" w:line="240" w:lineRule="auto"/>
        <w:rPr>
          <w:rFonts w:ascii="Times New Roman" w:hAnsi="Times New Roman"/>
          <w:sz w:val="24"/>
          <w:szCs w:val="24"/>
        </w:rPr>
      </w:pPr>
    </w:p>
    <w:p w14:paraId="7EC15A1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11. RELICENSING</w:t>
      </w:r>
    </w:p>
    <w:p w14:paraId="5AAA8943" w14:textId="77777777" w:rsidR="00684986" w:rsidRPr="00376AFF" w:rsidRDefault="00684986" w:rsidP="00684986">
      <w:pPr>
        <w:spacing w:after="0" w:line="240" w:lineRule="auto"/>
        <w:rPr>
          <w:rFonts w:ascii="Times New Roman" w:hAnsi="Times New Roman"/>
          <w:sz w:val="24"/>
          <w:szCs w:val="24"/>
        </w:rPr>
      </w:pPr>
    </w:p>
    <w:p w14:paraId="5B60A5E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14:paraId="25C8A11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14:paraId="1CD824C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14:paraId="2B08B09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14:paraId="076AEB0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14:paraId="2BC6DCB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14:paraId="070DE6F2" w14:textId="77777777" w:rsidR="00684986" w:rsidRPr="00376AFF" w:rsidRDefault="00684986" w:rsidP="00684986">
      <w:pPr>
        <w:spacing w:after="0" w:line="240" w:lineRule="auto"/>
        <w:rPr>
          <w:rFonts w:ascii="Times New Roman" w:hAnsi="Times New Roman"/>
          <w:sz w:val="24"/>
          <w:szCs w:val="24"/>
        </w:rPr>
      </w:pPr>
    </w:p>
    <w:p w14:paraId="3B61879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14:paraId="279A7B4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14:paraId="6C771B3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14:paraId="305C0C6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14:paraId="5655D71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14:paraId="362A56BE" w14:textId="77777777" w:rsidR="00684986" w:rsidRPr="00376AFF" w:rsidRDefault="00684986" w:rsidP="00684986">
      <w:pPr>
        <w:spacing w:after="0" w:line="240" w:lineRule="auto"/>
        <w:rPr>
          <w:rFonts w:ascii="Times New Roman" w:hAnsi="Times New Roman"/>
          <w:sz w:val="24"/>
          <w:szCs w:val="24"/>
        </w:rPr>
      </w:pPr>
    </w:p>
    <w:p w14:paraId="114E7D6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14:paraId="0B2CE19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14:paraId="53D6E7D2" w14:textId="77777777" w:rsidR="00684986" w:rsidRPr="00376AFF" w:rsidRDefault="00684986" w:rsidP="00684986">
      <w:pPr>
        <w:spacing w:after="0" w:line="240" w:lineRule="auto"/>
        <w:rPr>
          <w:rFonts w:ascii="Times New Roman" w:hAnsi="Times New Roman"/>
          <w:sz w:val="24"/>
          <w:szCs w:val="24"/>
        </w:rPr>
      </w:pPr>
    </w:p>
    <w:p w14:paraId="7688433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14:paraId="6486C22F"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14:paraId="20D46A0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14:paraId="0FF3758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14:paraId="09F10C6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14:paraId="7F76442D" w14:textId="77777777" w:rsidR="00684986" w:rsidRPr="00376AFF" w:rsidRDefault="00684986" w:rsidP="00684986">
      <w:pPr>
        <w:spacing w:after="0" w:line="240" w:lineRule="auto"/>
        <w:rPr>
          <w:rFonts w:ascii="Times New Roman" w:hAnsi="Times New Roman"/>
          <w:sz w:val="24"/>
          <w:szCs w:val="24"/>
        </w:rPr>
      </w:pPr>
    </w:p>
    <w:p w14:paraId="7722745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14:paraId="7FD659D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14:paraId="5D4263E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14:paraId="56FF6F0E" w14:textId="77777777" w:rsidR="00684986" w:rsidRPr="00376AFF" w:rsidRDefault="00684986" w:rsidP="00684986">
      <w:pPr>
        <w:spacing w:after="0" w:line="240" w:lineRule="auto"/>
        <w:rPr>
          <w:rFonts w:ascii="Times New Roman" w:hAnsi="Times New Roman"/>
          <w:sz w:val="24"/>
          <w:szCs w:val="24"/>
        </w:rPr>
      </w:pPr>
    </w:p>
    <w:p w14:paraId="205459A2" w14:textId="77777777" w:rsidR="00684986" w:rsidRPr="00376AFF" w:rsidRDefault="00684986" w:rsidP="00684986">
      <w:pPr>
        <w:spacing w:after="0" w:line="240" w:lineRule="auto"/>
        <w:rPr>
          <w:rFonts w:ascii="Times New Roman" w:hAnsi="Times New Roman"/>
          <w:sz w:val="24"/>
          <w:szCs w:val="24"/>
        </w:rPr>
      </w:pPr>
    </w:p>
    <w:p w14:paraId="5EFF64C1"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14:paraId="06C93634" w14:textId="77777777" w:rsidR="00684986" w:rsidRPr="00376AFF" w:rsidRDefault="00684986" w:rsidP="00684986">
      <w:pPr>
        <w:spacing w:after="0" w:line="240" w:lineRule="auto"/>
        <w:rPr>
          <w:rFonts w:ascii="Times New Roman" w:hAnsi="Times New Roman"/>
          <w:sz w:val="24"/>
          <w:szCs w:val="24"/>
        </w:rPr>
      </w:pPr>
    </w:p>
    <w:p w14:paraId="7031268E"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14:paraId="28A1023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14:paraId="43DF79F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14:paraId="6F5694C0" w14:textId="77777777" w:rsidR="00684986" w:rsidRPr="00376AFF" w:rsidRDefault="00684986" w:rsidP="00684986">
      <w:pPr>
        <w:spacing w:after="0" w:line="240" w:lineRule="auto"/>
        <w:rPr>
          <w:rFonts w:ascii="Times New Roman" w:hAnsi="Times New Roman"/>
          <w:sz w:val="24"/>
          <w:szCs w:val="24"/>
        </w:rPr>
      </w:pPr>
    </w:p>
    <w:p w14:paraId="6795876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14:paraId="6E786BC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14:paraId="1CCBD10B"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14:paraId="521F505D"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14:paraId="165AD090"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14:paraId="34FFD072"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14:paraId="54EC7EBA"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14:paraId="0FC69332" w14:textId="77777777" w:rsidR="00684986" w:rsidRPr="00376AFF" w:rsidRDefault="00684986" w:rsidP="00684986">
      <w:pPr>
        <w:spacing w:after="0" w:line="240" w:lineRule="auto"/>
        <w:rPr>
          <w:rFonts w:ascii="Times New Roman" w:hAnsi="Times New Roman"/>
          <w:sz w:val="24"/>
          <w:szCs w:val="24"/>
        </w:rPr>
      </w:pPr>
    </w:p>
    <w:p w14:paraId="50098EAC"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14:paraId="19B34E7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14:paraId="0ED5762F" w14:textId="77777777" w:rsidR="00684986" w:rsidRPr="00376AFF" w:rsidRDefault="00684986" w:rsidP="00684986">
      <w:pPr>
        <w:spacing w:after="0" w:line="240" w:lineRule="auto"/>
        <w:rPr>
          <w:rFonts w:ascii="Times New Roman" w:hAnsi="Times New Roman"/>
          <w:sz w:val="24"/>
          <w:szCs w:val="24"/>
        </w:rPr>
      </w:pPr>
    </w:p>
    <w:p w14:paraId="2E23ABD6"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14:paraId="29840484"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14:paraId="48ADF247" w14:textId="77777777" w:rsidR="00684986" w:rsidRPr="00376AFF" w:rsidRDefault="00684986" w:rsidP="00684986">
      <w:pPr>
        <w:spacing w:after="0" w:line="240" w:lineRule="auto"/>
        <w:rPr>
          <w:rFonts w:ascii="Times New Roman" w:hAnsi="Times New Roman"/>
          <w:sz w:val="24"/>
          <w:szCs w:val="24"/>
        </w:rPr>
      </w:pPr>
    </w:p>
    <w:p w14:paraId="54345BB8"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14:paraId="77AF781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14:paraId="219EC075"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situation.</w:t>
      </w:r>
    </w:p>
    <w:p w14:paraId="624A01AC" w14:textId="77777777" w:rsidR="00684986" w:rsidRPr="00376AFF" w:rsidRDefault="00684986" w:rsidP="00684986">
      <w:pPr>
        <w:spacing w:after="0" w:line="240" w:lineRule="auto"/>
        <w:rPr>
          <w:rFonts w:ascii="Times New Roman" w:hAnsi="Times New Roman"/>
          <w:sz w:val="24"/>
          <w:szCs w:val="24"/>
        </w:rPr>
      </w:pPr>
    </w:p>
    <w:p w14:paraId="4C2F1407"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14:paraId="452023A3"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14:paraId="7D040EE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14:paraId="1FBCF3A9" w14:textId="77777777"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14:paraId="2EDC6D57" w14:textId="77777777" w:rsidR="00684986" w:rsidRPr="00376AFF" w:rsidRDefault="00684986" w:rsidP="00B84224">
      <w:pPr>
        <w:spacing w:after="0" w:line="240" w:lineRule="auto"/>
        <w:rPr>
          <w:rFonts w:ascii="Times New Roman" w:hAnsi="Times New Roman"/>
          <w:sz w:val="24"/>
          <w:szCs w:val="24"/>
        </w:rPr>
      </w:pPr>
    </w:p>
    <w:p w14:paraId="595B7F5E" w14:textId="77777777" w:rsidR="00D77C6F" w:rsidRPr="00376AFF" w:rsidRDefault="00D77C6F" w:rsidP="00D77C6F">
      <w:pPr>
        <w:spacing w:after="0" w:line="240" w:lineRule="auto"/>
        <w:rPr>
          <w:rFonts w:ascii="Times New Roman" w:hAnsi="Times New Roman"/>
          <w:sz w:val="24"/>
          <w:szCs w:val="24"/>
        </w:rPr>
      </w:pPr>
    </w:p>
    <w:p w14:paraId="26320E0B" w14:textId="77777777" w:rsidR="00B84224" w:rsidRPr="00376AFF" w:rsidRDefault="00B84224" w:rsidP="001C600B">
      <w:pPr>
        <w:spacing w:after="0" w:line="240" w:lineRule="auto"/>
        <w:rPr>
          <w:rFonts w:ascii="Times New Roman" w:hAnsi="Times New Roman"/>
          <w:sz w:val="24"/>
          <w:szCs w:val="24"/>
        </w:rPr>
      </w:pPr>
    </w:p>
    <w:p w14:paraId="69518E1E" w14:textId="77777777" w:rsidR="001C600B" w:rsidRPr="00376AFF" w:rsidRDefault="001C600B" w:rsidP="001C600B">
      <w:pPr>
        <w:spacing w:after="0" w:line="240" w:lineRule="auto"/>
        <w:rPr>
          <w:rFonts w:ascii="Times New Roman" w:hAnsi="Times New Roman"/>
          <w:sz w:val="24"/>
          <w:szCs w:val="24"/>
        </w:rPr>
      </w:pPr>
    </w:p>
    <w:p w14:paraId="78C5F1BB" w14:textId="77777777" w:rsidR="001C600B" w:rsidRPr="00376AFF" w:rsidRDefault="001C600B" w:rsidP="001C600B">
      <w:pPr>
        <w:spacing w:after="0" w:line="240" w:lineRule="auto"/>
        <w:rPr>
          <w:rFonts w:ascii="Times New Roman" w:hAnsi="Times New Roman"/>
          <w:sz w:val="24"/>
          <w:szCs w:val="24"/>
        </w:rPr>
      </w:pPr>
    </w:p>
    <w:p w14:paraId="5CD79528" w14:textId="77777777" w:rsidR="00173B23" w:rsidRPr="00376AFF" w:rsidRDefault="00173B23">
      <w:pPr>
        <w:rPr>
          <w:sz w:val="24"/>
          <w:szCs w:val="24"/>
        </w:rPr>
      </w:pPr>
    </w:p>
    <w:sectPr w:rsidR="00173B23" w:rsidRPr="00376AFF">
      <w:footerReference w:type="default" r:id="rId60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icarelli Andrea (RSE)" w:date="2021-01-20T10:54:00Z" w:initials="AA(">
    <w:p w14:paraId="64111DDF" w14:textId="77777777" w:rsidR="0044085B" w:rsidRPr="00E129B8" w:rsidRDefault="0044085B">
      <w:pPr>
        <w:pStyle w:val="Testocommento"/>
        <w:rPr>
          <w:lang w:val="en-GB"/>
        </w:rPr>
      </w:pPr>
      <w:r>
        <w:rPr>
          <w:rStyle w:val="Rimandocommento"/>
        </w:rPr>
        <w:annotationRef/>
      </w:r>
      <w:r w:rsidRPr="00E129B8">
        <w:rPr>
          <w:lang w:val="en-GB"/>
        </w:rPr>
        <w:t>update</w:t>
      </w:r>
    </w:p>
  </w:comment>
  <w:comment w:id="12" w:author="Amicarelli Andrea (RSE)" w:date="2021-01-20T10:54:00Z" w:initials="AA(">
    <w:p w14:paraId="7FB3E4B3" w14:textId="77777777" w:rsidR="0044085B" w:rsidRPr="00E129B8" w:rsidRDefault="0044085B">
      <w:pPr>
        <w:pStyle w:val="Testocommento"/>
        <w:rPr>
          <w:lang w:val="en-GB"/>
        </w:rPr>
      </w:pPr>
      <w:r>
        <w:rPr>
          <w:rStyle w:val="Rimandocommento"/>
        </w:rPr>
        <w:annotationRef/>
      </w:r>
      <w:r w:rsidRPr="00E129B8">
        <w:rPr>
          <w:lang w:val="en-GB"/>
        </w:rPr>
        <w:t>update</w:t>
      </w:r>
    </w:p>
  </w:comment>
  <w:comment w:id="65" w:author="Amicarelli Andrea (RSE)" w:date="2020-04-13T17:27:00Z" w:initials="AA(">
    <w:p w14:paraId="3359AE6D" w14:textId="77777777" w:rsidR="0044085B" w:rsidRPr="00E129B8" w:rsidRDefault="0044085B">
      <w:pPr>
        <w:pStyle w:val="Testocommento"/>
        <w:rPr>
          <w:lang w:val="en-GB"/>
        </w:rPr>
      </w:pPr>
      <w:r>
        <w:rPr>
          <w:rStyle w:val="Rimandocommento"/>
        </w:rPr>
        <w:annotationRef/>
      </w:r>
      <w:r w:rsidRPr="00E129B8">
        <w:rPr>
          <w:lang w:val="en-GB"/>
        </w:rPr>
        <w:t>modified</w:t>
      </w:r>
    </w:p>
  </w:comment>
  <w:comment w:id="67" w:author="Amicarelli Andrea (RSE)" w:date="2020-04-13T16:21:00Z" w:initials="AA(">
    <w:p w14:paraId="128547C5" w14:textId="77777777" w:rsidR="0044085B" w:rsidRPr="00E129B8" w:rsidRDefault="0044085B">
      <w:pPr>
        <w:pStyle w:val="Testocommento"/>
        <w:rPr>
          <w:lang w:val="en-GB"/>
        </w:rPr>
      </w:pPr>
      <w:r>
        <w:rPr>
          <w:rStyle w:val="Rimandocommento"/>
        </w:rPr>
        <w:annotationRef/>
      </w:r>
      <w:r w:rsidRPr="00E129B8">
        <w:rPr>
          <w:lang w:val="en-GB"/>
        </w:rPr>
        <w:t>modified</w:t>
      </w:r>
    </w:p>
  </w:comment>
  <w:comment w:id="72" w:author="Amicarelli Andrea (RSE)" w:date="2020-04-13T15:13:00Z" w:initials="AA(">
    <w:p w14:paraId="1E1EFE93" w14:textId="77777777" w:rsidR="0044085B" w:rsidRPr="00E129B8" w:rsidRDefault="0044085B">
      <w:pPr>
        <w:pStyle w:val="Testocommento"/>
        <w:rPr>
          <w:lang w:val="en-GB"/>
        </w:rPr>
      </w:pPr>
      <w:r>
        <w:rPr>
          <w:rStyle w:val="Rimandocommento"/>
        </w:rPr>
        <w:annotationRef/>
      </w:r>
      <w:r w:rsidRPr="00E129B8">
        <w:rPr>
          <w:lang w:val="en-GB"/>
        </w:rPr>
        <w:t>modified</w:t>
      </w:r>
    </w:p>
  </w:comment>
  <w:comment w:id="75" w:author="Amicarelli Andrea (RSE)" w:date="2020-04-13T14:42:00Z" w:initials="AA(">
    <w:p w14:paraId="2619151C" w14:textId="77777777" w:rsidR="0044085B" w:rsidRPr="00E129B8" w:rsidRDefault="0044085B">
      <w:pPr>
        <w:pStyle w:val="Testocommento"/>
        <w:rPr>
          <w:lang w:val="en-GB"/>
        </w:rPr>
      </w:pPr>
      <w:r>
        <w:rPr>
          <w:rStyle w:val="Rimandocommento"/>
        </w:rPr>
        <w:annotationRef/>
      </w:r>
      <w:r w:rsidRPr="00E129B8">
        <w:rPr>
          <w:lang w:val="en-GB"/>
        </w:rPr>
        <w:t>modified</w:t>
      </w:r>
    </w:p>
  </w:comment>
  <w:comment w:id="78" w:author="Amicarelli Andrea (RSE)" w:date="2021-03-29T16:05:00Z" w:initials="AA(">
    <w:p w14:paraId="2B4BA67E" w14:textId="77777777" w:rsidR="0044085B" w:rsidRPr="00E129B8" w:rsidRDefault="0044085B" w:rsidP="0044085B">
      <w:pPr>
        <w:pStyle w:val="Testocommento"/>
        <w:rPr>
          <w:lang w:val="en-GB"/>
        </w:rPr>
      </w:pPr>
      <w:r>
        <w:rPr>
          <w:rStyle w:val="Rimandocommento"/>
        </w:rPr>
        <w:annotationRef/>
      </w:r>
      <w:r w:rsidRPr="00E129B8">
        <w:rPr>
          <w:lang w:val="en-GB"/>
        </w:rPr>
        <w:t>New part</w:t>
      </w:r>
    </w:p>
  </w:comment>
  <w:comment w:id="84" w:author="Amicarelli Andrea (RSE)" w:date="2020-04-13T15:00:00Z" w:initials="AA(">
    <w:p w14:paraId="103F0904" w14:textId="77777777" w:rsidR="0044085B" w:rsidRPr="00E129B8" w:rsidRDefault="0044085B">
      <w:pPr>
        <w:pStyle w:val="Testocommento"/>
        <w:rPr>
          <w:lang w:val="en-GB"/>
        </w:rPr>
      </w:pPr>
      <w:r>
        <w:rPr>
          <w:rStyle w:val="Rimandocommento"/>
        </w:rPr>
        <w:annotationRef/>
      </w:r>
      <w:r w:rsidRPr="00E129B8">
        <w:rPr>
          <w:lang w:val="en-GB"/>
        </w:rPr>
        <w:t>new</w:t>
      </w:r>
    </w:p>
  </w:comment>
  <w:comment w:id="90" w:author="Amicarelli Andrea (RSE)" w:date="2020-11-25T08:27:00Z" w:initials="AA(">
    <w:p w14:paraId="5D499EBD" w14:textId="77777777" w:rsidR="0044085B" w:rsidRPr="00E129B8" w:rsidRDefault="0044085B">
      <w:pPr>
        <w:pStyle w:val="Testocommento"/>
        <w:rPr>
          <w:lang w:val="en-GB"/>
        </w:rPr>
      </w:pPr>
      <w:r>
        <w:rPr>
          <w:rStyle w:val="Rimandocommento"/>
        </w:rPr>
        <w:annotationRef/>
      </w:r>
      <w:r w:rsidRPr="00E129B8">
        <w:rPr>
          <w:lang w:val="en-GB"/>
        </w:rPr>
        <w:t>New section</w:t>
      </w:r>
    </w:p>
  </w:comment>
  <w:comment w:id="91" w:author="Amicarelli Andrea (RSE)" w:date="2020-11-25T09:30:00Z" w:initials="AA(">
    <w:p w14:paraId="6C5BB304" w14:textId="77777777" w:rsidR="0044085B" w:rsidRPr="00E129B8" w:rsidRDefault="0044085B" w:rsidP="00716294">
      <w:pPr>
        <w:pStyle w:val="Testocommento"/>
        <w:rPr>
          <w:lang w:val="en-GB"/>
        </w:rPr>
      </w:pPr>
      <w:r>
        <w:rPr>
          <w:rStyle w:val="Rimandocommento"/>
        </w:rPr>
        <w:annotationRef/>
      </w:r>
      <w:r w:rsidRPr="00E129B8">
        <w:rPr>
          <w:lang w:val="en-GB"/>
        </w:rPr>
        <w:t>To add the reference for the next release</w:t>
      </w:r>
    </w:p>
  </w:comment>
  <w:comment w:id="92" w:author="Amicarelli Andrea (RSE)" w:date="2020-11-25T08:22:00Z" w:initials="AA(">
    <w:p w14:paraId="14EF920C" w14:textId="77777777" w:rsidR="0044085B" w:rsidRPr="00E129B8" w:rsidRDefault="0044085B">
      <w:pPr>
        <w:pStyle w:val="Testocommento"/>
        <w:rPr>
          <w:lang w:val="en-GB"/>
        </w:rPr>
      </w:pPr>
      <w:r>
        <w:rPr>
          <w:rStyle w:val="Rimandocommento"/>
        </w:rPr>
        <w:annotationRef/>
      </w:r>
      <w:r w:rsidRPr="00E129B8">
        <w:rPr>
          <w:lang w:val="en-GB"/>
        </w:rPr>
        <w:t>To add the reference for the next release</w:t>
      </w:r>
    </w:p>
  </w:comment>
  <w:comment w:id="103" w:author="Amicarelli Andrea (RSE)" w:date="2020-11-25T08:23:00Z" w:initials="AA(">
    <w:p w14:paraId="45C297EC" w14:textId="77777777" w:rsidR="0044085B" w:rsidRPr="00E129B8" w:rsidRDefault="0044085B">
      <w:pPr>
        <w:pStyle w:val="Testocommento"/>
        <w:rPr>
          <w:lang w:val="en-GB"/>
        </w:rPr>
      </w:pPr>
      <w:r>
        <w:rPr>
          <w:rStyle w:val="Rimandocommento"/>
        </w:rPr>
        <w:annotationRef/>
      </w:r>
      <w:r w:rsidRPr="00E129B8">
        <w:rPr>
          <w:lang w:val="en-GB"/>
        </w:rPr>
        <w:t>To add the reference for the next release</w:t>
      </w:r>
    </w:p>
  </w:comment>
  <w:comment w:id="105" w:author="Amicarelli Andrea (RSE)" w:date="2020-11-25T08:25:00Z" w:initials="AA(">
    <w:p w14:paraId="554B101A" w14:textId="77777777" w:rsidR="0044085B" w:rsidRPr="00E129B8" w:rsidRDefault="0044085B">
      <w:pPr>
        <w:pStyle w:val="Testocommento"/>
        <w:rPr>
          <w:lang w:val="en-GB"/>
        </w:rPr>
      </w:pPr>
      <w:r>
        <w:rPr>
          <w:rStyle w:val="Rimandocommento"/>
        </w:rPr>
        <w:annotationRef/>
      </w:r>
      <w:r w:rsidRPr="00E129B8">
        <w:rPr>
          <w:lang w:val="en-GB"/>
        </w:rPr>
        <w:t>To add the reference for the next release</w:t>
      </w:r>
    </w:p>
  </w:comment>
  <w:comment w:id="109" w:author="Amicarelli Andrea (RSE)" w:date="2021-03-12T16:45:00Z" w:initials="AA(">
    <w:p w14:paraId="3BB58758" w14:textId="77777777" w:rsidR="0044085B" w:rsidRPr="00E129B8" w:rsidRDefault="0044085B">
      <w:pPr>
        <w:pStyle w:val="Testocommento"/>
        <w:rPr>
          <w:lang w:val="en-GB"/>
        </w:rPr>
      </w:pPr>
      <w:r>
        <w:rPr>
          <w:rStyle w:val="Rimandocommento"/>
        </w:rPr>
        <w:annotationRef/>
      </w:r>
      <w:r w:rsidRPr="00E129B8">
        <w:rPr>
          <w:lang w:val="en-GB"/>
        </w:rPr>
        <w:t>New section</w:t>
      </w:r>
    </w:p>
  </w:comment>
  <w:comment w:id="115" w:author="Amicarelli Andrea (RSE)" w:date="2020-06-04T09:26:00Z" w:initials="AA(">
    <w:p w14:paraId="3E1602E6" w14:textId="77777777" w:rsidR="0044085B" w:rsidRPr="00E129B8" w:rsidRDefault="0044085B">
      <w:pPr>
        <w:pStyle w:val="Testocommento"/>
        <w:rPr>
          <w:lang w:val="en-GB"/>
        </w:rPr>
      </w:pPr>
      <w:r>
        <w:rPr>
          <w:rStyle w:val="Rimandocommento"/>
        </w:rPr>
        <w:annotationRef/>
      </w:r>
      <w:r w:rsidRPr="00E129B8">
        <w:rPr>
          <w:lang w:val="en-GB"/>
        </w:rPr>
        <w:t>modified</w:t>
      </w:r>
    </w:p>
  </w:comment>
  <w:comment w:id="134" w:author="Amicarelli Andrea (RSE)" w:date="2020-06-04T09:26:00Z" w:initials="AA(">
    <w:p w14:paraId="6D7A19C7" w14:textId="77777777" w:rsidR="0044085B" w:rsidRPr="00E129B8" w:rsidRDefault="0044085B">
      <w:pPr>
        <w:pStyle w:val="Testocommento"/>
        <w:rPr>
          <w:lang w:val="en-GB"/>
        </w:rPr>
      </w:pPr>
      <w:r>
        <w:rPr>
          <w:rStyle w:val="Rimandocommento"/>
        </w:rPr>
        <w:annotationRef/>
      </w:r>
      <w:r w:rsidRPr="00E129B8">
        <w:rPr>
          <w:lang w:val="en-GB"/>
        </w:rPr>
        <w:t>modified</w:t>
      </w:r>
    </w:p>
  </w:comment>
  <w:comment w:id="153" w:author="Amicarelli Andrea (RSE)" w:date="2020-06-04T09:40:00Z" w:initials="AA(">
    <w:p w14:paraId="003BDA89" w14:textId="77777777" w:rsidR="0044085B" w:rsidRPr="00E129B8" w:rsidRDefault="0044085B">
      <w:pPr>
        <w:pStyle w:val="Testocommento"/>
        <w:rPr>
          <w:lang w:val="en-GB"/>
        </w:rPr>
      </w:pPr>
      <w:r>
        <w:rPr>
          <w:rStyle w:val="Rimandocommento"/>
        </w:rPr>
        <w:annotationRef/>
      </w:r>
      <w:r w:rsidRPr="00E129B8">
        <w:rPr>
          <w:lang w:val="en-GB"/>
        </w:rPr>
        <w:t>modified</w:t>
      </w:r>
    </w:p>
  </w:comment>
  <w:comment w:id="195" w:author="Amicarelli Andrea (RSE)" w:date="2020-04-13T11:47:00Z" w:initials="AA(">
    <w:p w14:paraId="133B7B56" w14:textId="77777777" w:rsidR="0044085B" w:rsidRPr="00E129B8" w:rsidRDefault="0044085B">
      <w:pPr>
        <w:pStyle w:val="Testocommento"/>
        <w:rPr>
          <w:lang w:val="en-GB"/>
        </w:rPr>
      </w:pPr>
      <w:r>
        <w:rPr>
          <w:rStyle w:val="Rimandocommento"/>
        </w:rPr>
        <w:annotationRef/>
      </w:r>
      <w:r w:rsidRPr="00E129B8">
        <w:rPr>
          <w:lang w:val="en-GB"/>
        </w:rPr>
        <w:t>modified</w:t>
      </w:r>
    </w:p>
  </w:comment>
  <w:comment w:id="211" w:author="Amicarelli Andrea (RSE)" w:date="2020-09-14T18:06:00Z" w:initials="AA(">
    <w:p w14:paraId="6BF7433F" w14:textId="77777777" w:rsidR="0044085B" w:rsidRPr="00E129B8" w:rsidRDefault="0044085B">
      <w:pPr>
        <w:pStyle w:val="Testocommento"/>
        <w:rPr>
          <w:lang w:val="en-GB"/>
        </w:rPr>
      </w:pPr>
      <w:r>
        <w:rPr>
          <w:rStyle w:val="Rimandocommento"/>
        </w:rPr>
        <w:annotationRef/>
      </w:r>
      <w:r w:rsidRPr="00E129B8">
        <w:rPr>
          <w:lang w:val="en-GB"/>
        </w:rPr>
        <w:t>New discussion</w:t>
      </w:r>
    </w:p>
  </w:comment>
  <w:comment w:id="259" w:author="Amicarelli Andrea (RSE)" w:date="2020-04-13T10:23:00Z" w:initials="AA(">
    <w:p w14:paraId="07DBA828" w14:textId="77777777" w:rsidR="0044085B" w:rsidRPr="00E129B8" w:rsidRDefault="0044085B">
      <w:pPr>
        <w:pStyle w:val="Testocommento"/>
        <w:rPr>
          <w:lang w:val="en-GB"/>
        </w:rPr>
      </w:pPr>
      <w:r>
        <w:rPr>
          <w:rStyle w:val="Rimandocommento"/>
        </w:rPr>
        <w:annotationRef/>
      </w:r>
      <w:r w:rsidRPr="00E129B8">
        <w:rPr>
          <w:rStyle w:val="Rimandocommento"/>
          <w:lang w:val="en-GB"/>
        </w:rPr>
        <w:t>modification</w:t>
      </w:r>
    </w:p>
  </w:comment>
  <w:comment w:id="520" w:author="Amicarelli Andrea (RSE)" w:date="2020-04-13T11:34:00Z" w:initials="AA(">
    <w:p w14:paraId="10CEAB2D" w14:textId="77777777" w:rsidR="0044085B" w:rsidRPr="00E129B8" w:rsidRDefault="0044085B">
      <w:pPr>
        <w:pStyle w:val="Testocommento"/>
        <w:rPr>
          <w:lang w:val="en-GB"/>
        </w:rPr>
      </w:pPr>
      <w:r>
        <w:rPr>
          <w:rStyle w:val="Rimandocommento"/>
        </w:rPr>
        <w:annotationRef/>
      </w:r>
      <w:r w:rsidRPr="00E129B8">
        <w:rPr>
          <w:lang w:val="en-GB"/>
        </w:rPr>
        <w:t>new</w:t>
      </w:r>
    </w:p>
  </w:comment>
  <w:comment w:id="521" w:author="Amicarelli Andrea (RSE)" w:date="2020-04-13T10:30:00Z" w:initials="AA(">
    <w:p w14:paraId="63898A01" w14:textId="77777777" w:rsidR="0044085B" w:rsidRPr="00E129B8" w:rsidRDefault="0044085B">
      <w:pPr>
        <w:pStyle w:val="Testocommento"/>
        <w:rPr>
          <w:lang w:val="en-GB"/>
        </w:rPr>
      </w:pPr>
      <w:r>
        <w:rPr>
          <w:rStyle w:val="Rimandocommento"/>
        </w:rPr>
        <w:annotationRef/>
      </w:r>
      <w:r w:rsidRPr="00E129B8">
        <w:rPr>
          <w:lang w:val="en-GB"/>
        </w:rPr>
        <w:t>modified</w:t>
      </w:r>
    </w:p>
  </w:comment>
  <w:comment w:id="523" w:author="Amicarelli Andrea (RSE)" w:date="2020-04-13T10:34:00Z" w:initials="AA(">
    <w:p w14:paraId="2E802C18" w14:textId="77777777" w:rsidR="0044085B" w:rsidRPr="00E129B8" w:rsidRDefault="0044085B">
      <w:pPr>
        <w:pStyle w:val="Testocommento"/>
        <w:rPr>
          <w:lang w:val="en-GB"/>
        </w:rPr>
      </w:pPr>
      <w:r>
        <w:rPr>
          <w:rStyle w:val="Rimandocommento"/>
        </w:rPr>
        <w:annotationRef/>
      </w:r>
      <w:r w:rsidRPr="00E129B8">
        <w:rPr>
          <w:lang w:val="en-GB"/>
        </w:rPr>
        <w:t>modified</w:t>
      </w:r>
    </w:p>
  </w:comment>
  <w:comment w:id="524" w:author="Amicarelli Andrea (RSE)" w:date="2020-04-13T10:33:00Z" w:initials="AA(">
    <w:p w14:paraId="0628657F" w14:textId="77777777" w:rsidR="0044085B" w:rsidRPr="00E129B8" w:rsidRDefault="0044085B">
      <w:pPr>
        <w:pStyle w:val="Testocommento"/>
        <w:rPr>
          <w:lang w:val="en-GB"/>
        </w:rPr>
      </w:pPr>
      <w:r>
        <w:rPr>
          <w:rStyle w:val="Rimandocommento"/>
        </w:rPr>
        <w:annotationRef/>
      </w:r>
      <w:r w:rsidRPr="00E129B8">
        <w:rPr>
          <w:lang w:val="en-GB"/>
        </w:rPr>
        <w:t>modified</w:t>
      </w:r>
    </w:p>
  </w:comment>
  <w:comment w:id="532" w:author="Amicarelli Andrea (RSE)" w:date="2020-04-13T11:30:00Z" w:initials="AA(">
    <w:p w14:paraId="56CA6545" w14:textId="77777777" w:rsidR="0044085B" w:rsidRPr="00E129B8" w:rsidRDefault="0044085B">
      <w:pPr>
        <w:pStyle w:val="Testocommento"/>
        <w:rPr>
          <w:lang w:val="en-GB"/>
        </w:rPr>
      </w:pPr>
      <w:r>
        <w:rPr>
          <w:rStyle w:val="Rimandocommento"/>
        </w:rPr>
        <w:annotationRef/>
      </w:r>
      <w:r w:rsidRPr="00E129B8">
        <w:rPr>
          <w:lang w:val="en-GB"/>
        </w:rPr>
        <w:t>new</w:t>
      </w:r>
    </w:p>
  </w:comment>
  <w:comment w:id="535" w:author="Amicarelli Andrea (RSE)" w:date="2020-04-13T15:34:00Z" w:initials="AA(">
    <w:p w14:paraId="2D9BE162" w14:textId="77777777" w:rsidR="0044085B" w:rsidRPr="00E129B8" w:rsidRDefault="0044085B">
      <w:pPr>
        <w:pStyle w:val="Testocommento"/>
        <w:rPr>
          <w:lang w:val="en-GB"/>
        </w:rPr>
      </w:pPr>
      <w:r>
        <w:rPr>
          <w:rStyle w:val="Rimandocommento"/>
        </w:rPr>
        <w:annotationRef/>
      </w:r>
      <w:r w:rsidRPr="00E129B8">
        <w:rPr>
          <w:lang w:val="en-GB"/>
        </w:rPr>
        <w:t>new</w:t>
      </w:r>
    </w:p>
  </w:comment>
  <w:comment w:id="537" w:author="Amicarelli Andrea (RSE)" w:date="2020-04-13T15:46:00Z" w:initials="AA(">
    <w:p w14:paraId="502233DC" w14:textId="77777777" w:rsidR="0044085B" w:rsidRPr="00E129B8" w:rsidRDefault="0044085B">
      <w:pPr>
        <w:pStyle w:val="Testocommento"/>
        <w:rPr>
          <w:lang w:val="en-GB"/>
        </w:rPr>
      </w:pPr>
      <w:r>
        <w:rPr>
          <w:rStyle w:val="Rimandocommento"/>
        </w:rPr>
        <w:annotationRef/>
      </w:r>
      <w:r w:rsidRPr="00E129B8">
        <w:rPr>
          <w:lang w:val="en-GB"/>
        </w:rPr>
        <w:t>new</w:t>
      </w:r>
    </w:p>
  </w:comment>
  <w:comment w:id="541" w:author="Amicarelli Andrea (RSE)" w:date="2020-04-13T11:31:00Z" w:initials="AA(">
    <w:p w14:paraId="4B2C4ECC" w14:textId="77777777" w:rsidR="0044085B" w:rsidRPr="00E129B8" w:rsidRDefault="0044085B">
      <w:pPr>
        <w:pStyle w:val="Testocommento"/>
        <w:rPr>
          <w:lang w:val="en-GB"/>
        </w:rPr>
      </w:pPr>
      <w:r>
        <w:rPr>
          <w:rStyle w:val="Rimandocommento"/>
        </w:rPr>
        <w:annotationRef/>
      </w:r>
      <w:r w:rsidRPr="00E129B8">
        <w:rPr>
          <w:lang w:val="en-GB"/>
        </w:rPr>
        <w:t>new</w:t>
      </w:r>
    </w:p>
  </w:comment>
  <w:comment w:id="545" w:author="Amicarelli Andrea (RSE)" w:date="2020-04-13T11:44:00Z" w:initials="AA(">
    <w:p w14:paraId="7DD7B3B5" w14:textId="77777777" w:rsidR="0044085B" w:rsidRPr="00E129B8" w:rsidRDefault="0044085B">
      <w:pPr>
        <w:pStyle w:val="Testocommento"/>
        <w:rPr>
          <w:lang w:val="en-GB"/>
        </w:rPr>
      </w:pPr>
      <w:r>
        <w:rPr>
          <w:rStyle w:val="Rimandocommento"/>
        </w:rPr>
        <w:annotationRef/>
      </w:r>
      <w:r w:rsidRPr="00E129B8">
        <w:rPr>
          <w:lang w:val="en-GB"/>
        </w:rPr>
        <w:t>modified</w:t>
      </w:r>
    </w:p>
  </w:comment>
  <w:comment w:id="570" w:author="Amicarelli Andrea (RSE)" w:date="2020-04-13T12:01:00Z" w:initials="AA(">
    <w:p w14:paraId="57163185" w14:textId="77777777" w:rsidR="0044085B" w:rsidRPr="00E129B8" w:rsidRDefault="0044085B">
      <w:pPr>
        <w:pStyle w:val="Testocommento"/>
        <w:rPr>
          <w:lang w:val="en-GB"/>
        </w:rPr>
      </w:pPr>
      <w:r>
        <w:rPr>
          <w:rStyle w:val="Rimandocommento"/>
        </w:rPr>
        <w:annotationRef/>
      </w:r>
      <w:r w:rsidRPr="00E129B8">
        <w:rPr>
          <w:lang w:val="en-GB"/>
        </w:rPr>
        <w:t>new format</w:t>
      </w:r>
    </w:p>
  </w:comment>
  <w:comment w:id="578" w:author="Amicarelli Andrea (RSE)" w:date="2021-03-29T16:08:00Z" w:initials="AA(">
    <w:p w14:paraId="0976A472" w14:textId="77777777" w:rsidR="0052367F" w:rsidRPr="00E129B8" w:rsidRDefault="0052367F" w:rsidP="0052367F">
      <w:pPr>
        <w:pStyle w:val="Testocommento"/>
        <w:rPr>
          <w:lang w:val="en-GB"/>
        </w:rPr>
      </w:pPr>
      <w:r>
        <w:rPr>
          <w:rStyle w:val="Rimandocommento"/>
        </w:rPr>
        <w:annotationRef/>
      </w:r>
      <w:r w:rsidRPr="00E129B8">
        <w:rPr>
          <w:lang w:val="en-GB"/>
        </w:rPr>
        <w:t>New part</w:t>
      </w:r>
    </w:p>
  </w:comment>
  <w:comment w:id="585" w:author="Amicarelli Andrea (RSE)" w:date="2020-04-13T16:28:00Z" w:initials="AA(">
    <w:p w14:paraId="278F56D3" w14:textId="77777777" w:rsidR="0044085B" w:rsidRPr="00E129B8" w:rsidRDefault="0044085B">
      <w:pPr>
        <w:pStyle w:val="Testocommento"/>
        <w:rPr>
          <w:lang w:val="en-GB"/>
        </w:rPr>
      </w:pPr>
      <w:r>
        <w:rPr>
          <w:rStyle w:val="Rimandocommento"/>
        </w:rPr>
        <w:annotationRef/>
      </w:r>
      <w:r w:rsidRPr="00E129B8">
        <w:rPr>
          <w:lang w:val="en-GB"/>
        </w:rPr>
        <w:t>modified</w:t>
      </w:r>
    </w:p>
  </w:comment>
  <w:comment w:id="594" w:author="Amicarelli Andrea (RSE)" w:date="2020-04-13T17:24:00Z" w:initials="AA(">
    <w:p w14:paraId="410292FA" w14:textId="77777777" w:rsidR="0044085B" w:rsidRPr="00E129B8" w:rsidRDefault="0044085B">
      <w:pPr>
        <w:pStyle w:val="Testocommento"/>
        <w:rPr>
          <w:lang w:val="en-GB"/>
        </w:rPr>
      </w:pPr>
      <w:r>
        <w:rPr>
          <w:rStyle w:val="Rimandocommento"/>
        </w:rPr>
        <w:annotationRef/>
      </w:r>
      <w:r w:rsidRPr="00E129B8">
        <w:rPr>
          <w:lang w:val="en-GB"/>
        </w:rPr>
        <w:t>modified</w:t>
      </w:r>
    </w:p>
  </w:comment>
  <w:comment w:id="596" w:author="Amicarelli Andrea (RSE)" w:date="2020-08-06T11:56:00Z" w:initials="AA(">
    <w:p w14:paraId="1ACD4EC0" w14:textId="77777777" w:rsidR="0044085B" w:rsidRPr="00E129B8" w:rsidRDefault="0044085B">
      <w:pPr>
        <w:pStyle w:val="Testocommento"/>
        <w:rPr>
          <w:lang w:val="en-GB"/>
        </w:rPr>
      </w:pPr>
      <w:r>
        <w:rPr>
          <w:rStyle w:val="Rimandocommento"/>
        </w:rPr>
        <w:annotationRef/>
      </w:r>
      <w:r w:rsidRPr="00E129B8">
        <w:rPr>
          <w:lang w:val="en-GB"/>
        </w:rPr>
        <w:t>modified</w:t>
      </w:r>
    </w:p>
  </w:comment>
  <w:comment w:id="614" w:author="Amicarelli Andrea (RSE)" w:date="2020-04-13T17:24:00Z" w:initials="AA(">
    <w:p w14:paraId="5152CBA1" w14:textId="77777777" w:rsidR="0044085B" w:rsidRPr="00E129B8" w:rsidRDefault="0044085B">
      <w:pPr>
        <w:pStyle w:val="Testocommento"/>
        <w:rPr>
          <w:lang w:val="en-GB"/>
        </w:rPr>
      </w:pPr>
      <w:r>
        <w:rPr>
          <w:rStyle w:val="Rimandocommento"/>
        </w:rPr>
        <w:annotationRef/>
      </w:r>
      <w:r w:rsidRPr="00E129B8">
        <w:rPr>
          <w:lang w:val="en-GB"/>
        </w:rPr>
        <w:t>format modified</w:t>
      </w:r>
    </w:p>
  </w:comment>
  <w:comment w:id="615" w:author="Amicarelli Andrea (RSE)" w:date="2020-04-13T17:25:00Z" w:initials="AA(">
    <w:p w14:paraId="705ABBF2" w14:textId="77777777" w:rsidR="0044085B" w:rsidRPr="00E129B8" w:rsidRDefault="0044085B">
      <w:pPr>
        <w:pStyle w:val="Testocommento"/>
        <w:rPr>
          <w:lang w:val="en-GB"/>
        </w:rPr>
      </w:pPr>
      <w:r>
        <w:rPr>
          <w:rStyle w:val="Rimandocommento"/>
        </w:rPr>
        <w:annotationRef/>
      </w:r>
      <w:r w:rsidRPr="00E129B8">
        <w:rPr>
          <w:lang w:val="en-GB"/>
        </w:rPr>
        <w:t>format modified</w:t>
      </w:r>
    </w:p>
  </w:comment>
  <w:comment w:id="616" w:author="Amicarelli Andrea (RSE)" w:date="2020-04-13T17:23:00Z" w:initials="AA(">
    <w:p w14:paraId="63E938A9" w14:textId="77777777" w:rsidR="0044085B" w:rsidRPr="00E129B8" w:rsidRDefault="0044085B">
      <w:pPr>
        <w:pStyle w:val="Testocommento"/>
        <w:rPr>
          <w:lang w:val="en-GB"/>
        </w:rPr>
      </w:pPr>
      <w:r>
        <w:rPr>
          <w:rStyle w:val="Rimandocommento"/>
        </w:rPr>
        <w:annotationRef/>
      </w:r>
      <w:r w:rsidRPr="00E129B8">
        <w:rPr>
          <w:lang w:val="en-GB"/>
        </w:rPr>
        <w:t>modified format</w:t>
      </w:r>
    </w:p>
  </w:comment>
  <w:comment w:id="645" w:author="Amicarelli Andrea (RSE)" w:date="2020-04-13T16:22:00Z" w:initials="AA(">
    <w:p w14:paraId="052F8E14" w14:textId="77777777" w:rsidR="0044085B" w:rsidRPr="00E129B8" w:rsidRDefault="0044085B">
      <w:pPr>
        <w:pStyle w:val="Testocommento"/>
        <w:rPr>
          <w:lang w:val="en-GB"/>
        </w:rPr>
      </w:pPr>
      <w:r>
        <w:rPr>
          <w:rStyle w:val="Rimandocommento"/>
        </w:rPr>
        <w:annotationRef/>
      </w:r>
      <w:r w:rsidRPr="00E129B8">
        <w:rPr>
          <w:lang w:val="en-GB"/>
        </w:rPr>
        <w:t>modified</w:t>
      </w:r>
    </w:p>
  </w:comment>
  <w:comment w:id="646" w:author="Amicarelli Andrea (RSE)" w:date="2020-04-13T17:26:00Z" w:initials="AA(">
    <w:p w14:paraId="0C6A5136" w14:textId="77777777" w:rsidR="0044085B" w:rsidRPr="00E129B8" w:rsidRDefault="0044085B">
      <w:pPr>
        <w:pStyle w:val="Testocommento"/>
        <w:rPr>
          <w:lang w:val="en-GB"/>
        </w:rPr>
      </w:pPr>
      <w:r>
        <w:rPr>
          <w:rStyle w:val="Rimandocommento"/>
        </w:rPr>
        <w:annotationRef/>
      </w:r>
      <w:r w:rsidRPr="00E129B8">
        <w:rPr>
          <w:lang w:val="en-GB"/>
        </w:rPr>
        <w:t>modified</w:t>
      </w:r>
    </w:p>
  </w:comment>
  <w:comment w:id="702" w:author="Amicarelli Andrea (RSE)" w:date="2021-02-16T11:13:00Z" w:initials="AA(">
    <w:p w14:paraId="65BA4414" w14:textId="77777777" w:rsidR="0044085B" w:rsidRPr="00E129B8" w:rsidRDefault="0044085B">
      <w:pPr>
        <w:pStyle w:val="Testocommento"/>
        <w:rPr>
          <w:lang w:val="en-GB"/>
        </w:rPr>
      </w:pPr>
      <w:r>
        <w:rPr>
          <w:rStyle w:val="Rimandocommento"/>
        </w:rPr>
        <w:annotationRef/>
      </w:r>
      <w:r w:rsidRPr="00E129B8">
        <w:rPr>
          <w:lang w:val="en-GB"/>
        </w:rPr>
        <w:t>new</w:t>
      </w:r>
    </w:p>
  </w:comment>
  <w:comment w:id="707" w:author="Amicarelli Andrea (RSE)" w:date="2021-02-16T11:13:00Z" w:initials="AA(">
    <w:p w14:paraId="35D2ADB3" w14:textId="77777777" w:rsidR="0044085B" w:rsidRPr="00E129B8" w:rsidRDefault="0044085B">
      <w:pPr>
        <w:pStyle w:val="Testocommento"/>
        <w:rPr>
          <w:lang w:val="en-GB"/>
        </w:rPr>
      </w:pPr>
      <w:r>
        <w:rPr>
          <w:rStyle w:val="Rimandocommento"/>
        </w:rPr>
        <w:annotationRef/>
      </w:r>
      <w:r w:rsidRPr="00E129B8">
        <w:rPr>
          <w:lang w:val="en-GB"/>
        </w:rPr>
        <w:t>new</w:t>
      </w:r>
    </w:p>
  </w:comment>
  <w:comment w:id="715" w:author="Amicarelli Andrea (RSE)" w:date="2020-04-13T16:03:00Z" w:initials="AA(">
    <w:p w14:paraId="6E5E7E39" w14:textId="77777777" w:rsidR="0044085B" w:rsidRPr="00E129B8" w:rsidRDefault="0044085B">
      <w:pPr>
        <w:pStyle w:val="Testocommento"/>
        <w:rPr>
          <w:lang w:val="en-GB"/>
        </w:rPr>
      </w:pPr>
      <w:r>
        <w:rPr>
          <w:rStyle w:val="Rimandocommento"/>
        </w:rPr>
        <w:annotationRef/>
      </w:r>
      <w:r w:rsidRPr="00E129B8">
        <w:rPr>
          <w:lang w:val="en-GB"/>
        </w:rPr>
        <w:t>new</w:t>
      </w:r>
    </w:p>
  </w:comment>
  <w:comment w:id="747" w:author="Amicarelli Andrea (RSE)" w:date="2020-05-05T18:04:00Z" w:initials="AA(">
    <w:p w14:paraId="3A1D3483" w14:textId="77777777" w:rsidR="0044085B" w:rsidRPr="00E129B8" w:rsidRDefault="0044085B">
      <w:pPr>
        <w:pStyle w:val="Testocommento"/>
        <w:rPr>
          <w:lang w:val="en-GB"/>
        </w:rPr>
      </w:pPr>
      <w:r>
        <w:rPr>
          <w:rStyle w:val="Rimandocommento"/>
        </w:rPr>
        <w:annotationRef/>
      </w:r>
      <w:r w:rsidRPr="00E129B8">
        <w:rPr>
          <w:lang w:val="en-GB"/>
        </w:rPr>
        <w:t>new</w:t>
      </w:r>
    </w:p>
  </w:comment>
  <w:comment w:id="820" w:author="Amicarelli Andrea (RSE)" w:date="2021-03-15T15:57:00Z" w:initials="AA(">
    <w:p w14:paraId="0D745D56" w14:textId="77777777" w:rsidR="0044085B" w:rsidRPr="00E129B8" w:rsidRDefault="0044085B">
      <w:pPr>
        <w:pStyle w:val="Testocommento"/>
        <w:rPr>
          <w:lang w:val="en-GB"/>
        </w:rPr>
      </w:pPr>
      <w:r>
        <w:rPr>
          <w:rStyle w:val="Rimandocommento"/>
        </w:rPr>
        <w:annotationRef/>
      </w:r>
      <w:r w:rsidRPr="00E129B8">
        <w:rPr>
          <w:lang w:val="en-GB"/>
        </w:rPr>
        <w:t>This section has been moved from above</w:t>
      </w:r>
    </w:p>
  </w:comment>
  <w:comment w:id="826" w:author="Amicarelli Andrea (RSE)" w:date="2021-03-15T15:56:00Z" w:initials="AA(">
    <w:p w14:paraId="442D5441" w14:textId="77777777" w:rsidR="0044085B" w:rsidRPr="00E129B8" w:rsidRDefault="0044085B" w:rsidP="00093238">
      <w:pPr>
        <w:pStyle w:val="Testocommento"/>
        <w:rPr>
          <w:lang w:val="en-GB"/>
        </w:rPr>
      </w:pPr>
      <w:r>
        <w:rPr>
          <w:rStyle w:val="Rimandocommento"/>
        </w:rPr>
        <w:annotationRef/>
      </w:r>
      <w:r w:rsidRPr="00E129B8">
        <w:rPr>
          <w:lang w:val="en-GB"/>
        </w:rPr>
        <w:t>modified</w:t>
      </w:r>
    </w:p>
  </w:comment>
  <w:comment w:id="829" w:author="Amicarelli Andrea (RSE)" w:date="2021-03-15T15:56:00Z" w:initials="AA(">
    <w:p w14:paraId="1A061B4E" w14:textId="77777777" w:rsidR="0044085B" w:rsidRPr="00E129B8" w:rsidRDefault="0044085B" w:rsidP="00093238">
      <w:pPr>
        <w:pStyle w:val="Testocommento"/>
        <w:rPr>
          <w:lang w:val="en-GB"/>
        </w:rPr>
      </w:pPr>
      <w:r>
        <w:rPr>
          <w:rStyle w:val="Rimandocommento"/>
        </w:rPr>
        <w:annotationRef/>
      </w:r>
      <w:r w:rsidRPr="00E129B8">
        <w:rPr>
          <w:lang w:val="en-GB"/>
        </w:rPr>
        <w:t>New part moved from the guide of DEM2xyz (RSE SpA)</w:t>
      </w:r>
    </w:p>
  </w:comment>
  <w:comment w:id="835" w:author="Amicarelli Andrea (RSE)" w:date="2021-03-15T15:56:00Z" w:initials="AA(">
    <w:p w14:paraId="77524311" w14:textId="77777777" w:rsidR="0044085B" w:rsidRPr="00E129B8" w:rsidRDefault="0044085B" w:rsidP="00093238">
      <w:pPr>
        <w:pStyle w:val="Testocommento"/>
        <w:rPr>
          <w:lang w:val="en-GB"/>
        </w:rPr>
      </w:pPr>
      <w:r>
        <w:rPr>
          <w:rStyle w:val="Rimandocommento"/>
        </w:rPr>
        <w:annotationRef/>
      </w:r>
      <w:r w:rsidRPr="00E129B8">
        <w:rPr>
          <w:lang w:val="en-GB"/>
        </w:rPr>
        <w:t>New part moved from the guide of DEM2xyz (RSE SpA)</w:t>
      </w:r>
    </w:p>
  </w:comment>
  <w:comment w:id="838" w:author="Amicarelli Andrea (RSE)" w:date="2021-03-15T15:56:00Z" w:initials="AA(">
    <w:p w14:paraId="29E3EB2C" w14:textId="77777777" w:rsidR="0044085B" w:rsidRPr="00E129B8" w:rsidRDefault="0044085B" w:rsidP="00093238">
      <w:pPr>
        <w:pStyle w:val="Testocommento"/>
        <w:rPr>
          <w:lang w:val="en-GB"/>
        </w:rPr>
      </w:pPr>
      <w:r>
        <w:rPr>
          <w:rStyle w:val="Rimandocommento"/>
        </w:rPr>
        <w:annotationRef/>
      </w:r>
      <w:r w:rsidRPr="00E129B8">
        <w:rPr>
          <w:lang w:val="en-GB"/>
        </w:rPr>
        <w:t>New section</w:t>
      </w:r>
    </w:p>
  </w:comment>
  <w:comment w:id="843" w:author="Amicarelli Andrea (RSE)" w:date="2021-03-15T15:56:00Z" w:initials="AA(">
    <w:p w14:paraId="27C1C489" w14:textId="77777777" w:rsidR="0044085B" w:rsidRPr="00E129B8" w:rsidRDefault="0044085B" w:rsidP="00093238">
      <w:pPr>
        <w:pStyle w:val="Testocommento"/>
        <w:rPr>
          <w:lang w:val="en-GB"/>
        </w:rPr>
      </w:pPr>
      <w:r>
        <w:rPr>
          <w:rStyle w:val="Rimandocommento"/>
        </w:rPr>
        <w:annotationRef/>
      </w:r>
      <w:r w:rsidRPr="00E129B8">
        <w:rPr>
          <w:lang w:val="en-GB"/>
        </w:rPr>
        <w:t>add the reference for the next release</w:t>
      </w:r>
    </w:p>
  </w:comment>
  <w:comment w:id="845" w:author="Amicarelli Andrea (RSE)" w:date="2021-03-15T15:56:00Z" w:initials="AA(">
    <w:p w14:paraId="4F9D9588"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47" w:author="Amicarelli Andrea (RSE)" w:date="2021-03-15T15:56:00Z" w:initials="AA(">
    <w:p w14:paraId="6B7E7379"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49" w:author="Amicarelli Andrea (RSE)" w:date="2021-03-15T15:56:00Z" w:initials="AA(">
    <w:p w14:paraId="6D20C677" w14:textId="77777777" w:rsidR="0044085B" w:rsidRPr="00E129B8" w:rsidRDefault="0044085B" w:rsidP="00093238">
      <w:pPr>
        <w:pStyle w:val="Testocommento"/>
        <w:rPr>
          <w:lang w:val="en-GB"/>
        </w:rPr>
      </w:pPr>
      <w:r>
        <w:rPr>
          <w:rStyle w:val="Rimandocommento"/>
        </w:rPr>
        <w:annotationRef/>
      </w:r>
      <w:r w:rsidRPr="00E129B8">
        <w:rPr>
          <w:lang w:val="en-GB"/>
        </w:rPr>
        <w:t>new section</w:t>
      </w:r>
    </w:p>
  </w:comment>
  <w:comment w:id="852" w:author="Amicarelli Andrea (RSE)" w:date="2021-03-15T15:56:00Z" w:initials="AA(">
    <w:p w14:paraId="1D6AB772"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54" w:author="Amicarelli Andrea (RSE)" w:date="2021-03-15T15:56:00Z" w:initials="AA(">
    <w:p w14:paraId="220C5FC4"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55" w:author="Amicarelli Andrea (RSE)" w:date="2021-03-15T15:56:00Z" w:initials="AA(">
    <w:p w14:paraId="4FC2A364" w14:textId="77777777" w:rsidR="0044085B" w:rsidRPr="00E129B8" w:rsidRDefault="0044085B" w:rsidP="00093238">
      <w:pPr>
        <w:pStyle w:val="Testocommento"/>
        <w:rPr>
          <w:lang w:val="en-GB"/>
        </w:rPr>
      </w:pPr>
      <w:r>
        <w:rPr>
          <w:rStyle w:val="Rimandocommento"/>
        </w:rPr>
        <w:annotationRef/>
      </w:r>
      <w:r w:rsidRPr="00E129B8">
        <w:rPr>
          <w:lang w:val="en-GB"/>
        </w:rPr>
        <w:t>New part moved from the guide of ply2SPHERA_perimeter (RSE SpA)</w:t>
      </w:r>
    </w:p>
  </w:comment>
  <w:comment w:id="857" w:author="Amicarelli Andrea (RSE)" w:date="2021-03-15T15:56:00Z" w:initials="AA(">
    <w:p w14:paraId="79030E37"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62" w:author="Amicarelli Andrea (RSE)" w:date="2021-03-15T15:56:00Z" w:initials="AA(">
    <w:p w14:paraId="05453A7C"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64" w:author="Amicarelli Andrea (RSE)" w:date="2021-03-15T15:56:00Z" w:initials="AA(">
    <w:p w14:paraId="4BE16D1B"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66" w:author="Amicarelli Andrea (RSE)" w:date="2021-03-15T15:56:00Z" w:initials="AA(">
    <w:p w14:paraId="22237848"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68" w:author="Amicarelli Andrea (RSE)" w:date="2021-03-15T15:56:00Z" w:initials="AA(">
    <w:p w14:paraId="45CA22F8"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69" w:author="Amicarelli Andrea (RSE)" w:date="2021-03-15T15:56:00Z" w:initials="AA(">
    <w:p w14:paraId="76AC6280" w14:textId="77777777" w:rsidR="0044085B" w:rsidRPr="00E129B8" w:rsidRDefault="0044085B" w:rsidP="00093238">
      <w:pPr>
        <w:pStyle w:val="Testocommento"/>
        <w:rPr>
          <w:lang w:val="en-GB"/>
        </w:rPr>
      </w:pPr>
      <w:r>
        <w:rPr>
          <w:rStyle w:val="Rimandocommento"/>
        </w:rPr>
        <w:annotationRef/>
      </w:r>
      <w:r w:rsidRPr="00E129B8">
        <w:rPr>
          <w:lang w:val="en-GB"/>
        </w:rPr>
        <w:t>New part moved from the guide of Grid Interpolator (RSE SpA)</w:t>
      </w:r>
    </w:p>
  </w:comment>
  <w:comment w:id="871" w:author="Amicarelli Andrea (RSE)" w:date="2021-03-15T15:56:00Z" w:initials="AA(">
    <w:p w14:paraId="4E4BC39B"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73" w:author="Amicarelli Andrea (RSE)" w:date="2021-03-15T15:56:00Z" w:initials="AA(">
    <w:p w14:paraId="4B9BFBEE"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76" w:author="Amicarelli Andrea (RSE)" w:date="2021-03-15T15:56:00Z" w:initials="AA(">
    <w:p w14:paraId="3A1CC582" w14:textId="77777777" w:rsidR="0044085B" w:rsidRPr="00E129B8" w:rsidRDefault="0044085B" w:rsidP="00093238">
      <w:pPr>
        <w:pStyle w:val="Testocommento"/>
        <w:rPr>
          <w:lang w:val="en-GB"/>
        </w:rPr>
      </w:pPr>
      <w:r>
        <w:rPr>
          <w:rStyle w:val="Rimandocommento"/>
        </w:rPr>
        <w:annotationRef/>
      </w:r>
      <w:r w:rsidRPr="00E129B8">
        <w:rPr>
          <w:lang w:val="en-GB"/>
        </w:rPr>
        <w:t>New title</w:t>
      </w:r>
    </w:p>
  </w:comment>
  <w:comment w:id="884" w:author="Amicarelli Andrea (RSE)" w:date="2021-07-12T11:44:00Z" w:initials="AA(">
    <w:p w14:paraId="249EEAE4" w14:textId="23210B6A" w:rsidR="00E129B8" w:rsidRDefault="00E129B8">
      <w:pPr>
        <w:pStyle w:val="Testocommento"/>
      </w:pPr>
      <w:r>
        <w:rPr>
          <w:rStyle w:val="Rimandocommento"/>
        </w:rPr>
        <w:annotationRef/>
      </w:r>
      <w:proofErr w:type="spellStart"/>
      <w:r>
        <w:t>replacement</w:t>
      </w:r>
      <w:proofErr w:type="spellEnd"/>
    </w:p>
  </w:comment>
  <w:comment w:id="885" w:author="Amicarelli Andrea (RSE)" w:date="2021-01-20T10:32:00Z" w:initials="AA(">
    <w:p w14:paraId="7CD1E337" w14:textId="77777777" w:rsidR="0044085B" w:rsidRDefault="0044085B">
      <w:pPr>
        <w:pStyle w:val="Testocommento"/>
      </w:pPr>
      <w:r>
        <w:rPr>
          <w:rStyle w:val="Rimandocommento"/>
        </w:rPr>
        <w:annotationRef/>
      </w:r>
      <w:proofErr w:type="spellStart"/>
      <w:r>
        <w:t>replacement</w:t>
      </w:r>
      <w:proofErr w:type="spellEnd"/>
    </w:p>
  </w:comment>
  <w:comment w:id="886" w:author="Amicarelli Andrea (RSE)" w:date="2021-01-20T10:47:00Z" w:initials="AA(">
    <w:p w14:paraId="1B06B0C4" w14:textId="77777777" w:rsidR="0044085B" w:rsidRDefault="0044085B">
      <w:pPr>
        <w:pStyle w:val="Testocommento"/>
      </w:pPr>
      <w:r>
        <w:rPr>
          <w:rStyle w:val="Rimandocommento"/>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111DDF" w15:done="0"/>
  <w15:commentEx w15:paraId="7FB3E4B3" w15:done="0"/>
  <w15:commentEx w15:paraId="3359AE6D" w15:done="0"/>
  <w15:commentEx w15:paraId="128547C5" w15:done="0"/>
  <w15:commentEx w15:paraId="1E1EFE93" w15:done="0"/>
  <w15:commentEx w15:paraId="2619151C" w15:done="0"/>
  <w15:commentEx w15:paraId="2B4BA67E" w15:done="0"/>
  <w15:commentEx w15:paraId="103F0904" w15:done="0"/>
  <w15:commentEx w15:paraId="5D499EBD" w15:done="0"/>
  <w15:commentEx w15:paraId="6C5BB304" w15:done="0"/>
  <w15:commentEx w15:paraId="14EF920C" w15:done="0"/>
  <w15:commentEx w15:paraId="45C297EC" w15:done="0"/>
  <w15:commentEx w15:paraId="554B101A" w15:done="0"/>
  <w15:commentEx w15:paraId="3BB58758" w15:done="0"/>
  <w15:commentEx w15:paraId="3E1602E6" w15:done="0"/>
  <w15:commentEx w15:paraId="6D7A19C7" w15:done="0"/>
  <w15:commentEx w15:paraId="003BDA89" w15:done="0"/>
  <w15:commentEx w15:paraId="133B7B56" w15:done="0"/>
  <w15:commentEx w15:paraId="6BF7433F" w15:done="0"/>
  <w15:commentEx w15:paraId="07DBA828" w15:done="0"/>
  <w15:commentEx w15:paraId="10CEAB2D" w15:done="0"/>
  <w15:commentEx w15:paraId="63898A01" w15:done="0"/>
  <w15:commentEx w15:paraId="2E802C18" w15:done="0"/>
  <w15:commentEx w15:paraId="0628657F" w15:done="0"/>
  <w15:commentEx w15:paraId="56CA6545" w15:done="0"/>
  <w15:commentEx w15:paraId="2D9BE162" w15:done="0"/>
  <w15:commentEx w15:paraId="502233DC" w15:done="0"/>
  <w15:commentEx w15:paraId="4B2C4ECC" w15:done="0"/>
  <w15:commentEx w15:paraId="7DD7B3B5" w15:done="0"/>
  <w15:commentEx w15:paraId="57163185" w15:done="0"/>
  <w15:commentEx w15:paraId="0976A472" w15:done="0"/>
  <w15:commentEx w15:paraId="278F56D3" w15:done="0"/>
  <w15:commentEx w15:paraId="410292FA" w15:done="0"/>
  <w15:commentEx w15:paraId="1ACD4EC0" w15:done="0"/>
  <w15:commentEx w15:paraId="5152CBA1" w15:done="0"/>
  <w15:commentEx w15:paraId="705ABBF2" w15:done="0"/>
  <w15:commentEx w15:paraId="63E938A9" w15:done="0"/>
  <w15:commentEx w15:paraId="052F8E14" w15:done="0"/>
  <w15:commentEx w15:paraId="0C6A5136" w15:done="0"/>
  <w15:commentEx w15:paraId="65BA4414" w15:done="0"/>
  <w15:commentEx w15:paraId="35D2ADB3" w15:done="0"/>
  <w15:commentEx w15:paraId="6E5E7E39" w15:done="0"/>
  <w15:commentEx w15:paraId="3A1D3483" w15:done="0"/>
  <w15:commentEx w15:paraId="0D745D56" w15:done="0"/>
  <w15:commentEx w15:paraId="442D5441" w15:done="0"/>
  <w15:commentEx w15:paraId="1A061B4E" w15:done="0"/>
  <w15:commentEx w15:paraId="77524311" w15:done="0"/>
  <w15:commentEx w15:paraId="29E3EB2C" w15:done="0"/>
  <w15:commentEx w15:paraId="27C1C489" w15:done="0"/>
  <w15:commentEx w15:paraId="4F9D9588" w15:done="0"/>
  <w15:commentEx w15:paraId="6B7E7379" w15:done="0"/>
  <w15:commentEx w15:paraId="6D20C677" w15:done="0"/>
  <w15:commentEx w15:paraId="1D6AB772" w15:done="0"/>
  <w15:commentEx w15:paraId="220C5FC4" w15:done="0"/>
  <w15:commentEx w15:paraId="4FC2A364" w15:done="0"/>
  <w15:commentEx w15:paraId="79030E37" w15:done="0"/>
  <w15:commentEx w15:paraId="05453A7C" w15:done="0"/>
  <w15:commentEx w15:paraId="4BE16D1B" w15:done="0"/>
  <w15:commentEx w15:paraId="22237848" w15:done="0"/>
  <w15:commentEx w15:paraId="45CA22F8" w15:done="0"/>
  <w15:commentEx w15:paraId="76AC6280" w15:done="0"/>
  <w15:commentEx w15:paraId="4E4BC39B" w15:done="0"/>
  <w15:commentEx w15:paraId="4B9BFBEE" w15:done="0"/>
  <w15:commentEx w15:paraId="3A1CC582" w15:done="0"/>
  <w15:commentEx w15:paraId="249EEAE4" w15:done="0"/>
  <w15:commentEx w15:paraId="7CD1E337" w15:done="0"/>
  <w15:commentEx w15:paraId="1B06B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6A994" w16cex:dateUtc="2021-07-12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111DDF" w16cid:durableId="2496A931"/>
  <w16cid:commentId w16cid:paraId="7FB3E4B3" w16cid:durableId="2496A932"/>
  <w16cid:commentId w16cid:paraId="3359AE6D" w16cid:durableId="2496A933"/>
  <w16cid:commentId w16cid:paraId="128547C5" w16cid:durableId="2496A934"/>
  <w16cid:commentId w16cid:paraId="1E1EFE93" w16cid:durableId="2496A935"/>
  <w16cid:commentId w16cid:paraId="2619151C" w16cid:durableId="2496A936"/>
  <w16cid:commentId w16cid:paraId="2B4BA67E" w16cid:durableId="2496A937"/>
  <w16cid:commentId w16cid:paraId="103F0904" w16cid:durableId="2496A938"/>
  <w16cid:commentId w16cid:paraId="5D499EBD" w16cid:durableId="2496A939"/>
  <w16cid:commentId w16cid:paraId="6C5BB304" w16cid:durableId="2496A93A"/>
  <w16cid:commentId w16cid:paraId="14EF920C" w16cid:durableId="2496A93B"/>
  <w16cid:commentId w16cid:paraId="45C297EC" w16cid:durableId="2496A93C"/>
  <w16cid:commentId w16cid:paraId="554B101A" w16cid:durableId="2496A93D"/>
  <w16cid:commentId w16cid:paraId="3BB58758" w16cid:durableId="2496A93E"/>
  <w16cid:commentId w16cid:paraId="3E1602E6" w16cid:durableId="2496A93F"/>
  <w16cid:commentId w16cid:paraId="6D7A19C7" w16cid:durableId="2496A940"/>
  <w16cid:commentId w16cid:paraId="003BDA89" w16cid:durableId="2496A941"/>
  <w16cid:commentId w16cid:paraId="133B7B56" w16cid:durableId="2496A942"/>
  <w16cid:commentId w16cid:paraId="6BF7433F" w16cid:durableId="2496A943"/>
  <w16cid:commentId w16cid:paraId="07DBA828" w16cid:durableId="2496A944"/>
  <w16cid:commentId w16cid:paraId="10CEAB2D" w16cid:durableId="2496A945"/>
  <w16cid:commentId w16cid:paraId="63898A01" w16cid:durableId="2496A946"/>
  <w16cid:commentId w16cid:paraId="2E802C18" w16cid:durableId="2496A947"/>
  <w16cid:commentId w16cid:paraId="0628657F" w16cid:durableId="2496A948"/>
  <w16cid:commentId w16cid:paraId="56CA6545" w16cid:durableId="2496A949"/>
  <w16cid:commentId w16cid:paraId="2D9BE162" w16cid:durableId="2496A94A"/>
  <w16cid:commentId w16cid:paraId="502233DC" w16cid:durableId="2496A94B"/>
  <w16cid:commentId w16cid:paraId="4B2C4ECC" w16cid:durableId="2496A94C"/>
  <w16cid:commentId w16cid:paraId="7DD7B3B5" w16cid:durableId="2496A94D"/>
  <w16cid:commentId w16cid:paraId="57163185" w16cid:durableId="2496A94E"/>
  <w16cid:commentId w16cid:paraId="0976A472" w16cid:durableId="2496A94F"/>
  <w16cid:commentId w16cid:paraId="278F56D3" w16cid:durableId="2496A950"/>
  <w16cid:commentId w16cid:paraId="410292FA" w16cid:durableId="2496A951"/>
  <w16cid:commentId w16cid:paraId="1ACD4EC0" w16cid:durableId="2496A952"/>
  <w16cid:commentId w16cid:paraId="5152CBA1" w16cid:durableId="2496A953"/>
  <w16cid:commentId w16cid:paraId="705ABBF2" w16cid:durableId="2496A954"/>
  <w16cid:commentId w16cid:paraId="63E938A9" w16cid:durableId="2496A955"/>
  <w16cid:commentId w16cid:paraId="052F8E14" w16cid:durableId="2496A956"/>
  <w16cid:commentId w16cid:paraId="0C6A5136" w16cid:durableId="2496A957"/>
  <w16cid:commentId w16cid:paraId="65BA4414" w16cid:durableId="2496A958"/>
  <w16cid:commentId w16cid:paraId="35D2ADB3" w16cid:durableId="2496A959"/>
  <w16cid:commentId w16cid:paraId="6E5E7E39" w16cid:durableId="2496A95A"/>
  <w16cid:commentId w16cid:paraId="3A1D3483" w16cid:durableId="2496A95B"/>
  <w16cid:commentId w16cid:paraId="0D745D56" w16cid:durableId="2496A95C"/>
  <w16cid:commentId w16cid:paraId="442D5441" w16cid:durableId="2496A95D"/>
  <w16cid:commentId w16cid:paraId="1A061B4E" w16cid:durableId="2496A95E"/>
  <w16cid:commentId w16cid:paraId="77524311" w16cid:durableId="2496A95F"/>
  <w16cid:commentId w16cid:paraId="29E3EB2C" w16cid:durableId="2496A960"/>
  <w16cid:commentId w16cid:paraId="27C1C489" w16cid:durableId="2496A961"/>
  <w16cid:commentId w16cid:paraId="4F9D9588" w16cid:durableId="2496A962"/>
  <w16cid:commentId w16cid:paraId="6B7E7379" w16cid:durableId="2496A963"/>
  <w16cid:commentId w16cid:paraId="6D20C677" w16cid:durableId="2496A964"/>
  <w16cid:commentId w16cid:paraId="1D6AB772" w16cid:durableId="2496A965"/>
  <w16cid:commentId w16cid:paraId="220C5FC4" w16cid:durableId="2496A966"/>
  <w16cid:commentId w16cid:paraId="4FC2A364" w16cid:durableId="2496A967"/>
  <w16cid:commentId w16cid:paraId="79030E37" w16cid:durableId="2496A968"/>
  <w16cid:commentId w16cid:paraId="05453A7C" w16cid:durableId="2496A969"/>
  <w16cid:commentId w16cid:paraId="4BE16D1B" w16cid:durableId="2496A96A"/>
  <w16cid:commentId w16cid:paraId="22237848" w16cid:durableId="2496A96B"/>
  <w16cid:commentId w16cid:paraId="45CA22F8" w16cid:durableId="2496A96C"/>
  <w16cid:commentId w16cid:paraId="76AC6280" w16cid:durableId="2496A96D"/>
  <w16cid:commentId w16cid:paraId="4E4BC39B" w16cid:durableId="2496A96E"/>
  <w16cid:commentId w16cid:paraId="4B9BFBEE" w16cid:durableId="2496A96F"/>
  <w16cid:commentId w16cid:paraId="3A1CC582" w16cid:durableId="2496A970"/>
  <w16cid:commentId w16cid:paraId="249EEAE4" w16cid:durableId="2496A994"/>
  <w16cid:commentId w16cid:paraId="7CD1E337" w16cid:durableId="2496A971"/>
  <w16cid:commentId w16cid:paraId="1B06B0C4" w16cid:durableId="2496A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51747" w14:textId="77777777" w:rsidR="00535300" w:rsidRDefault="00535300" w:rsidP="00C966BA">
      <w:pPr>
        <w:spacing w:after="0" w:line="240" w:lineRule="auto"/>
      </w:pPr>
      <w:r>
        <w:separator/>
      </w:r>
    </w:p>
  </w:endnote>
  <w:endnote w:type="continuationSeparator" w:id="0">
    <w:p w14:paraId="1E1322A2" w14:textId="77777777" w:rsidR="00535300" w:rsidRDefault="00535300"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8339998"/>
      <w:docPartObj>
        <w:docPartGallery w:val="Page Numbers (Bottom of Page)"/>
        <w:docPartUnique/>
      </w:docPartObj>
    </w:sdtPr>
    <w:sdtEndPr/>
    <w:sdtContent>
      <w:p w14:paraId="68F8C2DF" w14:textId="77777777" w:rsidR="0044085B" w:rsidRDefault="0044085B">
        <w:pPr>
          <w:pStyle w:val="Pidipagina"/>
          <w:jc w:val="center"/>
        </w:pPr>
        <w:r>
          <w:fldChar w:fldCharType="begin"/>
        </w:r>
        <w:r>
          <w:instrText>PAGE   \* MERGEFORMAT</w:instrText>
        </w:r>
        <w:r>
          <w:fldChar w:fldCharType="separate"/>
        </w:r>
        <w:r w:rsidR="004032D7">
          <w:rPr>
            <w:noProof/>
          </w:rPr>
          <w:t>87</w:t>
        </w:r>
        <w:r>
          <w:fldChar w:fldCharType="end"/>
        </w:r>
      </w:p>
    </w:sdtContent>
  </w:sdt>
  <w:p w14:paraId="2A58C2C0" w14:textId="77777777" w:rsidR="0044085B" w:rsidRDefault="0044085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5905E" w14:textId="77777777" w:rsidR="00535300" w:rsidRDefault="00535300" w:rsidP="00C966BA">
      <w:pPr>
        <w:spacing w:after="0" w:line="240" w:lineRule="auto"/>
      </w:pPr>
      <w:r>
        <w:separator/>
      </w:r>
    </w:p>
  </w:footnote>
  <w:footnote w:type="continuationSeparator" w:id="0">
    <w:p w14:paraId="1BE01B27" w14:textId="77777777" w:rsidR="00535300" w:rsidRDefault="00535300" w:rsidP="00C96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15:restartNumberingAfterBreak="0">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icarelli Andrea (RSE)">
    <w15:presenceInfo w15:providerId="AD" w15:userId="S::AMICARELLI@rse-web.it::0ad42b3a-8d19-4b04-9ad5-b430ec7192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B0F66"/>
    <w:rsid w:val="000B20DE"/>
    <w:rsid w:val="000B6AA2"/>
    <w:rsid w:val="000B718B"/>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142C"/>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38DB"/>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A8D"/>
    <w:rsid w:val="002320DB"/>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22"/>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32D7"/>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CB1"/>
    <w:rsid w:val="004E26AC"/>
    <w:rsid w:val="004E38FC"/>
    <w:rsid w:val="004E60C5"/>
    <w:rsid w:val="004E7BF9"/>
    <w:rsid w:val="004F0A7F"/>
    <w:rsid w:val="004F54AF"/>
    <w:rsid w:val="00501921"/>
    <w:rsid w:val="00503C2E"/>
    <w:rsid w:val="00504695"/>
    <w:rsid w:val="0051332B"/>
    <w:rsid w:val="00513C3F"/>
    <w:rsid w:val="00516222"/>
    <w:rsid w:val="00517C93"/>
    <w:rsid w:val="0052367F"/>
    <w:rsid w:val="00532344"/>
    <w:rsid w:val="00532C5E"/>
    <w:rsid w:val="00534937"/>
    <w:rsid w:val="00535300"/>
    <w:rsid w:val="00543509"/>
    <w:rsid w:val="0054433B"/>
    <w:rsid w:val="00545089"/>
    <w:rsid w:val="00547334"/>
    <w:rsid w:val="00547986"/>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7996"/>
    <w:rsid w:val="00610D99"/>
    <w:rsid w:val="00614AF7"/>
    <w:rsid w:val="00620433"/>
    <w:rsid w:val="00625BCF"/>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57569"/>
    <w:rsid w:val="007615FF"/>
    <w:rsid w:val="00761FA0"/>
    <w:rsid w:val="00762E47"/>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98"/>
    <w:rsid w:val="00B73096"/>
    <w:rsid w:val="00B75062"/>
    <w:rsid w:val="00B76A99"/>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29B8"/>
    <w:rsid w:val="00E15061"/>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14:docId w14:val="3A0E4D1F"/>
  <w15:docId w15:val="{D14F8E07-2289-4F4C-B7B3-E511991E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2.bin"/><Relationship Id="rId324" Type="http://schemas.openxmlformats.org/officeDocument/2006/relationships/image" Target="media/image160.wmf"/><Relationship Id="rId531" Type="http://schemas.openxmlformats.org/officeDocument/2006/relationships/hyperlink" Target="http://apps.isiknowledge.com.gate6.inist.fr/full_record.do?product=WOS&amp;search_mode=GeneralSearch&amp;qid=2&amp;SID=R1E2L4aamn325laBikA&amp;page=1&amp;doc=1" TargetMode="External"/><Relationship Id="rId170" Type="http://schemas.openxmlformats.org/officeDocument/2006/relationships/oleObject" Target="embeddings/oleObject77.bin"/><Relationship Id="rId268" Type="http://schemas.openxmlformats.org/officeDocument/2006/relationships/image" Target="media/image132.wmf"/><Relationship Id="rId475" Type="http://schemas.openxmlformats.org/officeDocument/2006/relationships/image" Target="media/image235.wmf"/><Relationship Id="rId32" Type="http://schemas.openxmlformats.org/officeDocument/2006/relationships/image" Target="media/image15.wmf"/><Relationship Id="rId128" Type="http://schemas.openxmlformats.org/officeDocument/2006/relationships/image" Target="media/image63.wmf"/><Relationship Id="rId335" Type="http://schemas.openxmlformats.org/officeDocument/2006/relationships/oleObject" Target="embeddings/oleObject160.bin"/><Relationship Id="rId542" Type="http://schemas.openxmlformats.org/officeDocument/2006/relationships/hyperlink" Target="http://adsabs.harvard.edu/cgi-bin/author_form?author=Frenk,+C&amp;fullauthor=Frenk,%20C.%20S.&amp;charset=UTF-8&amp;db_key=AST" TargetMode="External"/><Relationship Id="rId181" Type="http://schemas.openxmlformats.org/officeDocument/2006/relationships/image" Target="media/image89.wmf"/><Relationship Id="rId402" Type="http://schemas.openxmlformats.org/officeDocument/2006/relationships/oleObject" Target="embeddings/oleObject194.bin"/><Relationship Id="rId279" Type="http://schemas.openxmlformats.org/officeDocument/2006/relationships/oleObject" Target="embeddings/oleObject132.bin"/><Relationship Id="rId486" Type="http://schemas.openxmlformats.org/officeDocument/2006/relationships/oleObject" Target="embeddings/oleObject236.bin"/><Relationship Id="rId43" Type="http://schemas.openxmlformats.org/officeDocument/2006/relationships/oleObject" Target="embeddings/oleObject13.bin"/><Relationship Id="rId139" Type="http://schemas.openxmlformats.org/officeDocument/2006/relationships/oleObject" Target="embeddings/oleObject61.bin"/><Relationship Id="rId346" Type="http://schemas.openxmlformats.org/officeDocument/2006/relationships/oleObject" Target="embeddings/oleObject166.bin"/><Relationship Id="rId553" Type="http://schemas.openxmlformats.org/officeDocument/2006/relationships/hyperlink" Target="http://adsabs.harvard.edu/cgi-bin/author_form?author=Klypin,+A&amp;fullauthor=Klypin,%20A.&amp;charset=UTF-8&amp;db_key=AST" TargetMode="External"/><Relationship Id="rId192" Type="http://schemas.openxmlformats.org/officeDocument/2006/relationships/oleObject" Target="embeddings/oleObject88.bin"/><Relationship Id="rId206" Type="http://schemas.openxmlformats.org/officeDocument/2006/relationships/oleObject" Target="embeddings/oleObject95.bin"/><Relationship Id="rId413" Type="http://schemas.openxmlformats.org/officeDocument/2006/relationships/image" Target="media/image204.wmf"/><Relationship Id="rId497" Type="http://schemas.openxmlformats.org/officeDocument/2006/relationships/image" Target="media/image246.wmf"/><Relationship Id="rId357" Type="http://schemas.openxmlformats.org/officeDocument/2006/relationships/image" Target="media/image176.wmf"/><Relationship Id="rId54" Type="http://schemas.openxmlformats.org/officeDocument/2006/relationships/image" Target="media/image26.wmf"/><Relationship Id="rId217" Type="http://schemas.openxmlformats.org/officeDocument/2006/relationships/image" Target="media/image107.wmf"/><Relationship Id="rId564" Type="http://schemas.openxmlformats.org/officeDocument/2006/relationships/hyperlink" Target="http://adsabs.harvard.edu/cgi-bin/author_form?author=Warren,+M&amp;fullauthor=Warren,%20M.%20S.&amp;charset=UTF-8&amp;db_key=AST" TargetMode="External"/><Relationship Id="rId424" Type="http://schemas.openxmlformats.org/officeDocument/2006/relationships/oleObject" Target="embeddings/oleObject205.bin"/><Relationship Id="rId270" Type="http://schemas.openxmlformats.org/officeDocument/2006/relationships/image" Target="media/image133.wmf"/><Relationship Id="rId65" Type="http://schemas.openxmlformats.org/officeDocument/2006/relationships/oleObject" Target="embeddings/oleObject24.bin"/><Relationship Id="rId130" Type="http://schemas.openxmlformats.org/officeDocument/2006/relationships/image" Target="media/image64.wmf"/><Relationship Id="rId368" Type="http://schemas.openxmlformats.org/officeDocument/2006/relationships/oleObject" Target="embeddings/oleObject177.bin"/><Relationship Id="rId575" Type="http://schemas.openxmlformats.org/officeDocument/2006/relationships/hyperlink" Target="http://www.sciencedirect.com/science/article/pii/S0010465513001744" TargetMode="External"/><Relationship Id="rId228" Type="http://schemas.openxmlformats.org/officeDocument/2006/relationships/oleObject" Target="embeddings/oleObject106.bin"/><Relationship Id="rId435" Type="http://schemas.openxmlformats.org/officeDocument/2006/relationships/image" Target="media/image215.wmf"/><Relationship Id="rId281" Type="http://schemas.openxmlformats.org/officeDocument/2006/relationships/oleObject" Target="embeddings/oleObject133.bin"/><Relationship Id="rId502" Type="http://schemas.openxmlformats.org/officeDocument/2006/relationships/oleObject" Target="embeddings/oleObject244.bin"/><Relationship Id="rId76" Type="http://schemas.openxmlformats.org/officeDocument/2006/relationships/image" Target="media/image37.wmf"/><Relationship Id="rId141" Type="http://schemas.openxmlformats.org/officeDocument/2006/relationships/oleObject" Target="embeddings/oleObject62.bin"/><Relationship Id="rId379" Type="http://schemas.openxmlformats.org/officeDocument/2006/relationships/image" Target="media/image187.wmf"/><Relationship Id="rId586" Type="http://schemas.openxmlformats.org/officeDocument/2006/relationships/hyperlink" Target="http://www.sciencedirect.com/science/article/pii/S0045793013003873" TargetMode="External"/><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oleObject" Target="embeddings/oleObject216.bin"/><Relationship Id="rId292" Type="http://schemas.openxmlformats.org/officeDocument/2006/relationships/image" Target="media/image144.wmf"/><Relationship Id="rId306" Type="http://schemas.openxmlformats.org/officeDocument/2006/relationships/image" Target="media/image151.wmf"/><Relationship Id="rId87" Type="http://schemas.openxmlformats.org/officeDocument/2006/relationships/oleObject" Target="embeddings/oleObject35.bin"/><Relationship Id="rId513" Type="http://schemas.openxmlformats.org/officeDocument/2006/relationships/image" Target="media/image254.wmf"/><Relationship Id="rId597" Type="http://schemas.openxmlformats.org/officeDocument/2006/relationships/hyperlink" Target="http://onlinelibrary.wiley.com/doi/10.1002/nme.v92.4/issuetoc" TargetMode="External"/><Relationship Id="rId152" Type="http://schemas.openxmlformats.org/officeDocument/2006/relationships/oleObject" Target="embeddings/oleObject68.bin"/><Relationship Id="rId457" Type="http://schemas.openxmlformats.org/officeDocument/2006/relationships/image" Target="media/image226.wmf"/><Relationship Id="rId14" Type="http://schemas.openxmlformats.org/officeDocument/2006/relationships/image" Target="media/image4.png"/><Relationship Id="rId317" Type="http://schemas.openxmlformats.org/officeDocument/2006/relationships/oleObject" Target="embeddings/oleObject151.bin"/><Relationship Id="rId524" Type="http://schemas.openxmlformats.org/officeDocument/2006/relationships/image" Target="media/image260.wmf"/><Relationship Id="rId98" Type="http://schemas.openxmlformats.org/officeDocument/2006/relationships/image" Target="media/image48.wmf"/><Relationship Id="rId163" Type="http://schemas.openxmlformats.org/officeDocument/2006/relationships/image" Target="media/image80.wmf"/><Relationship Id="rId370" Type="http://schemas.openxmlformats.org/officeDocument/2006/relationships/oleObject" Target="embeddings/oleObject178.bin"/><Relationship Id="rId230" Type="http://schemas.openxmlformats.org/officeDocument/2006/relationships/oleObject" Target="embeddings/oleObject107.bin"/><Relationship Id="rId468" Type="http://schemas.openxmlformats.org/officeDocument/2006/relationships/oleObject" Target="embeddings/oleObject227.bin"/><Relationship Id="rId25" Type="http://schemas.openxmlformats.org/officeDocument/2006/relationships/oleObject" Target="embeddings/oleObject4.bin"/><Relationship Id="rId67" Type="http://schemas.openxmlformats.org/officeDocument/2006/relationships/oleObject" Target="embeddings/oleObject25.bin"/><Relationship Id="rId272" Type="http://schemas.openxmlformats.org/officeDocument/2006/relationships/image" Target="media/image134.wmf"/><Relationship Id="rId328" Type="http://schemas.openxmlformats.org/officeDocument/2006/relationships/image" Target="media/image162.wmf"/><Relationship Id="rId535" Type="http://schemas.openxmlformats.org/officeDocument/2006/relationships/hyperlink" Target="http://onlinelibrary.wiley.com/doi/10.1111/mnr.2012.423.issue-3/issuetoc" TargetMode="External"/><Relationship Id="rId577" Type="http://schemas.openxmlformats.org/officeDocument/2006/relationships/hyperlink" Target="http://lmfa.ec-lyon.fr/publi/search.php?search=journal&amp;id=59" TargetMode="External"/><Relationship Id="rId132" Type="http://schemas.openxmlformats.org/officeDocument/2006/relationships/image" Target="media/image65.wmf"/><Relationship Id="rId174" Type="http://schemas.openxmlformats.org/officeDocument/2006/relationships/oleObject" Target="embeddings/oleObject79.bin"/><Relationship Id="rId381" Type="http://schemas.openxmlformats.org/officeDocument/2006/relationships/image" Target="media/image188.wmf"/><Relationship Id="rId602" Type="http://schemas.openxmlformats.org/officeDocument/2006/relationships/hyperlink" Target="http://www.sciencedirect.com/science/journal/00457949/129/supp/C" TargetMode="External"/><Relationship Id="rId241" Type="http://schemas.openxmlformats.org/officeDocument/2006/relationships/image" Target="media/image119.wmf"/><Relationship Id="rId437" Type="http://schemas.openxmlformats.org/officeDocument/2006/relationships/image" Target="media/image216.wmf"/><Relationship Id="rId479" Type="http://schemas.openxmlformats.org/officeDocument/2006/relationships/image" Target="media/image237.wmf"/><Relationship Id="rId36" Type="http://schemas.openxmlformats.org/officeDocument/2006/relationships/image" Target="media/image17.wmf"/><Relationship Id="rId283" Type="http://schemas.openxmlformats.org/officeDocument/2006/relationships/oleObject" Target="embeddings/oleObject134.bin"/><Relationship Id="rId339" Type="http://schemas.openxmlformats.org/officeDocument/2006/relationships/oleObject" Target="embeddings/oleObject162.bin"/><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hyperlink" Target="http://adsabs.harvard.edu/cgi-bin/author_form?author=Bryan,+G&amp;fullauthor=Bryan,%20G.%20L.&amp;charset=UTF-8&amp;db_key=AST" TargetMode="External"/><Relationship Id="rId78" Type="http://schemas.openxmlformats.org/officeDocument/2006/relationships/image" Target="media/image38.wmf"/><Relationship Id="rId101" Type="http://schemas.openxmlformats.org/officeDocument/2006/relationships/oleObject" Target="embeddings/oleObject42.bin"/><Relationship Id="rId143" Type="http://schemas.openxmlformats.org/officeDocument/2006/relationships/oleObject" Target="embeddings/oleObject63.bin"/><Relationship Id="rId185" Type="http://schemas.openxmlformats.org/officeDocument/2006/relationships/image" Target="media/image91.wmf"/><Relationship Id="rId350" Type="http://schemas.openxmlformats.org/officeDocument/2006/relationships/oleObject" Target="embeddings/oleObject168.bin"/><Relationship Id="rId406" Type="http://schemas.openxmlformats.org/officeDocument/2006/relationships/oleObject" Target="embeddings/oleObject196.bin"/><Relationship Id="rId588" Type="http://schemas.openxmlformats.org/officeDocument/2006/relationships/hyperlink" Target="http://www.sciencedirect.com/science/journal/00457930/88/supp/C" TargetMode="External"/><Relationship Id="rId9" Type="http://schemas.microsoft.com/office/2011/relationships/commentsExtended" Target="commentsExtended.xml"/><Relationship Id="rId210" Type="http://schemas.openxmlformats.org/officeDocument/2006/relationships/oleObject" Target="embeddings/oleObject97.bin"/><Relationship Id="rId392" Type="http://schemas.openxmlformats.org/officeDocument/2006/relationships/oleObject" Target="embeddings/oleObject189.bin"/><Relationship Id="rId448" Type="http://schemas.openxmlformats.org/officeDocument/2006/relationships/oleObject" Target="embeddings/oleObject217.bin"/><Relationship Id="rId252" Type="http://schemas.openxmlformats.org/officeDocument/2006/relationships/oleObject" Target="embeddings/oleObject117.bin"/><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image" Target="media/image255.wmf"/><Relationship Id="rId47" Type="http://schemas.openxmlformats.org/officeDocument/2006/relationships/oleObject" Target="embeddings/oleObject15.bin"/><Relationship Id="rId89" Type="http://schemas.openxmlformats.org/officeDocument/2006/relationships/oleObject" Target="embeddings/oleObject36.bin"/><Relationship Id="rId112" Type="http://schemas.openxmlformats.org/officeDocument/2006/relationships/image" Target="media/image55.wmf"/><Relationship Id="rId154" Type="http://schemas.openxmlformats.org/officeDocument/2006/relationships/oleObject" Target="embeddings/oleObject69.bin"/><Relationship Id="rId361" Type="http://schemas.openxmlformats.org/officeDocument/2006/relationships/image" Target="media/image178.wmf"/><Relationship Id="rId557" Type="http://schemas.openxmlformats.org/officeDocument/2006/relationships/hyperlink" Target="http://adsabs.harvard.edu/cgi-bin/author_form?author=Owen,+J&amp;fullauthor=Owen,%20J.%20M.&amp;charset=UTF-8&amp;db_key=AST" TargetMode="External"/><Relationship Id="rId599" Type="http://schemas.openxmlformats.org/officeDocument/2006/relationships/hyperlink" Target="http://www.sciencedirect.com/science/article/pii/S0045794913001843" TargetMode="External"/><Relationship Id="rId196" Type="http://schemas.openxmlformats.org/officeDocument/2006/relationships/oleObject" Target="embeddings/oleObject90.bin"/><Relationship Id="rId417" Type="http://schemas.openxmlformats.org/officeDocument/2006/relationships/image" Target="media/image206.wmf"/><Relationship Id="rId459" Type="http://schemas.openxmlformats.org/officeDocument/2006/relationships/image" Target="media/image227.wmf"/><Relationship Id="rId16" Type="http://schemas.openxmlformats.org/officeDocument/2006/relationships/image" Target="media/image6.png"/><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2.bin"/><Relationship Id="rId470" Type="http://schemas.openxmlformats.org/officeDocument/2006/relationships/oleObject" Target="embeddings/oleObject228.bin"/><Relationship Id="rId526" Type="http://schemas.openxmlformats.org/officeDocument/2006/relationships/image" Target="media/image261.wmf"/><Relationship Id="rId58" Type="http://schemas.openxmlformats.org/officeDocument/2006/relationships/image" Target="media/image28.wmf"/><Relationship Id="rId123" Type="http://schemas.openxmlformats.org/officeDocument/2006/relationships/oleObject" Target="embeddings/oleObject53.bin"/><Relationship Id="rId330" Type="http://schemas.openxmlformats.org/officeDocument/2006/relationships/image" Target="media/image163.wmf"/><Relationship Id="rId568" Type="http://schemas.openxmlformats.org/officeDocument/2006/relationships/hyperlink" Target="http://www.geo-slope.com" TargetMode="External"/><Relationship Id="rId165" Type="http://schemas.openxmlformats.org/officeDocument/2006/relationships/image" Target="media/image81.wmf"/><Relationship Id="rId372" Type="http://schemas.openxmlformats.org/officeDocument/2006/relationships/oleObject" Target="embeddings/oleObject179.bin"/><Relationship Id="rId428" Type="http://schemas.openxmlformats.org/officeDocument/2006/relationships/oleObject" Target="embeddings/oleObject207.bin"/><Relationship Id="rId232" Type="http://schemas.openxmlformats.org/officeDocument/2006/relationships/oleObject" Target="embeddings/oleObject108.bin"/><Relationship Id="rId274" Type="http://schemas.openxmlformats.org/officeDocument/2006/relationships/image" Target="media/image135.wmf"/><Relationship Id="rId481" Type="http://schemas.openxmlformats.org/officeDocument/2006/relationships/image" Target="media/image238.wmf"/><Relationship Id="rId27" Type="http://schemas.openxmlformats.org/officeDocument/2006/relationships/oleObject" Target="embeddings/oleObject5.bin"/><Relationship Id="rId69" Type="http://schemas.openxmlformats.org/officeDocument/2006/relationships/oleObject" Target="embeddings/oleObject26.bin"/><Relationship Id="rId134" Type="http://schemas.openxmlformats.org/officeDocument/2006/relationships/image" Target="media/image66.wmf"/><Relationship Id="rId537" Type="http://schemas.openxmlformats.org/officeDocument/2006/relationships/hyperlink" Target="http://www.sciencedirect.com/science/article/pii/S0304389411006601" TargetMode="External"/><Relationship Id="rId579" Type="http://schemas.openxmlformats.org/officeDocument/2006/relationships/hyperlink" Target="http://onlinelibrary.wiley.com/doi/10.1002/nme.2629/abstract" TargetMode="External"/><Relationship Id="rId80" Type="http://schemas.openxmlformats.org/officeDocument/2006/relationships/image" Target="media/image39.wmf"/><Relationship Id="rId176" Type="http://schemas.openxmlformats.org/officeDocument/2006/relationships/oleObject" Target="embeddings/oleObject80.bin"/><Relationship Id="rId341" Type="http://schemas.openxmlformats.org/officeDocument/2006/relationships/oleObject" Target="embeddings/oleObject163.bin"/><Relationship Id="rId383" Type="http://schemas.openxmlformats.org/officeDocument/2006/relationships/image" Target="media/image189.wmf"/><Relationship Id="rId439" Type="http://schemas.openxmlformats.org/officeDocument/2006/relationships/image" Target="media/image217.wmf"/><Relationship Id="rId590" Type="http://schemas.openxmlformats.org/officeDocument/2006/relationships/hyperlink" Target="http://adsabs.harvard.edu/cgi-bin/author_form?author=Federrath,+C&amp;fullauthor=Federrath,%20Christoph&amp;charset=UTF-8&amp;db_key=AST" TargetMode="External"/><Relationship Id="rId604" Type="http://schemas.openxmlformats.org/officeDocument/2006/relationships/hyperlink" Target="http://www.scopus.com.scopeesprx.elsevier.com/authid/detail.url?authorId=56387268900&amp;amp;eid=2-s2.0-84859313663" TargetMode="External"/><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35.bin"/><Relationship Id="rId450" Type="http://schemas.openxmlformats.org/officeDocument/2006/relationships/oleObject" Target="embeddings/oleObject218.bin"/><Relationship Id="rId506" Type="http://schemas.openxmlformats.org/officeDocument/2006/relationships/oleObject" Target="embeddings/oleObject246.bin"/><Relationship Id="rId38" Type="http://schemas.openxmlformats.org/officeDocument/2006/relationships/image" Target="media/image18.wmf"/><Relationship Id="rId103" Type="http://schemas.openxmlformats.org/officeDocument/2006/relationships/oleObject" Target="embeddings/oleObject43.bin"/><Relationship Id="rId310" Type="http://schemas.openxmlformats.org/officeDocument/2006/relationships/image" Target="media/image153.wmf"/><Relationship Id="rId492" Type="http://schemas.openxmlformats.org/officeDocument/2006/relationships/oleObject" Target="embeddings/oleObject239.bin"/><Relationship Id="rId548" Type="http://schemas.openxmlformats.org/officeDocument/2006/relationships/hyperlink" Target="http://adsabs.harvard.edu/cgi-bin/author_form?author=Couchman,+H&amp;fullauthor=Couchman,%20H.%20M.%20P.&amp;charset=UTF-8&amp;db_key=AST" TargetMode="External"/><Relationship Id="rId91" Type="http://schemas.openxmlformats.org/officeDocument/2006/relationships/oleObject" Target="embeddings/oleObject37.bin"/><Relationship Id="rId145" Type="http://schemas.openxmlformats.org/officeDocument/2006/relationships/oleObject" Target="embeddings/oleObject64.bin"/><Relationship Id="rId187" Type="http://schemas.openxmlformats.org/officeDocument/2006/relationships/image" Target="media/image92.wmf"/><Relationship Id="rId352" Type="http://schemas.openxmlformats.org/officeDocument/2006/relationships/oleObject" Target="embeddings/oleObject169.bin"/><Relationship Id="rId394" Type="http://schemas.openxmlformats.org/officeDocument/2006/relationships/oleObject" Target="embeddings/oleObject190.bin"/><Relationship Id="rId408" Type="http://schemas.openxmlformats.org/officeDocument/2006/relationships/oleObject" Target="embeddings/oleObject197.bin"/><Relationship Id="rId212" Type="http://schemas.openxmlformats.org/officeDocument/2006/relationships/oleObject" Target="embeddings/oleObject98.bin"/><Relationship Id="rId254" Type="http://schemas.openxmlformats.org/officeDocument/2006/relationships/oleObject" Target="embeddings/oleObject119.bin"/><Relationship Id="rId49" Type="http://schemas.openxmlformats.org/officeDocument/2006/relationships/oleObject" Target="embeddings/oleObject16.bin"/><Relationship Id="rId114" Type="http://schemas.openxmlformats.org/officeDocument/2006/relationships/image" Target="media/image56.wmf"/><Relationship Id="rId296" Type="http://schemas.openxmlformats.org/officeDocument/2006/relationships/image" Target="media/image146.wmf"/><Relationship Id="rId461" Type="http://schemas.openxmlformats.org/officeDocument/2006/relationships/image" Target="media/image228.wmf"/><Relationship Id="rId517" Type="http://schemas.openxmlformats.org/officeDocument/2006/relationships/image" Target="media/image256.png"/><Relationship Id="rId559" Type="http://schemas.openxmlformats.org/officeDocument/2006/relationships/hyperlink" Target="http://adsabs.harvard.edu/cgi-bin/author_form?author=Pen,+U&amp;fullauthor=Pen,%20U.-L.&amp;charset=UTF-8&amp;db_key=AST" TargetMode="External"/><Relationship Id="rId60" Type="http://schemas.openxmlformats.org/officeDocument/2006/relationships/image" Target="media/image29.wmf"/><Relationship Id="rId156" Type="http://schemas.openxmlformats.org/officeDocument/2006/relationships/oleObject" Target="embeddings/oleObject70.bin"/><Relationship Id="rId198" Type="http://schemas.openxmlformats.org/officeDocument/2006/relationships/oleObject" Target="embeddings/oleObject91.bin"/><Relationship Id="rId321" Type="http://schemas.openxmlformats.org/officeDocument/2006/relationships/oleObject" Target="embeddings/oleObject153.bin"/><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hyperlink" Target="mailto:brucec@esi.com.au" TargetMode="External"/><Relationship Id="rId223" Type="http://schemas.openxmlformats.org/officeDocument/2006/relationships/image" Target="media/image110.wmf"/><Relationship Id="rId430" Type="http://schemas.openxmlformats.org/officeDocument/2006/relationships/oleObject" Target="embeddings/oleObject208.bin"/><Relationship Id="rId18" Type="http://schemas.openxmlformats.org/officeDocument/2006/relationships/image" Target="media/image8.wmf"/><Relationship Id="rId265" Type="http://schemas.openxmlformats.org/officeDocument/2006/relationships/oleObject" Target="embeddings/oleObject125.bin"/><Relationship Id="rId472" Type="http://schemas.openxmlformats.org/officeDocument/2006/relationships/oleObject" Target="embeddings/oleObject229.bin"/><Relationship Id="rId528" Type="http://schemas.openxmlformats.org/officeDocument/2006/relationships/image" Target="media/image262.wmf"/><Relationship Id="rId125" Type="http://schemas.openxmlformats.org/officeDocument/2006/relationships/oleObject" Target="embeddings/oleObject54.bin"/><Relationship Id="rId167" Type="http://schemas.openxmlformats.org/officeDocument/2006/relationships/image" Target="media/image82.wmf"/><Relationship Id="rId332" Type="http://schemas.openxmlformats.org/officeDocument/2006/relationships/image" Target="media/image164.wmf"/><Relationship Id="rId374" Type="http://schemas.openxmlformats.org/officeDocument/2006/relationships/oleObject" Target="embeddings/oleObject180.bin"/><Relationship Id="rId581" Type="http://schemas.openxmlformats.org/officeDocument/2006/relationships/hyperlink" Target="http://www.scopus.com.scopeesprx.elsevier.com/source/sourceInfo.url?sourceId=18534&amp;origin=recordpage" TargetMode="External"/><Relationship Id="rId71" Type="http://schemas.openxmlformats.org/officeDocument/2006/relationships/oleObject" Target="embeddings/oleObject27.bin"/><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oleObject" Target="embeddings/oleObject6.bin"/><Relationship Id="rId276" Type="http://schemas.openxmlformats.org/officeDocument/2006/relationships/image" Target="media/image136.wmf"/><Relationship Id="rId441" Type="http://schemas.openxmlformats.org/officeDocument/2006/relationships/image" Target="media/image218.wmf"/><Relationship Id="rId483" Type="http://schemas.openxmlformats.org/officeDocument/2006/relationships/image" Target="media/image239.wmf"/><Relationship Id="rId539" Type="http://schemas.openxmlformats.org/officeDocument/2006/relationships/hyperlink" Target="http://www.sciencedirect.com/science/journal/03043894" TargetMode="External"/><Relationship Id="rId40" Type="http://schemas.openxmlformats.org/officeDocument/2006/relationships/image" Target="media/image19.wmf"/><Relationship Id="rId136" Type="http://schemas.openxmlformats.org/officeDocument/2006/relationships/image" Target="media/image67.wmf"/><Relationship Id="rId178" Type="http://schemas.openxmlformats.org/officeDocument/2006/relationships/oleObject" Target="embeddings/oleObject81.bin"/><Relationship Id="rId301" Type="http://schemas.openxmlformats.org/officeDocument/2006/relationships/oleObject" Target="embeddings/oleObject143.bin"/><Relationship Id="rId343" Type="http://schemas.openxmlformats.org/officeDocument/2006/relationships/image" Target="media/image169.wmf"/><Relationship Id="rId550" Type="http://schemas.openxmlformats.org/officeDocument/2006/relationships/hyperlink" Target="http://adsabs.harvard.edu/cgi-bin/author_form?author=Gnedin,+N&amp;fullauthor=Gnedin,%20N.&amp;charset=UTF-8&amp;db_key=AST" TargetMode="External"/><Relationship Id="rId82" Type="http://schemas.openxmlformats.org/officeDocument/2006/relationships/image" Target="media/image40.wmf"/><Relationship Id="rId203" Type="http://schemas.openxmlformats.org/officeDocument/2006/relationships/image" Target="media/image100.wmf"/><Relationship Id="rId385" Type="http://schemas.openxmlformats.org/officeDocument/2006/relationships/image" Target="media/image190.wmf"/><Relationship Id="rId592" Type="http://schemas.openxmlformats.org/officeDocument/2006/relationships/hyperlink" Target="https://github.com/AndreaAmicarelliRSE/SPHERA" TargetMode="External"/><Relationship Id="rId606" Type="http://schemas.openxmlformats.org/officeDocument/2006/relationships/footer" Target="footer1.xml"/><Relationship Id="rId245" Type="http://schemas.openxmlformats.org/officeDocument/2006/relationships/image" Target="media/image121.wmf"/><Relationship Id="rId287" Type="http://schemas.openxmlformats.org/officeDocument/2006/relationships/oleObject" Target="embeddings/oleObject136.bin"/><Relationship Id="rId410" Type="http://schemas.openxmlformats.org/officeDocument/2006/relationships/oleObject" Target="embeddings/oleObject198.bin"/><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7.bin"/><Relationship Id="rId105" Type="http://schemas.openxmlformats.org/officeDocument/2006/relationships/oleObject" Target="embeddings/oleObject44.bin"/><Relationship Id="rId147" Type="http://schemas.openxmlformats.org/officeDocument/2006/relationships/oleObject" Target="embeddings/oleObject65.bin"/><Relationship Id="rId312" Type="http://schemas.openxmlformats.org/officeDocument/2006/relationships/image" Target="media/image154.wmf"/><Relationship Id="rId354" Type="http://schemas.openxmlformats.org/officeDocument/2006/relationships/oleObject" Target="embeddings/oleObject170.bin"/><Relationship Id="rId51" Type="http://schemas.openxmlformats.org/officeDocument/2006/relationships/oleObject" Target="embeddings/oleObject17.bin"/><Relationship Id="rId93" Type="http://schemas.openxmlformats.org/officeDocument/2006/relationships/oleObject" Target="embeddings/oleObject38.bin"/><Relationship Id="rId189" Type="http://schemas.openxmlformats.org/officeDocument/2006/relationships/image" Target="media/image93.wmf"/><Relationship Id="rId396" Type="http://schemas.openxmlformats.org/officeDocument/2006/relationships/oleObject" Target="embeddings/oleObject191.bin"/><Relationship Id="rId561" Type="http://schemas.openxmlformats.org/officeDocument/2006/relationships/hyperlink" Target="http://adsabs.harvard.edu/cgi-bin/author_form?author=Thomas,+P&amp;fullauthor=Thomas,%20P.%20A.&amp;charset=UTF-8&amp;db_key=AST" TargetMode="External"/><Relationship Id="rId214" Type="http://schemas.openxmlformats.org/officeDocument/2006/relationships/oleObject" Target="embeddings/oleObject99.bin"/><Relationship Id="rId256" Type="http://schemas.openxmlformats.org/officeDocument/2006/relationships/oleObject" Target="embeddings/oleObject120.bin"/><Relationship Id="rId298" Type="http://schemas.openxmlformats.org/officeDocument/2006/relationships/image" Target="media/image147.wmf"/><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2.bin"/><Relationship Id="rId116" Type="http://schemas.openxmlformats.org/officeDocument/2006/relationships/image" Target="media/image57.wmf"/><Relationship Id="rId158" Type="http://schemas.openxmlformats.org/officeDocument/2006/relationships/oleObject" Target="embeddings/oleObject71.bin"/><Relationship Id="rId323" Type="http://schemas.openxmlformats.org/officeDocument/2006/relationships/oleObject" Target="embeddings/oleObject154.bin"/><Relationship Id="rId530" Type="http://schemas.microsoft.com/office/2018/08/relationships/commentsExtensible" Target="commentsExtensible.xml"/><Relationship Id="rId20" Type="http://schemas.openxmlformats.org/officeDocument/2006/relationships/image" Target="media/image9.wmf"/><Relationship Id="rId62" Type="http://schemas.openxmlformats.org/officeDocument/2006/relationships/image" Target="media/image30.wmf"/><Relationship Id="rId365" Type="http://schemas.openxmlformats.org/officeDocument/2006/relationships/image" Target="media/image180.wmf"/><Relationship Id="rId572" Type="http://schemas.openxmlformats.org/officeDocument/2006/relationships/hyperlink" Target="http://www.intel.com" TargetMode="External"/><Relationship Id="rId225" Type="http://schemas.openxmlformats.org/officeDocument/2006/relationships/image" Target="media/image111.wmf"/><Relationship Id="rId267" Type="http://schemas.openxmlformats.org/officeDocument/2006/relationships/oleObject" Target="embeddings/oleObject126.bin"/><Relationship Id="rId432" Type="http://schemas.openxmlformats.org/officeDocument/2006/relationships/oleObject" Target="embeddings/oleObject209.bin"/><Relationship Id="rId474" Type="http://schemas.openxmlformats.org/officeDocument/2006/relationships/oleObject" Target="embeddings/oleObject230.bin"/><Relationship Id="rId127" Type="http://schemas.openxmlformats.org/officeDocument/2006/relationships/oleObject" Target="embeddings/oleObject55.bin"/><Relationship Id="rId31" Type="http://schemas.openxmlformats.org/officeDocument/2006/relationships/oleObject" Target="embeddings/oleObject7.bin"/><Relationship Id="rId73" Type="http://schemas.openxmlformats.org/officeDocument/2006/relationships/oleObject" Target="embeddings/oleObject28.bin"/><Relationship Id="rId169" Type="http://schemas.openxmlformats.org/officeDocument/2006/relationships/image" Target="media/image83.wmf"/><Relationship Id="rId334" Type="http://schemas.openxmlformats.org/officeDocument/2006/relationships/image" Target="media/image165.wmf"/><Relationship Id="rId376" Type="http://schemas.openxmlformats.org/officeDocument/2006/relationships/oleObject" Target="embeddings/oleObject181.bin"/><Relationship Id="rId541" Type="http://schemas.openxmlformats.org/officeDocument/2006/relationships/hyperlink" Target="http://europa.eu/rapid/press-release_IP-03-1381_en.htm" TargetMode="External"/><Relationship Id="rId583"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oleObject" Target="embeddings/oleObject110.bin"/><Relationship Id="rId278" Type="http://schemas.openxmlformats.org/officeDocument/2006/relationships/image" Target="media/image137.wmf"/><Relationship Id="rId401" Type="http://schemas.openxmlformats.org/officeDocument/2006/relationships/image" Target="media/image198.wmf"/><Relationship Id="rId443" Type="http://schemas.openxmlformats.org/officeDocument/2006/relationships/image" Target="media/image219.wmf"/><Relationship Id="rId303" Type="http://schemas.openxmlformats.org/officeDocument/2006/relationships/oleObject" Target="embeddings/oleObject144.bin"/><Relationship Id="rId485" Type="http://schemas.openxmlformats.org/officeDocument/2006/relationships/image" Target="media/image240.wmf"/><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oleObject" Target="embeddings/oleObject248.bin"/><Relationship Id="rId552" Type="http://schemas.openxmlformats.org/officeDocument/2006/relationships/hyperlink" Target="http://adsabs.harvard.edu/cgi-bin/author_form?author=Khokhlov,+A&amp;fullauthor=Khokhlov,%20A.%20M.&amp;charset=UTF-8&amp;db_key=AST" TargetMode="External"/><Relationship Id="rId594" Type="http://schemas.openxmlformats.org/officeDocument/2006/relationships/hyperlink" Target="http://www.scopus.com/source/sourceInfo.url?sourceId=18539&amp;amp;origin=recordpage" TargetMode="External"/><Relationship Id="rId608" Type="http://schemas.microsoft.com/office/2011/relationships/people" Target="people.xml"/><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3.wmf"/><Relationship Id="rId412" Type="http://schemas.openxmlformats.org/officeDocument/2006/relationships/oleObject" Target="embeddings/oleObject199.bin"/><Relationship Id="rId107" Type="http://schemas.openxmlformats.org/officeDocument/2006/relationships/oleObject" Target="embeddings/oleObject45.bin"/><Relationship Id="rId289" Type="http://schemas.openxmlformats.org/officeDocument/2006/relationships/oleObject" Target="embeddings/oleObject137.bin"/><Relationship Id="rId454" Type="http://schemas.openxmlformats.org/officeDocument/2006/relationships/oleObject" Target="embeddings/oleObject220.bin"/><Relationship Id="rId496" Type="http://schemas.openxmlformats.org/officeDocument/2006/relationships/oleObject" Target="embeddings/oleObject241.bin"/><Relationship Id="rId11" Type="http://schemas.openxmlformats.org/officeDocument/2006/relationships/image" Target="media/image1.png"/><Relationship Id="rId53" Type="http://schemas.openxmlformats.org/officeDocument/2006/relationships/oleObject" Target="embeddings/oleObject18.bin"/><Relationship Id="rId149" Type="http://schemas.openxmlformats.org/officeDocument/2006/relationships/oleObject" Target="embeddings/oleObject66.bin"/><Relationship Id="rId314" Type="http://schemas.openxmlformats.org/officeDocument/2006/relationships/image" Target="media/image155.wmf"/><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oleObject" Target="embeddings/oleObject253.bin"/><Relationship Id="rId563" Type="http://schemas.openxmlformats.org/officeDocument/2006/relationships/hyperlink" Target="http://adsabs.harvard.edu/cgi-bin/author_form?author=Wadsley,+J&amp;fullauthor=Wadsley,%20J.%20W.&amp;charset=UTF-8&amp;db_key=AST" TargetMode="External"/><Relationship Id="rId95" Type="http://schemas.openxmlformats.org/officeDocument/2006/relationships/oleObject" Target="embeddings/oleObject39.bin"/><Relationship Id="rId160" Type="http://schemas.openxmlformats.org/officeDocument/2006/relationships/oleObject" Target="embeddings/oleObject72.bin"/><Relationship Id="rId216" Type="http://schemas.openxmlformats.org/officeDocument/2006/relationships/oleObject" Target="embeddings/oleObject100.bin"/><Relationship Id="rId423" Type="http://schemas.openxmlformats.org/officeDocument/2006/relationships/image" Target="media/image209.wmf"/><Relationship Id="rId258" Type="http://schemas.openxmlformats.org/officeDocument/2006/relationships/oleObject" Target="embeddings/oleObject121.bin"/><Relationship Id="rId465" Type="http://schemas.openxmlformats.org/officeDocument/2006/relationships/image" Target="media/image230.wmf"/><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8.wmf"/><Relationship Id="rId325" Type="http://schemas.openxmlformats.org/officeDocument/2006/relationships/oleObject" Target="embeddings/oleObject155.bin"/><Relationship Id="rId367" Type="http://schemas.openxmlformats.org/officeDocument/2006/relationships/image" Target="media/image181.wmf"/><Relationship Id="rId532" Type="http://schemas.openxmlformats.org/officeDocument/2006/relationships/hyperlink" Target="http://www.sciencedirect.com/science/article/pii/S0045793013002879" TargetMode="External"/><Relationship Id="rId574" Type="http://schemas.openxmlformats.org/officeDocument/2006/relationships/hyperlink" Target="http://www.barnesandnoble.com/s/%22Prentice%20Hall%22;jsessionid=653682AB7E6B6FC4817F61E0837BDC67.prodny_store02-atgap04?Ntk=Publisher&amp;Ns=P_Sales_Rank&amp;Ntx=mode+matchall" TargetMode="External"/><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27.bin"/><Relationship Id="rId434" Type="http://schemas.openxmlformats.org/officeDocument/2006/relationships/oleObject" Target="embeddings/oleObject210.bin"/><Relationship Id="rId476" Type="http://schemas.openxmlformats.org/officeDocument/2006/relationships/oleObject" Target="embeddings/oleObject231.bin"/><Relationship Id="rId33" Type="http://schemas.openxmlformats.org/officeDocument/2006/relationships/oleObject" Target="embeddings/oleObject8.bin"/><Relationship Id="rId129" Type="http://schemas.openxmlformats.org/officeDocument/2006/relationships/oleObject" Target="embeddings/oleObject56.bin"/><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8.wmf"/><Relationship Id="rId543" Type="http://schemas.openxmlformats.org/officeDocument/2006/relationships/hyperlink" Target="http://adsabs.harvard.edu/cgi-bin/author_form?author=White,+S&amp;fullauthor=White,%20S.%20D.%20M.&amp;charset=UTF-8&amp;db_key=AST" TargetMode="External"/><Relationship Id="rId75" Type="http://schemas.openxmlformats.org/officeDocument/2006/relationships/oleObject" Target="embeddings/oleObject29.bin"/><Relationship Id="rId140" Type="http://schemas.openxmlformats.org/officeDocument/2006/relationships/image" Target="media/image69.wmf"/><Relationship Id="rId182" Type="http://schemas.openxmlformats.org/officeDocument/2006/relationships/oleObject" Target="embeddings/oleObject83.bin"/><Relationship Id="rId378" Type="http://schemas.openxmlformats.org/officeDocument/2006/relationships/oleObject" Target="embeddings/oleObject182.bin"/><Relationship Id="rId403" Type="http://schemas.openxmlformats.org/officeDocument/2006/relationships/image" Target="media/image199.wmf"/><Relationship Id="rId585" Type="http://schemas.openxmlformats.org/officeDocument/2006/relationships/hyperlink" Target="http://www.sciencedirect.com/science/article/pii/S0045793013003873" TargetMode="External"/><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20.wmf"/><Relationship Id="rId487" Type="http://schemas.openxmlformats.org/officeDocument/2006/relationships/image" Target="media/image241.wmf"/><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1.wmf"/><Relationship Id="rId512" Type="http://schemas.openxmlformats.org/officeDocument/2006/relationships/oleObject" Target="embeddings/oleObject249.bin"/><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image" Target="media/image192.wmf"/><Relationship Id="rId554" Type="http://schemas.openxmlformats.org/officeDocument/2006/relationships/hyperlink" Target="http://adsabs.harvard.edu/cgi-bin/author_form?author=Navarro,+J&amp;fullauthor=Navarro,%20J.%20F.&amp;charset=UTF-8&amp;db_key=AST" TargetMode="External"/><Relationship Id="rId596" Type="http://schemas.openxmlformats.org/officeDocument/2006/relationships/hyperlink" Target="http://onlinelibrary.wiley.com/doi/10.1002/fld.v73.5/issuetoc" TargetMode="External"/><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5.wmf"/><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2.bin"/><Relationship Id="rId13" Type="http://schemas.openxmlformats.org/officeDocument/2006/relationships/image" Target="media/image3.png"/><Relationship Id="rId109" Type="http://schemas.openxmlformats.org/officeDocument/2006/relationships/oleObject" Target="embeddings/oleObject46.bin"/><Relationship Id="rId260" Type="http://schemas.openxmlformats.org/officeDocument/2006/relationships/oleObject" Target="embeddings/oleObject122.bin"/><Relationship Id="rId316" Type="http://schemas.openxmlformats.org/officeDocument/2006/relationships/image" Target="media/image156.wmf"/><Relationship Id="rId523" Type="http://schemas.openxmlformats.org/officeDocument/2006/relationships/oleObject" Target="embeddings/oleObject254.bin"/><Relationship Id="rId55" Type="http://schemas.openxmlformats.org/officeDocument/2006/relationships/oleObject" Target="embeddings/oleObject19.bin"/><Relationship Id="rId97" Type="http://schemas.openxmlformats.org/officeDocument/2006/relationships/oleObject" Target="embeddings/oleObject40.bin"/><Relationship Id="rId120" Type="http://schemas.openxmlformats.org/officeDocument/2006/relationships/image" Target="media/image59.wmf"/><Relationship Id="rId358" Type="http://schemas.openxmlformats.org/officeDocument/2006/relationships/oleObject" Target="embeddings/oleObject172.bin"/><Relationship Id="rId565" Type="http://schemas.openxmlformats.org/officeDocument/2006/relationships/hyperlink" Target="http://adsabs.harvard.edu/cgi-bin/author_form?author=Xu,+G&amp;fullauthor=Xu,%20G.&amp;charset=UTF-8&amp;db_key=AST" TargetMode="External"/><Relationship Id="rId162" Type="http://schemas.openxmlformats.org/officeDocument/2006/relationships/oleObject" Target="embeddings/oleObject73.bin"/><Relationship Id="rId218" Type="http://schemas.openxmlformats.org/officeDocument/2006/relationships/oleObject" Target="embeddings/oleObject101.bin"/><Relationship Id="rId425" Type="http://schemas.openxmlformats.org/officeDocument/2006/relationships/image" Target="media/image210.wmf"/><Relationship Id="rId467" Type="http://schemas.openxmlformats.org/officeDocument/2006/relationships/image" Target="media/image231.wmf"/><Relationship Id="rId271" Type="http://schemas.openxmlformats.org/officeDocument/2006/relationships/oleObject" Target="embeddings/oleObject128.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oleObject" Target="embeddings/oleObject57.bin"/><Relationship Id="rId327" Type="http://schemas.openxmlformats.org/officeDocument/2006/relationships/oleObject" Target="embeddings/oleObject156.bin"/><Relationship Id="rId369" Type="http://schemas.openxmlformats.org/officeDocument/2006/relationships/image" Target="media/image182.wmf"/><Relationship Id="rId534" Type="http://schemas.openxmlformats.org/officeDocument/2006/relationships/hyperlink" Target="http://www.sciencedirect.com/science/journal/00457930" TargetMode="External"/><Relationship Id="rId576" Type="http://schemas.openxmlformats.org/officeDocument/2006/relationships/hyperlink" Target="http://lmfa.ec-lyon.fr/publi/search.php?search=personne&amp;id=3658" TargetMode="External"/><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hyperlink" Target="http://www.sciencedirect.com/science/journal/00457949" TargetMode="External"/><Relationship Id="rId240" Type="http://schemas.openxmlformats.org/officeDocument/2006/relationships/oleObject" Target="embeddings/oleObject112.bin"/><Relationship Id="rId478" Type="http://schemas.openxmlformats.org/officeDocument/2006/relationships/oleObject" Target="embeddings/oleObject232.bin"/><Relationship Id="rId35" Type="http://schemas.openxmlformats.org/officeDocument/2006/relationships/oleObject" Target="embeddings/oleObject9.bin"/><Relationship Id="rId77" Type="http://schemas.openxmlformats.org/officeDocument/2006/relationships/oleObject" Target="embeddings/oleObject30.bin"/><Relationship Id="rId100" Type="http://schemas.openxmlformats.org/officeDocument/2006/relationships/image" Target="media/image49.wmf"/><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image" Target="media/image249.wmf"/><Relationship Id="rId545" Type="http://schemas.openxmlformats.org/officeDocument/2006/relationships/hyperlink" Target="http://adsabs.harvard.edu/cgi-bin/author_form?author=Bond,+J&amp;fullauthor=Bond,%20J.%20R.&amp;charset=UTF-8&amp;db_key=AST" TargetMode="External"/><Relationship Id="rId587" Type="http://schemas.openxmlformats.org/officeDocument/2006/relationships/hyperlink" Target="http://www.sciencedirect.com/science/journal/00457930" TargetMode="External"/><Relationship Id="rId8" Type="http://schemas.openxmlformats.org/officeDocument/2006/relationships/comments" Target="comments.xml"/><Relationship Id="rId142" Type="http://schemas.openxmlformats.org/officeDocument/2006/relationships/image" Target="media/image70.wmf"/><Relationship Id="rId184" Type="http://schemas.openxmlformats.org/officeDocument/2006/relationships/oleObject" Target="embeddings/oleObject84.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16.bin"/><Relationship Id="rId489" Type="http://schemas.openxmlformats.org/officeDocument/2006/relationships/image" Target="media/image242.wmf"/><Relationship Id="rId46" Type="http://schemas.openxmlformats.org/officeDocument/2006/relationships/image" Target="media/image22.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2.wmf"/><Relationship Id="rId514" Type="http://schemas.openxmlformats.org/officeDocument/2006/relationships/oleObject" Target="embeddings/oleObject250.bin"/><Relationship Id="rId556" Type="http://schemas.openxmlformats.org/officeDocument/2006/relationships/hyperlink" Target="http://adsabs.harvard.edu/cgi-bin/author_form?author=Ostriker,+J&amp;fullauthor=Ostriker,%20J.%20P.&amp;charset=UTF-8&amp;db_key=AST" TargetMode="External"/><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hyperlink" Target="http://www.sciencedirect.com/science/article/pii/S0045794913001843" TargetMode="External"/><Relationship Id="rId220" Type="http://schemas.openxmlformats.org/officeDocument/2006/relationships/oleObject" Target="embeddings/oleObject102.bin"/><Relationship Id="rId458" Type="http://schemas.openxmlformats.org/officeDocument/2006/relationships/oleObject" Target="embeddings/oleObject222.bin"/><Relationship Id="rId15" Type="http://schemas.openxmlformats.org/officeDocument/2006/relationships/image" Target="media/image5.png"/><Relationship Id="rId57" Type="http://schemas.openxmlformats.org/officeDocument/2006/relationships/oleObject" Target="embeddings/oleObject20.bin"/><Relationship Id="rId262" Type="http://schemas.openxmlformats.org/officeDocument/2006/relationships/oleObject" Target="embeddings/oleObject123.bin"/><Relationship Id="rId318" Type="http://schemas.openxmlformats.org/officeDocument/2006/relationships/image" Target="media/image157.wmf"/><Relationship Id="rId525" Type="http://schemas.openxmlformats.org/officeDocument/2006/relationships/oleObject" Target="embeddings/oleObject255.bin"/><Relationship Id="rId567" Type="http://schemas.openxmlformats.org/officeDocument/2006/relationships/hyperlink" Target="https://github.com/OSGeo/gdal" TargetMode="External"/><Relationship Id="rId99" Type="http://schemas.openxmlformats.org/officeDocument/2006/relationships/oleObject" Target="embeddings/oleObject41.bin"/><Relationship Id="rId122" Type="http://schemas.openxmlformats.org/officeDocument/2006/relationships/image" Target="media/image60.wmf"/><Relationship Id="rId164" Type="http://schemas.openxmlformats.org/officeDocument/2006/relationships/oleObject" Target="embeddings/oleObject74.bin"/><Relationship Id="rId371" Type="http://schemas.openxmlformats.org/officeDocument/2006/relationships/image" Target="media/image183.wmf"/><Relationship Id="rId427" Type="http://schemas.openxmlformats.org/officeDocument/2006/relationships/image" Target="media/image211.wmf"/><Relationship Id="rId469" Type="http://schemas.openxmlformats.org/officeDocument/2006/relationships/image" Target="media/image232.wmf"/><Relationship Id="rId26" Type="http://schemas.openxmlformats.org/officeDocument/2006/relationships/image" Target="media/image12.wmf"/><Relationship Id="rId231" Type="http://schemas.openxmlformats.org/officeDocument/2006/relationships/image" Target="media/image114.wmf"/><Relationship Id="rId273" Type="http://schemas.openxmlformats.org/officeDocument/2006/relationships/oleObject" Target="embeddings/oleObject129.bin"/><Relationship Id="rId329" Type="http://schemas.openxmlformats.org/officeDocument/2006/relationships/oleObject" Target="embeddings/oleObject157.bin"/><Relationship Id="rId480" Type="http://schemas.openxmlformats.org/officeDocument/2006/relationships/oleObject" Target="embeddings/oleObject233.bin"/><Relationship Id="rId536" Type="http://schemas.openxmlformats.org/officeDocument/2006/relationships/hyperlink" Target="http://www.sciencedirect.com/science/article/pii/S0304389411006601" TargetMode="External"/><Relationship Id="rId68" Type="http://schemas.openxmlformats.org/officeDocument/2006/relationships/image" Target="media/image33.wmf"/><Relationship Id="rId133" Type="http://schemas.openxmlformats.org/officeDocument/2006/relationships/oleObject" Target="embeddings/oleObject58.bin"/><Relationship Id="rId175" Type="http://schemas.openxmlformats.org/officeDocument/2006/relationships/image" Target="media/image86.wmf"/><Relationship Id="rId340" Type="http://schemas.openxmlformats.org/officeDocument/2006/relationships/image" Target="media/image168.wmf"/><Relationship Id="rId578" Type="http://schemas.openxmlformats.org/officeDocument/2006/relationships/hyperlink" Target="http://apps.isiknowledge.com.gate6.inist.fr/full_record.do?product=WOS&amp;search_mode=GeneralSearch&amp;qid=3&amp;SID=Q2CdEk6M@Noh331IPkP&amp;page=1&amp;doc=2" TargetMode="External"/><Relationship Id="rId200" Type="http://schemas.openxmlformats.org/officeDocument/2006/relationships/oleObject" Target="embeddings/oleObject92.bin"/><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hyperlink" Target="http://dx.doi.org/10.1016/j.cma.2012.12.014" TargetMode="External"/><Relationship Id="rId242" Type="http://schemas.openxmlformats.org/officeDocument/2006/relationships/oleObject" Target="embeddings/oleObject113.bin"/><Relationship Id="rId284" Type="http://schemas.openxmlformats.org/officeDocument/2006/relationships/image" Target="media/image140.wmf"/><Relationship Id="rId491" Type="http://schemas.openxmlformats.org/officeDocument/2006/relationships/image" Target="media/image243.wmf"/><Relationship Id="rId505" Type="http://schemas.openxmlformats.org/officeDocument/2006/relationships/image" Target="media/image250.wmf"/><Relationship Id="rId37" Type="http://schemas.openxmlformats.org/officeDocument/2006/relationships/oleObject" Target="embeddings/oleObject10.bin"/><Relationship Id="rId79" Type="http://schemas.openxmlformats.org/officeDocument/2006/relationships/oleObject" Target="embeddings/oleObject31.bin"/><Relationship Id="rId102" Type="http://schemas.openxmlformats.org/officeDocument/2006/relationships/image" Target="media/image50.wmf"/><Relationship Id="rId144" Type="http://schemas.openxmlformats.org/officeDocument/2006/relationships/image" Target="media/image71.wmf"/><Relationship Id="rId547" Type="http://schemas.openxmlformats.org/officeDocument/2006/relationships/hyperlink" Target="http://adsabs.harvard.edu/cgi-bin/author_form?author=Cen,+R&amp;fullauthor=Cen,%20R.&amp;charset=UTF-8&amp;db_key=AST" TargetMode="External"/><Relationship Id="rId589" Type="http://schemas.openxmlformats.org/officeDocument/2006/relationships/hyperlink" Target="http://users.monash.edu.au/~dprice/pubs/spmhd/price-spmhd.pdf" TargetMode="External"/><Relationship Id="rId90" Type="http://schemas.openxmlformats.org/officeDocument/2006/relationships/image" Target="media/image44.wmf"/><Relationship Id="rId186" Type="http://schemas.openxmlformats.org/officeDocument/2006/relationships/oleObject" Target="embeddings/oleObject85.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211" Type="http://schemas.openxmlformats.org/officeDocument/2006/relationships/image" Target="media/image104.wmf"/><Relationship Id="rId253" Type="http://schemas.openxmlformats.org/officeDocument/2006/relationships/oleObject" Target="embeddings/oleObject118.bin"/><Relationship Id="rId295" Type="http://schemas.openxmlformats.org/officeDocument/2006/relationships/oleObject" Target="embeddings/oleObject140.bin"/><Relationship Id="rId309" Type="http://schemas.openxmlformats.org/officeDocument/2006/relationships/oleObject" Target="embeddings/oleObject147.bin"/><Relationship Id="rId460" Type="http://schemas.openxmlformats.org/officeDocument/2006/relationships/oleObject" Target="embeddings/oleObject223.bin"/><Relationship Id="rId516" Type="http://schemas.openxmlformats.org/officeDocument/2006/relationships/oleObject" Target="embeddings/oleObject251.bin"/><Relationship Id="rId48" Type="http://schemas.openxmlformats.org/officeDocument/2006/relationships/image" Target="media/image23.wmf"/><Relationship Id="rId113" Type="http://schemas.openxmlformats.org/officeDocument/2006/relationships/oleObject" Target="embeddings/oleObject48.bin"/><Relationship Id="rId320" Type="http://schemas.openxmlformats.org/officeDocument/2006/relationships/image" Target="media/image158.wmf"/><Relationship Id="rId558" Type="http://schemas.openxmlformats.org/officeDocument/2006/relationships/hyperlink" Target="http://adsabs.harvard.edu/cgi-bin/author_form?author=Pearce,+F&amp;fullauthor=Pearce,%20F.%20R.&amp;charset=UTF-8&amp;db_key=AST" TargetMode="Externa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4.bin"/><Relationship Id="rId418" Type="http://schemas.openxmlformats.org/officeDocument/2006/relationships/oleObject" Target="embeddings/oleObject202.bin"/><Relationship Id="rId222" Type="http://schemas.openxmlformats.org/officeDocument/2006/relationships/oleObject" Target="embeddings/oleObject103.bin"/><Relationship Id="rId264" Type="http://schemas.openxmlformats.org/officeDocument/2006/relationships/oleObject" Target="embeddings/oleObject124.bin"/><Relationship Id="rId471" Type="http://schemas.openxmlformats.org/officeDocument/2006/relationships/image" Target="media/image233.wmf"/><Relationship Id="rId17" Type="http://schemas.openxmlformats.org/officeDocument/2006/relationships/image" Target="media/image7.png"/><Relationship Id="rId59" Type="http://schemas.openxmlformats.org/officeDocument/2006/relationships/oleObject" Target="embeddings/oleObject21.bin"/><Relationship Id="rId124" Type="http://schemas.openxmlformats.org/officeDocument/2006/relationships/image" Target="media/image61.wmf"/><Relationship Id="rId527" Type="http://schemas.openxmlformats.org/officeDocument/2006/relationships/oleObject" Target="embeddings/oleObject256.bin"/><Relationship Id="rId569" Type="http://schemas.openxmlformats.org/officeDocument/2006/relationships/hyperlink" Target="https://github.com/git/git" TargetMode="External"/><Relationship Id="rId70" Type="http://schemas.openxmlformats.org/officeDocument/2006/relationships/image" Target="media/image34.wmf"/><Relationship Id="rId166" Type="http://schemas.openxmlformats.org/officeDocument/2006/relationships/oleObject" Target="embeddings/oleObject75.bin"/><Relationship Id="rId331" Type="http://schemas.openxmlformats.org/officeDocument/2006/relationships/oleObject" Target="embeddings/oleObject158.bin"/><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hyperlink" Target="http://www.scopus.com.scopeesprx.elsevier.com/authid/detail.url?authorId=7101880965&amp;amp;eid=2-s2.0-84872045174" TargetMode="External"/><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3.bin"/><Relationship Id="rId28" Type="http://schemas.openxmlformats.org/officeDocument/2006/relationships/image" Target="media/image13.wmf"/><Relationship Id="rId275" Type="http://schemas.openxmlformats.org/officeDocument/2006/relationships/oleObject" Target="embeddings/oleObject130.bin"/><Relationship Id="rId300" Type="http://schemas.openxmlformats.org/officeDocument/2006/relationships/image" Target="media/image148.wmf"/><Relationship Id="rId482" Type="http://schemas.openxmlformats.org/officeDocument/2006/relationships/oleObject" Target="embeddings/oleObject234.bin"/><Relationship Id="rId538" Type="http://schemas.openxmlformats.org/officeDocument/2006/relationships/hyperlink" Target="http://www.sciencedirect.com/science/article/pii/S0304389411006601" TargetMode="External"/><Relationship Id="rId81" Type="http://schemas.openxmlformats.org/officeDocument/2006/relationships/oleObject" Target="embeddings/oleObject32.bin"/><Relationship Id="rId135" Type="http://schemas.openxmlformats.org/officeDocument/2006/relationships/oleObject" Target="embeddings/oleObject59.bin"/><Relationship Id="rId177" Type="http://schemas.openxmlformats.org/officeDocument/2006/relationships/image" Target="media/image87.wmf"/><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hyperlink" Target="http://users.monash.edu.au/~dprice/pubs/softening/index1.html" TargetMode="External"/><Relationship Id="rId605" Type="http://schemas.openxmlformats.org/officeDocument/2006/relationships/hyperlink" Target="http://www.scopus.com.scopeesprx.elsevier.com/source/sourceInfo.url?sourceId=29210&amp;origin=recordpage" TargetMode="External"/><Relationship Id="rId202" Type="http://schemas.openxmlformats.org/officeDocument/2006/relationships/oleObject" Target="embeddings/oleObject93.bin"/><Relationship Id="rId244" Type="http://schemas.openxmlformats.org/officeDocument/2006/relationships/oleObject" Target="embeddings/oleObject114.bin"/><Relationship Id="rId39" Type="http://schemas.openxmlformats.org/officeDocument/2006/relationships/oleObject" Target="embeddings/oleObject11.bin"/><Relationship Id="rId286" Type="http://schemas.openxmlformats.org/officeDocument/2006/relationships/image" Target="media/image141.wmf"/><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hyperlink" Target="http://adsabs.harvard.edu/cgi-bin/author_form?author=Evrard,+A&amp;fullauthor=Evrard,%20A.%20E.&amp;charset=UTF-8&amp;db_key=AST" TargetMode="External"/><Relationship Id="rId50" Type="http://schemas.openxmlformats.org/officeDocument/2006/relationships/image" Target="media/image24.wmf"/><Relationship Id="rId104" Type="http://schemas.openxmlformats.org/officeDocument/2006/relationships/image" Target="media/image51.wmf"/><Relationship Id="rId146" Type="http://schemas.openxmlformats.org/officeDocument/2006/relationships/image" Target="media/image72.wmf"/><Relationship Id="rId188" Type="http://schemas.openxmlformats.org/officeDocument/2006/relationships/oleObject" Target="embeddings/oleObject86.bin"/><Relationship Id="rId311" Type="http://schemas.openxmlformats.org/officeDocument/2006/relationships/oleObject" Target="embeddings/oleObject148.bin"/><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hyperlink" Target="http://adsabs.harvard.edu/cgi-bin/author_form?author=Steinmetz,+M&amp;fullauthor=Steinmetz,%20M.&amp;charset=UTF-8&amp;db_key=AST" TargetMode="External"/><Relationship Id="rId92" Type="http://schemas.openxmlformats.org/officeDocument/2006/relationships/image" Target="media/image45.wmf"/><Relationship Id="rId213" Type="http://schemas.openxmlformats.org/officeDocument/2006/relationships/image" Target="media/image105.wmf"/><Relationship Id="rId420" Type="http://schemas.openxmlformats.org/officeDocument/2006/relationships/oleObject" Target="embeddings/oleObject203.bin"/><Relationship Id="rId255" Type="http://schemas.openxmlformats.org/officeDocument/2006/relationships/image" Target="media/image126.wmf"/><Relationship Id="rId297" Type="http://schemas.openxmlformats.org/officeDocument/2006/relationships/oleObject" Target="embeddings/oleObject141.bin"/><Relationship Id="rId462" Type="http://schemas.openxmlformats.org/officeDocument/2006/relationships/oleObject" Target="embeddings/oleObject224.bin"/><Relationship Id="rId518" Type="http://schemas.openxmlformats.org/officeDocument/2006/relationships/image" Target="media/image257.wmf"/><Relationship Id="rId115" Type="http://schemas.openxmlformats.org/officeDocument/2006/relationships/oleObject" Target="embeddings/oleObject49.bin"/><Relationship Id="rId157" Type="http://schemas.openxmlformats.org/officeDocument/2006/relationships/image" Target="media/image77.wmf"/><Relationship Id="rId322" Type="http://schemas.openxmlformats.org/officeDocument/2006/relationships/image" Target="media/image159.wmf"/><Relationship Id="rId364" Type="http://schemas.openxmlformats.org/officeDocument/2006/relationships/oleObject" Target="embeddings/oleObject175.bin"/><Relationship Id="rId61" Type="http://schemas.openxmlformats.org/officeDocument/2006/relationships/oleObject" Target="embeddings/oleObject22.bin"/><Relationship Id="rId199" Type="http://schemas.openxmlformats.org/officeDocument/2006/relationships/image" Target="media/image98.wmf"/><Relationship Id="rId571" Type="http://schemas.openxmlformats.org/officeDocument/2006/relationships/hyperlink" Target="https://www.ghostscript.com/" TargetMode="External"/><Relationship Id="rId19" Type="http://schemas.openxmlformats.org/officeDocument/2006/relationships/oleObject" Target="embeddings/oleObject1.bin"/><Relationship Id="rId224" Type="http://schemas.openxmlformats.org/officeDocument/2006/relationships/oleObject" Target="embeddings/oleObject104.bin"/><Relationship Id="rId266" Type="http://schemas.openxmlformats.org/officeDocument/2006/relationships/image" Target="media/image131.wmf"/><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oleObject" Target="embeddings/oleObject257.bin"/><Relationship Id="rId30" Type="http://schemas.openxmlformats.org/officeDocument/2006/relationships/image" Target="media/image14.wmf"/><Relationship Id="rId126" Type="http://schemas.openxmlformats.org/officeDocument/2006/relationships/image" Target="media/image62.wmf"/><Relationship Id="rId168" Type="http://schemas.openxmlformats.org/officeDocument/2006/relationships/oleObject" Target="embeddings/oleObject76.bin"/><Relationship Id="rId333" Type="http://schemas.openxmlformats.org/officeDocument/2006/relationships/oleObject" Target="embeddings/oleObject159.bin"/><Relationship Id="rId540" Type="http://schemas.openxmlformats.org/officeDocument/2006/relationships/hyperlink" Target="http://dl.acm.org/citation.cfm?id=962052&amp;CFID=66150500&amp;CFTOKEN=25537257" TargetMode="External"/><Relationship Id="rId72" Type="http://schemas.openxmlformats.org/officeDocument/2006/relationships/image" Target="media/image35.wmf"/><Relationship Id="rId375" Type="http://schemas.openxmlformats.org/officeDocument/2006/relationships/image" Target="media/image185.wmf"/><Relationship Id="rId582"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31.bin"/><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oleObject" Target="embeddings/oleObject235.bin"/><Relationship Id="rId137" Type="http://schemas.openxmlformats.org/officeDocument/2006/relationships/oleObject" Target="embeddings/oleObject60.bin"/><Relationship Id="rId302" Type="http://schemas.openxmlformats.org/officeDocument/2006/relationships/image" Target="media/image149.wmf"/><Relationship Id="rId344" Type="http://schemas.openxmlformats.org/officeDocument/2006/relationships/oleObject" Target="embeddings/oleObject165.bin"/><Relationship Id="rId41" Type="http://schemas.openxmlformats.org/officeDocument/2006/relationships/oleObject" Target="embeddings/oleObject12.bin"/><Relationship Id="rId83" Type="http://schemas.openxmlformats.org/officeDocument/2006/relationships/oleObject" Target="embeddings/oleObject33.bin"/><Relationship Id="rId179" Type="http://schemas.openxmlformats.org/officeDocument/2006/relationships/image" Target="media/image88.wmf"/><Relationship Id="rId386" Type="http://schemas.openxmlformats.org/officeDocument/2006/relationships/oleObject" Target="embeddings/oleObject186.bin"/><Relationship Id="rId551" Type="http://schemas.openxmlformats.org/officeDocument/2006/relationships/hyperlink" Target="http://adsabs.harvard.edu/cgi-bin/author_form?author=Jenkins,+A&amp;fullauthor=Jenkins,%20A.&amp;charset=UTF-8&amp;db_key=AST" TargetMode="External"/><Relationship Id="rId593" Type="http://schemas.openxmlformats.org/officeDocument/2006/relationships/hyperlink" Target="http://www.scopus.com/authid/detail.url?authorId=6701549155&amp;amp;eid=2-s2.0-34247257289" TargetMode="External"/><Relationship Id="rId607" Type="http://schemas.openxmlformats.org/officeDocument/2006/relationships/fontTable" Target="fontTable.xml"/><Relationship Id="rId190" Type="http://schemas.openxmlformats.org/officeDocument/2006/relationships/oleObject" Target="embeddings/oleObject87.bin"/><Relationship Id="rId204" Type="http://schemas.openxmlformats.org/officeDocument/2006/relationships/oleObject" Target="embeddings/oleObject94.bin"/><Relationship Id="rId246" Type="http://schemas.openxmlformats.org/officeDocument/2006/relationships/image" Target="media/image122.wmf"/><Relationship Id="rId288" Type="http://schemas.openxmlformats.org/officeDocument/2006/relationships/image" Target="media/image142.wmf"/><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image" Target="media/image252.wmf"/><Relationship Id="rId106" Type="http://schemas.openxmlformats.org/officeDocument/2006/relationships/image" Target="media/image52.wmf"/><Relationship Id="rId313" Type="http://schemas.openxmlformats.org/officeDocument/2006/relationships/oleObject" Target="embeddings/oleObject149.bin"/><Relationship Id="rId495" Type="http://schemas.openxmlformats.org/officeDocument/2006/relationships/image" Target="media/image245.wmf"/><Relationship Id="rId10" Type="http://schemas.microsoft.com/office/2016/09/relationships/commentsIds" Target="commentsIds.xml"/><Relationship Id="rId52" Type="http://schemas.openxmlformats.org/officeDocument/2006/relationships/image" Target="media/image25.wmf"/><Relationship Id="rId94" Type="http://schemas.openxmlformats.org/officeDocument/2006/relationships/image" Target="media/image46.wmf"/><Relationship Id="rId148" Type="http://schemas.openxmlformats.org/officeDocument/2006/relationships/image" Target="media/image73.wmf"/><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8.wmf"/><Relationship Id="rId562" Type="http://schemas.openxmlformats.org/officeDocument/2006/relationships/hyperlink" Target="http://adsabs.harvard.edu/cgi-bin/author_form?author=Villumsen,+J&amp;fullauthor=Villumsen,%20J.%20V.&amp;charset=UTF-8&amp;db_key=AST" TargetMode="External"/><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4.bin"/><Relationship Id="rId464" Type="http://schemas.openxmlformats.org/officeDocument/2006/relationships/oleObject" Target="embeddings/oleObject225.bin"/><Relationship Id="rId299" Type="http://schemas.openxmlformats.org/officeDocument/2006/relationships/oleObject" Target="embeddings/oleObject142.bin"/><Relationship Id="rId63" Type="http://schemas.openxmlformats.org/officeDocument/2006/relationships/oleObject" Target="embeddings/oleObject23.bin"/><Relationship Id="rId159" Type="http://schemas.openxmlformats.org/officeDocument/2006/relationships/image" Target="media/image78.wmf"/><Relationship Id="rId366" Type="http://schemas.openxmlformats.org/officeDocument/2006/relationships/oleObject" Target="embeddings/oleObject176.bin"/><Relationship Id="rId573" Type="http://schemas.openxmlformats.org/officeDocument/2006/relationships/hyperlink" Target="http://onlinelibrary.wiley.com/doi/10.1002/fld.v71.9/issuetoc" TargetMode="External"/><Relationship Id="rId226" Type="http://schemas.openxmlformats.org/officeDocument/2006/relationships/oleObject" Target="embeddings/oleObject105.bin"/><Relationship Id="rId433" Type="http://schemas.openxmlformats.org/officeDocument/2006/relationships/image" Target="media/image214.wmf"/><Relationship Id="rId74" Type="http://schemas.openxmlformats.org/officeDocument/2006/relationships/image" Target="media/image36.wmf"/><Relationship Id="rId377" Type="http://schemas.openxmlformats.org/officeDocument/2006/relationships/image" Target="media/image186.wmf"/><Relationship Id="rId500" Type="http://schemas.openxmlformats.org/officeDocument/2006/relationships/oleObject" Target="embeddings/oleObject243.bin"/><Relationship Id="rId584"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5.bin"/><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87.bin"/><Relationship Id="rId511" Type="http://schemas.openxmlformats.org/officeDocument/2006/relationships/image" Target="media/image253.wmf"/><Relationship Id="rId609" Type="http://schemas.openxmlformats.org/officeDocument/2006/relationships/theme" Target="theme/theme1.xml"/><Relationship Id="rId85" Type="http://schemas.openxmlformats.org/officeDocument/2006/relationships/oleObject" Target="embeddings/oleObject34.bin"/><Relationship Id="rId150" Type="http://schemas.openxmlformats.org/officeDocument/2006/relationships/oleObject" Target="embeddings/oleObject67.bin"/><Relationship Id="rId595" Type="http://schemas.openxmlformats.org/officeDocument/2006/relationships/hyperlink" Target="http://earthexplorer.usgs.gov/" TargetMode="External"/><Relationship Id="rId248" Type="http://schemas.openxmlformats.org/officeDocument/2006/relationships/image" Target="media/image124.wmf"/><Relationship Id="rId455" Type="http://schemas.openxmlformats.org/officeDocument/2006/relationships/image" Target="media/image225.wmf"/><Relationship Id="rId12" Type="http://schemas.openxmlformats.org/officeDocument/2006/relationships/image" Target="media/image2.png"/><Relationship Id="rId108" Type="http://schemas.openxmlformats.org/officeDocument/2006/relationships/image" Target="media/image53.wmf"/><Relationship Id="rId315" Type="http://schemas.openxmlformats.org/officeDocument/2006/relationships/oleObject" Target="embeddings/oleObject150.bin"/><Relationship Id="rId522" Type="http://schemas.openxmlformats.org/officeDocument/2006/relationships/image" Target="media/image259.wmf"/><Relationship Id="rId96" Type="http://schemas.openxmlformats.org/officeDocument/2006/relationships/image" Target="media/image47.wmf"/><Relationship Id="rId161" Type="http://schemas.openxmlformats.org/officeDocument/2006/relationships/image" Target="media/image79.wmf"/><Relationship Id="rId399" Type="http://schemas.openxmlformats.org/officeDocument/2006/relationships/image" Target="media/image197.wmf"/><Relationship Id="rId259" Type="http://schemas.openxmlformats.org/officeDocument/2006/relationships/image" Target="media/image128.wmf"/><Relationship Id="rId466" Type="http://schemas.openxmlformats.org/officeDocument/2006/relationships/oleObject" Target="embeddings/oleObject226.bin"/><Relationship Id="rId23" Type="http://schemas.openxmlformats.org/officeDocument/2006/relationships/oleObject" Target="embeddings/oleObject3.bin"/><Relationship Id="rId119" Type="http://schemas.openxmlformats.org/officeDocument/2006/relationships/oleObject" Target="embeddings/oleObject51.bin"/><Relationship Id="rId326" Type="http://schemas.openxmlformats.org/officeDocument/2006/relationships/image" Target="media/image161.wmf"/><Relationship Id="rId533" Type="http://schemas.openxmlformats.org/officeDocument/2006/relationships/hyperlink" Target="http://www.sciencedirect.com/science/article/pii/S0045793013002879" TargetMode="External"/><Relationship Id="rId172" Type="http://schemas.openxmlformats.org/officeDocument/2006/relationships/oleObject" Target="embeddings/oleObject78.bin"/><Relationship Id="rId477" Type="http://schemas.openxmlformats.org/officeDocument/2006/relationships/image" Target="media/image236.wmf"/><Relationship Id="rId600" Type="http://schemas.openxmlformats.org/officeDocument/2006/relationships/hyperlink" Target="http://www.sciencedirect.com/science/article/pii/S0045794913001843" TargetMode="External"/><Relationship Id="rId337" Type="http://schemas.openxmlformats.org/officeDocument/2006/relationships/oleObject" Target="embeddings/oleObject161.bin"/><Relationship Id="rId34" Type="http://schemas.openxmlformats.org/officeDocument/2006/relationships/image" Target="media/image16.wmf"/><Relationship Id="rId544" Type="http://schemas.openxmlformats.org/officeDocument/2006/relationships/hyperlink" Target="http://adsabs.harvard.edu/cgi-bin/author_form?author=Bode,+P&amp;fullauthor=Bode,%20P.&amp;charset=UTF-8&amp;db_key=AST" TargetMode="External"/><Relationship Id="rId183" Type="http://schemas.openxmlformats.org/officeDocument/2006/relationships/image" Target="media/image90.wmf"/><Relationship Id="rId390" Type="http://schemas.openxmlformats.org/officeDocument/2006/relationships/oleObject" Target="embeddings/oleObject188.bin"/><Relationship Id="rId404" Type="http://schemas.openxmlformats.org/officeDocument/2006/relationships/oleObject" Target="embeddings/oleObject195.bin"/><Relationship Id="rId250" Type="http://schemas.openxmlformats.org/officeDocument/2006/relationships/oleObject" Target="embeddings/oleObject115.bin"/><Relationship Id="rId488" Type="http://schemas.openxmlformats.org/officeDocument/2006/relationships/oleObject" Target="embeddings/oleObject237.bin"/><Relationship Id="rId45" Type="http://schemas.openxmlformats.org/officeDocument/2006/relationships/oleObject" Target="embeddings/oleObject14.bin"/><Relationship Id="rId110" Type="http://schemas.openxmlformats.org/officeDocument/2006/relationships/image" Target="media/image54.wmf"/><Relationship Id="rId348" Type="http://schemas.openxmlformats.org/officeDocument/2006/relationships/oleObject" Target="embeddings/oleObject167.bin"/><Relationship Id="rId555" Type="http://schemas.openxmlformats.org/officeDocument/2006/relationships/hyperlink" Target="http://adsabs.harvard.edu/cgi-bin/author_form?author=Norman,+M&amp;fullauthor=Norman,%20M.%20L.&amp;charset=UTF-8&amp;db_key=AST" TargetMode="External"/><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205.wmf"/><Relationship Id="rId261" Type="http://schemas.openxmlformats.org/officeDocument/2006/relationships/image" Target="media/image129.wmf"/><Relationship Id="rId499" Type="http://schemas.openxmlformats.org/officeDocument/2006/relationships/image" Target="media/image247.wmf"/><Relationship Id="rId56" Type="http://schemas.openxmlformats.org/officeDocument/2006/relationships/image" Target="media/image27.wmf"/><Relationship Id="rId359" Type="http://schemas.openxmlformats.org/officeDocument/2006/relationships/image" Target="media/image177.wmf"/><Relationship Id="rId566" Type="http://schemas.openxmlformats.org/officeDocument/2006/relationships/hyperlink" Target="http://adsabs.harvard.edu/cgi-bin/author_form?author=Yepes,+G&amp;fullauthor=Yepes,%20G.&amp;charset=UTF-8&amp;db_key=AST" TargetMode="External"/><Relationship Id="rId121" Type="http://schemas.openxmlformats.org/officeDocument/2006/relationships/oleObject" Target="embeddings/oleObject52.bin"/><Relationship Id="rId219" Type="http://schemas.openxmlformats.org/officeDocument/2006/relationships/image" Target="media/image108.wmf"/><Relationship Id="rId426" Type="http://schemas.openxmlformats.org/officeDocument/2006/relationships/oleObject" Target="embeddings/oleObject206.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3AB22882-AA75-426B-A0A0-70443E5D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103</Pages>
  <Words>45022</Words>
  <Characters>256629</Characters>
  <Application>Microsoft Office Word</Application>
  <DocSecurity>0</DocSecurity>
  <Lines>2138</Lines>
  <Paragraphs>602</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301049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302</cp:revision>
  <cp:lastPrinted>2018-08-07T09:31:00Z</cp:lastPrinted>
  <dcterms:created xsi:type="dcterms:W3CDTF">2018-08-01T10:44:00Z</dcterms:created>
  <dcterms:modified xsi:type="dcterms:W3CDTF">2021-07-12T09:44:00Z</dcterms:modified>
</cp:coreProperties>
</file>