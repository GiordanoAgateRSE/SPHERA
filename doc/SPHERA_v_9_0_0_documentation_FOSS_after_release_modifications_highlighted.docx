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CD62A" w14:textId="77777777"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 v.</w:t>
      </w:r>
      <w:r w:rsidR="00652F0F" w:rsidRPr="00376AFF">
        <w:rPr>
          <w:rFonts w:ascii="Times New Roman" w:hAnsi="Times New Roman"/>
          <w:b/>
          <w:sz w:val="24"/>
          <w:szCs w:val="24"/>
        </w:rPr>
        <w:t>9</w:t>
      </w:r>
      <w:r w:rsidRPr="00376AFF">
        <w:rPr>
          <w:rFonts w:ascii="Times New Roman" w:hAnsi="Times New Roman"/>
          <w:b/>
          <w:sz w:val="24"/>
          <w:szCs w:val="24"/>
        </w:rPr>
        <w:t>.0</w:t>
      </w:r>
      <w:r w:rsidR="00961D41" w:rsidRPr="00376AFF">
        <w:rPr>
          <w:rFonts w:ascii="Times New Roman" w:hAnsi="Times New Roman"/>
          <w:b/>
          <w:sz w:val="24"/>
          <w:szCs w:val="24"/>
        </w:rPr>
        <w:t>.0</w:t>
      </w:r>
      <w:r w:rsidRPr="00376AFF">
        <w:rPr>
          <w:rFonts w:ascii="Times New Roman" w:hAnsi="Times New Roman"/>
          <w:b/>
          <w:sz w:val="24"/>
          <w:szCs w:val="24"/>
        </w:rPr>
        <w:t xml:space="preserve"> </w:t>
      </w:r>
      <w:r w:rsidR="00D033F3" w:rsidRPr="00376AFF">
        <w:rPr>
          <w:rFonts w:ascii="Times New Roman" w:hAnsi="Times New Roman"/>
          <w:b/>
          <w:sz w:val="24"/>
          <w:szCs w:val="24"/>
        </w:rPr>
        <w:t>(RSE SpA): documentation</w:t>
      </w:r>
    </w:p>
    <w:p w14:paraId="4A40CF9D" w14:textId="77777777" w:rsidR="005A2068" w:rsidRPr="00376AFF" w:rsidRDefault="005A2068">
      <w:pPr>
        <w:pStyle w:val="Sommario1"/>
        <w:tabs>
          <w:tab w:val="right" w:pos="9628"/>
        </w:tabs>
        <w:rPr>
          <w:sz w:val="24"/>
          <w:szCs w:val="24"/>
          <w:lang w:eastAsia="it-IT"/>
        </w:rPr>
      </w:pPr>
    </w:p>
    <w:p w14:paraId="2F310510" w14:textId="6D1E8EC0" w:rsidR="006B40CB" w:rsidRDefault="005A2068">
      <w:pPr>
        <w:pStyle w:val="Sommario1"/>
        <w:tabs>
          <w:tab w:val="right" w:pos="9628"/>
        </w:tabs>
        <w:rPr>
          <w:rFonts w:asciiTheme="minorHAnsi" w:eastAsiaTheme="minorEastAsia" w:hAnsiTheme="minorHAnsi" w:cstheme="minorBidi"/>
          <w:noProof/>
          <w:sz w:val="22"/>
          <w:lang w:eastAsia="en-GB"/>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86930597" w:history="1">
        <w:r w:rsidR="006B40CB" w:rsidRPr="00BC1667">
          <w:rPr>
            <w:rStyle w:val="Collegamentoipertestuale"/>
            <w:rFonts w:ascii="Book Antiqua" w:hAnsi="Book Antiqua"/>
            <w:caps/>
            <w:noProof/>
          </w:rPr>
          <w:t>1. Description and references</w:t>
        </w:r>
        <w:r w:rsidR="006B40CB">
          <w:rPr>
            <w:noProof/>
            <w:webHidden/>
          </w:rPr>
          <w:tab/>
        </w:r>
        <w:r w:rsidR="006B40CB">
          <w:rPr>
            <w:noProof/>
            <w:webHidden/>
          </w:rPr>
          <w:fldChar w:fldCharType="begin"/>
        </w:r>
        <w:r w:rsidR="006B40CB">
          <w:rPr>
            <w:noProof/>
            <w:webHidden/>
          </w:rPr>
          <w:instrText xml:space="preserve"> PAGEREF _Toc86930597 \h </w:instrText>
        </w:r>
        <w:r w:rsidR="006B40CB">
          <w:rPr>
            <w:noProof/>
            <w:webHidden/>
          </w:rPr>
        </w:r>
        <w:r w:rsidR="006B40CB">
          <w:rPr>
            <w:noProof/>
            <w:webHidden/>
          </w:rPr>
          <w:fldChar w:fldCharType="separate"/>
        </w:r>
        <w:r w:rsidR="006B40CB">
          <w:rPr>
            <w:noProof/>
            <w:webHidden/>
          </w:rPr>
          <w:t>4</w:t>
        </w:r>
        <w:r w:rsidR="006B40CB">
          <w:rPr>
            <w:noProof/>
            <w:webHidden/>
          </w:rPr>
          <w:fldChar w:fldCharType="end"/>
        </w:r>
      </w:hyperlink>
    </w:p>
    <w:p w14:paraId="069BF1A3" w14:textId="06974115"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598" w:history="1">
        <w:r w:rsidR="006B40CB" w:rsidRPr="00BC1667">
          <w:rPr>
            <w:rStyle w:val="Collegamentoipertestuale"/>
            <w:rFonts w:ascii="Book Antiqua" w:hAnsi="Book Antiqua"/>
            <w:caps/>
            <w:noProof/>
          </w:rPr>
          <w:t>2. Warranties and responsabilities</w:t>
        </w:r>
        <w:r w:rsidR="006B40CB">
          <w:rPr>
            <w:noProof/>
            <w:webHidden/>
          </w:rPr>
          <w:tab/>
        </w:r>
        <w:r w:rsidR="006B40CB">
          <w:rPr>
            <w:noProof/>
            <w:webHidden/>
          </w:rPr>
          <w:fldChar w:fldCharType="begin"/>
        </w:r>
        <w:r w:rsidR="006B40CB">
          <w:rPr>
            <w:noProof/>
            <w:webHidden/>
          </w:rPr>
          <w:instrText xml:space="preserve"> PAGEREF _Toc86930598 \h </w:instrText>
        </w:r>
        <w:r w:rsidR="006B40CB">
          <w:rPr>
            <w:noProof/>
            <w:webHidden/>
          </w:rPr>
        </w:r>
        <w:r w:rsidR="006B40CB">
          <w:rPr>
            <w:noProof/>
            <w:webHidden/>
          </w:rPr>
          <w:fldChar w:fldCharType="separate"/>
        </w:r>
        <w:r w:rsidR="006B40CB">
          <w:rPr>
            <w:noProof/>
            <w:webHidden/>
          </w:rPr>
          <w:t>6</w:t>
        </w:r>
        <w:r w:rsidR="006B40CB">
          <w:rPr>
            <w:noProof/>
            <w:webHidden/>
          </w:rPr>
          <w:fldChar w:fldCharType="end"/>
        </w:r>
      </w:hyperlink>
    </w:p>
    <w:p w14:paraId="27919DE2" w14:textId="5D07C0AD"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599" w:history="1">
        <w:r w:rsidR="006B40CB" w:rsidRPr="00BC1667">
          <w:rPr>
            <w:rStyle w:val="Collegamentoipertestuale"/>
            <w:rFonts w:ascii="Book Antiqua" w:hAnsi="Book Antiqua"/>
            <w:caps/>
            <w:noProof/>
          </w:rPr>
          <w:t>3. Citation of SPHERA v.9.0.0</w:t>
        </w:r>
        <w:r w:rsidR="006B40CB">
          <w:rPr>
            <w:noProof/>
            <w:webHidden/>
          </w:rPr>
          <w:tab/>
        </w:r>
        <w:r w:rsidR="006B40CB">
          <w:rPr>
            <w:noProof/>
            <w:webHidden/>
          </w:rPr>
          <w:fldChar w:fldCharType="begin"/>
        </w:r>
        <w:r w:rsidR="006B40CB">
          <w:rPr>
            <w:noProof/>
            <w:webHidden/>
          </w:rPr>
          <w:instrText xml:space="preserve"> PAGEREF _Toc86930599 \h </w:instrText>
        </w:r>
        <w:r w:rsidR="006B40CB">
          <w:rPr>
            <w:noProof/>
            <w:webHidden/>
          </w:rPr>
        </w:r>
        <w:r w:rsidR="006B40CB">
          <w:rPr>
            <w:noProof/>
            <w:webHidden/>
          </w:rPr>
          <w:fldChar w:fldCharType="separate"/>
        </w:r>
        <w:r w:rsidR="006B40CB">
          <w:rPr>
            <w:noProof/>
            <w:webHidden/>
          </w:rPr>
          <w:t>7</w:t>
        </w:r>
        <w:r w:rsidR="006B40CB">
          <w:rPr>
            <w:noProof/>
            <w:webHidden/>
          </w:rPr>
          <w:fldChar w:fldCharType="end"/>
        </w:r>
      </w:hyperlink>
    </w:p>
    <w:p w14:paraId="1862AC43" w14:textId="3AB5CF96"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00" w:history="1">
        <w:r w:rsidR="006B40CB" w:rsidRPr="00BC1667">
          <w:rPr>
            <w:rStyle w:val="Collegamentoipertestuale"/>
            <w:rFonts w:ascii="Book Antiqua" w:hAnsi="Book Antiqua"/>
            <w:caps/>
            <w:noProof/>
          </w:rPr>
          <w:t>4. SPHERA developers/authors</w:t>
        </w:r>
        <w:r w:rsidR="006B40CB">
          <w:rPr>
            <w:noProof/>
            <w:webHidden/>
          </w:rPr>
          <w:tab/>
        </w:r>
        <w:r w:rsidR="006B40CB">
          <w:rPr>
            <w:noProof/>
            <w:webHidden/>
          </w:rPr>
          <w:fldChar w:fldCharType="begin"/>
        </w:r>
        <w:r w:rsidR="006B40CB">
          <w:rPr>
            <w:noProof/>
            <w:webHidden/>
          </w:rPr>
          <w:instrText xml:space="preserve"> PAGEREF _Toc86930600 \h </w:instrText>
        </w:r>
        <w:r w:rsidR="006B40CB">
          <w:rPr>
            <w:noProof/>
            <w:webHidden/>
          </w:rPr>
        </w:r>
        <w:r w:rsidR="006B40CB">
          <w:rPr>
            <w:noProof/>
            <w:webHidden/>
          </w:rPr>
          <w:fldChar w:fldCharType="separate"/>
        </w:r>
        <w:r w:rsidR="006B40CB">
          <w:rPr>
            <w:noProof/>
            <w:webHidden/>
          </w:rPr>
          <w:t>8</w:t>
        </w:r>
        <w:r w:rsidR="006B40CB">
          <w:rPr>
            <w:noProof/>
            <w:webHidden/>
          </w:rPr>
          <w:fldChar w:fldCharType="end"/>
        </w:r>
      </w:hyperlink>
    </w:p>
    <w:p w14:paraId="1C7752EB" w14:textId="28FC2E3D"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01" w:history="1">
        <w:r w:rsidR="006B40CB" w:rsidRPr="00BC1667">
          <w:rPr>
            <w:rStyle w:val="Collegamentoipertestuale"/>
            <w:rFonts w:ascii="Book Antiqua" w:hAnsi="Book Antiqua"/>
            <w:caps/>
            <w:noProof/>
          </w:rPr>
          <w:t>5. SPHERA official users</w:t>
        </w:r>
        <w:r w:rsidR="006B40CB">
          <w:rPr>
            <w:noProof/>
            <w:webHidden/>
          </w:rPr>
          <w:tab/>
        </w:r>
        <w:r w:rsidR="006B40CB">
          <w:rPr>
            <w:noProof/>
            <w:webHidden/>
          </w:rPr>
          <w:fldChar w:fldCharType="begin"/>
        </w:r>
        <w:r w:rsidR="006B40CB">
          <w:rPr>
            <w:noProof/>
            <w:webHidden/>
          </w:rPr>
          <w:instrText xml:space="preserve"> PAGEREF _Toc86930601 \h </w:instrText>
        </w:r>
        <w:r w:rsidR="006B40CB">
          <w:rPr>
            <w:noProof/>
            <w:webHidden/>
          </w:rPr>
        </w:r>
        <w:r w:rsidR="006B40CB">
          <w:rPr>
            <w:noProof/>
            <w:webHidden/>
          </w:rPr>
          <w:fldChar w:fldCharType="separate"/>
        </w:r>
        <w:r w:rsidR="006B40CB">
          <w:rPr>
            <w:noProof/>
            <w:webHidden/>
          </w:rPr>
          <w:t>9</w:t>
        </w:r>
        <w:r w:rsidR="006B40CB">
          <w:rPr>
            <w:noProof/>
            <w:webHidden/>
          </w:rPr>
          <w:fldChar w:fldCharType="end"/>
        </w:r>
      </w:hyperlink>
    </w:p>
    <w:p w14:paraId="28B4CD46" w14:textId="2BE6C095"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02" w:history="1">
        <w:r w:rsidR="006B40CB" w:rsidRPr="00BC1667">
          <w:rPr>
            <w:rStyle w:val="Collegamentoipertestuale"/>
            <w:rFonts w:ascii="Book Antiqua" w:hAnsi="Book Antiqua"/>
            <w:caps/>
            <w:noProof/>
          </w:rPr>
          <w:t>6. The scheme for transport of solid bodies and the Semi-Analytic approach as a boundary treatment scheme for fixed boundaries</w:t>
        </w:r>
        <w:r w:rsidR="006B40CB">
          <w:rPr>
            <w:noProof/>
            <w:webHidden/>
          </w:rPr>
          <w:tab/>
        </w:r>
        <w:r w:rsidR="006B40CB">
          <w:rPr>
            <w:noProof/>
            <w:webHidden/>
          </w:rPr>
          <w:fldChar w:fldCharType="begin"/>
        </w:r>
        <w:r w:rsidR="006B40CB">
          <w:rPr>
            <w:noProof/>
            <w:webHidden/>
          </w:rPr>
          <w:instrText xml:space="preserve"> PAGEREF _Toc86930602 \h </w:instrText>
        </w:r>
        <w:r w:rsidR="006B40CB">
          <w:rPr>
            <w:noProof/>
            <w:webHidden/>
          </w:rPr>
        </w:r>
        <w:r w:rsidR="006B40CB">
          <w:rPr>
            <w:noProof/>
            <w:webHidden/>
          </w:rPr>
          <w:fldChar w:fldCharType="separate"/>
        </w:r>
        <w:r w:rsidR="006B40CB">
          <w:rPr>
            <w:noProof/>
            <w:webHidden/>
          </w:rPr>
          <w:t>16</w:t>
        </w:r>
        <w:r w:rsidR="006B40CB">
          <w:rPr>
            <w:noProof/>
            <w:webHidden/>
          </w:rPr>
          <w:fldChar w:fldCharType="end"/>
        </w:r>
      </w:hyperlink>
    </w:p>
    <w:p w14:paraId="3B33D058" w14:textId="4AE0A64B"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3" w:history="1">
        <w:r w:rsidR="006B40CB" w:rsidRPr="00BC1667">
          <w:rPr>
            <w:rStyle w:val="Collegamentoipertestuale"/>
            <w:noProof/>
          </w:rPr>
          <w:t>6.1.</w:t>
        </w:r>
        <w:r w:rsidR="006B40CB">
          <w:rPr>
            <w:rFonts w:asciiTheme="minorHAnsi" w:eastAsiaTheme="minorEastAsia" w:hAnsiTheme="minorHAnsi" w:cstheme="minorBidi"/>
            <w:noProof/>
            <w:sz w:val="22"/>
            <w:lang w:eastAsia="en-GB"/>
          </w:rPr>
          <w:tab/>
        </w:r>
        <w:r w:rsidR="006B40CB" w:rsidRPr="00BC1667">
          <w:rPr>
            <w:rStyle w:val="Collegamentoipertestuale"/>
            <w:noProof/>
          </w:rPr>
          <w:t>Smoothed Particle Hydrodynamics (SPH)</w:t>
        </w:r>
        <w:r w:rsidR="006B40CB">
          <w:rPr>
            <w:noProof/>
            <w:webHidden/>
          </w:rPr>
          <w:tab/>
        </w:r>
        <w:r w:rsidR="006B40CB">
          <w:rPr>
            <w:noProof/>
            <w:webHidden/>
          </w:rPr>
          <w:fldChar w:fldCharType="begin"/>
        </w:r>
        <w:r w:rsidR="006B40CB">
          <w:rPr>
            <w:noProof/>
            <w:webHidden/>
          </w:rPr>
          <w:instrText xml:space="preserve"> PAGEREF _Toc86930603 \h </w:instrText>
        </w:r>
        <w:r w:rsidR="006B40CB">
          <w:rPr>
            <w:noProof/>
            <w:webHidden/>
          </w:rPr>
        </w:r>
        <w:r w:rsidR="006B40CB">
          <w:rPr>
            <w:noProof/>
            <w:webHidden/>
          </w:rPr>
          <w:fldChar w:fldCharType="separate"/>
        </w:r>
        <w:r w:rsidR="006B40CB">
          <w:rPr>
            <w:noProof/>
            <w:webHidden/>
          </w:rPr>
          <w:t>16</w:t>
        </w:r>
        <w:r w:rsidR="006B40CB">
          <w:rPr>
            <w:noProof/>
            <w:webHidden/>
          </w:rPr>
          <w:fldChar w:fldCharType="end"/>
        </w:r>
      </w:hyperlink>
    </w:p>
    <w:p w14:paraId="4DCC989C" w14:textId="419F1F69"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4" w:history="1">
        <w:r w:rsidR="006B40CB" w:rsidRPr="00BC1667">
          <w:rPr>
            <w:rStyle w:val="Collegamentoipertestuale"/>
            <w:noProof/>
          </w:rPr>
          <w:t>6.2.</w:t>
        </w:r>
        <w:r w:rsidR="006B40CB">
          <w:rPr>
            <w:rFonts w:asciiTheme="minorHAnsi" w:eastAsiaTheme="minorEastAsia" w:hAnsiTheme="minorHAnsi" w:cstheme="minorBidi"/>
            <w:noProof/>
            <w:sz w:val="22"/>
            <w:lang w:eastAsia="en-GB"/>
          </w:rPr>
          <w:tab/>
        </w:r>
        <w:r w:rsidR="006B40CB" w:rsidRPr="00BC1667">
          <w:rPr>
            <w:rStyle w:val="Collegamentoipertestuale"/>
            <w:noProof/>
          </w:rPr>
          <w:t>SPH approximation of the balance equations of fluid dynamics with the boundary treatment scheme of the Semi-Analytic approach</w:t>
        </w:r>
        <w:r w:rsidR="006B40CB">
          <w:rPr>
            <w:noProof/>
            <w:webHidden/>
          </w:rPr>
          <w:tab/>
        </w:r>
        <w:r w:rsidR="006B40CB">
          <w:rPr>
            <w:noProof/>
            <w:webHidden/>
          </w:rPr>
          <w:fldChar w:fldCharType="begin"/>
        </w:r>
        <w:r w:rsidR="006B40CB">
          <w:rPr>
            <w:noProof/>
            <w:webHidden/>
          </w:rPr>
          <w:instrText xml:space="preserve"> PAGEREF _Toc86930604 \h </w:instrText>
        </w:r>
        <w:r w:rsidR="006B40CB">
          <w:rPr>
            <w:noProof/>
            <w:webHidden/>
          </w:rPr>
        </w:r>
        <w:r w:rsidR="006B40CB">
          <w:rPr>
            <w:noProof/>
            <w:webHidden/>
          </w:rPr>
          <w:fldChar w:fldCharType="separate"/>
        </w:r>
        <w:r w:rsidR="006B40CB">
          <w:rPr>
            <w:noProof/>
            <w:webHidden/>
          </w:rPr>
          <w:t>17</w:t>
        </w:r>
        <w:r w:rsidR="006B40CB">
          <w:rPr>
            <w:noProof/>
            <w:webHidden/>
          </w:rPr>
          <w:fldChar w:fldCharType="end"/>
        </w:r>
      </w:hyperlink>
    </w:p>
    <w:p w14:paraId="3D076DF1" w14:textId="00DA65C8"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5" w:history="1">
        <w:r w:rsidR="006B40CB" w:rsidRPr="00BC1667">
          <w:rPr>
            <w:rStyle w:val="Collegamentoipertestuale"/>
            <w:noProof/>
          </w:rPr>
          <w:t>6.3.</w:t>
        </w:r>
        <w:r w:rsidR="006B40CB">
          <w:rPr>
            <w:rFonts w:asciiTheme="minorHAnsi" w:eastAsiaTheme="minorEastAsia" w:hAnsiTheme="minorHAnsi" w:cstheme="minorBidi"/>
            <w:noProof/>
            <w:sz w:val="22"/>
            <w:lang w:eastAsia="en-GB"/>
          </w:rPr>
          <w:tab/>
        </w:r>
        <w:r w:rsidR="006B40CB" w:rsidRPr="00BC1667">
          <w:rPr>
            <w:rStyle w:val="Collegamentoipertestuale"/>
            <w:noProof/>
          </w:rPr>
          <w:t>Neutral Surface Boundary Layer (NSBL) slip coefficient under the rough-wall turbulent regime</w:t>
        </w:r>
        <w:r w:rsidR="006B40CB">
          <w:rPr>
            <w:noProof/>
            <w:webHidden/>
          </w:rPr>
          <w:tab/>
        </w:r>
        <w:r w:rsidR="006B40CB">
          <w:rPr>
            <w:noProof/>
            <w:webHidden/>
          </w:rPr>
          <w:fldChar w:fldCharType="begin"/>
        </w:r>
        <w:r w:rsidR="006B40CB">
          <w:rPr>
            <w:noProof/>
            <w:webHidden/>
          </w:rPr>
          <w:instrText xml:space="preserve"> PAGEREF _Toc86930605 \h </w:instrText>
        </w:r>
        <w:r w:rsidR="006B40CB">
          <w:rPr>
            <w:noProof/>
            <w:webHidden/>
          </w:rPr>
        </w:r>
        <w:r w:rsidR="006B40CB">
          <w:rPr>
            <w:noProof/>
            <w:webHidden/>
          </w:rPr>
          <w:fldChar w:fldCharType="separate"/>
        </w:r>
        <w:r w:rsidR="006B40CB">
          <w:rPr>
            <w:noProof/>
            <w:webHidden/>
          </w:rPr>
          <w:t>20</w:t>
        </w:r>
        <w:r w:rsidR="006B40CB">
          <w:rPr>
            <w:noProof/>
            <w:webHidden/>
          </w:rPr>
          <w:fldChar w:fldCharType="end"/>
        </w:r>
      </w:hyperlink>
    </w:p>
    <w:p w14:paraId="61118526" w14:textId="53684680"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6" w:history="1">
        <w:r w:rsidR="006B40CB" w:rsidRPr="00BC1667">
          <w:rPr>
            <w:rStyle w:val="Collegamentoipertestuale"/>
            <w:noProof/>
          </w:rPr>
          <w:t>6.4.</w:t>
        </w:r>
        <w:r w:rsidR="006B40CB">
          <w:rPr>
            <w:rFonts w:asciiTheme="minorHAnsi" w:eastAsiaTheme="minorEastAsia" w:hAnsiTheme="minorHAnsi" w:cstheme="minorBidi"/>
            <w:noProof/>
            <w:sz w:val="22"/>
            <w:lang w:eastAsia="en-GB"/>
          </w:rPr>
          <w:tab/>
        </w:r>
        <w:r w:rsidR="006B40CB" w:rsidRPr="00BC1667">
          <w:rPr>
            <w:rStyle w:val="Collegamentoipertestuale"/>
            <w:noProof/>
          </w:rPr>
          <w:t>Dirichlet’s boundary conditions for the water depth</w:t>
        </w:r>
        <w:r w:rsidR="006B40CB">
          <w:rPr>
            <w:noProof/>
            <w:webHidden/>
          </w:rPr>
          <w:tab/>
        </w:r>
        <w:r w:rsidR="006B40CB">
          <w:rPr>
            <w:noProof/>
            <w:webHidden/>
          </w:rPr>
          <w:fldChar w:fldCharType="begin"/>
        </w:r>
        <w:r w:rsidR="006B40CB">
          <w:rPr>
            <w:noProof/>
            <w:webHidden/>
          </w:rPr>
          <w:instrText xml:space="preserve"> PAGEREF _Toc86930606 \h </w:instrText>
        </w:r>
        <w:r w:rsidR="006B40CB">
          <w:rPr>
            <w:noProof/>
            <w:webHidden/>
          </w:rPr>
        </w:r>
        <w:r w:rsidR="006B40CB">
          <w:rPr>
            <w:noProof/>
            <w:webHidden/>
          </w:rPr>
          <w:fldChar w:fldCharType="separate"/>
        </w:r>
        <w:r w:rsidR="006B40CB">
          <w:rPr>
            <w:noProof/>
            <w:webHidden/>
          </w:rPr>
          <w:t>23</w:t>
        </w:r>
        <w:r w:rsidR="006B40CB">
          <w:rPr>
            <w:noProof/>
            <w:webHidden/>
          </w:rPr>
          <w:fldChar w:fldCharType="end"/>
        </w:r>
      </w:hyperlink>
    </w:p>
    <w:p w14:paraId="782DF165" w14:textId="54785FA0"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7" w:history="1">
        <w:r w:rsidR="006B40CB" w:rsidRPr="00BC1667">
          <w:rPr>
            <w:rStyle w:val="Collegamentoipertestuale"/>
            <w:noProof/>
          </w:rPr>
          <w:t>6.5.</w:t>
        </w:r>
        <w:r w:rsidR="006B40CB">
          <w:rPr>
            <w:rFonts w:asciiTheme="minorHAnsi" w:eastAsiaTheme="minorEastAsia" w:hAnsiTheme="minorHAnsi" w:cstheme="minorBidi"/>
            <w:noProof/>
            <w:sz w:val="22"/>
            <w:lang w:eastAsia="en-GB"/>
          </w:rPr>
          <w:tab/>
        </w:r>
        <w:r w:rsidR="006B40CB" w:rsidRPr="00BC1667">
          <w:rPr>
            <w:rStyle w:val="Collegamentoipertestuale"/>
            <w:noProof/>
          </w:rPr>
          <w:t>SPH balance equations for rigid body transport</w:t>
        </w:r>
        <w:r w:rsidR="006B40CB">
          <w:rPr>
            <w:noProof/>
            <w:webHidden/>
          </w:rPr>
          <w:tab/>
        </w:r>
        <w:r w:rsidR="006B40CB">
          <w:rPr>
            <w:noProof/>
            <w:webHidden/>
          </w:rPr>
          <w:fldChar w:fldCharType="begin"/>
        </w:r>
        <w:r w:rsidR="006B40CB">
          <w:rPr>
            <w:noProof/>
            <w:webHidden/>
          </w:rPr>
          <w:instrText xml:space="preserve"> PAGEREF _Toc86930607 \h </w:instrText>
        </w:r>
        <w:r w:rsidR="006B40CB">
          <w:rPr>
            <w:noProof/>
            <w:webHidden/>
          </w:rPr>
        </w:r>
        <w:r w:rsidR="006B40CB">
          <w:rPr>
            <w:noProof/>
            <w:webHidden/>
          </w:rPr>
          <w:fldChar w:fldCharType="separate"/>
        </w:r>
        <w:r w:rsidR="006B40CB">
          <w:rPr>
            <w:noProof/>
            <w:webHidden/>
          </w:rPr>
          <w:t>24</w:t>
        </w:r>
        <w:r w:rsidR="006B40CB">
          <w:rPr>
            <w:noProof/>
            <w:webHidden/>
          </w:rPr>
          <w:fldChar w:fldCharType="end"/>
        </w:r>
      </w:hyperlink>
    </w:p>
    <w:p w14:paraId="1592B3CB" w14:textId="615401BF"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8" w:history="1">
        <w:r w:rsidR="006B40CB" w:rsidRPr="00BC1667">
          <w:rPr>
            <w:rStyle w:val="Collegamentoipertestuale"/>
            <w:noProof/>
          </w:rPr>
          <w:t>6.6.</w:t>
        </w:r>
        <w:r w:rsidR="006B40CB">
          <w:rPr>
            <w:rFonts w:asciiTheme="minorHAnsi" w:eastAsiaTheme="minorEastAsia" w:hAnsiTheme="minorHAnsi" w:cstheme="minorBidi"/>
            <w:noProof/>
            <w:sz w:val="22"/>
            <w:lang w:eastAsia="en-GB"/>
          </w:rPr>
          <w:tab/>
        </w:r>
        <w:r w:rsidR="006B40CB" w:rsidRPr="00BC1667">
          <w:rPr>
            <w:rStyle w:val="Collegamentoipertestuale"/>
            <w:noProof/>
          </w:rPr>
          <w:t>Improving 3D rotations</w:t>
        </w:r>
        <w:r w:rsidR="006B40CB">
          <w:rPr>
            <w:noProof/>
            <w:webHidden/>
          </w:rPr>
          <w:tab/>
        </w:r>
        <w:r w:rsidR="006B40CB">
          <w:rPr>
            <w:noProof/>
            <w:webHidden/>
          </w:rPr>
          <w:fldChar w:fldCharType="begin"/>
        </w:r>
        <w:r w:rsidR="006B40CB">
          <w:rPr>
            <w:noProof/>
            <w:webHidden/>
          </w:rPr>
          <w:instrText xml:space="preserve"> PAGEREF _Toc86930608 \h </w:instrText>
        </w:r>
        <w:r w:rsidR="006B40CB">
          <w:rPr>
            <w:noProof/>
            <w:webHidden/>
          </w:rPr>
        </w:r>
        <w:r w:rsidR="006B40CB">
          <w:rPr>
            <w:noProof/>
            <w:webHidden/>
          </w:rPr>
          <w:fldChar w:fldCharType="separate"/>
        </w:r>
        <w:r w:rsidR="006B40CB">
          <w:rPr>
            <w:noProof/>
            <w:webHidden/>
          </w:rPr>
          <w:t>27</w:t>
        </w:r>
        <w:r w:rsidR="006B40CB">
          <w:rPr>
            <w:noProof/>
            <w:webHidden/>
          </w:rPr>
          <w:fldChar w:fldCharType="end"/>
        </w:r>
      </w:hyperlink>
    </w:p>
    <w:p w14:paraId="38082F37" w14:textId="341611D7"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09" w:history="1">
        <w:r w:rsidR="006B40CB" w:rsidRPr="00BC1667">
          <w:rPr>
            <w:rStyle w:val="Collegamentoipertestuale"/>
            <w:noProof/>
          </w:rPr>
          <w:t>6.1.</w:t>
        </w:r>
        <w:r w:rsidR="006B40CB">
          <w:rPr>
            <w:rFonts w:asciiTheme="minorHAnsi" w:eastAsiaTheme="minorEastAsia" w:hAnsiTheme="minorHAnsi" w:cstheme="minorBidi"/>
            <w:noProof/>
            <w:sz w:val="22"/>
            <w:lang w:eastAsia="en-GB"/>
          </w:rPr>
          <w:tab/>
        </w:r>
        <w:r w:rsidR="006B40CB" w:rsidRPr="00BC1667">
          <w:rPr>
            <w:rStyle w:val="Collegamentoipertestuale"/>
            <w:noProof/>
          </w:rPr>
          <w:t>Reaction forces</w:t>
        </w:r>
        <w:r w:rsidR="006B40CB">
          <w:rPr>
            <w:noProof/>
            <w:webHidden/>
          </w:rPr>
          <w:tab/>
        </w:r>
        <w:r w:rsidR="006B40CB">
          <w:rPr>
            <w:noProof/>
            <w:webHidden/>
          </w:rPr>
          <w:fldChar w:fldCharType="begin"/>
        </w:r>
        <w:r w:rsidR="006B40CB">
          <w:rPr>
            <w:noProof/>
            <w:webHidden/>
          </w:rPr>
          <w:instrText xml:space="preserve"> PAGEREF _Toc86930609 \h </w:instrText>
        </w:r>
        <w:r w:rsidR="006B40CB">
          <w:rPr>
            <w:noProof/>
            <w:webHidden/>
          </w:rPr>
        </w:r>
        <w:r w:rsidR="006B40CB">
          <w:rPr>
            <w:noProof/>
            <w:webHidden/>
          </w:rPr>
          <w:fldChar w:fldCharType="separate"/>
        </w:r>
        <w:r w:rsidR="006B40CB">
          <w:rPr>
            <w:noProof/>
            <w:webHidden/>
          </w:rPr>
          <w:t>29</w:t>
        </w:r>
        <w:r w:rsidR="006B40CB">
          <w:rPr>
            <w:noProof/>
            <w:webHidden/>
          </w:rPr>
          <w:fldChar w:fldCharType="end"/>
        </w:r>
      </w:hyperlink>
    </w:p>
    <w:p w14:paraId="2D081ADC" w14:textId="1F57604C"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10" w:history="1">
        <w:r w:rsidR="006B40CB" w:rsidRPr="00BC1667">
          <w:rPr>
            <w:rStyle w:val="Collegamentoipertestuale"/>
            <w:noProof/>
          </w:rPr>
          <w:t>6.2.</w:t>
        </w:r>
        <w:r w:rsidR="006B40CB">
          <w:rPr>
            <w:rFonts w:asciiTheme="minorHAnsi" w:eastAsiaTheme="minorEastAsia" w:hAnsiTheme="minorHAnsi" w:cstheme="minorBidi"/>
            <w:noProof/>
            <w:sz w:val="22"/>
            <w:lang w:eastAsia="en-GB"/>
          </w:rPr>
          <w:tab/>
        </w:r>
        <w:r w:rsidR="006B40CB" w:rsidRPr="00BC1667">
          <w:rPr>
            <w:rStyle w:val="Collegamentoipertestuale"/>
            <w:noProof/>
          </w:rPr>
          <w:t>Sliding friction force</w:t>
        </w:r>
        <w:r w:rsidR="006B40CB">
          <w:rPr>
            <w:noProof/>
            <w:webHidden/>
          </w:rPr>
          <w:tab/>
        </w:r>
        <w:r w:rsidR="006B40CB">
          <w:rPr>
            <w:noProof/>
            <w:webHidden/>
          </w:rPr>
          <w:fldChar w:fldCharType="begin"/>
        </w:r>
        <w:r w:rsidR="006B40CB">
          <w:rPr>
            <w:noProof/>
            <w:webHidden/>
          </w:rPr>
          <w:instrText xml:space="preserve"> PAGEREF _Toc86930610 \h </w:instrText>
        </w:r>
        <w:r w:rsidR="006B40CB">
          <w:rPr>
            <w:noProof/>
            <w:webHidden/>
          </w:rPr>
        </w:r>
        <w:r w:rsidR="006B40CB">
          <w:rPr>
            <w:noProof/>
            <w:webHidden/>
          </w:rPr>
          <w:fldChar w:fldCharType="separate"/>
        </w:r>
        <w:r w:rsidR="006B40CB">
          <w:rPr>
            <w:noProof/>
            <w:webHidden/>
          </w:rPr>
          <w:t>30</w:t>
        </w:r>
        <w:r w:rsidR="006B40CB">
          <w:rPr>
            <w:noProof/>
            <w:webHidden/>
          </w:rPr>
          <w:fldChar w:fldCharType="end"/>
        </w:r>
      </w:hyperlink>
    </w:p>
    <w:p w14:paraId="2AFB4782" w14:textId="52B18E22"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11" w:history="1">
        <w:r w:rsidR="006B40CB" w:rsidRPr="00BC1667">
          <w:rPr>
            <w:rStyle w:val="Collegamentoipertestuale"/>
            <w:noProof/>
            <w:lang w:val="en-GB"/>
          </w:rPr>
          <w:t>6.2.1.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Aerial stage (non-negative value for the input friction angle and body-frontier interactions)</w:t>
        </w:r>
        <w:r w:rsidR="006B40CB">
          <w:rPr>
            <w:noProof/>
            <w:webHidden/>
          </w:rPr>
          <w:tab/>
        </w:r>
        <w:r w:rsidR="006B40CB">
          <w:rPr>
            <w:noProof/>
            <w:webHidden/>
          </w:rPr>
          <w:fldChar w:fldCharType="begin"/>
        </w:r>
        <w:r w:rsidR="006B40CB">
          <w:rPr>
            <w:noProof/>
            <w:webHidden/>
          </w:rPr>
          <w:instrText xml:space="preserve"> PAGEREF _Toc86930611 \h </w:instrText>
        </w:r>
        <w:r w:rsidR="006B40CB">
          <w:rPr>
            <w:noProof/>
            <w:webHidden/>
          </w:rPr>
        </w:r>
        <w:r w:rsidR="006B40CB">
          <w:rPr>
            <w:noProof/>
            <w:webHidden/>
          </w:rPr>
          <w:fldChar w:fldCharType="separate"/>
        </w:r>
        <w:r w:rsidR="006B40CB">
          <w:rPr>
            <w:noProof/>
            <w:webHidden/>
          </w:rPr>
          <w:t>30</w:t>
        </w:r>
        <w:r w:rsidR="006B40CB">
          <w:rPr>
            <w:noProof/>
            <w:webHidden/>
          </w:rPr>
          <w:fldChar w:fldCharType="end"/>
        </w:r>
      </w:hyperlink>
    </w:p>
    <w:p w14:paraId="04F31B0D" w14:textId="75042189"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13" w:history="1">
        <w:r w:rsidR="006B40CB" w:rsidRPr="00BC1667">
          <w:rPr>
            <w:rStyle w:val="Collegamentoipertestuale"/>
            <w:noProof/>
            <w:lang w:val="en-GB"/>
          </w:rPr>
          <w:t>6.2.2.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Aerial stage (negative value for the input friction angle or body-body interactions)</w:t>
        </w:r>
        <w:r w:rsidR="006B40CB">
          <w:rPr>
            <w:noProof/>
            <w:webHidden/>
          </w:rPr>
          <w:tab/>
        </w:r>
        <w:r w:rsidR="006B40CB">
          <w:rPr>
            <w:noProof/>
            <w:webHidden/>
          </w:rPr>
          <w:fldChar w:fldCharType="begin"/>
        </w:r>
        <w:r w:rsidR="006B40CB">
          <w:rPr>
            <w:noProof/>
            <w:webHidden/>
          </w:rPr>
          <w:instrText xml:space="preserve"> PAGEREF _Toc86930613 \h </w:instrText>
        </w:r>
        <w:r w:rsidR="006B40CB">
          <w:rPr>
            <w:noProof/>
            <w:webHidden/>
          </w:rPr>
        </w:r>
        <w:r w:rsidR="006B40CB">
          <w:rPr>
            <w:noProof/>
            <w:webHidden/>
          </w:rPr>
          <w:fldChar w:fldCharType="separate"/>
        </w:r>
        <w:r w:rsidR="006B40CB">
          <w:rPr>
            <w:noProof/>
            <w:webHidden/>
          </w:rPr>
          <w:t>30</w:t>
        </w:r>
        <w:r w:rsidR="006B40CB">
          <w:rPr>
            <w:noProof/>
            <w:webHidden/>
          </w:rPr>
          <w:fldChar w:fldCharType="end"/>
        </w:r>
      </w:hyperlink>
    </w:p>
    <w:p w14:paraId="7D616682" w14:textId="084BF3A2"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14" w:history="1">
        <w:r w:rsidR="006B40CB" w:rsidRPr="00BC1667">
          <w:rPr>
            <w:rStyle w:val="Collegamentoipertestuale"/>
            <w:noProof/>
            <w:lang w:val="en-GB"/>
          </w:rPr>
          <w:t>6.2.3.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Submerged stage</w:t>
        </w:r>
        <w:r w:rsidR="006B40CB">
          <w:rPr>
            <w:noProof/>
            <w:webHidden/>
          </w:rPr>
          <w:tab/>
        </w:r>
        <w:r w:rsidR="006B40CB">
          <w:rPr>
            <w:noProof/>
            <w:webHidden/>
          </w:rPr>
          <w:fldChar w:fldCharType="begin"/>
        </w:r>
        <w:r w:rsidR="006B40CB">
          <w:rPr>
            <w:noProof/>
            <w:webHidden/>
          </w:rPr>
          <w:instrText xml:space="preserve"> PAGEREF _Toc86930614 \h </w:instrText>
        </w:r>
        <w:r w:rsidR="006B40CB">
          <w:rPr>
            <w:noProof/>
            <w:webHidden/>
          </w:rPr>
        </w:r>
        <w:r w:rsidR="006B40CB">
          <w:rPr>
            <w:noProof/>
            <w:webHidden/>
          </w:rPr>
          <w:fldChar w:fldCharType="separate"/>
        </w:r>
        <w:r w:rsidR="006B40CB">
          <w:rPr>
            <w:noProof/>
            <w:webHidden/>
          </w:rPr>
          <w:t>31</w:t>
        </w:r>
        <w:r w:rsidR="006B40CB">
          <w:rPr>
            <w:noProof/>
            <w:webHidden/>
          </w:rPr>
          <w:fldChar w:fldCharType="end"/>
        </w:r>
      </w:hyperlink>
    </w:p>
    <w:p w14:paraId="1CA6908D" w14:textId="1D3399E5"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24" w:history="1">
        <w:r w:rsidR="006B40CB" w:rsidRPr="00BC1667">
          <w:rPr>
            <w:rStyle w:val="Collegamentoipertestuale"/>
            <w:noProof/>
          </w:rPr>
          <w:t>6.3.</w:t>
        </w:r>
        <w:r w:rsidR="006B40CB">
          <w:rPr>
            <w:rFonts w:asciiTheme="minorHAnsi" w:eastAsiaTheme="minorEastAsia" w:hAnsiTheme="minorHAnsi" w:cstheme="minorBidi"/>
            <w:noProof/>
            <w:sz w:val="22"/>
            <w:lang w:eastAsia="en-GB"/>
          </w:rPr>
          <w:tab/>
        </w:r>
        <w:r w:rsidR="006B40CB" w:rsidRPr="00BC1667">
          <w:rPr>
            <w:rStyle w:val="Collegamentoipertestuale"/>
            <w:noProof/>
          </w:rPr>
          <w:t>Body-boundary normal reaction force under sliding (at null normal velocity)</w:t>
        </w:r>
        <w:r w:rsidR="006B40CB">
          <w:rPr>
            <w:noProof/>
            <w:webHidden/>
          </w:rPr>
          <w:tab/>
        </w:r>
        <w:r w:rsidR="006B40CB">
          <w:rPr>
            <w:noProof/>
            <w:webHidden/>
          </w:rPr>
          <w:fldChar w:fldCharType="begin"/>
        </w:r>
        <w:r w:rsidR="006B40CB">
          <w:rPr>
            <w:noProof/>
            <w:webHidden/>
          </w:rPr>
          <w:instrText xml:space="preserve"> PAGEREF _Toc86930624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3D04267F" w14:textId="14FD44C3"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25" w:history="1">
        <w:r w:rsidR="006B40CB" w:rsidRPr="00BC1667">
          <w:rPr>
            <w:rStyle w:val="Collegamentoipertestuale"/>
            <w:noProof/>
            <w:lang w:val="en-GB"/>
          </w:rPr>
          <w:t>6.3.1.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Aerial stage</w:t>
        </w:r>
        <w:r w:rsidR="006B40CB">
          <w:rPr>
            <w:noProof/>
            <w:webHidden/>
          </w:rPr>
          <w:tab/>
        </w:r>
        <w:r w:rsidR="006B40CB">
          <w:rPr>
            <w:noProof/>
            <w:webHidden/>
          </w:rPr>
          <w:fldChar w:fldCharType="begin"/>
        </w:r>
        <w:r w:rsidR="006B40CB">
          <w:rPr>
            <w:noProof/>
            <w:webHidden/>
          </w:rPr>
          <w:instrText xml:space="preserve"> PAGEREF _Toc86930625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6345B598" w14:textId="55E18EBF"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26" w:history="1">
        <w:r w:rsidR="006B40CB" w:rsidRPr="00BC1667">
          <w:rPr>
            <w:rStyle w:val="Collegamentoipertestuale"/>
            <w:noProof/>
            <w:lang w:val="en-GB"/>
          </w:rPr>
          <w:t>6.3.2.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Submerged stage</w:t>
        </w:r>
        <w:r w:rsidR="006B40CB">
          <w:rPr>
            <w:noProof/>
            <w:webHidden/>
          </w:rPr>
          <w:tab/>
        </w:r>
        <w:r w:rsidR="006B40CB">
          <w:rPr>
            <w:noProof/>
            <w:webHidden/>
          </w:rPr>
          <w:fldChar w:fldCharType="begin"/>
        </w:r>
        <w:r w:rsidR="006B40CB">
          <w:rPr>
            <w:noProof/>
            <w:webHidden/>
          </w:rPr>
          <w:instrText xml:space="preserve"> PAGEREF _Toc86930626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045471CC" w14:textId="497C90EE"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27" w:history="1">
        <w:r w:rsidR="006B40CB" w:rsidRPr="00BC1667">
          <w:rPr>
            <w:rStyle w:val="Collegamentoipertestuale"/>
            <w:noProof/>
          </w:rPr>
          <w:t>6.4.</w:t>
        </w:r>
        <w:r w:rsidR="006B40CB">
          <w:rPr>
            <w:rFonts w:asciiTheme="minorHAnsi" w:eastAsiaTheme="minorEastAsia" w:hAnsiTheme="minorHAnsi" w:cstheme="minorBidi"/>
            <w:noProof/>
            <w:sz w:val="22"/>
            <w:lang w:eastAsia="en-GB"/>
          </w:rPr>
          <w:tab/>
        </w:r>
        <w:r w:rsidR="006B40CB" w:rsidRPr="00BC1667">
          <w:rPr>
            <w:rStyle w:val="Collegamentoipertestuale"/>
            <w:noProof/>
          </w:rPr>
          <w:t>Fluid-body interaction terms</w:t>
        </w:r>
        <w:r w:rsidR="006B40CB">
          <w:rPr>
            <w:noProof/>
            <w:webHidden/>
          </w:rPr>
          <w:tab/>
        </w:r>
        <w:r w:rsidR="006B40CB">
          <w:rPr>
            <w:noProof/>
            <w:webHidden/>
          </w:rPr>
          <w:fldChar w:fldCharType="begin"/>
        </w:r>
        <w:r w:rsidR="006B40CB">
          <w:rPr>
            <w:noProof/>
            <w:webHidden/>
          </w:rPr>
          <w:instrText xml:space="preserve"> PAGEREF _Toc86930627 \h </w:instrText>
        </w:r>
        <w:r w:rsidR="006B40CB">
          <w:rPr>
            <w:noProof/>
            <w:webHidden/>
          </w:rPr>
        </w:r>
        <w:r w:rsidR="006B40CB">
          <w:rPr>
            <w:noProof/>
            <w:webHidden/>
          </w:rPr>
          <w:fldChar w:fldCharType="separate"/>
        </w:r>
        <w:r w:rsidR="006B40CB">
          <w:rPr>
            <w:noProof/>
            <w:webHidden/>
          </w:rPr>
          <w:t>32</w:t>
        </w:r>
        <w:r w:rsidR="006B40CB">
          <w:rPr>
            <w:noProof/>
            <w:webHidden/>
          </w:rPr>
          <w:fldChar w:fldCharType="end"/>
        </w:r>
      </w:hyperlink>
    </w:p>
    <w:p w14:paraId="369E4FF7" w14:textId="2AC0A18A"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28" w:history="1">
        <w:r w:rsidR="006B40CB" w:rsidRPr="00BC1667">
          <w:rPr>
            <w:rStyle w:val="Collegamentoipertestuale"/>
            <w:noProof/>
          </w:rPr>
          <w:t>6.5.</w:t>
        </w:r>
        <w:r w:rsidR="006B40CB">
          <w:rPr>
            <w:rFonts w:asciiTheme="minorHAnsi" w:eastAsiaTheme="minorEastAsia" w:hAnsiTheme="minorHAnsi" w:cstheme="minorBidi"/>
            <w:noProof/>
            <w:sz w:val="22"/>
            <w:lang w:eastAsia="en-GB"/>
          </w:rPr>
          <w:tab/>
        </w:r>
        <w:r w:rsidR="006B40CB" w:rsidRPr="00BC1667">
          <w:rPr>
            <w:rStyle w:val="Collegamentoipertestuale"/>
            <w:noProof/>
          </w:rPr>
          <w:t>Solid-solid interaction terms</w:t>
        </w:r>
        <w:r w:rsidR="006B40CB">
          <w:rPr>
            <w:noProof/>
            <w:webHidden/>
          </w:rPr>
          <w:tab/>
        </w:r>
        <w:r w:rsidR="006B40CB">
          <w:rPr>
            <w:noProof/>
            <w:webHidden/>
          </w:rPr>
          <w:fldChar w:fldCharType="begin"/>
        </w:r>
        <w:r w:rsidR="006B40CB">
          <w:rPr>
            <w:noProof/>
            <w:webHidden/>
          </w:rPr>
          <w:instrText xml:space="preserve"> PAGEREF _Toc86930628 \h </w:instrText>
        </w:r>
        <w:r w:rsidR="006B40CB">
          <w:rPr>
            <w:noProof/>
            <w:webHidden/>
          </w:rPr>
        </w:r>
        <w:r w:rsidR="006B40CB">
          <w:rPr>
            <w:noProof/>
            <w:webHidden/>
          </w:rPr>
          <w:fldChar w:fldCharType="separate"/>
        </w:r>
        <w:r w:rsidR="006B40CB">
          <w:rPr>
            <w:noProof/>
            <w:webHidden/>
          </w:rPr>
          <w:t>36</w:t>
        </w:r>
        <w:r w:rsidR="006B40CB">
          <w:rPr>
            <w:noProof/>
            <w:webHidden/>
          </w:rPr>
          <w:fldChar w:fldCharType="end"/>
        </w:r>
      </w:hyperlink>
    </w:p>
    <w:p w14:paraId="726E7AB0" w14:textId="553FD10B"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29" w:history="1">
        <w:r w:rsidR="006B40CB" w:rsidRPr="00BC1667">
          <w:rPr>
            <w:rStyle w:val="Collegamentoipertestuale"/>
            <w:noProof/>
          </w:rPr>
          <w:t>6.6.</w:t>
        </w:r>
        <w:r w:rsidR="006B40CB">
          <w:rPr>
            <w:rFonts w:asciiTheme="minorHAnsi" w:eastAsiaTheme="minorEastAsia" w:hAnsiTheme="minorHAnsi" w:cstheme="minorBidi"/>
            <w:noProof/>
            <w:sz w:val="22"/>
            <w:lang w:eastAsia="en-GB"/>
          </w:rPr>
          <w:tab/>
        </w:r>
        <w:r w:rsidR="006B40CB" w:rsidRPr="00BC1667">
          <w:rPr>
            <w:rStyle w:val="Collegamentoipertestuale"/>
            <w:noProof/>
          </w:rPr>
          <w:t>Normal restitution coefficient</w:t>
        </w:r>
        <w:r w:rsidR="006B40CB">
          <w:rPr>
            <w:noProof/>
            <w:webHidden/>
          </w:rPr>
          <w:tab/>
        </w:r>
        <w:r w:rsidR="006B40CB">
          <w:rPr>
            <w:noProof/>
            <w:webHidden/>
          </w:rPr>
          <w:fldChar w:fldCharType="begin"/>
        </w:r>
        <w:r w:rsidR="006B40CB">
          <w:rPr>
            <w:noProof/>
            <w:webHidden/>
          </w:rPr>
          <w:instrText xml:space="preserve"> PAGEREF _Toc86930629 \h </w:instrText>
        </w:r>
        <w:r w:rsidR="006B40CB">
          <w:rPr>
            <w:noProof/>
            <w:webHidden/>
          </w:rPr>
        </w:r>
        <w:r w:rsidR="006B40CB">
          <w:rPr>
            <w:noProof/>
            <w:webHidden/>
          </w:rPr>
          <w:fldChar w:fldCharType="separate"/>
        </w:r>
        <w:r w:rsidR="006B40CB">
          <w:rPr>
            <w:noProof/>
            <w:webHidden/>
          </w:rPr>
          <w:t>38</w:t>
        </w:r>
        <w:r w:rsidR="006B40CB">
          <w:rPr>
            <w:noProof/>
            <w:webHidden/>
          </w:rPr>
          <w:fldChar w:fldCharType="end"/>
        </w:r>
      </w:hyperlink>
    </w:p>
    <w:p w14:paraId="1365A87A" w14:textId="2EE6C605"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30" w:history="1">
        <w:r w:rsidR="006B40CB" w:rsidRPr="00BC1667">
          <w:rPr>
            <w:rStyle w:val="Collegamentoipertestuale"/>
            <w:rFonts w:ascii="Book Antiqua" w:hAnsi="Book Antiqua"/>
            <w:caps/>
            <w:noProof/>
          </w:rPr>
          <w:t>7. The scheme for dense granular flows</w:t>
        </w:r>
        <w:r w:rsidR="006B40CB">
          <w:rPr>
            <w:noProof/>
            <w:webHidden/>
          </w:rPr>
          <w:tab/>
        </w:r>
        <w:r w:rsidR="006B40CB">
          <w:rPr>
            <w:noProof/>
            <w:webHidden/>
          </w:rPr>
          <w:fldChar w:fldCharType="begin"/>
        </w:r>
        <w:r w:rsidR="006B40CB">
          <w:rPr>
            <w:noProof/>
            <w:webHidden/>
          </w:rPr>
          <w:instrText xml:space="preserve"> PAGEREF _Toc86930630 \h </w:instrText>
        </w:r>
        <w:r w:rsidR="006B40CB">
          <w:rPr>
            <w:noProof/>
            <w:webHidden/>
          </w:rPr>
        </w:r>
        <w:r w:rsidR="006B40CB">
          <w:rPr>
            <w:noProof/>
            <w:webHidden/>
          </w:rPr>
          <w:fldChar w:fldCharType="separate"/>
        </w:r>
        <w:r w:rsidR="006B40CB">
          <w:rPr>
            <w:noProof/>
            <w:webHidden/>
          </w:rPr>
          <w:t>39</w:t>
        </w:r>
        <w:r w:rsidR="006B40CB">
          <w:rPr>
            <w:noProof/>
            <w:webHidden/>
          </w:rPr>
          <w:fldChar w:fldCharType="end"/>
        </w:r>
      </w:hyperlink>
    </w:p>
    <w:p w14:paraId="3DFD1195" w14:textId="626DBF87"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1" w:history="1">
        <w:r w:rsidR="006B40CB" w:rsidRPr="00BC1667">
          <w:rPr>
            <w:rStyle w:val="Collegamentoipertestuale"/>
            <w:noProof/>
          </w:rPr>
          <w:t>7.1.</w:t>
        </w:r>
        <w:r w:rsidR="006B40CB">
          <w:rPr>
            <w:rFonts w:asciiTheme="minorHAnsi" w:eastAsiaTheme="minorEastAsia" w:hAnsiTheme="minorHAnsi" w:cstheme="minorBidi"/>
            <w:noProof/>
            <w:sz w:val="22"/>
            <w:lang w:eastAsia="en-GB"/>
          </w:rPr>
          <w:tab/>
        </w:r>
        <w:r w:rsidR="006B40CB" w:rsidRPr="00BC1667">
          <w:rPr>
            <w:rStyle w:val="Collegamentoipertestuale"/>
            <w:noProof/>
          </w:rPr>
          <w:t>Mixture model for dense granular flows</w:t>
        </w:r>
        <w:r w:rsidR="006B40CB">
          <w:rPr>
            <w:noProof/>
            <w:webHidden/>
          </w:rPr>
          <w:tab/>
        </w:r>
        <w:r w:rsidR="006B40CB">
          <w:rPr>
            <w:noProof/>
            <w:webHidden/>
          </w:rPr>
          <w:fldChar w:fldCharType="begin"/>
        </w:r>
        <w:r w:rsidR="006B40CB">
          <w:rPr>
            <w:noProof/>
            <w:webHidden/>
          </w:rPr>
          <w:instrText xml:space="preserve"> PAGEREF _Toc86930631 \h </w:instrText>
        </w:r>
        <w:r w:rsidR="006B40CB">
          <w:rPr>
            <w:noProof/>
            <w:webHidden/>
          </w:rPr>
        </w:r>
        <w:r w:rsidR="006B40CB">
          <w:rPr>
            <w:noProof/>
            <w:webHidden/>
          </w:rPr>
          <w:fldChar w:fldCharType="separate"/>
        </w:r>
        <w:r w:rsidR="006B40CB">
          <w:rPr>
            <w:noProof/>
            <w:webHidden/>
          </w:rPr>
          <w:t>39</w:t>
        </w:r>
        <w:r w:rsidR="006B40CB">
          <w:rPr>
            <w:noProof/>
            <w:webHidden/>
          </w:rPr>
          <w:fldChar w:fldCharType="end"/>
        </w:r>
      </w:hyperlink>
    </w:p>
    <w:p w14:paraId="309862FD" w14:textId="1334395E"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2" w:history="1">
        <w:r w:rsidR="006B40CB" w:rsidRPr="00BC1667">
          <w:rPr>
            <w:rStyle w:val="Collegamentoipertestuale"/>
            <w:noProof/>
          </w:rPr>
          <w:t>7.2.</w:t>
        </w:r>
        <w:r w:rsidR="006B40CB">
          <w:rPr>
            <w:rFonts w:asciiTheme="minorHAnsi" w:eastAsiaTheme="minorEastAsia" w:hAnsiTheme="minorHAnsi" w:cstheme="minorBidi"/>
            <w:noProof/>
            <w:sz w:val="22"/>
            <w:lang w:eastAsia="en-GB"/>
          </w:rPr>
          <w:tab/>
        </w:r>
        <w:r w:rsidR="006B40CB" w:rsidRPr="00BC1667">
          <w:rPr>
            <w:rStyle w:val="Collegamentoipertestuale"/>
            <w:noProof/>
          </w:rPr>
          <w:t>2-interface 3D erosion criterion</w:t>
        </w:r>
        <w:r w:rsidR="006B40CB">
          <w:rPr>
            <w:noProof/>
            <w:webHidden/>
          </w:rPr>
          <w:tab/>
        </w:r>
        <w:r w:rsidR="006B40CB">
          <w:rPr>
            <w:noProof/>
            <w:webHidden/>
          </w:rPr>
          <w:fldChar w:fldCharType="begin"/>
        </w:r>
        <w:r w:rsidR="006B40CB">
          <w:rPr>
            <w:noProof/>
            <w:webHidden/>
          </w:rPr>
          <w:instrText xml:space="preserve"> PAGEREF _Toc86930632 \h </w:instrText>
        </w:r>
        <w:r w:rsidR="006B40CB">
          <w:rPr>
            <w:noProof/>
            <w:webHidden/>
          </w:rPr>
        </w:r>
        <w:r w:rsidR="006B40CB">
          <w:rPr>
            <w:noProof/>
            <w:webHidden/>
          </w:rPr>
          <w:fldChar w:fldCharType="separate"/>
        </w:r>
        <w:r w:rsidR="006B40CB">
          <w:rPr>
            <w:noProof/>
            <w:webHidden/>
          </w:rPr>
          <w:t>45</w:t>
        </w:r>
        <w:r w:rsidR="006B40CB">
          <w:rPr>
            <w:noProof/>
            <w:webHidden/>
          </w:rPr>
          <w:fldChar w:fldCharType="end"/>
        </w:r>
      </w:hyperlink>
    </w:p>
    <w:p w14:paraId="611A3FED" w14:textId="64756C8D"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3" w:history="1">
        <w:r w:rsidR="006B40CB" w:rsidRPr="00BC1667">
          <w:rPr>
            <w:rStyle w:val="Collegamentoipertestuale"/>
            <w:noProof/>
          </w:rPr>
          <w:t>7.3.</w:t>
        </w:r>
        <w:r w:rsidR="006B40CB">
          <w:rPr>
            <w:rFonts w:asciiTheme="minorHAnsi" w:eastAsiaTheme="minorEastAsia" w:hAnsiTheme="minorHAnsi" w:cstheme="minorBidi"/>
            <w:noProof/>
            <w:sz w:val="22"/>
            <w:lang w:eastAsia="en-GB"/>
          </w:rPr>
          <w:tab/>
        </w:r>
        <w:r w:rsidR="006B40CB" w:rsidRPr="00BC1667">
          <w:rPr>
            <w:rStyle w:val="Collegamentoipertestuale"/>
            <w:noProof/>
          </w:rPr>
          <w:t>A simplified approach for soil liquefaction</w:t>
        </w:r>
        <w:r w:rsidR="006B40CB">
          <w:rPr>
            <w:noProof/>
            <w:webHidden/>
          </w:rPr>
          <w:tab/>
        </w:r>
        <w:r w:rsidR="006B40CB">
          <w:rPr>
            <w:noProof/>
            <w:webHidden/>
          </w:rPr>
          <w:fldChar w:fldCharType="begin"/>
        </w:r>
        <w:r w:rsidR="006B40CB">
          <w:rPr>
            <w:noProof/>
            <w:webHidden/>
          </w:rPr>
          <w:instrText xml:space="preserve"> PAGEREF _Toc86930633 \h </w:instrText>
        </w:r>
        <w:r w:rsidR="006B40CB">
          <w:rPr>
            <w:noProof/>
            <w:webHidden/>
          </w:rPr>
        </w:r>
        <w:r w:rsidR="006B40CB">
          <w:rPr>
            <w:noProof/>
            <w:webHidden/>
          </w:rPr>
          <w:fldChar w:fldCharType="separate"/>
        </w:r>
        <w:r w:rsidR="006B40CB">
          <w:rPr>
            <w:noProof/>
            <w:webHidden/>
          </w:rPr>
          <w:t>48</w:t>
        </w:r>
        <w:r w:rsidR="006B40CB">
          <w:rPr>
            <w:noProof/>
            <w:webHidden/>
          </w:rPr>
          <w:fldChar w:fldCharType="end"/>
        </w:r>
      </w:hyperlink>
    </w:p>
    <w:p w14:paraId="471353E5" w14:textId="5AA808C0"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34" w:history="1">
        <w:r w:rsidR="006B40CB" w:rsidRPr="00BC1667">
          <w:rPr>
            <w:rStyle w:val="Collegamentoipertestuale"/>
            <w:rFonts w:ascii="Book Antiqua" w:hAnsi="Book Antiqua"/>
            <w:caps/>
            <w:noProof/>
          </w:rPr>
          <w:t>8. The DB-SPH boundary treatment scheme</w:t>
        </w:r>
        <w:r w:rsidR="006B40CB">
          <w:rPr>
            <w:noProof/>
            <w:webHidden/>
          </w:rPr>
          <w:tab/>
        </w:r>
        <w:r w:rsidR="006B40CB">
          <w:rPr>
            <w:noProof/>
            <w:webHidden/>
          </w:rPr>
          <w:fldChar w:fldCharType="begin"/>
        </w:r>
        <w:r w:rsidR="006B40CB">
          <w:rPr>
            <w:noProof/>
            <w:webHidden/>
          </w:rPr>
          <w:instrText xml:space="preserve"> PAGEREF _Toc86930634 \h </w:instrText>
        </w:r>
        <w:r w:rsidR="006B40CB">
          <w:rPr>
            <w:noProof/>
            <w:webHidden/>
          </w:rPr>
        </w:r>
        <w:r w:rsidR="006B40CB">
          <w:rPr>
            <w:noProof/>
            <w:webHidden/>
          </w:rPr>
          <w:fldChar w:fldCharType="separate"/>
        </w:r>
        <w:r w:rsidR="006B40CB">
          <w:rPr>
            <w:noProof/>
            <w:webHidden/>
          </w:rPr>
          <w:t>49</w:t>
        </w:r>
        <w:r w:rsidR="006B40CB">
          <w:rPr>
            <w:noProof/>
            <w:webHidden/>
          </w:rPr>
          <w:fldChar w:fldCharType="end"/>
        </w:r>
      </w:hyperlink>
    </w:p>
    <w:p w14:paraId="4B864824" w14:textId="00A95141"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5" w:history="1">
        <w:r w:rsidR="006B40CB" w:rsidRPr="00BC1667">
          <w:rPr>
            <w:rStyle w:val="Collegamentoipertestuale"/>
            <w:noProof/>
          </w:rPr>
          <w:t>8.1.</w:t>
        </w:r>
        <w:r w:rsidR="006B40CB">
          <w:rPr>
            <w:rFonts w:asciiTheme="minorHAnsi" w:eastAsiaTheme="minorEastAsia" w:hAnsiTheme="minorHAnsi" w:cstheme="minorBidi"/>
            <w:noProof/>
            <w:sz w:val="22"/>
            <w:lang w:eastAsia="en-GB"/>
          </w:rPr>
          <w:tab/>
        </w:r>
        <w:r w:rsidR="006B40CB" w:rsidRPr="00BC1667">
          <w:rPr>
            <w:rStyle w:val="Collegamentoipertestuale"/>
            <w:noProof/>
          </w:rPr>
          <w:t>DB-SPH particle approximation and modifications of the balance equations</w:t>
        </w:r>
        <w:r w:rsidR="006B40CB">
          <w:rPr>
            <w:noProof/>
            <w:webHidden/>
          </w:rPr>
          <w:tab/>
        </w:r>
        <w:r w:rsidR="006B40CB">
          <w:rPr>
            <w:noProof/>
            <w:webHidden/>
          </w:rPr>
          <w:fldChar w:fldCharType="begin"/>
        </w:r>
        <w:r w:rsidR="006B40CB">
          <w:rPr>
            <w:noProof/>
            <w:webHidden/>
          </w:rPr>
          <w:instrText xml:space="preserve"> PAGEREF _Toc86930635 \h </w:instrText>
        </w:r>
        <w:r w:rsidR="006B40CB">
          <w:rPr>
            <w:noProof/>
            <w:webHidden/>
          </w:rPr>
        </w:r>
        <w:r w:rsidR="006B40CB">
          <w:rPr>
            <w:noProof/>
            <w:webHidden/>
          </w:rPr>
          <w:fldChar w:fldCharType="separate"/>
        </w:r>
        <w:r w:rsidR="006B40CB">
          <w:rPr>
            <w:noProof/>
            <w:webHidden/>
          </w:rPr>
          <w:t>49</w:t>
        </w:r>
        <w:r w:rsidR="006B40CB">
          <w:rPr>
            <w:noProof/>
            <w:webHidden/>
          </w:rPr>
          <w:fldChar w:fldCharType="end"/>
        </w:r>
      </w:hyperlink>
    </w:p>
    <w:p w14:paraId="798A5FA5" w14:textId="50DF51F1"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6" w:history="1">
        <w:r w:rsidR="006B40CB" w:rsidRPr="00BC1667">
          <w:rPr>
            <w:rStyle w:val="Collegamentoipertestuale"/>
            <w:noProof/>
          </w:rPr>
          <w:t>8.2.</w:t>
        </w:r>
        <w:r w:rsidR="006B40CB">
          <w:rPr>
            <w:rFonts w:asciiTheme="minorHAnsi" w:eastAsiaTheme="minorEastAsia" w:hAnsiTheme="minorHAnsi" w:cstheme="minorBidi"/>
            <w:noProof/>
            <w:sz w:val="22"/>
            <w:lang w:eastAsia="en-GB"/>
          </w:rPr>
          <w:tab/>
        </w:r>
        <w:r w:rsidR="006B40CB" w:rsidRPr="00BC1667">
          <w:rPr>
            <w:rStyle w:val="Collegamentoipertestuale"/>
            <w:noProof/>
          </w:rPr>
          <w:t>1D Linearized Partial Riemann Solver</w:t>
        </w:r>
        <w:r w:rsidR="006B40CB">
          <w:rPr>
            <w:noProof/>
            <w:webHidden/>
          </w:rPr>
          <w:tab/>
        </w:r>
        <w:r w:rsidR="006B40CB">
          <w:rPr>
            <w:noProof/>
            <w:webHidden/>
          </w:rPr>
          <w:fldChar w:fldCharType="begin"/>
        </w:r>
        <w:r w:rsidR="006B40CB">
          <w:rPr>
            <w:noProof/>
            <w:webHidden/>
          </w:rPr>
          <w:instrText xml:space="preserve"> PAGEREF _Toc86930636 \h </w:instrText>
        </w:r>
        <w:r w:rsidR="006B40CB">
          <w:rPr>
            <w:noProof/>
            <w:webHidden/>
          </w:rPr>
        </w:r>
        <w:r w:rsidR="006B40CB">
          <w:rPr>
            <w:noProof/>
            <w:webHidden/>
          </w:rPr>
          <w:fldChar w:fldCharType="separate"/>
        </w:r>
        <w:r w:rsidR="006B40CB">
          <w:rPr>
            <w:noProof/>
            <w:webHidden/>
          </w:rPr>
          <w:t>51</w:t>
        </w:r>
        <w:r w:rsidR="006B40CB">
          <w:rPr>
            <w:noProof/>
            <w:webHidden/>
          </w:rPr>
          <w:fldChar w:fldCharType="end"/>
        </w:r>
      </w:hyperlink>
    </w:p>
    <w:p w14:paraId="4C844396" w14:textId="69517061"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7" w:history="1">
        <w:r w:rsidR="006B40CB" w:rsidRPr="00BC1667">
          <w:rPr>
            <w:rStyle w:val="Collegamentoipertestuale"/>
            <w:noProof/>
          </w:rPr>
          <w:t>8.3.</w:t>
        </w:r>
        <w:r w:rsidR="006B40CB">
          <w:rPr>
            <w:rFonts w:asciiTheme="minorHAnsi" w:eastAsiaTheme="minorEastAsia" w:hAnsiTheme="minorHAnsi" w:cstheme="minorBidi"/>
            <w:noProof/>
            <w:sz w:val="22"/>
            <w:lang w:eastAsia="en-GB"/>
          </w:rPr>
          <w:tab/>
        </w:r>
        <w:r w:rsidR="006B40CB" w:rsidRPr="00BC1667">
          <w:rPr>
            <w:rStyle w:val="Collegamentoipertestuale"/>
            <w:noProof/>
          </w:rPr>
          <w:t>Semi-particle volume</w:t>
        </w:r>
        <w:r w:rsidR="006B40CB">
          <w:rPr>
            <w:noProof/>
            <w:webHidden/>
          </w:rPr>
          <w:tab/>
        </w:r>
        <w:r w:rsidR="006B40CB">
          <w:rPr>
            <w:noProof/>
            <w:webHidden/>
          </w:rPr>
          <w:fldChar w:fldCharType="begin"/>
        </w:r>
        <w:r w:rsidR="006B40CB">
          <w:rPr>
            <w:noProof/>
            <w:webHidden/>
          </w:rPr>
          <w:instrText xml:space="preserve"> PAGEREF _Toc86930637 \h </w:instrText>
        </w:r>
        <w:r w:rsidR="006B40CB">
          <w:rPr>
            <w:noProof/>
            <w:webHidden/>
          </w:rPr>
        </w:r>
        <w:r w:rsidR="006B40CB">
          <w:rPr>
            <w:noProof/>
            <w:webHidden/>
          </w:rPr>
          <w:fldChar w:fldCharType="separate"/>
        </w:r>
        <w:r w:rsidR="006B40CB">
          <w:rPr>
            <w:noProof/>
            <w:webHidden/>
          </w:rPr>
          <w:t>51</w:t>
        </w:r>
        <w:r w:rsidR="006B40CB">
          <w:rPr>
            <w:noProof/>
            <w:webHidden/>
          </w:rPr>
          <w:fldChar w:fldCharType="end"/>
        </w:r>
      </w:hyperlink>
    </w:p>
    <w:p w14:paraId="0921BB12" w14:textId="4938D787"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38" w:history="1">
        <w:r w:rsidR="006B40CB" w:rsidRPr="00BC1667">
          <w:rPr>
            <w:rStyle w:val="Collegamentoipertestuale"/>
            <w:noProof/>
          </w:rPr>
          <w:t>8.4.</w:t>
        </w:r>
        <w:r w:rsidR="006B40CB">
          <w:rPr>
            <w:rFonts w:asciiTheme="minorHAnsi" w:eastAsiaTheme="minorEastAsia" w:hAnsiTheme="minorHAnsi" w:cstheme="minorBidi"/>
            <w:noProof/>
            <w:sz w:val="22"/>
            <w:lang w:eastAsia="en-GB"/>
          </w:rPr>
          <w:tab/>
        </w:r>
        <w:r w:rsidR="006B40CB" w:rsidRPr="00BC1667">
          <w:rPr>
            <w:rStyle w:val="Collegamentoipertestuale"/>
            <w:noProof/>
          </w:rPr>
          <w:t>DB-SPH inlet and outlet sections</w:t>
        </w:r>
        <w:r w:rsidR="006B40CB">
          <w:rPr>
            <w:noProof/>
            <w:webHidden/>
          </w:rPr>
          <w:tab/>
        </w:r>
        <w:r w:rsidR="006B40CB">
          <w:rPr>
            <w:noProof/>
            <w:webHidden/>
          </w:rPr>
          <w:fldChar w:fldCharType="begin"/>
        </w:r>
        <w:r w:rsidR="006B40CB">
          <w:rPr>
            <w:noProof/>
            <w:webHidden/>
          </w:rPr>
          <w:instrText xml:space="preserve"> PAGEREF _Toc86930638 \h </w:instrText>
        </w:r>
        <w:r w:rsidR="006B40CB">
          <w:rPr>
            <w:noProof/>
            <w:webHidden/>
          </w:rPr>
        </w:r>
        <w:r w:rsidR="006B40CB">
          <w:rPr>
            <w:noProof/>
            <w:webHidden/>
          </w:rPr>
          <w:fldChar w:fldCharType="separate"/>
        </w:r>
        <w:r w:rsidR="006B40CB">
          <w:rPr>
            <w:noProof/>
            <w:webHidden/>
          </w:rPr>
          <w:t>52</w:t>
        </w:r>
        <w:r w:rsidR="006B40CB">
          <w:rPr>
            <w:noProof/>
            <w:webHidden/>
          </w:rPr>
          <w:fldChar w:fldCharType="end"/>
        </w:r>
      </w:hyperlink>
    </w:p>
    <w:p w14:paraId="6E125264" w14:textId="22380BD0"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39" w:history="1">
        <w:r w:rsidR="006B40CB" w:rsidRPr="00BC1667">
          <w:rPr>
            <w:rStyle w:val="Collegamentoipertestuale"/>
            <w:rFonts w:ascii="Book Antiqua" w:hAnsi="Book Antiqua"/>
            <w:caps/>
            <w:noProof/>
          </w:rPr>
          <w:t>9. Time integration schemes (Leapfrog, Euler, Heun)</w:t>
        </w:r>
        <w:r w:rsidR="006B40CB">
          <w:rPr>
            <w:noProof/>
            <w:webHidden/>
          </w:rPr>
          <w:tab/>
        </w:r>
        <w:r w:rsidR="006B40CB">
          <w:rPr>
            <w:noProof/>
            <w:webHidden/>
          </w:rPr>
          <w:fldChar w:fldCharType="begin"/>
        </w:r>
        <w:r w:rsidR="006B40CB">
          <w:rPr>
            <w:noProof/>
            <w:webHidden/>
          </w:rPr>
          <w:instrText xml:space="preserve"> PAGEREF _Toc86930639 \h </w:instrText>
        </w:r>
        <w:r w:rsidR="006B40CB">
          <w:rPr>
            <w:noProof/>
            <w:webHidden/>
          </w:rPr>
        </w:r>
        <w:r w:rsidR="006B40CB">
          <w:rPr>
            <w:noProof/>
            <w:webHidden/>
          </w:rPr>
          <w:fldChar w:fldCharType="separate"/>
        </w:r>
        <w:r w:rsidR="006B40CB">
          <w:rPr>
            <w:noProof/>
            <w:webHidden/>
          </w:rPr>
          <w:t>54</w:t>
        </w:r>
        <w:r w:rsidR="006B40CB">
          <w:rPr>
            <w:noProof/>
            <w:webHidden/>
          </w:rPr>
          <w:fldChar w:fldCharType="end"/>
        </w:r>
      </w:hyperlink>
    </w:p>
    <w:p w14:paraId="4FEFB0A7" w14:textId="17B17C3F"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40" w:history="1">
        <w:r w:rsidR="006B40CB" w:rsidRPr="00BC1667">
          <w:rPr>
            <w:rStyle w:val="Collegamentoipertestuale"/>
            <w:rFonts w:ascii="Book Antiqua" w:hAnsi="Book Antiqua"/>
            <w:caps/>
            <w:noProof/>
          </w:rPr>
          <w:t>10. The substation-flooding damage scheme</w:t>
        </w:r>
        <w:r w:rsidR="006B40CB">
          <w:rPr>
            <w:noProof/>
            <w:webHidden/>
          </w:rPr>
          <w:tab/>
        </w:r>
        <w:r w:rsidR="006B40CB">
          <w:rPr>
            <w:noProof/>
            <w:webHidden/>
          </w:rPr>
          <w:fldChar w:fldCharType="begin"/>
        </w:r>
        <w:r w:rsidR="006B40CB">
          <w:rPr>
            <w:noProof/>
            <w:webHidden/>
          </w:rPr>
          <w:instrText xml:space="preserve"> PAGEREF _Toc86930640 \h </w:instrText>
        </w:r>
        <w:r w:rsidR="006B40CB">
          <w:rPr>
            <w:noProof/>
            <w:webHidden/>
          </w:rPr>
        </w:r>
        <w:r w:rsidR="006B40CB">
          <w:rPr>
            <w:noProof/>
            <w:webHidden/>
          </w:rPr>
          <w:fldChar w:fldCharType="separate"/>
        </w:r>
        <w:r w:rsidR="006B40CB">
          <w:rPr>
            <w:noProof/>
            <w:webHidden/>
          </w:rPr>
          <w:t>56</w:t>
        </w:r>
        <w:r w:rsidR="006B40CB">
          <w:rPr>
            <w:noProof/>
            <w:webHidden/>
          </w:rPr>
          <w:fldChar w:fldCharType="end"/>
        </w:r>
      </w:hyperlink>
    </w:p>
    <w:p w14:paraId="3958C6EB" w14:textId="4A9F0543"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41" w:history="1">
        <w:r w:rsidR="006B40CB" w:rsidRPr="00BC1667">
          <w:rPr>
            <w:rStyle w:val="Collegamentoipertestuale"/>
            <w:noProof/>
          </w:rPr>
          <w:t>10.1.</w:t>
        </w:r>
        <w:r w:rsidR="006B40CB">
          <w:rPr>
            <w:rFonts w:asciiTheme="minorHAnsi" w:eastAsiaTheme="minorEastAsia" w:hAnsiTheme="minorHAnsi" w:cstheme="minorBidi"/>
            <w:noProof/>
            <w:sz w:val="22"/>
            <w:lang w:eastAsia="en-GB"/>
          </w:rPr>
          <w:tab/>
        </w:r>
        <w:r w:rsidR="006B40CB" w:rsidRPr="00BC1667">
          <w:rPr>
            <w:rStyle w:val="Collegamentoipertestuale"/>
            <w:noProof/>
          </w:rPr>
          <w:t>Mathematical models</w:t>
        </w:r>
        <w:r w:rsidR="006B40CB">
          <w:rPr>
            <w:noProof/>
            <w:webHidden/>
          </w:rPr>
          <w:tab/>
        </w:r>
        <w:r w:rsidR="006B40CB">
          <w:rPr>
            <w:noProof/>
            <w:webHidden/>
          </w:rPr>
          <w:fldChar w:fldCharType="begin"/>
        </w:r>
        <w:r w:rsidR="006B40CB">
          <w:rPr>
            <w:noProof/>
            <w:webHidden/>
          </w:rPr>
          <w:instrText xml:space="preserve"> PAGEREF _Toc86930641 \h </w:instrText>
        </w:r>
        <w:r w:rsidR="006B40CB">
          <w:rPr>
            <w:noProof/>
            <w:webHidden/>
          </w:rPr>
        </w:r>
        <w:r w:rsidR="006B40CB">
          <w:rPr>
            <w:noProof/>
            <w:webHidden/>
          </w:rPr>
          <w:fldChar w:fldCharType="separate"/>
        </w:r>
        <w:r w:rsidR="006B40CB">
          <w:rPr>
            <w:noProof/>
            <w:webHidden/>
          </w:rPr>
          <w:t>56</w:t>
        </w:r>
        <w:r w:rsidR="006B40CB">
          <w:rPr>
            <w:noProof/>
            <w:webHidden/>
          </w:rPr>
          <w:fldChar w:fldCharType="end"/>
        </w:r>
      </w:hyperlink>
    </w:p>
    <w:p w14:paraId="1DD3ED74" w14:textId="3257A294"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2" w:history="1">
        <w:r w:rsidR="006B40CB" w:rsidRPr="00BC1667">
          <w:rPr>
            <w:rStyle w:val="Collegamentoipertestuale"/>
            <w:noProof/>
            <w:lang w:val="en-GB"/>
          </w:rPr>
          <w:t>10.1.1.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Proxy damage and vulnerability to flood-induced blackout events, in the absence of redundancy (at the level of the single electrical substations)</w:t>
        </w:r>
        <w:r w:rsidR="006B40CB">
          <w:rPr>
            <w:noProof/>
            <w:webHidden/>
          </w:rPr>
          <w:tab/>
        </w:r>
        <w:r w:rsidR="006B40CB">
          <w:rPr>
            <w:noProof/>
            <w:webHidden/>
          </w:rPr>
          <w:fldChar w:fldCharType="begin"/>
        </w:r>
        <w:r w:rsidR="006B40CB">
          <w:rPr>
            <w:noProof/>
            <w:webHidden/>
          </w:rPr>
          <w:instrText xml:space="preserve"> PAGEREF _Toc86930642 \h </w:instrText>
        </w:r>
        <w:r w:rsidR="006B40CB">
          <w:rPr>
            <w:noProof/>
            <w:webHidden/>
          </w:rPr>
        </w:r>
        <w:r w:rsidR="006B40CB">
          <w:rPr>
            <w:noProof/>
            <w:webHidden/>
          </w:rPr>
          <w:fldChar w:fldCharType="separate"/>
        </w:r>
        <w:r w:rsidR="006B40CB">
          <w:rPr>
            <w:noProof/>
            <w:webHidden/>
          </w:rPr>
          <w:t>56</w:t>
        </w:r>
        <w:r w:rsidR="006B40CB">
          <w:rPr>
            <w:noProof/>
            <w:webHidden/>
          </w:rPr>
          <w:fldChar w:fldCharType="end"/>
        </w:r>
      </w:hyperlink>
    </w:p>
    <w:p w14:paraId="66494AF0" w14:textId="31D4347B"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3" w:history="1">
        <w:r w:rsidR="006B40CB" w:rsidRPr="00BC1667">
          <w:rPr>
            <w:rStyle w:val="Collegamentoipertestuale"/>
            <w:noProof/>
            <w:lang w:val="en-GB"/>
          </w:rPr>
          <w:t>10.1.2.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Flood-induced damage to the components of the electrical substations</w:t>
        </w:r>
        <w:r w:rsidR="006B40CB">
          <w:rPr>
            <w:noProof/>
            <w:webHidden/>
          </w:rPr>
          <w:tab/>
        </w:r>
        <w:r w:rsidR="006B40CB">
          <w:rPr>
            <w:noProof/>
            <w:webHidden/>
          </w:rPr>
          <w:fldChar w:fldCharType="begin"/>
        </w:r>
        <w:r w:rsidR="006B40CB">
          <w:rPr>
            <w:noProof/>
            <w:webHidden/>
          </w:rPr>
          <w:instrText xml:space="preserve"> PAGEREF _Toc86930643 \h </w:instrText>
        </w:r>
        <w:r w:rsidR="006B40CB">
          <w:rPr>
            <w:noProof/>
            <w:webHidden/>
          </w:rPr>
        </w:r>
        <w:r w:rsidR="006B40CB">
          <w:rPr>
            <w:noProof/>
            <w:webHidden/>
          </w:rPr>
          <w:fldChar w:fldCharType="separate"/>
        </w:r>
        <w:r w:rsidR="006B40CB">
          <w:rPr>
            <w:noProof/>
            <w:webHidden/>
          </w:rPr>
          <w:t>57</w:t>
        </w:r>
        <w:r w:rsidR="006B40CB">
          <w:rPr>
            <w:noProof/>
            <w:webHidden/>
          </w:rPr>
          <w:fldChar w:fldCharType="end"/>
        </w:r>
      </w:hyperlink>
    </w:p>
    <w:p w14:paraId="24CCC430" w14:textId="30059258"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44" w:history="1">
        <w:r w:rsidR="006B40CB" w:rsidRPr="00BC1667">
          <w:rPr>
            <w:rStyle w:val="Collegamentoipertestuale"/>
            <w:noProof/>
          </w:rPr>
          <w:t>10.2.</w:t>
        </w:r>
        <w:r w:rsidR="006B40CB">
          <w:rPr>
            <w:rFonts w:asciiTheme="minorHAnsi" w:eastAsiaTheme="minorEastAsia" w:hAnsiTheme="minorHAnsi" w:cstheme="minorBidi"/>
            <w:noProof/>
            <w:sz w:val="22"/>
            <w:lang w:eastAsia="en-GB"/>
          </w:rPr>
          <w:tab/>
        </w:r>
        <w:r w:rsidR="006B40CB" w:rsidRPr="00BC1667">
          <w:rPr>
            <w:rStyle w:val="Collegamentoipertestuale"/>
            <w:noProof/>
          </w:rPr>
          <w:t>The numerical models</w:t>
        </w:r>
        <w:r w:rsidR="006B40CB">
          <w:rPr>
            <w:noProof/>
            <w:webHidden/>
          </w:rPr>
          <w:tab/>
        </w:r>
        <w:r w:rsidR="006B40CB">
          <w:rPr>
            <w:noProof/>
            <w:webHidden/>
          </w:rPr>
          <w:fldChar w:fldCharType="begin"/>
        </w:r>
        <w:r w:rsidR="006B40CB">
          <w:rPr>
            <w:noProof/>
            <w:webHidden/>
          </w:rPr>
          <w:instrText xml:space="preserve"> PAGEREF _Toc86930644 \h </w:instrText>
        </w:r>
        <w:r w:rsidR="006B40CB">
          <w:rPr>
            <w:noProof/>
            <w:webHidden/>
          </w:rPr>
        </w:r>
        <w:r w:rsidR="006B40CB">
          <w:rPr>
            <w:noProof/>
            <w:webHidden/>
          </w:rPr>
          <w:fldChar w:fldCharType="separate"/>
        </w:r>
        <w:r w:rsidR="006B40CB">
          <w:rPr>
            <w:noProof/>
            <w:webHidden/>
          </w:rPr>
          <w:t>58</w:t>
        </w:r>
        <w:r w:rsidR="006B40CB">
          <w:rPr>
            <w:noProof/>
            <w:webHidden/>
          </w:rPr>
          <w:fldChar w:fldCharType="end"/>
        </w:r>
      </w:hyperlink>
    </w:p>
    <w:p w14:paraId="5E8F2799" w14:textId="6832F40E"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45" w:history="1">
        <w:r w:rsidR="006B40CB" w:rsidRPr="00BC1667">
          <w:rPr>
            <w:rStyle w:val="Collegamentoipertestuale"/>
            <w:rFonts w:ascii="Book Antiqua" w:hAnsi="Book Antiqua"/>
            <w:caps/>
            <w:noProof/>
          </w:rPr>
          <w:t>11. Developer guide</w:t>
        </w:r>
        <w:r w:rsidR="006B40CB">
          <w:rPr>
            <w:noProof/>
            <w:webHidden/>
          </w:rPr>
          <w:tab/>
        </w:r>
        <w:r w:rsidR="006B40CB">
          <w:rPr>
            <w:noProof/>
            <w:webHidden/>
          </w:rPr>
          <w:fldChar w:fldCharType="begin"/>
        </w:r>
        <w:r w:rsidR="006B40CB">
          <w:rPr>
            <w:noProof/>
            <w:webHidden/>
          </w:rPr>
          <w:instrText xml:space="preserve"> PAGEREF _Toc86930645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34EF0155" w14:textId="20187056"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46" w:history="1">
        <w:r w:rsidR="006B40CB" w:rsidRPr="00BC1667">
          <w:rPr>
            <w:rStyle w:val="Collegamentoipertestuale"/>
            <w:noProof/>
          </w:rPr>
          <w:t>11.1.</w:t>
        </w:r>
        <w:r w:rsidR="006B40CB">
          <w:rPr>
            <w:rFonts w:asciiTheme="minorHAnsi" w:eastAsiaTheme="minorEastAsia" w:hAnsiTheme="minorHAnsi" w:cstheme="minorBidi"/>
            <w:noProof/>
            <w:sz w:val="22"/>
            <w:lang w:eastAsia="en-GB"/>
          </w:rPr>
          <w:tab/>
        </w:r>
        <w:r w:rsidR="006B40CB" w:rsidRPr="00BC1667">
          <w:rPr>
            <w:rStyle w:val="Collegamentoipertestuale"/>
            <w:noProof/>
          </w:rPr>
          <w:t>SPHERA v.9.0.0: synthetic description of the program units</w:t>
        </w:r>
        <w:r w:rsidR="006B40CB">
          <w:rPr>
            <w:noProof/>
            <w:webHidden/>
          </w:rPr>
          <w:tab/>
        </w:r>
        <w:r w:rsidR="006B40CB">
          <w:rPr>
            <w:noProof/>
            <w:webHidden/>
          </w:rPr>
          <w:fldChar w:fldCharType="begin"/>
        </w:r>
        <w:r w:rsidR="006B40CB">
          <w:rPr>
            <w:noProof/>
            <w:webHidden/>
          </w:rPr>
          <w:instrText xml:space="preserve"> PAGEREF _Toc86930646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5012F12B" w14:textId="53CF5478"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7" w:history="1">
        <w:r w:rsidR="006B40CB" w:rsidRPr="00BC1667">
          <w:rPr>
            <w:rStyle w:val="Collegamentoipertestuale"/>
            <w:noProof/>
            <w:lang w:val="en-GB"/>
          </w:rPr>
          <w:t>11.1.1.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boundary conditions (“BC”)</w:t>
        </w:r>
        <w:r w:rsidR="006B40CB">
          <w:rPr>
            <w:noProof/>
            <w:webHidden/>
          </w:rPr>
          <w:tab/>
        </w:r>
        <w:r w:rsidR="006B40CB">
          <w:rPr>
            <w:noProof/>
            <w:webHidden/>
          </w:rPr>
          <w:fldChar w:fldCharType="begin"/>
        </w:r>
        <w:r w:rsidR="006B40CB">
          <w:rPr>
            <w:noProof/>
            <w:webHidden/>
          </w:rPr>
          <w:instrText xml:space="preserve"> PAGEREF _Toc86930647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01BAEFEB" w14:textId="187CB7E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8" w:history="1">
        <w:r w:rsidR="006B40CB" w:rsidRPr="00BC1667">
          <w:rPr>
            <w:rStyle w:val="Collegamentoipertestuale"/>
            <w:noProof/>
            <w:lang w:val="en-GB"/>
          </w:rPr>
          <w:t>11.1.2.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continuity equation</w:t>
        </w:r>
        <w:r w:rsidR="006B40CB">
          <w:rPr>
            <w:noProof/>
            <w:webHidden/>
          </w:rPr>
          <w:tab/>
        </w:r>
        <w:r w:rsidR="006B40CB">
          <w:rPr>
            <w:noProof/>
            <w:webHidden/>
          </w:rPr>
          <w:fldChar w:fldCharType="begin"/>
        </w:r>
        <w:r w:rsidR="006B40CB">
          <w:rPr>
            <w:noProof/>
            <w:webHidden/>
          </w:rPr>
          <w:instrText xml:space="preserve"> PAGEREF _Toc86930648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7B92B00F" w14:textId="6122D91E"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49" w:history="1">
        <w:r w:rsidR="006B40CB" w:rsidRPr="00BC1667">
          <w:rPr>
            <w:rStyle w:val="Collegamentoipertestuale"/>
            <w:noProof/>
            <w:lang w:val="en-GB"/>
          </w:rPr>
          <w:t>11.1.3.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momentum equation</w:t>
        </w:r>
        <w:r w:rsidR="006B40CB">
          <w:rPr>
            <w:noProof/>
            <w:webHidden/>
          </w:rPr>
          <w:tab/>
        </w:r>
        <w:r w:rsidR="006B40CB">
          <w:rPr>
            <w:noProof/>
            <w:webHidden/>
          </w:rPr>
          <w:fldChar w:fldCharType="begin"/>
        </w:r>
        <w:r w:rsidR="006B40CB">
          <w:rPr>
            <w:noProof/>
            <w:webHidden/>
          </w:rPr>
          <w:instrText xml:space="preserve"> PAGEREF _Toc86930649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4579174D" w14:textId="29E0BF0C"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0" w:history="1">
        <w:r w:rsidR="006B40CB" w:rsidRPr="00BC1667">
          <w:rPr>
            <w:rStyle w:val="Collegamentoipertestuale"/>
            <w:noProof/>
            <w:lang w:val="en-GB"/>
          </w:rPr>
          <w:t>11.1.4.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transport of solid bodies</w:t>
        </w:r>
        <w:r w:rsidR="006B40CB">
          <w:rPr>
            <w:noProof/>
            <w:webHidden/>
          </w:rPr>
          <w:tab/>
        </w:r>
        <w:r w:rsidR="006B40CB">
          <w:rPr>
            <w:noProof/>
            <w:webHidden/>
          </w:rPr>
          <w:fldChar w:fldCharType="begin"/>
        </w:r>
        <w:r w:rsidR="006B40CB">
          <w:rPr>
            <w:noProof/>
            <w:webHidden/>
          </w:rPr>
          <w:instrText xml:space="preserve"> PAGEREF _Toc86930650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517FCC73" w14:textId="57E7AE96"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1" w:history="1">
        <w:r w:rsidR="006B40CB" w:rsidRPr="00BC1667">
          <w:rPr>
            <w:rStyle w:val="Collegamentoipertestuale"/>
            <w:noProof/>
            <w:lang w:val="en-GB"/>
          </w:rPr>
          <w:t>11.1.5.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constitutive equation</w:t>
        </w:r>
        <w:r w:rsidR="006B40CB">
          <w:rPr>
            <w:noProof/>
            <w:webHidden/>
          </w:rPr>
          <w:tab/>
        </w:r>
        <w:r w:rsidR="006B40CB">
          <w:rPr>
            <w:noProof/>
            <w:webHidden/>
          </w:rPr>
          <w:fldChar w:fldCharType="begin"/>
        </w:r>
        <w:r w:rsidR="006B40CB">
          <w:rPr>
            <w:noProof/>
            <w:webHidden/>
          </w:rPr>
          <w:instrText xml:space="preserve"> PAGEREF _Toc86930651 \h </w:instrText>
        </w:r>
        <w:r w:rsidR="006B40CB">
          <w:rPr>
            <w:noProof/>
            <w:webHidden/>
          </w:rPr>
        </w:r>
        <w:r w:rsidR="006B40CB">
          <w:rPr>
            <w:noProof/>
            <w:webHidden/>
          </w:rPr>
          <w:fldChar w:fldCharType="separate"/>
        </w:r>
        <w:r w:rsidR="006B40CB">
          <w:rPr>
            <w:noProof/>
            <w:webHidden/>
          </w:rPr>
          <w:t>59</w:t>
        </w:r>
        <w:r w:rsidR="006B40CB">
          <w:rPr>
            <w:noProof/>
            <w:webHidden/>
          </w:rPr>
          <w:fldChar w:fldCharType="end"/>
        </w:r>
      </w:hyperlink>
    </w:p>
    <w:p w14:paraId="2ED32BB3" w14:textId="2E7149A6"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2" w:history="1">
        <w:r w:rsidR="006B40CB" w:rsidRPr="00BC1667">
          <w:rPr>
            <w:rStyle w:val="Collegamentoipertestuale"/>
            <w:noProof/>
            <w:lang w:val="en-GB"/>
          </w:rPr>
          <w:t>11.1.6.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boundary treatment scheme DB-SPH</w:t>
        </w:r>
        <w:r w:rsidR="006B40CB">
          <w:rPr>
            <w:noProof/>
            <w:webHidden/>
          </w:rPr>
          <w:tab/>
        </w:r>
        <w:r w:rsidR="006B40CB">
          <w:rPr>
            <w:noProof/>
            <w:webHidden/>
          </w:rPr>
          <w:fldChar w:fldCharType="begin"/>
        </w:r>
        <w:r w:rsidR="006B40CB">
          <w:rPr>
            <w:noProof/>
            <w:webHidden/>
          </w:rPr>
          <w:instrText xml:space="preserve"> PAGEREF _Toc86930652 \h </w:instrText>
        </w:r>
        <w:r w:rsidR="006B40CB">
          <w:rPr>
            <w:noProof/>
            <w:webHidden/>
          </w:rPr>
        </w:r>
        <w:r w:rsidR="006B40CB">
          <w:rPr>
            <w:noProof/>
            <w:webHidden/>
          </w:rPr>
          <w:fldChar w:fldCharType="separate"/>
        </w:r>
        <w:r w:rsidR="006B40CB">
          <w:rPr>
            <w:noProof/>
            <w:webHidden/>
          </w:rPr>
          <w:t>60</w:t>
        </w:r>
        <w:r w:rsidR="006B40CB">
          <w:rPr>
            <w:noProof/>
            <w:webHidden/>
          </w:rPr>
          <w:fldChar w:fldCharType="end"/>
        </w:r>
      </w:hyperlink>
    </w:p>
    <w:p w14:paraId="76403649" w14:textId="51BB1CA0"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3" w:history="1">
        <w:r w:rsidR="006B40CB" w:rsidRPr="00BC1667">
          <w:rPr>
            <w:rStyle w:val="Collegamentoipertestuale"/>
            <w:noProof/>
            <w:lang w:val="en-GB"/>
          </w:rPr>
          <w:t>11.1.7.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erosion criterion</w:t>
        </w:r>
        <w:r w:rsidR="006B40CB">
          <w:rPr>
            <w:noProof/>
            <w:webHidden/>
          </w:rPr>
          <w:tab/>
        </w:r>
        <w:r w:rsidR="006B40CB">
          <w:rPr>
            <w:noProof/>
            <w:webHidden/>
          </w:rPr>
          <w:fldChar w:fldCharType="begin"/>
        </w:r>
        <w:r w:rsidR="006B40CB">
          <w:rPr>
            <w:noProof/>
            <w:webHidden/>
          </w:rPr>
          <w:instrText xml:space="preserve"> PAGEREF _Toc86930653 \h </w:instrText>
        </w:r>
        <w:r w:rsidR="006B40CB">
          <w:rPr>
            <w:noProof/>
            <w:webHidden/>
          </w:rPr>
        </w:r>
        <w:r w:rsidR="006B40CB">
          <w:rPr>
            <w:noProof/>
            <w:webHidden/>
          </w:rPr>
          <w:fldChar w:fldCharType="separate"/>
        </w:r>
        <w:r w:rsidR="006B40CB">
          <w:rPr>
            <w:noProof/>
            <w:webHidden/>
          </w:rPr>
          <w:t>61</w:t>
        </w:r>
        <w:r w:rsidR="006B40CB">
          <w:rPr>
            <w:noProof/>
            <w:webHidden/>
          </w:rPr>
          <w:fldChar w:fldCharType="end"/>
        </w:r>
      </w:hyperlink>
    </w:p>
    <w:p w14:paraId="186F7A92" w14:textId="0AF15456"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4" w:history="1">
        <w:r w:rsidR="006B40CB" w:rsidRPr="00BC1667">
          <w:rPr>
            <w:rStyle w:val="Collegamentoipertestuale"/>
            <w:noProof/>
            <w:lang w:val="en-GB"/>
          </w:rPr>
          <w:t>11.1.8.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on geometry (i.e., analytic geometry, algebra, …)</w:t>
        </w:r>
        <w:r w:rsidR="006B40CB">
          <w:rPr>
            <w:noProof/>
            <w:webHidden/>
          </w:rPr>
          <w:tab/>
        </w:r>
        <w:r w:rsidR="006B40CB">
          <w:rPr>
            <w:noProof/>
            <w:webHidden/>
          </w:rPr>
          <w:fldChar w:fldCharType="begin"/>
        </w:r>
        <w:r w:rsidR="006B40CB">
          <w:rPr>
            <w:noProof/>
            <w:webHidden/>
          </w:rPr>
          <w:instrText xml:space="preserve"> PAGEREF _Toc86930654 \h </w:instrText>
        </w:r>
        <w:r w:rsidR="006B40CB">
          <w:rPr>
            <w:noProof/>
            <w:webHidden/>
          </w:rPr>
        </w:r>
        <w:r w:rsidR="006B40CB">
          <w:rPr>
            <w:noProof/>
            <w:webHidden/>
          </w:rPr>
          <w:fldChar w:fldCharType="separate"/>
        </w:r>
        <w:r w:rsidR="006B40CB">
          <w:rPr>
            <w:noProof/>
            <w:webHidden/>
          </w:rPr>
          <w:t>61</w:t>
        </w:r>
        <w:r w:rsidR="006B40CB">
          <w:rPr>
            <w:noProof/>
            <w:webHidden/>
          </w:rPr>
          <w:fldChar w:fldCharType="end"/>
        </w:r>
      </w:hyperlink>
    </w:p>
    <w:p w14:paraId="07BDE3D2" w14:textId="32A05806"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5" w:history="1">
        <w:r w:rsidR="006B40CB" w:rsidRPr="00BC1667">
          <w:rPr>
            <w:rStyle w:val="Collegamentoipertestuale"/>
            <w:noProof/>
            <w:lang w:val="en-GB"/>
          </w:rPr>
          <w:t>11.1.9.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initial conditions (IC)</w:t>
        </w:r>
        <w:r w:rsidR="006B40CB">
          <w:rPr>
            <w:noProof/>
            <w:webHidden/>
          </w:rPr>
          <w:tab/>
        </w:r>
        <w:r w:rsidR="006B40CB">
          <w:rPr>
            <w:noProof/>
            <w:webHidden/>
          </w:rPr>
          <w:fldChar w:fldCharType="begin"/>
        </w:r>
        <w:r w:rsidR="006B40CB">
          <w:rPr>
            <w:noProof/>
            <w:webHidden/>
          </w:rPr>
          <w:instrText xml:space="preserve"> PAGEREF _Toc86930655 \h </w:instrText>
        </w:r>
        <w:r w:rsidR="006B40CB">
          <w:rPr>
            <w:noProof/>
            <w:webHidden/>
          </w:rPr>
        </w:r>
        <w:r w:rsidR="006B40CB">
          <w:rPr>
            <w:noProof/>
            <w:webHidden/>
          </w:rPr>
          <w:fldChar w:fldCharType="separate"/>
        </w:r>
        <w:r w:rsidR="006B40CB">
          <w:rPr>
            <w:noProof/>
            <w:webHidden/>
          </w:rPr>
          <w:t>63</w:t>
        </w:r>
        <w:r w:rsidR="006B40CB">
          <w:rPr>
            <w:noProof/>
            <w:webHidden/>
          </w:rPr>
          <w:fldChar w:fldCharType="end"/>
        </w:r>
      </w:hyperlink>
    </w:p>
    <w:p w14:paraId="1AD9AC49" w14:textId="294E642A"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6" w:history="1">
        <w:r w:rsidR="006B40CB" w:rsidRPr="00BC1667">
          <w:rPr>
            <w:rStyle w:val="Collegamentoipertestuale"/>
            <w:noProof/>
            <w:lang w:val="en-GB"/>
          </w:rPr>
          <w:t>11.1.10.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Draft program units for the turbulent dispersion of granular material</w:t>
        </w:r>
        <w:r w:rsidR="006B40CB">
          <w:rPr>
            <w:noProof/>
            <w:webHidden/>
          </w:rPr>
          <w:tab/>
        </w:r>
        <w:r w:rsidR="006B40CB">
          <w:rPr>
            <w:noProof/>
            <w:webHidden/>
          </w:rPr>
          <w:fldChar w:fldCharType="begin"/>
        </w:r>
        <w:r w:rsidR="006B40CB">
          <w:rPr>
            <w:noProof/>
            <w:webHidden/>
          </w:rPr>
          <w:instrText xml:space="preserve"> PAGEREF _Toc86930656 \h </w:instrText>
        </w:r>
        <w:r w:rsidR="006B40CB">
          <w:rPr>
            <w:noProof/>
            <w:webHidden/>
          </w:rPr>
        </w:r>
        <w:r w:rsidR="006B40CB">
          <w:rPr>
            <w:noProof/>
            <w:webHidden/>
          </w:rPr>
          <w:fldChar w:fldCharType="separate"/>
        </w:r>
        <w:r w:rsidR="006B40CB">
          <w:rPr>
            <w:noProof/>
            <w:webHidden/>
          </w:rPr>
          <w:t>63</w:t>
        </w:r>
        <w:r w:rsidR="006B40CB">
          <w:rPr>
            <w:noProof/>
            <w:webHidden/>
          </w:rPr>
          <w:fldChar w:fldCharType="end"/>
        </w:r>
      </w:hyperlink>
    </w:p>
    <w:p w14:paraId="2BB31A74" w14:textId="7D99ABC9"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7" w:history="1">
        <w:r w:rsidR="006B40CB" w:rsidRPr="00BC1667">
          <w:rPr>
            <w:rStyle w:val="Collegamentoipertestuale"/>
            <w:noProof/>
            <w:lang w:val="en-GB"/>
          </w:rPr>
          <w:t>11.1.11.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main algorithms</w:t>
        </w:r>
        <w:r w:rsidR="006B40CB">
          <w:rPr>
            <w:noProof/>
            <w:webHidden/>
          </w:rPr>
          <w:tab/>
        </w:r>
        <w:r w:rsidR="006B40CB">
          <w:rPr>
            <w:noProof/>
            <w:webHidden/>
          </w:rPr>
          <w:fldChar w:fldCharType="begin"/>
        </w:r>
        <w:r w:rsidR="006B40CB">
          <w:rPr>
            <w:noProof/>
            <w:webHidden/>
          </w:rPr>
          <w:instrText xml:space="preserve"> PAGEREF _Toc86930657 \h </w:instrText>
        </w:r>
        <w:r w:rsidR="006B40CB">
          <w:rPr>
            <w:noProof/>
            <w:webHidden/>
          </w:rPr>
        </w:r>
        <w:r w:rsidR="006B40CB">
          <w:rPr>
            <w:noProof/>
            <w:webHidden/>
          </w:rPr>
          <w:fldChar w:fldCharType="separate"/>
        </w:r>
        <w:r w:rsidR="006B40CB">
          <w:rPr>
            <w:noProof/>
            <w:webHidden/>
          </w:rPr>
          <w:t>63</w:t>
        </w:r>
        <w:r w:rsidR="006B40CB">
          <w:rPr>
            <w:noProof/>
            <w:webHidden/>
          </w:rPr>
          <w:fldChar w:fldCharType="end"/>
        </w:r>
      </w:hyperlink>
    </w:p>
    <w:p w14:paraId="110A94E2" w14:textId="4895492C"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8" w:history="1">
        <w:r w:rsidR="006B40CB" w:rsidRPr="00BC1667">
          <w:rPr>
            <w:rStyle w:val="Collegamentoipertestuale"/>
            <w:noProof/>
            <w:lang w:val="en-GB"/>
          </w:rPr>
          <w:t>11.1.12.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Modules</w:t>
        </w:r>
        <w:r w:rsidR="006B40CB">
          <w:rPr>
            <w:noProof/>
            <w:webHidden/>
          </w:rPr>
          <w:tab/>
        </w:r>
        <w:r w:rsidR="006B40CB">
          <w:rPr>
            <w:noProof/>
            <w:webHidden/>
          </w:rPr>
          <w:fldChar w:fldCharType="begin"/>
        </w:r>
        <w:r w:rsidR="006B40CB">
          <w:rPr>
            <w:noProof/>
            <w:webHidden/>
          </w:rPr>
          <w:instrText xml:space="preserve"> PAGEREF _Toc86930658 \h </w:instrText>
        </w:r>
        <w:r w:rsidR="006B40CB">
          <w:rPr>
            <w:noProof/>
            <w:webHidden/>
          </w:rPr>
        </w:r>
        <w:r w:rsidR="006B40CB">
          <w:rPr>
            <w:noProof/>
            <w:webHidden/>
          </w:rPr>
          <w:fldChar w:fldCharType="separate"/>
        </w:r>
        <w:r w:rsidR="006B40CB">
          <w:rPr>
            <w:noProof/>
            <w:webHidden/>
          </w:rPr>
          <w:t>64</w:t>
        </w:r>
        <w:r w:rsidR="006B40CB">
          <w:rPr>
            <w:noProof/>
            <w:webHidden/>
          </w:rPr>
          <w:fldChar w:fldCharType="end"/>
        </w:r>
      </w:hyperlink>
    </w:p>
    <w:p w14:paraId="5DFE532E" w14:textId="33DC60BD"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59" w:history="1">
        <w:r w:rsidR="006B40CB" w:rsidRPr="00BC1667">
          <w:rPr>
            <w:rStyle w:val="Collegamentoipertestuale"/>
            <w:noProof/>
            <w:lang w:val="en-GB"/>
          </w:rPr>
          <w:t>11.1.13.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neighbouring search, the smoothing operators and the interface detection.</w:t>
        </w:r>
        <w:r w:rsidR="006B40CB">
          <w:rPr>
            <w:noProof/>
            <w:webHidden/>
          </w:rPr>
          <w:tab/>
        </w:r>
        <w:r w:rsidR="006B40CB">
          <w:rPr>
            <w:noProof/>
            <w:webHidden/>
          </w:rPr>
          <w:fldChar w:fldCharType="begin"/>
        </w:r>
        <w:r w:rsidR="006B40CB">
          <w:rPr>
            <w:noProof/>
            <w:webHidden/>
          </w:rPr>
          <w:instrText xml:space="preserve"> PAGEREF _Toc86930659 \h </w:instrText>
        </w:r>
        <w:r w:rsidR="006B40CB">
          <w:rPr>
            <w:noProof/>
            <w:webHidden/>
          </w:rPr>
        </w:r>
        <w:r w:rsidR="006B40CB">
          <w:rPr>
            <w:noProof/>
            <w:webHidden/>
          </w:rPr>
          <w:fldChar w:fldCharType="separate"/>
        </w:r>
        <w:r w:rsidR="006B40CB">
          <w:rPr>
            <w:noProof/>
            <w:webHidden/>
          </w:rPr>
          <w:t>65</w:t>
        </w:r>
        <w:r w:rsidR="006B40CB">
          <w:rPr>
            <w:noProof/>
            <w:webHidden/>
          </w:rPr>
          <w:fldChar w:fldCharType="end"/>
        </w:r>
      </w:hyperlink>
    </w:p>
    <w:p w14:paraId="00C9E494" w14:textId="00D19C84"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0" w:history="1">
        <w:r w:rsidR="006B40CB" w:rsidRPr="00BC1667">
          <w:rPr>
            <w:rStyle w:val="Collegamentoipertestuale"/>
            <w:noProof/>
            <w:lang w:val="en-GB"/>
          </w:rPr>
          <w:t>11.1.14.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post-processing</w:t>
        </w:r>
        <w:r w:rsidR="006B40CB">
          <w:rPr>
            <w:noProof/>
            <w:webHidden/>
          </w:rPr>
          <w:tab/>
        </w:r>
        <w:r w:rsidR="006B40CB">
          <w:rPr>
            <w:noProof/>
            <w:webHidden/>
          </w:rPr>
          <w:fldChar w:fldCharType="begin"/>
        </w:r>
        <w:r w:rsidR="006B40CB">
          <w:rPr>
            <w:noProof/>
            <w:webHidden/>
          </w:rPr>
          <w:instrText xml:space="preserve"> PAGEREF _Toc86930660 \h </w:instrText>
        </w:r>
        <w:r w:rsidR="006B40CB">
          <w:rPr>
            <w:noProof/>
            <w:webHidden/>
          </w:rPr>
        </w:r>
        <w:r w:rsidR="006B40CB">
          <w:rPr>
            <w:noProof/>
            <w:webHidden/>
          </w:rPr>
          <w:fldChar w:fldCharType="separate"/>
        </w:r>
        <w:r w:rsidR="006B40CB">
          <w:rPr>
            <w:noProof/>
            <w:webHidden/>
          </w:rPr>
          <w:t>65</w:t>
        </w:r>
        <w:r w:rsidR="006B40CB">
          <w:rPr>
            <w:noProof/>
            <w:webHidden/>
          </w:rPr>
          <w:fldChar w:fldCharType="end"/>
        </w:r>
      </w:hyperlink>
    </w:p>
    <w:p w14:paraId="5C52C593" w14:textId="5DB9432D"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1" w:history="1">
        <w:r w:rsidR="006B40CB" w:rsidRPr="00BC1667">
          <w:rPr>
            <w:rStyle w:val="Collegamentoipertestuale"/>
            <w:noProof/>
            <w:lang w:val="en-GB"/>
          </w:rPr>
          <w:t>11.1.15.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pre-processing</w:t>
        </w:r>
        <w:r w:rsidR="006B40CB">
          <w:rPr>
            <w:noProof/>
            <w:webHidden/>
          </w:rPr>
          <w:tab/>
        </w:r>
        <w:r w:rsidR="006B40CB">
          <w:rPr>
            <w:noProof/>
            <w:webHidden/>
          </w:rPr>
          <w:fldChar w:fldCharType="begin"/>
        </w:r>
        <w:r w:rsidR="006B40CB">
          <w:rPr>
            <w:noProof/>
            <w:webHidden/>
          </w:rPr>
          <w:instrText xml:space="preserve"> PAGEREF _Toc86930661 \h </w:instrText>
        </w:r>
        <w:r w:rsidR="006B40CB">
          <w:rPr>
            <w:noProof/>
            <w:webHidden/>
          </w:rPr>
        </w:r>
        <w:r w:rsidR="006B40CB">
          <w:rPr>
            <w:noProof/>
            <w:webHidden/>
          </w:rPr>
          <w:fldChar w:fldCharType="separate"/>
        </w:r>
        <w:r w:rsidR="006B40CB">
          <w:rPr>
            <w:noProof/>
            <w:webHidden/>
          </w:rPr>
          <w:t>65</w:t>
        </w:r>
        <w:r w:rsidR="006B40CB">
          <w:rPr>
            <w:noProof/>
            <w:webHidden/>
          </w:rPr>
          <w:fldChar w:fldCharType="end"/>
        </w:r>
      </w:hyperlink>
    </w:p>
    <w:p w14:paraId="6E728100" w14:textId="577E4A96"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2" w:history="1">
        <w:r w:rsidR="006B40CB" w:rsidRPr="00BC1667">
          <w:rPr>
            <w:rStyle w:val="Collegamentoipertestuale"/>
            <w:noProof/>
            <w:lang w:val="en-GB"/>
          </w:rPr>
          <w:t>11.1.16.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the boundary treatment scheme SA-SPH</w:t>
        </w:r>
        <w:r w:rsidR="006B40CB">
          <w:rPr>
            <w:noProof/>
            <w:webHidden/>
          </w:rPr>
          <w:tab/>
        </w:r>
        <w:r w:rsidR="006B40CB">
          <w:rPr>
            <w:noProof/>
            <w:webHidden/>
          </w:rPr>
          <w:fldChar w:fldCharType="begin"/>
        </w:r>
        <w:r w:rsidR="006B40CB">
          <w:rPr>
            <w:noProof/>
            <w:webHidden/>
          </w:rPr>
          <w:instrText xml:space="preserve"> PAGEREF _Toc86930662 \h </w:instrText>
        </w:r>
        <w:r w:rsidR="006B40CB">
          <w:rPr>
            <w:noProof/>
            <w:webHidden/>
          </w:rPr>
        </w:r>
        <w:r w:rsidR="006B40CB">
          <w:rPr>
            <w:noProof/>
            <w:webHidden/>
          </w:rPr>
          <w:fldChar w:fldCharType="separate"/>
        </w:r>
        <w:r w:rsidR="006B40CB">
          <w:rPr>
            <w:noProof/>
            <w:webHidden/>
          </w:rPr>
          <w:t>70</w:t>
        </w:r>
        <w:r w:rsidR="006B40CB">
          <w:rPr>
            <w:noProof/>
            <w:webHidden/>
          </w:rPr>
          <w:fldChar w:fldCharType="end"/>
        </w:r>
      </w:hyperlink>
    </w:p>
    <w:p w14:paraId="39CBD82F" w14:textId="0A97C8E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3" w:history="1">
        <w:r w:rsidR="006B40CB" w:rsidRPr="00BC1667">
          <w:rPr>
            <w:rStyle w:val="Collegamentoipertestuale"/>
            <w:noProof/>
            <w:lang w:val="en-GB"/>
          </w:rPr>
          <w:t>11.1.17.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managing Fortran character variables</w:t>
        </w:r>
        <w:r w:rsidR="006B40CB">
          <w:rPr>
            <w:noProof/>
            <w:webHidden/>
          </w:rPr>
          <w:tab/>
        </w:r>
        <w:r w:rsidR="006B40CB">
          <w:rPr>
            <w:noProof/>
            <w:webHidden/>
          </w:rPr>
          <w:fldChar w:fldCharType="begin"/>
        </w:r>
        <w:r w:rsidR="006B40CB">
          <w:rPr>
            <w:noProof/>
            <w:webHidden/>
          </w:rPr>
          <w:instrText xml:space="preserve"> PAGEREF _Toc86930663 \h </w:instrText>
        </w:r>
        <w:r w:rsidR="006B40CB">
          <w:rPr>
            <w:noProof/>
            <w:webHidden/>
          </w:rPr>
        </w:r>
        <w:r w:rsidR="006B40CB">
          <w:rPr>
            <w:noProof/>
            <w:webHidden/>
          </w:rPr>
          <w:fldChar w:fldCharType="separate"/>
        </w:r>
        <w:r w:rsidR="006B40CB">
          <w:rPr>
            <w:noProof/>
            <w:webHidden/>
          </w:rPr>
          <w:t>70</w:t>
        </w:r>
        <w:r w:rsidR="006B40CB">
          <w:rPr>
            <w:noProof/>
            <w:webHidden/>
          </w:rPr>
          <w:fldChar w:fldCharType="end"/>
        </w:r>
      </w:hyperlink>
    </w:p>
    <w:p w14:paraId="5C314E3A" w14:textId="51A24D48"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64" w:history="1">
        <w:r w:rsidR="006B40CB" w:rsidRPr="00BC1667">
          <w:rPr>
            <w:rStyle w:val="Collegamentoipertestuale"/>
            <w:noProof/>
            <w:lang w:val="en-GB"/>
          </w:rPr>
          <w:t>11.1.18.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Program units for time integration</w:t>
        </w:r>
        <w:r w:rsidR="006B40CB">
          <w:rPr>
            <w:noProof/>
            <w:webHidden/>
          </w:rPr>
          <w:tab/>
        </w:r>
        <w:r w:rsidR="006B40CB">
          <w:rPr>
            <w:noProof/>
            <w:webHidden/>
          </w:rPr>
          <w:fldChar w:fldCharType="begin"/>
        </w:r>
        <w:r w:rsidR="006B40CB">
          <w:rPr>
            <w:noProof/>
            <w:webHidden/>
          </w:rPr>
          <w:instrText xml:space="preserve"> PAGEREF _Toc86930664 \h </w:instrText>
        </w:r>
        <w:r w:rsidR="006B40CB">
          <w:rPr>
            <w:noProof/>
            <w:webHidden/>
          </w:rPr>
        </w:r>
        <w:r w:rsidR="006B40CB">
          <w:rPr>
            <w:noProof/>
            <w:webHidden/>
          </w:rPr>
          <w:fldChar w:fldCharType="separate"/>
        </w:r>
        <w:r w:rsidR="006B40CB">
          <w:rPr>
            <w:noProof/>
            <w:webHidden/>
          </w:rPr>
          <w:t>70</w:t>
        </w:r>
        <w:r w:rsidR="006B40CB">
          <w:rPr>
            <w:noProof/>
            <w:webHidden/>
          </w:rPr>
          <w:fldChar w:fldCharType="end"/>
        </w:r>
      </w:hyperlink>
    </w:p>
    <w:p w14:paraId="6A92E806" w14:textId="662241BC"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65" w:history="1">
        <w:r w:rsidR="006B40CB" w:rsidRPr="00BC1667">
          <w:rPr>
            <w:rStyle w:val="Collegamentoipertestuale"/>
            <w:noProof/>
          </w:rPr>
          <w:t>11.2.</w:t>
        </w:r>
        <w:r w:rsidR="006B40CB">
          <w:rPr>
            <w:rFonts w:asciiTheme="minorHAnsi" w:eastAsiaTheme="minorEastAsia" w:hAnsiTheme="minorHAnsi" w:cstheme="minorBidi"/>
            <w:noProof/>
            <w:sz w:val="22"/>
            <w:lang w:eastAsia="en-GB"/>
          </w:rPr>
          <w:tab/>
        </w:r>
        <w:r w:rsidR="006B40CB" w:rsidRPr="00BC1667">
          <w:rPr>
            <w:rStyle w:val="Collegamentoipertestuale"/>
            <w:noProof/>
          </w:rPr>
          <w:t>Style formatting</w:t>
        </w:r>
        <w:r w:rsidR="006B40CB">
          <w:rPr>
            <w:noProof/>
            <w:webHidden/>
          </w:rPr>
          <w:tab/>
        </w:r>
        <w:r w:rsidR="006B40CB">
          <w:rPr>
            <w:noProof/>
            <w:webHidden/>
          </w:rPr>
          <w:fldChar w:fldCharType="begin"/>
        </w:r>
        <w:r w:rsidR="006B40CB">
          <w:rPr>
            <w:noProof/>
            <w:webHidden/>
          </w:rPr>
          <w:instrText xml:space="preserve"> PAGEREF _Toc86930665 \h </w:instrText>
        </w:r>
        <w:r w:rsidR="006B40CB">
          <w:rPr>
            <w:noProof/>
            <w:webHidden/>
          </w:rPr>
        </w:r>
        <w:r w:rsidR="006B40CB">
          <w:rPr>
            <w:noProof/>
            <w:webHidden/>
          </w:rPr>
          <w:fldChar w:fldCharType="separate"/>
        </w:r>
        <w:r w:rsidR="006B40CB">
          <w:rPr>
            <w:noProof/>
            <w:webHidden/>
          </w:rPr>
          <w:t>71</w:t>
        </w:r>
        <w:r w:rsidR="006B40CB">
          <w:rPr>
            <w:noProof/>
            <w:webHidden/>
          </w:rPr>
          <w:fldChar w:fldCharType="end"/>
        </w:r>
      </w:hyperlink>
    </w:p>
    <w:p w14:paraId="20DC3008" w14:textId="592F056F"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66" w:history="1">
        <w:r w:rsidR="006B40CB" w:rsidRPr="00BC1667">
          <w:rPr>
            <w:rStyle w:val="Collegamentoipertestuale"/>
            <w:noProof/>
          </w:rPr>
          <w:t>11.3.</w:t>
        </w:r>
        <w:r w:rsidR="006B40CB">
          <w:rPr>
            <w:rFonts w:asciiTheme="minorHAnsi" w:eastAsiaTheme="minorEastAsia" w:hAnsiTheme="minorHAnsi" w:cstheme="minorBidi"/>
            <w:noProof/>
            <w:sz w:val="22"/>
            <w:lang w:eastAsia="en-GB"/>
          </w:rPr>
          <w:tab/>
        </w:r>
        <w:r w:rsidR="006B40CB" w:rsidRPr="00BC1667">
          <w:rPr>
            <w:rStyle w:val="Collegamentoipertestuale"/>
            <w:noProof/>
          </w:rPr>
          <w:t>Modifications with respect to SPHERA v.8.0</w:t>
        </w:r>
        <w:r w:rsidR="006B40CB">
          <w:rPr>
            <w:noProof/>
            <w:webHidden/>
          </w:rPr>
          <w:tab/>
        </w:r>
        <w:r w:rsidR="006B40CB">
          <w:rPr>
            <w:noProof/>
            <w:webHidden/>
          </w:rPr>
          <w:fldChar w:fldCharType="begin"/>
        </w:r>
        <w:r w:rsidR="006B40CB">
          <w:rPr>
            <w:noProof/>
            <w:webHidden/>
          </w:rPr>
          <w:instrText xml:space="preserve"> PAGEREF _Toc86930666 \h </w:instrText>
        </w:r>
        <w:r w:rsidR="006B40CB">
          <w:rPr>
            <w:noProof/>
            <w:webHidden/>
          </w:rPr>
        </w:r>
        <w:r w:rsidR="006B40CB">
          <w:rPr>
            <w:noProof/>
            <w:webHidden/>
          </w:rPr>
          <w:fldChar w:fldCharType="separate"/>
        </w:r>
        <w:r w:rsidR="006B40CB">
          <w:rPr>
            <w:noProof/>
            <w:webHidden/>
          </w:rPr>
          <w:t>71</w:t>
        </w:r>
        <w:r w:rsidR="006B40CB">
          <w:rPr>
            <w:noProof/>
            <w:webHidden/>
          </w:rPr>
          <w:fldChar w:fldCharType="end"/>
        </w:r>
      </w:hyperlink>
    </w:p>
    <w:p w14:paraId="3A2B746E" w14:textId="1DB67540"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667" w:history="1">
        <w:r w:rsidR="006B40CB" w:rsidRPr="00BC1667">
          <w:rPr>
            <w:rStyle w:val="Collegamentoipertestuale"/>
            <w:rFonts w:ascii="Book Antiqua" w:hAnsi="Book Antiqua"/>
            <w:caps/>
            <w:noProof/>
          </w:rPr>
          <w:t>12. User guide</w:t>
        </w:r>
        <w:r w:rsidR="006B40CB">
          <w:rPr>
            <w:noProof/>
            <w:webHidden/>
          </w:rPr>
          <w:tab/>
        </w:r>
        <w:r w:rsidR="006B40CB">
          <w:rPr>
            <w:noProof/>
            <w:webHidden/>
          </w:rPr>
          <w:fldChar w:fldCharType="begin"/>
        </w:r>
        <w:r w:rsidR="006B40CB">
          <w:rPr>
            <w:noProof/>
            <w:webHidden/>
          </w:rPr>
          <w:instrText xml:space="preserve"> PAGEREF _Toc86930667 \h </w:instrText>
        </w:r>
        <w:r w:rsidR="006B40CB">
          <w:rPr>
            <w:noProof/>
            <w:webHidden/>
          </w:rPr>
        </w:r>
        <w:r w:rsidR="006B40CB">
          <w:rPr>
            <w:noProof/>
            <w:webHidden/>
          </w:rPr>
          <w:fldChar w:fldCharType="separate"/>
        </w:r>
        <w:r w:rsidR="006B40CB">
          <w:rPr>
            <w:noProof/>
            <w:webHidden/>
          </w:rPr>
          <w:t>72</w:t>
        </w:r>
        <w:r w:rsidR="006B40CB">
          <w:rPr>
            <w:noProof/>
            <w:webHidden/>
          </w:rPr>
          <w:fldChar w:fldCharType="end"/>
        </w:r>
      </w:hyperlink>
    </w:p>
    <w:p w14:paraId="301E6B6A" w14:textId="47C4D579"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68" w:history="1">
        <w:r w:rsidR="006B40CB" w:rsidRPr="00BC1667">
          <w:rPr>
            <w:rStyle w:val="Collegamentoipertestuale"/>
            <w:noProof/>
          </w:rPr>
          <w:t>12.1.</w:t>
        </w:r>
        <w:r w:rsidR="006B40CB">
          <w:rPr>
            <w:rFonts w:asciiTheme="minorHAnsi" w:eastAsiaTheme="minorEastAsia" w:hAnsiTheme="minorHAnsi" w:cstheme="minorBidi"/>
            <w:noProof/>
            <w:sz w:val="22"/>
            <w:lang w:eastAsia="en-GB"/>
          </w:rPr>
          <w:tab/>
        </w:r>
        <w:r w:rsidR="006B40CB" w:rsidRPr="00BC1667">
          <w:rPr>
            <w:rStyle w:val="Collegamentoipertestuale"/>
            <w:noProof/>
          </w:rPr>
          <w:t>Installation</w:t>
        </w:r>
        <w:r w:rsidR="006B40CB">
          <w:rPr>
            <w:noProof/>
            <w:webHidden/>
          </w:rPr>
          <w:tab/>
        </w:r>
        <w:r w:rsidR="006B40CB">
          <w:rPr>
            <w:noProof/>
            <w:webHidden/>
          </w:rPr>
          <w:fldChar w:fldCharType="begin"/>
        </w:r>
        <w:r w:rsidR="006B40CB">
          <w:rPr>
            <w:noProof/>
            <w:webHidden/>
          </w:rPr>
          <w:instrText xml:space="preserve"> PAGEREF _Toc86930668 \h </w:instrText>
        </w:r>
        <w:r w:rsidR="006B40CB">
          <w:rPr>
            <w:noProof/>
            <w:webHidden/>
          </w:rPr>
        </w:r>
        <w:r w:rsidR="006B40CB">
          <w:rPr>
            <w:noProof/>
            <w:webHidden/>
          </w:rPr>
          <w:fldChar w:fldCharType="separate"/>
        </w:r>
        <w:r w:rsidR="006B40CB">
          <w:rPr>
            <w:noProof/>
            <w:webHidden/>
          </w:rPr>
          <w:t>72</w:t>
        </w:r>
        <w:r w:rsidR="006B40CB">
          <w:rPr>
            <w:noProof/>
            <w:webHidden/>
          </w:rPr>
          <w:fldChar w:fldCharType="end"/>
        </w:r>
      </w:hyperlink>
    </w:p>
    <w:p w14:paraId="1A0B97FA" w14:textId="6FC27284"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69" w:history="1">
        <w:r w:rsidR="006B40CB" w:rsidRPr="00BC1667">
          <w:rPr>
            <w:rStyle w:val="Collegamentoipertestuale"/>
            <w:noProof/>
          </w:rPr>
          <w:t>12.2.</w:t>
        </w:r>
        <w:r w:rsidR="006B40CB">
          <w:rPr>
            <w:rFonts w:asciiTheme="minorHAnsi" w:eastAsiaTheme="minorEastAsia" w:hAnsiTheme="minorHAnsi" w:cstheme="minorBidi"/>
            <w:noProof/>
            <w:sz w:val="22"/>
            <w:lang w:eastAsia="en-GB"/>
          </w:rPr>
          <w:tab/>
        </w:r>
        <w:r w:rsidR="006B40CB" w:rsidRPr="00BC1667">
          <w:rPr>
            <w:rStyle w:val="Collegamentoipertestuale"/>
            <w:noProof/>
          </w:rPr>
          <w:t>Commented template of the main input file of SPHERA v.9.0.0</w:t>
        </w:r>
        <w:r w:rsidR="006B40CB">
          <w:rPr>
            <w:noProof/>
            <w:webHidden/>
          </w:rPr>
          <w:tab/>
        </w:r>
        <w:r w:rsidR="006B40CB">
          <w:rPr>
            <w:noProof/>
            <w:webHidden/>
          </w:rPr>
          <w:fldChar w:fldCharType="begin"/>
        </w:r>
        <w:r w:rsidR="006B40CB">
          <w:rPr>
            <w:noProof/>
            <w:webHidden/>
          </w:rPr>
          <w:instrText xml:space="preserve"> PAGEREF _Toc86930669 \h </w:instrText>
        </w:r>
        <w:r w:rsidR="006B40CB">
          <w:rPr>
            <w:noProof/>
            <w:webHidden/>
          </w:rPr>
        </w:r>
        <w:r w:rsidR="006B40CB">
          <w:rPr>
            <w:noProof/>
            <w:webHidden/>
          </w:rPr>
          <w:fldChar w:fldCharType="separate"/>
        </w:r>
        <w:r w:rsidR="006B40CB">
          <w:rPr>
            <w:noProof/>
            <w:webHidden/>
          </w:rPr>
          <w:t>73</w:t>
        </w:r>
        <w:r w:rsidR="006B40CB">
          <w:rPr>
            <w:noProof/>
            <w:webHidden/>
          </w:rPr>
          <w:fldChar w:fldCharType="end"/>
        </w:r>
      </w:hyperlink>
    </w:p>
    <w:p w14:paraId="49D21CD3" w14:textId="0B53A8A6"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670" w:history="1">
        <w:r w:rsidR="006B40CB" w:rsidRPr="00BC1667">
          <w:rPr>
            <w:rStyle w:val="Collegamentoipertestuale"/>
            <w:noProof/>
          </w:rPr>
          <w:t>12.3.</w:t>
        </w:r>
        <w:r w:rsidR="006B40CB">
          <w:rPr>
            <w:rFonts w:asciiTheme="minorHAnsi" w:eastAsiaTheme="minorEastAsia" w:hAnsiTheme="minorHAnsi" w:cstheme="minorBidi"/>
            <w:noProof/>
            <w:sz w:val="22"/>
            <w:lang w:eastAsia="en-GB"/>
          </w:rPr>
          <w:tab/>
        </w:r>
        <w:r w:rsidR="006B40CB" w:rsidRPr="00BC1667">
          <w:rPr>
            <w:rStyle w:val="Collegamentoipertestuale"/>
            <w:noProof/>
          </w:rPr>
          <w:t>Tutorials</w:t>
        </w:r>
        <w:r w:rsidR="006B40CB">
          <w:rPr>
            <w:noProof/>
            <w:webHidden/>
          </w:rPr>
          <w:tab/>
        </w:r>
        <w:r w:rsidR="006B40CB">
          <w:rPr>
            <w:noProof/>
            <w:webHidden/>
          </w:rPr>
          <w:fldChar w:fldCharType="begin"/>
        </w:r>
        <w:r w:rsidR="006B40CB">
          <w:rPr>
            <w:noProof/>
            <w:webHidden/>
          </w:rPr>
          <w:instrText xml:space="preserve"> PAGEREF _Toc86930670 \h </w:instrText>
        </w:r>
        <w:r w:rsidR="006B40CB">
          <w:rPr>
            <w:noProof/>
            <w:webHidden/>
          </w:rPr>
        </w:r>
        <w:r w:rsidR="006B40CB">
          <w:rPr>
            <w:noProof/>
            <w:webHidden/>
          </w:rPr>
          <w:fldChar w:fldCharType="separate"/>
        </w:r>
        <w:r w:rsidR="006B40CB">
          <w:rPr>
            <w:noProof/>
            <w:webHidden/>
          </w:rPr>
          <w:t>73</w:t>
        </w:r>
        <w:r w:rsidR="006B40CB">
          <w:rPr>
            <w:noProof/>
            <w:webHidden/>
          </w:rPr>
          <w:fldChar w:fldCharType="end"/>
        </w:r>
      </w:hyperlink>
    </w:p>
    <w:p w14:paraId="1CA89DAD" w14:textId="310C731C"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1" w:history="1">
        <w:r w:rsidR="006B40CB" w:rsidRPr="00BC1667">
          <w:rPr>
            <w:rStyle w:val="Collegamentoipertestuale"/>
            <w:noProof/>
            <w:lang w:val="en-GB"/>
          </w:rPr>
          <w:t>12.3.1.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“body_body_impacts”</w:t>
        </w:r>
        <w:r w:rsidR="006B40CB">
          <w:rPr>
            <w:noProof/>
            <w:webHidden/>
          </w:rPr>
          <w:tab/>
        </w:r>
        <w:r w:rsidR="006B40CB">
          <w:rPr>
            <w:noProof/>
            <w:webHidden/>
          </w:rPr>
          <w:fldChar w:fldCharType="begin"/>
        </w:r>
        <w:r w:rsidR="006B40CB">
          <w:rPr>
            <w:noProof/>
            <w:webHidden/>
          </w:rPr>
          <w:instrText xml:space="preserve"> PAGEREF _Toc86930671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BB5B338" w14:textId="02CCC4B3"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2" w:history="1">
        <w:r w:rsidR="006B40CB" w:rsidRPr="00BC1667">
          <w:rPr>
            <w:rStyle w:val="Collegamentoipertestuale"/>
            <w:noProof/>
            <w:lang w:val="en-GB"/>
          </w:rPr>
          <w:t>12.3.2.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“body_boundary_impacts”</w:t>
        </w:r>
        <w:r w:rsidR="006B40CB">
          <w:rPr>
            <w:noProof/>
            <w:webHidden/>
          </w:rPr>
          <w:tab/>
        </w:r>
        <w:r w:rsidR="006B40CB">
          <w:rPr>
            <w:noProof/>
            <w:webHidden/>
          </w:rPr>
          <w:fldChar w:fldCharType="begin"/>
        </w:r>
        <w:r w:rsidR="006B40CB">
          <w:rPr>
            <w:noProof/>
            <w:webHidden/>
          </w:rPr>
          <w:instrText xml:space="preserve"> PAGEREF _Toc86930672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54A915C1" w14:textId="24B1331B"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3" w:history="1">
        <w:r w:rsidR="006B40CB" w:rsidRPr="00BC1667">
          <w:rPr>
            <w:rStyle w:val="Collegamentoipertestuale"/>
            <w:noProof/>
            <w:lang w:val="en-GB"/>
          </w:rPr>
          <w:t>12.3.3.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“dam_breach_ICOLD_trunks”</w:t>
        </w:r>
        <w:r w:rsidR="006B40CB">
          <w:rPr>
            <w:noProof/>
            <w:webHidden/>
          </w:rPr>
          <w:tab/>
        </w:r>
        <w:r w:rsidR="006B40CB">
          <w:rPr>
            <w:noProof/>
            <w:webHidden/>
          </w:rPr>
          <w:fldChar w:fldCharType="begin"/>
        </w:r>
        <w:r w:rsidR="006B40CB">
          <w:rPr>
            <w:noProof/>
            <w:webHidden/>
          </w:rPr>
          <w:instrText xml:space="preserve"> PAGEREF _Toc86930673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5B45F9B" w14:textId="3E2B402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4" w:history="1">
        <w:r w:rsidR="006B40CB" w:rsidRPr="00BC1667">
          <w:rPr>
            <w:rStyle w:val="Collegamentoipertestuale"/>
            <w:noProof/>
            <w:lang w:val="en-GB"/>
          </w:rPr>
          <w:t>12.3.4.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“db_2bodies”</w:t>
        </w:r>
        <w:r w:rsidR="006B40CB">
          <w:rPr>
            <w:noProof/>
            <w:webHidden/>
          </w:rPr>
          <w:tab/>
        </w:r>
        <w:r w:rsidR="006B40CB">
          <w:rPr>
            <w:noProof/>
            <w:webHidden/>
          </w:rPr>
          <w:fldChar w:fldCharType="begin"/>
        </w:r>
        <w:r w:rsidR="006B40CB">
          <w:rPr>
            <w:noProof/>
            <w:webHidden/>
          </w:rPr>
          <w:instrText xml:space="preserve"> PAGEREF _Toc86930674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23C4BCFD" w14:textId="3215011A"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5" w:history="1">
        <w:r w:rsidR="006B40CB" w:rsidRPr="00BC1667">
          <w:rPr>
            <w:rStyle w:val="Collegamentoipertestuale"/>
            <w:noProof/>
            <w:lang w:val="en-GB"/>
          </w:rPr>
          <w:t>12.3.5.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“db_2D_demo”</w:t>
        </w:r>
        <w:r w:rsidR="006B40CB">
          <w:rPr>
            <w:noProof/>
            <w:webHidden/>
          </w:rPr>
          <w:tab/>
        </w:r>
        <w:r w:rsidR="006B40CB">
          <w:rPr>
            <w:noProof/>
            <w:webHidden/>
          </w:rPr>
          <w:fldChar w:fldCharType="begin"/>
        </w:r>
        <w:r w:rsidR="006B40CB">
          <w:rPr>
            <w:noProof/>
            <w:webHidden/>
          </w:rPr>
          <w:instrText xml:space="preserve"> PAGEREF _Toc86930675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4D92FD2B" w14:textId="2766BCA3"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6" w:history="1">
        <w:r w:rsidR="006B40CB" w:rsidRPr="00BC1667">
          <w:rPr>
            <w:rStyle w:val="Collegamentoipertestuale"/>
            <w:noProof/>
            <w:lang w:val="en-GB"/>
          </w:rPr>
          <w:t>12.3.6.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“db_Alpe_Gera”</w:t>
        </w:r>
        <w:r w:rsidR="006B40CB">
          <w:rPr>
            <w:noProof/>
            <w:webHidden/>
          </w:rPr>
          <w:tab/>
        </w:r>
        <w:r w:rsidR="006B40CB">
          <w:rPr>
            <w:noProof/>
            <w:webHidden/>
          </w:rPr>
          <w:fldChar w:fldCharType="begin"/>
        </w:r>
        <w:r w:rsidR="006B40CB">
          <w:rPr>
            <w:noProof/>
            <w:webHidden/>
          </w:rPr>
          <w:instrText xml:space="preserve"> PAGEREF _Toc86930676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1B072A7F" w14:textId="16C102DF"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7" w:history="1">
        <w:r w:rsidR="006B40CB" w:rsidRPr="00BC1667">
          <w:rPr>
            <w:rStyle w:val="Collegamentoipertestuale"/>
            <w:noProof/>
          </w:rPr>
          <w:t>12.3.7.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rPr>
          <w:t>“db_Alpe_Gera_Lanzada_substations”</w:t>
        </w:r>
        <w:r w:rsidR="006B40CB">
          <w:rPr>
            <w:noProof/>
            <w:webHidden/>
          </w:rPr>
          <w:tab/>
        </w:r>
        <w:r w:rsidR="006B40CB">
          <w:rPr>
            <w:noProof/>
            <w:webHidden/>
          </w:rPr>
          <w:fldChar w:fldCharType="begin"/>
        </w:r>
        <w:r w:rsidR="006B40CB">
          <w:rPr>
            <w:noProof/>
            <w:webHidden/>
          </w:rPr>
          <w:instrText xml:space="preserve"> PAGEREF _Toc86930677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CF615BC" w14:textId="58CBF38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8" w:history="1">
        <w:r w:rsidR="006B40CB" w:rsidRPr="00BC1667">
          <w:rPr>
            <w:rStyle w:val="Collegamentoipertestuale"/>
            <w:noProof/>
            <w:lang w:val="en-GB"/>
          </w:rPr>
          <w:t>12.3.8.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“db_body_exp_UniBas”</w:t>
        </w:r>
        <w:r w:rsidR="006B40CB">
          <w:rPr>
            <w:noProof/>
            <w:webHidden/>
          </w:rPr>
          <w:tab/>
        </w:r>
        <w:r w:rsidR="006B40CB">
          <w:rPr>
            <w:noProof/>
            <w:webHidden/>
          </w:rPr>
          <w:fldChar w:fldCharType="begin"/>
        </w:r>
        <w:r w:rsidR="006B40CB">
          <w:rPr>
            <w:noProof/>
            <w:webHidden/>
          </w:rPr>
          <w:instrText xml:space="preserve"> PAGEREF _Toc86930678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7ACD811" w14:textId="7494E37F"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79" w:history="1">
        <w:r w:rsidR="006B40CB" w:rsidRPr="00BC1667">
          <w:rPr>
            <w:rStyle w:val="Collegamentoipertestuale"/>
            <w:noProof/>
            <w:lang w:val="en-GB"/>
          </w:rPr>
          <w:t>12.3.9.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“db_ICOLD”</w:t>
        </w:r>
        <w:r w:rsidR="006B40CB">
          <w:rPr>
            <w:noProof/>
            <w:webHidden/>
          </w:rPr>
          <w:tab/>
        </w:r>
        <w:r w:rsidR="006B40CB">
          <w:rPr>
            <w:noProof/>
            <w:webHidden/>
          </w:rPr>
          <w:fldChar w:fldCharType="begin"/>
        </w:r>
        <w:r w:rsidR="006B40CB">
          <w:rPr>
            <w:noProof/>
            <w:webHidden/>
          </w:rPr>
          <w:instrText xml:space="preserve"> PAGEREF _Toc86930679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CE9C6F1" w14:textId="2EFF200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0" w:history="1">
        <w:r w:rsidR="006B40CB" w:rsidRPr="00BC1667">
          <w:rPr>
            <w:rStyle w:val="Collegamentoipertestuale"/>
            <w:noProof/>
            <w:lang w:val="en-GB"/>
          </w:rPr>
          <w:t>12.3.10.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“db_multi_body”</w:t>
        </w:r>
        <w:r w:rsidR="006B40CB">
          <w:rPr>
            <w:noProof/>
            <w:webHidden/>
          </w:rPr>
          <w:tab/>
        </w:r>
        <w:r w:rsidR="006B40CB">
          <w:rPr>
            <w:noProof/>
            <w:webHidden/>
          </w:rPr>
          <w:fldChar w:fldCharType="begin"/>
        </w:r>
        <w:r w:rsidR="006B40CB">
          <w:rPr>
            <w:noProof/>
            <w:webHidden/>
          </w:rPr>
          <w:instrText xml:space="preserve"> PAGEREF _Toc86930680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F81B8F4" w14:textId="45460EF4"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1" w:history="1">
        <w:r w:rsidR="006B40CB" w:rsidRPr="00BC1667">
          <w:rPr>
            <w:rStyle w:val="Collegamentoipertestuale"/>
            <w:noProof/>
            <w:lang w:val="en-GB"/>
          </w:rPr>
          <w:t>12.3.11.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“db_squat_obstacle”</w:t>
        </w:r>
        <w:r w:rsidR="006B40CB">
          <w:rPr>
            <w:noProof/>
            <w:webHidden/>
          </w:rPr>
          <w:tab/>
        </w:r>
        <w:r w:rsidR="006B40CB">
          <w:rPr>
            <w:noProof/>
            <w:webHidden/>
          </w:rPr>
          <w:fldChar w:fldCharType="begin"/>
        </w:r>
        <w:r w:rsidR="006B40CB">
          <w:rPr>
            <w:noProof/>
            <w:webHidden/>
          </w:rPr>
          <w:instrText xml:space="preserve"> PAGEREF _Toc86930681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2EA16BB1" w14:textId="23ED832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2" w:history="1">
        <w:r w:rsidR="006B40CB" w:rsidRPr="00BC1667">
          <w:rPr>
            <w:rStyle w:val="Collegamentoipertestuale"/>
            <w:noProof/>
            <w:lang w:val="en-GB"/>
          </w:rPr>
          <w:t>12.3.12.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“db_tall_obstacle”</w:t>
        </w:r>
        <w:r w:rsidR="006B40CB">
          <w:rPr>
            <w:noProof/>
            <w:webHidden/>
          </w:rPr>
          <w:tab/>
        </w:r>
        <w:r w:rsidR="006B40CB">
          <w:rPr>
            <w:noProof/>
            <w:webHidden/>
          </w:rPr>
          <w:fldChar w:fldCharType="begin"/>
        </w:r>
        <w:r w:rsidR="006B40CB">
          <w:rPr>
            <w:noProof/>
            <w:webHidden/>
          </w:rPr>
          <w:instrText xml:space="preserve"> PAGEREF _Toc86930682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01AD334E" w14:textId="0FD10B29"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3" w:history="1">
        <w:r w:rsidR="006B40CB" w:rsidRPr="00BC1667">
          <w:rPr>
            <w:rStyle w:val="Collegamentoipertestuale"/>
            <w:noProof/>
            <w:lang w:val="en-GB"/>
          </w:rPr>
          <w:t>12.3.13.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“dike_breach_2D_expSchHag12JHR_ID22”</w:t>
        </w:r>
        <w:r w:rsidR="006B40CB">
          <w:rPr>
            <w:noProof/>
            <w:webHidden/>
          </w:rPr>
          <w:tab/>
        </w:r>
        <w:r w:rsidR="006B40CB">
          <w:rPr>
            <w:noProof/>
            <w:webHidden/>
          </w:rPr>
          <w:fldChar w:fldCharType="begin"/>
        </w:r>
        <w:r w:rsidR="006B40CB">
          <w:rPr>
            <w:noProof/>
            <w:webHidden/>
          </w:rPr>
          <w:instrText xml:space="preserve"> PAGEREF _Toc86930683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6C95EE2E" w14:textId="44970B51"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4" w:history="1">
        <w:r w:rsidR="006B40CB" w:rsidRPr="00BC1667">
          <w:rPr>
            <w:rStyle w:val="Collegamentoipertestuale"/>
            <w:noProof/>
            <w:lang w:val="en-GB"/>
          </w:rPr>
          <w:t>12.3.14.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“edb_2D_demo”</w:t>
        </w:r>
        <w:r w:rsidR="006B40CB">
          <w:rPr>
            <w:noProof/>
            <w:webHidden/>
          </w:rPr>
          <w:tab/>
        </w:r>
        <w:r w:rsidR="006B40CB">
          <w:rPr>
            <w:noProof/>
            <w:webHidden/>
          </w:rPr>
          <w:fldChar w:fldCharType="begin"/>
        </w:r>
        <w:r w:rsidR="006B40CB">
          <w:rPr>
            <w:noProof/>
            <w:webHidden/>
          </w:rPr>
          <w:instrText xml:space="preserve"> PAGEREF _Toc86930684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4EDF596B" w14:textId="14C97DC4"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5" w:history="1">
        <w:r w:rsidR="006B40CB" w:rsidRPr="00BC1667">
          <w:rPr>
            <w:rStyle w:val="Collegamentoipertestuale"/>
            <w:noProof/>
            <w:lang w:val="en-GB"/>
          </w:rPr>
          <w:t>12.3.15.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“edb_2D_FraCap02”</w:t>
        </w:r>
        <w:r w:rsidR="006B40CB">
          <w:rPr>
            <w:noProof/>
            <w:webHidden/>
          </w:rPr>
          <w:tab/>
        </w:r>
        <w:r w:rsidR="006B40CB">
          <w:rPr>
            <w:noProof/>
            <w:webHidden/>
          </w:rPr>
          <w:fldChar w:fldCharType="begin"/>
        </w:r>
        <w:r w:rsidR="006B40CB">
          <w:rPr>
            <w:noProof/>
            <w:webHidden/>
          </w:rPr>
          <w:instrText xml:space="preserve"> PAGEREF _Toc86930685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69762E44" w14:textId="6A9A4ABD"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6" w:history="1">
        <w:r w:rsidR="006B40CB" w:rsidRPr="00BC1667">
          <w:rPr>
            <w:rStyle w:val="Collegamentoipertestuale"/>
            <w:noProof/>
            <w:lang w:val="en-GB"/>
          </w:rPr>
          <w:t>12.3.16.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“edb_2D_FraCap02_Taipei”</w:t>
        </w:r>
        <w:r w:rsidR="006B40CB">
          <w:rPr>
            <w:noProof/>
            <w:webHidden/>
          </w:rPr>
          <w:tab/>
        </w:r>
        <w:r w:rsidR="006B40CB">
          <w:rPr>
            <w:noProof/>
            <w:webHidden/>
          </w:rPr>
          <w:fldChar w:fldCharType="begin"/>
        </w:r>
        <w:r w:rsidR="006B40CB">
          <w:rPr>
            <w:noProof/>
            <w:webHidden/>
          </w:rPr>
          <w:instrText xml:space="preserve"> PAGEREF _Toc86930686 \h </w:instrText>
        </w:r>
        <w:r w:rsidR="006B40CB">
          <w:rPr>
            <w:noProof/>
            <w:webHidden/>
          </w:rPr>
        </w:r>
        <w:r w:rsidR="006B40CB">
          <w:rPr>
            <w:noProof/>
            <w:webHidden/>
          </w:rPr>
          <w:fldChar w:fldCharType="separate"/>
        </w:r>
        <w:r w:rsidR="006B40CB">
          <w:rPr>
            <w:noProof/>
            <w:webHidden/>
          </w:rPr>
          <w:t>74</w:t>
        </w:r>
        <w:r w:rsidR="006B40CB">
          <w:rPr>
            <w:noProof/>
            <w:webHidden/>
          </w:rPr>
          <w:fldChar w:fldCharType="end"/>
        </w:r>
      </w:hyperlink>
    </w:p>
    <w:p w14:paraId="75D9E315" w14:textId="47635071"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7" w:history="1">
        <w:r w:rsidR="006B40CB" w:rsidRPr="00BC1667">
          <w:rPr>
            <w:rStyle w:val="Collegamentoipertestuale"/>
            <w:noProof/>
            <w:lang w:val="en-GB"/>
          </w:rPr>
          <w:t>12.3.17.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“edb_2D_Spi05”</w:t>
        </w:r>
        <w:r w:rsidR="006B40CB">
          <w:rPr>
            <w:noProof/>
            <w:webHidden/>
          </w:rPr>
          <w:tab/>
        </w:r>
        <w:r w:rsidR="006B40CB">
          <w:rPr>
            <w:noProof/>
            <w:webHidden/>
          </w:rPr>
          <w:fldChar w:fldCharType="begin"/>
        </w:r>
        <w:r w:rsidR="006B40CB">
          <w:rPr>
            <w:noProof/>
            <w:webHidden/>
          </w:rPr>
          <w:instrText xml:space="preserve"> PAGEREF _Toc86930687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42E98A8D" w14:textId="6F2661BE"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8" w:history="1">
        <w:r w:rsidR="006B40CB" w:rsidRPr="00BC1667">
          <w:rPr>
            <w:rStyle w:val="Collegamentoipertestuale"/>
            <w:noProof/>
            <w:lang w:val="en-GB"/>
          </w:rPr>
          <w:t>12.3.18.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“edb_ICOLD”</w:t>
        </w:r>
        <w:r w:rsidR="006B40CB">
          <w:rPr>
            <w:noProof/>
            <w:webHidden/>
          </w:rPr>
          <w:tab/>
        </w:r>
        <w:r w:rsidR="006B40CB">
          <w:rPr>
            <w:noProof/>
            <w:webHidden/>
          </w:rPr>
          <w:fldChar w:fldCharType="begin"/>
        </w:r>
        <w:r w:rsidR="006B40CB">
          <w:rPr>
            <w:noProof/>
            <w:webHidden/>
          </w:rPr>
          <w:instrText xml:space="preserve"> PAGEREF _Toc86930688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147508AF" w14:textId="1283D301"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89" w:history="1">
        <w:r w:rsidR="006B40CB" w:rsidRPr="00BC1667">
          <w:rPr>
            <w:rStyle w:val="Collegamentoipertestuale"/>
            <w:noProof/>
            <w:lang w:val="en-GB"/>
          </w:rPr>
          <w:t>12.3.19.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“edb_KarlSand”</w:t>
        </w:r>
        <w:r w:rsidR="006B40CB">
          <w:rPr>
            <w:noProof/>
            <w:webHidden/>
          </w:rPr>
          <w:tab/>
        </w:r>
        <w:r w:rsidR="006B40CB">
          <w:rPr>
            <w:noProof/>
            <w:webHidden/>
          </w:rPr>
          <w:fldChar w:fldCharType="begin"/>
        </w:r>
        <w:r w:rsidR="006B40CB">
          <w:rPr>
            <w:noProof/>
            <w:webHidden/>
          </w:rPr>
          <w:instrText xml:space="preserve"> PAGEREF _Toc86930689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68DAE3A9" w14:textId="2677C5E6"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0" w:history="1">
        <w:r w:rsidR="006B40CB" w:rsidRPr="00BC1667">
          <w:rPr>
            <w:rStyle w:val="Collegamentoipertestuale"/>
            <w:noProof/>
            <w:lang w:val="en-GB"/>
          </w:rPr>
          <w:t>12.3.20.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“edb_Pon10”</w:t>
        </w:r>
        <w:r w:rsidR="006B40CB">
          <w:rPr>
            <w:noProof/>
            <w:webHidden/>
          </w:rPr>
          <w:tab/>
        </w:r>
        <w:r w:rsidR="006B40CB">
          <w:rPr>
            <w:noProof/>
            <w:webHidden/>
          </w:rPr>
          <w:fldChar w:fldCharType="begin"/>
        </w:r>
        <w:r w:rsidR="006B40CB">
          <w:rPr>
            <w:noProof/>
            <w:webHidden/>
          </w:rPr>
          <w:instrText xml:space="preserve"> PAGEREF _Toc86930690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05CAC2D" w14:textId="726A7068"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1" w:history="1">
        <w:r w:rsidR="006B40CB" w:rsidRPr="00BC1667">
          <w:rPr>
            <w:rStyle w:val="Collegamentoipertestuale"/>
            <w:noProof/>
            <w:lang w:val="en-GB"/>
          </w:rPr>
          <w:t>12.3.21.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“floating_cube_stability”</w:t>
        </w:r>
        <w:r w:rsidR="006B40CB">
          <w:rPr>
            <w:noProof/>
            <w:webHidden/>
          </w:rPr>
          <w:tab/>
        </w:r>
        <w:r w:rsidR="006B40CB">
          <w:rPr>
            <w:noProof/>
            <w:webHidden/>
          </w:rPr>
          <w:fldChar w:fldCharType="begin"/>
        </w:r>
        <w:r w:rsidR="006B40CB">
          <w:rPr>
            <w:noProof/>
            <w:webHidden/>
          </w:rPr>
          <w:instrText xml:space="preserve"> PAGEREF _Toc86930691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6E4615C2" w14:textId="402EB42B"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2" w:history="1">
        <w:r w:rsidR="006B40CB" w:rsidRPr="00BC1667">
          <w:rPr>
            <w:rStyle w:val="Collegamentoipertestuale"/>
            <w:noProof/>
            <w:lang w:val="en-GB"/>
          </w:rPr>
          <w:t>12.3.22.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“flushing_2D”</w:t>
        </w:r>
        <w:r w:rsidR="006B40CB">
          <w:rPr>
            <w:noProof/>
            <w:webHidden/>
          </w:rPr>
          <w:tab/>
        </w:r>
        <w:r w:rsidR="006B40CB">
          <w:rPr>
            <w:noProof/>
            <w:webHidden/>
          </w:rPr>
          <w:fldChar w:fldCharType="begin"/>
        </w:r>
        <w:r w:rsidR="006B40CB">
          <w:rPr>
            <w:noProof/>
            <w:webHidden/>
          </w:rPr>
          <w:instrText xml:space="preserve"> PAGEREF _Toc86930692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11BDA466" w14:textId="059BEEEA"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3" w:history="1">
        <w:r w:rsidR="006B40CB" w:rsidRPr="00BC1667">
          <w:rPr>
            <w:rStyle w:val="Collegamentoipertestuale"/>
            <w:noProof/>
            <w:lang w:val="en-GB"/>
          </w:rPr>
          <w:t>12.3.23.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“flushing_3D”</w:t>
        </w:r>
        <w:r w:rsidR="006B40CB">
          <w:rPr>
            <w:noProof/>
            <w:webHidden/>
          </w:rPr>
          <w:tab/>
        </w:r>
        <w:r w:rsidR="006B40CB">
          <w:rPr>
            <w:noProof/>
            <w:webHidden/>
          </w:rPr>
          <w:fldChar w:fldCharType="begin"/>
        </w:r>
        <w:r w:rsidR="006B40CB">
          <w:rPr>
            <w:noProof/>
            <w:webHidden/>
          </w:rPr>
          <w:instrText xml:space="preserve"> PAGEREF _Toc86930693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3588657" w14:textId="332EF26D"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4" w:history="1">
        <w:r w:rsidR="006B40CB" w:rsidRPr="00BC1667">
          <w:rPr>
            <w:rStyle w:val="Collegamentoipertestuale"/>
            <w:noProof/>
            <w:lang w:val="en-GB"/>
          </w:rPr>
          <w:t>12.3.24.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“jet_plate”</w:t>
        </w:r>
        <w:r w:rsidR="006B40CB">
          <w:rPr>
            <w:noProof/>
            <w:webHidden/>
          </w:rPr>
          <w:tab/>
        </w:r>
        <w:r w:rsidR="006B40CB">
          <w:rPr>
            <w:noProof/>
            <w:webHidden/>
          </w:rPr>
          <w:fldChar w:fldCharType="begin"/>
        </w:r>
        <w:r w:rsidR="006B40CB">
          <w:rPr>
            <w:noProof/>
            <w:webHidden/>
          </w:rPr>
          <w:instrText xml:space="preserve"> PAGEREF _Toc86930694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662694AA" w14:textId="017C2721"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5" w:history="1">
        <w:r w:rsidR="006B40CB" w:rsidRPr="00BC1667">
          <w:rPr>
            <w:rStyle w:val="Collegamentoipertestuale"/>
            <w:noProof/>
            <w:lang w:val="en-GB"/>
          </w:rPr>
          <w:t>12.3.25.</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“rectangular_side_weir_Fr_0_491”</w:t>
        </w:r>
        <w:r w:rsidR="006B40CB">
          <w:rPr>
            <w:noProof/>
            <w:webHidden/>
          </w:rPr>
          <w:tab/>
        </w:r>
        <w:r w:rsidR="006B40CB">
          <w:rPr>
            <w:noProof/>
            <w:webHidden/>
          </w:rPr>
          <w:fldChar w:fldCharType="begin"/>
        </w:r>
        <w:r w:rsidR="006B40CB">
          <w:rPr>
            <w:noProof/>
            <w:webHidden/>
          </w:rPr>
          <w:instrText xml:space="preserve"> PAGEREF _Toc86930695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71222E86" w14:textId="013CE15C"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6" w:history="1">
        <w:r w:rsidR="006B40CB" w:rsidRPr="00BC1667">
          <w:rPr>
            <w:rStyle w:val="Collegamentoipertestuale"/>
            <w:noProof/>
            <w:lang w:val="en-GB"/>
          </w:rPr>
          <w:t>12.3.26.</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“San_Fernando_Lower_van_Norman_dam_liquefaction”</w:t>
        </w:r>
        <w:r w:rsidR="006B40CB">
          <w:rPr>
            <w:noProof/>
            <w:webHidden/>
          </w:rPr>
          <w:tab/>
        </w:r>
        <w:r w:rsidR="006B40CB">
          <w:rPr>
            <w:noProof/>
            <w:webHidden/>
          </w:rPr>
          <w:fldChar w:fldCharType="begin"/>
        </w:r>
        <w:r w:rsidR="006B40CB">
          <w:rPr>
            <w:noProof/>
            <w:webHidden/>
          </w:rPr>
          <w:instrText xml:space="preserve"> PAGEREF _Toc86930696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475FB2AE" w14:textId="1656AEE5"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7" w:history="1">
        <w:r w:rsidR="006B40CB" w:rsidRPr="00BC1667">
          <w:rPr>
            <w:rStyle w:val="Collegamentoipertestuale"/>
            <w:noProof/>
            <w:lang w:val="en-GB"/>
          </w:rPr>
          <w:t>12.3.27.</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“sloshing_tank_TbyTn_0_78”</w:t>
        </w:r>
        <w:r w:rsidR="006B40CB">
          <w:rPr>
            <w:noProof/>
            <w:webHidden/>
          </w:rPr>
          <w:tab/>
        </w:r>
        <w:r w:rsidR="006B40CB">
          <w:rPr>
            <w:noProof/>
            <w:webHidden/>
          </w:rPr>
          <w:fldChar w:fldCharType="begin"/>
        </w:r>
        <w:r w:rsidR="006B40CB">
          <w:rPr>
            <w:noProof/>
            <w:webHidden/>
          </w:rPr>
          <w:instrText xml:space="preserve"> PAGEREF _Toc86930697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D569B8C" w14:textId="4582EE58"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8" w:history="1">
        <w:r w:rsidR="006B40CB" w:rsidRPr="00BC1667">
          <w:rPr>
            <w:rStyle w:val="Collegamentoipertestuale"/>
            <w:noProof/>
            <w:lang w:val="en-GB"/>
          </w:rPr>
          <w:t>12.3.28.</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“sloshing_tank_TbyTn_1_07”</w:t>
        </w:r>
        <w:r w:rsidR="006B40CB">
          <w:rPr>
            <w:noProof/>
            <w:webHidden/>
          </w:rPr>
          <w:tab/>
        </w:r>
        <w:r w:rsidR="006B40CB">
          <w:rPr>
            <w:noProof/>
            <w:webHidden/>
          </w:rPr>
          <w:fldChar w:fldCharType="begin"/>
        </w:r>
        <w:r w:rsidR="006B40CB">
          <w:rPr>
            <w:noProof/>
            <w:webHidden/>
          </w:rPr>
          <w:instrText xml:space="preserve"> PAGEREF _Toc86930698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E9A17A3" w14:textId="0117AB25"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699" w:history="1">
        <w:r w:rsidR="006B40CB" w:rsidRPr="00BC1667">
          <w:rPr>
            <w:rStyle w:val="Collegamentoipertestuale"/>
            <w:noProof/>
            <w:lang w:val="en-GB"/>
          </w:rPr>
          <w:t>12.3.29.</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“spherical_Couette_flows”</w:t>
        </w:r>
        <w:r w:rsidR="006B40CB">
          <w:rPr>
            <w:noProof/>
            <w:webHidden/>
          </w:rPr>
          <w:tab/>
        </w:r>
        <w:r w:rsidR="006B40CB">
          <w:rPr>
            <w:noProof/>
            <w:webHidden/>
          </w:rPr>
          <w:fldChar w:fldCharType="begin"/>
        </w:r>
        <w:r w:rsidR="006B40CB">
          <w:rPr>
            <w:noProof/>
            <w:webHidden/>
          </w:rPr>
          <w:instrText xml:space="preserve"> PAGEREF _Toc86930699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8899085" w14:textId="35CBF211"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0" w:history="1">
        <w:r w:rsidR="006B40CB" w:rsidRPr="00BC1667">
          <w:rPr>
            <w:rStyle w:val="Collegamentoipertestuale"/>
            <w:noProof/>
            <w:lang w:val="en-GB"/>
          </w:rPr>
          <w:t>12.3.30.</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“SPH_udb_exp_Kim2015HYDROL”</w:t>
        </w:r>
        <w:r w:rsidR="006B40CB">
          <w:rPr>
            <w:noProof/>
            <w:webHidden/>
          </w:rPr>
          <w:tab/>
        </w:r>
        <w:r w:rsidR="006B40CB">
          <w:rPr>
            <w:noProof/>
            <w:webHidden/>
          </w:rPr>
          <w:fldChar w:fldCharType="begin"/>
        </w:r>
        <w:r w:rsidR="006B40CB">
          <w:rPr>
            <w:noProof/>
            <w:webHidden/>
          </w:rPr>
          <w:instrText xml:space="preserve"> PAGEREF _Toc86930700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107A2306" w14:textId="5E369EA4"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1" w:history="1">
        <w:r w:rsidR="006B40CB" w:rsidRPr="00BC1667">
          <w:rPr>
            <w:rStyle w:val="Collegamentoipertestuale"/>
            <w:noProof/>
            <w:lang w:val="en-GB"/>
          </w:rPr>
          <w:t>12.3.31.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“submerged_landslide”</w:t>
        </w:r>
        <w:r w:rsidR="006B40CB">
          <w:rPr>
            <w:noProof/>
            <w:webHidden/>
          </w:rPr>
          <w:tab/>
        </w:r>
        <w:r w:rsidR="006B40CB">
          <w:rPr>
            <w:noProof/>
            <w:webHidden/>
          </w:rPr>
          <w:fldChar w:fldCharType="begin"/>
        </w:r>
        <w:r w:rsidR="006B40CB">
          <w:rPr>
            <w:noProof/>
            <w:webHidden/>
          </w:rPr>
          <w:instrText xml:space="preserve"> PAGEREF _Toc86930701 \h </w:instrText>
        </w:r>
        <w:r w:rsidR="006B40CB">
          <w:rPr>
            <w:noProof/>
            <w:webHidden/>
          </w:rPr>
        </w:r>
        <w:r w:rsidR="006B40CB">
          <w:rPr>
            <w:noProof/>
            <w:webHidden/>
          </w:rPr>
          <w:fldChar w:fldCharType="separate"/>
        </w:r>
        <w:r w:rsidR="006B40CB">
          <w:rPr>
            <w:noProof/>
            <w:webHidden/>
          </w:rPr>
          <w:t>75</w:t>
        </w:r>
        <w:r w:rsidR="006B40CB">
          <w:rPr>
            <w:noProof/>
            <w:webHidden/>
          </w:rPr>
          <w:fldChar w:fldCharType="end"/>
        </w:r>
      </w:hyperlink>
    </w:p>
    <w:p w14:paraId="389E5574" w14:textId="163F9DC2"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2" w:history="1">
        <w:r w:rsidR="006B40CB" w:rsidRPr="00BC1667">
          <w:rPr>
            <w:rStyle w:val="Collegamentoipertestuale"/>
            <w:noProof/>
            <w:lang w:val="en-GB"/>
          </w:rPr>
          <w:t>12.3.32.</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“still_water_tank”</w:t>
        </w:r>
        <w:r w:rsidR="006B40CB">
          <w:rPr>
            <w:noProof/>
            <w:webHidden/>
          </w:rPr>
          <w:tab/>
        </w:r>
        <w:r w:rsidR="006B40CB">
          <w:rPr>
            <w:noProof/>
            <w:webHidden/>
          </w:rPr>
          <w:fldChar w:fldCharType="begin"/>
        </w:r>
        <w:r w:rsidR="006B40CB">
          <w:rPr>
            <w:noProof/>
            <w:webHidden/>
          </w:rPr>
          <w:instrText xml:space="preserve"> PAGEREF _Toc86930702 \h </w:instrText>
        </w:r>
        <w:r w:rsidR="006B40CB">
          <w:rPr>
            <w:noProof/>
            <w:webHidden/>
          </w:rPr>
        </w:r>
        <w:r w:rsidR="006B40CB">
          <w:rPr>
            <w:noProof/>
            <w:webHidden/>
          </w:rPr>
          <w:fldChar w:fldCharType="separate"/>
        </w:r>
        <w:r w:rsidR="006B40CB">
          <w:rPr>
            <w:noProof/>
            <w:webHidden/>
          </w:rPr>
          <w:t>76</w:t>
        </w:r>
        <w:r w:rsidR="006B40CB">
          <w:rPr>
            <w:noProof/>
            <w:webHidden/>
          </w:rPr>
          <w:fldChar w:fldCharType="end"/>
        </w:r>
      </w:hyperlink>
    </w:p>
    <w:p w14:paraId="2D41066D" w14:textId="03ADB0F7"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3" w:history="1">
        <w:r w:rsidR="006B40CB" w:rsidRPr="00BC1667">
          <w:rPr>
            <w:rStyle w:val="Collegamentoipertestuale"/>
            <w:noProof/>
            <w:lang w:val="en-GB"/>
          </w:rPr>
          <w:t>12.3.33.</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“wave_motion_for_WaveSAX”</w:t>
        </w:r>
        <w:r w:rsidR="006B40CB">
          <w:rPr>
            <w:noProof/>
            <w:webHidden/>
          </w:rPr>
          <w:tab/>
        </w:r>
        <w:r w:rsidR="006B40CB">
          <w:rPr>
            <w:noProof/>
            <w:webHidden/>
          </w:rPr>
          <w:fldChar w:fldCharType="begin"/>
        </w:r>
        <w:r w:rsidR="006B40CB">
          <w:rPr>
            <w:noProof/>
            <w:webHidden/>
          </w:rPr>
          <w:instrText xml:space="preserve"> PAGEREF _Toc86930703 \h </w:instrText>
        </w:r>
        <w:r w:rsidR="006B40CB">
          <w:rPr>
            <w:noProof/>
            <w:webHidden/>
          </w:rPr>
        </w:r>
        <w:r w:rsidR="006B40CB">
          <w:rPr>
            <w:noProof/>
            <w:webHidden/>
          </w:rPr>
          <w:fldChar w:fldCharType="separate"/>
        </w:r>
        <w:r w:rsidR="006B40CB">
          <w:rPr>
            <w:noProof/>
            <w:webHidden/>
          </w:rPr>
          <w:t>76</w:t>
        </w:r>
        <w:r w:rsidR="006B40CB">
          <w:rPr>
            <w:noProof/>
            <w:webHidden/>
          </w:rPr>
          <w:fldChar w:fldCharType="end"/>
        </w:r>
      </w:hyperlink>
    </w:p>
    <w:p w14:paraId="32A061C9" w14:textId="50190B32"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04" w:history="1">
        <w:r w:rsidR="006B40CB" w:rsidRPr="00BC1667">
          <w:rPr>
            <w:rStyle w:val="Collegamentoipertestuale"/>
            <w:noProof/>
            <w:lang w:val="en-GB"/>
          </w:rPr>
          <w:t>12.3.34.</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“wedges_falls_on_still_water”</w:t>
        </w:r>
        <w:r w:rsidR="006B40CB">
          <w:rPr>
            <w:noProof/>
            <w:webHidden/>
          </w:rPr>
          <w:tab/>
        </w:r>
        <w:r w:rsidR="006B40CB">
          <w:rPr>
            <w:noProof/>
            <w:webHidden/>
          </w:rPr>
          <w:fldChar w:fldCharType="begin"/>
        </w:r>
        <w:r w:rsidR="006B40CB">
          <w:rPr>
            <w:noProof/>
            <w:webHidden/>
          </w:rPr>
          <w:instrText xml:space="preserve"> PAGEREF _Toc86930704 \h </w:instrText>
        </w:r>
        <w:r w:rsidR="006B40CB">
          <w:rPr>
            <w:noProof/>
            <w:webHidden/>
          </w:rPr>
        </w:r>
        <w:r w:rsidR="006B40CB">
          <w:rPr>
            <w:noProof/>
            <w:webHidden/>
          </w:rPr>
          <w:fldChar w:fldCharType="separate"/>
        </w:r>
        <w:r w:rsidR="006B40CB">
          <w:rPr>
            <w:noProof/>
            <w:webHidden/>
          </w:rPr>
          <w:t>76</w:t>
        </w:r>
        <w:r w:rsidR="006B40CB">
          <w:rPr>
            <w:noProof/>
            <w:webHidden/>
          </w:rPr>
          <w:fldChar w:fldCharType="end"/>
        </w:r>
      </w:hyperlink>
    </w:p>
    <w:p w14:paraId="4DD41BDC" w14:textId="191727A8"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705" w:history="1">
        <w:r w:rsidR="006B40CB" w:rsidRPr="00BC1667">
          <w:rPr>
            <w:rStyle w:val="Collegamentoipertestuale"/>
            <w:rFonts w:ascii="Book Antiqua" w:hAnsi="Book Antiqua"/>
            <w:caps/>
            <w:noProof/>
          </w:rPr>
          <w:t>13. Use procedure of the modelling chain of SPHERA</w:t>
        </w:r>
        <w:r w:rsidR="006B40CB">
          <w:rPr>
            <w:noProof/>
            <w:webHidden/>
          </w:rPr>
          <w:tab/>
        </w:r>
        <w:r w:rsidR="006B40CB">
          <w:rPr>
            <w:noProof/>
            <w:webHidden/>
          </w:rPr>
          <w:fldChar w:fldCharType="begin"/>
        </w:r>
        <w:r w:rsidR="006B40CB">
          <w:rPr>
            <w:noProof/>
            <w:webHidden/>
          </w:rPr>
          <w:instrText xml:space="preserve"> PAGEREF _Toc86930705 \h </w:instrText>
        </w:r>
        <w:r w:rsidR="006B40CB">
          <w:rPr>
            <w:noProof/>
            <w:webHidden/>
          </w:rPr>
        </w:r>
        <w:r w:rsidR="006B40CB">
          <w:rPr>
            <w:noProof/>
            <w:webHidden/>
          </w:rPr>
          <w:fldChar w:fldCharType="separate"/>
        </w:r>
        <w:r w:rsidR="006B40CB">
          <w:rPr>
            <w:noProof/>
            <w:webHidden/>
          </w:rPr>
          <w:t>77</w:t>
        </w:r>
        <w:r w:rsidR="006B40CB">
          <w:rPr>
            <w:noProof/>
            <w:webHidden/>
          </w:rPr>
          <w:fldChar w:fldCharType="end"/>
        </w:r>
      </w:hyperlink>
    </w:p>
    <w:p w14:paraId="5D3D9778" w14:textId="499A1E47"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06" w:history="1">
        <w:r w:rsidR="006B40CB" w:rsidRPr="00BC1667">
          <w:rPr>
            <w:rStyle w:val="Collegamentoipertestuale"/>
            <w:noProof/>
          </w:rPr>
          <w:t>13.1.</w:t>
        </w:r>
        <w:r w:rsidR="006B40CB">
          <w:rPr>
            <w:rFonts w:asciiTheme="minorHAnsi" w:eastAsiaTheme="minorEastAsia" w:hAnsiTheme="minorHAnsi" w:cstheme="minorBidi"/>
            <w:noProof/>
            <w:sz w:val="22"/>
            <w:lang w:eastAsia="en-GB"/>
          </w:rPr>
          <w:tab/>
        </w:r>
        <w:r w:rsidR="006B40CB" w:rsidRPr="00BC1667">
          <w:rPr>
            <w:rStyle w:val="Collegamentoipertestuale"/>
            <w:noProof/>
          </w:rPr>
          <w:t>The SRTM3 dataset and further DEM-DTM datasets</w:t>
        </w:r>
        <w:r w:rsidR="006B40CB">
          <w:rPr>
            <w:noProof/>
            <w:webHidden/>
          </w:rPr>
          <w:tab/>
        </w:r>
        <w:r w:rsidR="006B40CB">
          <w:rPr>
            <w:noProof/>
            <w:webHidden/>
          </w:rPr>
          <w:fldChar w:fldCharType="begin"/>
        </w:r>
        <w:r w:rsidR="006B40CB">
          <w:rPr>
            <w:noProof/>
            <w:webHidden/>
          </w:rPr>
          <w:instrText xml:space="preserve"> PAGEREF _Toc86930706 \h </w:instrText>
        </w:r>
        <w:r w:rsidR="006B40CB">
          <w:rPr>
            <w:noProof/>
            <w:webHidden/>
          </w:rPr>
        </w:r>
        <w:r w:rsidR="006B40CB">
          <w:rPr>
            <w:noProof/>
            <w:webHidden/>
          </w:rPr>
          <w:fldChar w:fldCharType="separate"/>
        </w:r>
        <w:r w:rsidR="006B40CB">
          <w:rPr>
            <w:noProof/>
            <w:webHidden/>
          </w:rPr>
          <w:t>77</w:t>
        </w:r>
        <w:r w:rsidR="006B40CB">
          <w:rPr>
            <w:noProof/>
            <w:webHidden/>
          </w:rPr>
          <w:fldChar w:fldCharType="end"/>
        </w:r>
      </w:hyperlink>
    </w:p>
    <w:p w14:paraId="1EE8BA8D" w14:textId="5B2C35AB"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07" w:history="1">
        <w:r w:rsidR="006B40CB" w:rsidRPr="00BC1667">
          <w:rPr>
            <w:rStyle w:val="Collegamentoipertestuale"/>
            <w:noProof/>
          </w:rPr>
          <w:t>13.2.</w:t>
        </w:r>
        <w:r w:rsidR="006B40CB">
          <w:rPr>
            <w:rFonts w:asciiTheme="minorHAnsi" w:eastAsiaTheme="minorEastAsia" w:hAnsiTheme="minorHAnsi" w:cstheme="minorBidi"/>
            <w:noProof/>
            <w:sz w:val="22"/>
            <w:lang w:eastAsia="en-GB"/>
          </w:rPr>
          <w:tab/>
        </w:r>
        <w:r w:rsidR="006B40CB" w:rsidRPr="00BC1667">
          <w:rPr>
            <w:rStyle w:val="Collegamentoipertestuale"/>
            <w:noProof/>
          </w:rPr>
          <w:t>GDAL</w:t>
        </w:r>
        <w:r w:rsidR="006B40CB">
          <w:rPr>
            <w:noProof/>
            <w:webHidden/>
          </w:rPr>
          <w:tab/>
        </w:r>
        <w:r w:rsidR="006B40CB">
          <w:rPr>
            <w:noProof/>
            <w:webHidden/>
          </w:rPr>
          <w:fldChar w:fldCharType="begin"/>
        </w:r>
        <w:r w:rsidR="006B40CB">
          <w:rPr>
            <w:noProof/>
            <w:webHidden/>
          </w:rPr>
          <w:instrText xml:space="preserve"> PAGEREF _Toc86930707 \h </w:instrText>
        </w:r>
        <w:r w:rsidR="006B40CB">
          <w:rPr>
            <w:noProof/>
            <w:webHidden/>
          </w:rPr>
        </w:r>
        <w:r w:rsidR="006B40CB">
          <w:rPr>
            <w:noProof/>
            <w:webHidden/>
          </w:rPr>
          <w:fldChar w:fldCharType="separate"/>
        </w:r>
        <w:r w:rsidR="006B40CB">
          <w:rPr>
            <w:noProof/>
            <w:webHidden/>
          </w:rPr>
          <w:t>77</w:t>
        </w:r>
        <w:r w:rsidR="006B40CB">
          <w:rPr>
            <w:noProof/>
            <w:webHidden/>
          </w:rPr>
          <w:fldChar w:fldCharType="end"/>
        </w:r>
      </w:hyperlink>
    </w:p>
    <w:p w14:paraId="61497289" w14:textId="108B819A"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08" w:history="1">
        <w:r w:rsidR="006B40CB" w:rsidRPr="00BC1667">
          <w:rPr>
            <w:rStyle w:val="Collegamentoipertestuale"/>
            <w:noProof/>
          </w:rPr>
          <w:t>13.3.</w:t>
        </w:r>
        <w:r w:rsidR="006B40CB">
          <w:rPr>
            <w:rFonts w:asciiTheme="minorHAnsi" w:eastAsiaTheme="minorEastAsia" w:hAnsiTheme="minorHAnsi" w:cstheme="minorBidi"/>
            <w:noProof/>
            <w:sz w:val="22"/>
            <w:lang w:eastAsia="en-GB"/>
          </w:rPr>
          <w:tab/>
        </w:r>
        <w:r w:rsidR="006B40CB" w:rsidRPr="00BC1667">
          <w:rPr>
            <w:rStyle w:val="Collegamentoipertestuale"/>
            <w:noProof/>
          </w:rPr>
          <w:t>DEM2xyz: preliminary elaboration of the raw DEM and DTM files</w:t>
        </w:r>
        <w:r w:rsidR="006B40CB">
          <w:rPr>
            <w:noProof/>
            <w:webHidden/>
          </w:rPr>
          <w:tab/>
        </w:r>
        <w:r w:rsidR="006B40CB">
          <w:rPr>
            <w:noProof/>
            <w:webHidden/>
          </w:rPr>
          <w:fldChar w:fldCharType="begin"/>
        </w:r>
        <w:r w:rsidR="006B40CB">
          <w:rPr>
            <w:noProof/>
            <w:webHidden/>
          </w:rPr>
          <w:instrText xml:space="preserve"> PAGEREF _Toc86930708 \h </w:instrText>
        </w:r>
        <w:r w:rsidR="006B40CB">
          <w:rPr>
            <w:noProof/>
            <w:webHidden/>
          </w:rPr>
        </w:r>
        <w:r w:rsidR="006B40CB">
          <w:rPr>
            <w:noProof/>
            <w:webHidden/>
          </w:rPr>
          <w:fldChar w:fldCharType="separate"/>
        </w:r>
        <w:r w:rsidR="006B40CB">
          <w:rPr>
            <w:noProof/>
            <w:webHidden/>
          </w:rPr>
          <w:t>78</w:t>
        </w:r>
        <w:r w:rsidR="006B40CB">
          <w:rPr>
            <w:noProof/>
            <w:webHidden/>
          </w:rPr>
          <w:fldChar w:fldCharType="end"/>
        </w:r>
      </w:hyperlink>
    </w:p>
    <w:p w14:paraId="59BBDE44" w14:textId="5E276BA0"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09" w:history="1">
        <w:r w:rsidR="006B40CB" w:rsidRPr="00BC1667">
          <w:rPr>
            <w:rStyle w:val="Collegamentoipertestuale"/>
            <w:noProof/>
          </w:rPr>
          <w:t>13.4.</w:t>
        </w:r>
        <w:r w:rsidR="006B40CB">
          <w:rPr>
            <w:rFonts w:asciiTheme="minorHAnsi" w:eastAsiaTheme="minorEastAsia" w:hAnsiTheme="minorHAnsi" w:cstheme="minorBidi"/>
            <w:noProof/>
            <w:sz w:val="22"/>
            <w:lang w:eastAsia="en-GB"/>
          </w:rPr>
          <w:tab/>
        </w:r>
        <w:r w:rsidR="006B40CB" w:rsidRPr="00BC1667">
          <w:rPr>
            <w:rStyle w:val="Collegamentoipertestuale"/>
            <w:noProof/>
          </w:rPr>
          <w:t>Paraview: post-processing  of the preliminary DEM and DTM files</w:t>
        </w:r>
        <w:r w:rsidR="006B40CB">
          <w:rPr>
            <w:noProof/>
            <w:webHidden/>
          </w:rPr>
          <w:tab/>
        </w:r>
        <w:r w:rsidR="006B40CB">
          <w:rPr>
            <w:noProof/>
            <w:webHidden/>
          </w:rPr>
          <w:fldChar w:fldCharType="begin"/>
        </w:r>
        <w:r w:rsidR="006B40CB">
          <w:rPr>
            <w:noProof/>
            <w:webHidden/>
          </w:rPr>
          <w:instrText xml:space="preserve"> PAGEREF _Toc86930709 \h </w:instrText>
        </w:r>
        <w:r w:rsidR="006B40CB">
          <w:rPr>
            <w:noProof/>
            <w:webHidden/>
          </w:rPr>
        </w:r>
        <w:r w:rsidR="006B40CB">
          <w:rPr>
            <w:noProof/>
            <w:webHidden/>
          </w:rPr>
          <w:fldChar w:fldCharType="separate"/>
        </w:r>
        <w:r w:rsidR="006B40CB">
          <w:rPr>
            <w:noProof/>
            <w:webHidden/>
          </w:rPr>
          <w:t>78</w:t>
        </w:r>
        <w:r w:rsidR="006B40CB">
          <w:rPr>
            <w:noProof/>
            <w:webHidden/>
          </w:rPr>
          <w:fldChar w:fldCharType="end"/>
        </w:r>
      </w:hyperlink>
    </w:p>
    <w:p w14:paraId="174AB125" w14:textId="41759EF2"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10" w:history="1">
        <w:r w:rsidR="006B40CB" w:rsidRPr="00BC1667">
          <w:rPr>
            <w:rStyle w:val="Collegamentoipertestuale"/>
            <w:noProof/>
          </w:rPr>
          <w:t>13.5.</w:t>
        </w:r>
        <w:r w:rsidR="006B40CB">
          <w:rPr>
            <w:rFonts w:asciiTheme="minorHAnsi" w:eastAsiaTheme="minorEastAsia" w:hAnsiTheme="minorHAnsi" w:cstheme="minorBidi"/>
            <w:noProof/>
            <w:sz w:val="22"/>
            <w:lang w:eastAsia="en-GB"/>
          </w:rPr>
          <w:tab/>
        </w:r>
        <w:r w:rsidR="006B40CB" w:rsidRPr="00BC1667">
          <w:rPr>
            <w:rStyle w:val="Collegamentoipertestuale"/>
            <w:noProof/>
          </w:rPr>
          <w:t>Elaboration of a unique DEM-DTM integrated surface</w:t>
        </w:r>
        <w:r w:rsidR="006B40CB">
          <w:rPr>
            <w:noProof/>
            <w:webHidden/>
          </w:rPr>
          <w:tab/>
        </w:r>
        <w:r w:rsidR="006B40CB">
          <w:rPr>
            <w:noProof/>
            <w:webHidden/>
          </w:rPr>
          <w:fldChar w:fldCharType="begin"/>
        </w:r>
        <w:r w:rsidR="006B40CB">
          <w:rPr>
            <w:noProof/>
            <w:webHidden/>
          </w:rPr>
          <w:instrText xml:space="preserve"> PAGEREF _Toc86930710 \h </w:instrText>
        </w:r>
        <w:r w:rsidR="006B40CB">
          <w:rPr>
            <w:noProof/>
            <w:webHidden/>
          </w:rPr>
        </w:r>
        <w:r w:rsidR="006B40CB">
          <w:rPr>
            <w:noProof/>
            <w:webHidden/>
          </w:rPr>
          <w:fldChar w:fldCharType="separate"/>
        </w:r>
        <w:r w:rsidR="006B40CB">
          <w:rPr>
            <w:noProof/>
            <w:webHidden/>
          </w:rPr>
          <w:t>79</w:t>
        </w:r>
        <w:r w:rsidR="006B40CB">
          <w:rPr>
            <w:noProof/>
            <w:webHidden/>
          </w:rPr>
          <w:fldChar w:fldCharType="end"/>
        </w:r>
      </w:hyperlink>
    </w:p>
    <w:p w14:paraId="277A9523" w14:textId="4872957B"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11" w:history="1">
        <w:r w:rsidR="006B40CB" w:rsidRPr="00BC1667">
          <w:rPr>
            <w:rStyle w:val="Collegamentoipertestuale"/>
            <w:noProof/>
          </w:rPr>
          <w:t>13.6.</w:t>
        </w:r>
        <w:r w:rsidR="006B40CB">
          <w:rPr>
            <w:rFonts w:asciiTheme="minorHAnsi" w:eastAsiaTheme="minorEastAsia" w:hAnsiTheme="minorHAnsi" w:cstheme="minorBidi"/>
            <w:noProof/>
            <w:sz w:val="22"/>
            <w:lang w:eastAsia="en-GB"/>
          </w:rPr>
          <w:tab/>
        </w:r>
        <w:r w:rsidR="006B40CB" w:rsidRPr="00BC1667">
          <w:rPr>
            <w:rStyle w:val="Collegamentoipertestuale"/>
            <w:noProof/>
          </w:rPr>
          <w:t>DEM2xyz: further modifications to the DEM-DTM</w:t>
        </w:r>
        <w:r w:rsidR="006B40CB">
          <w:rPr>
            <w:noProof/>
            <w:webHidden/>
          </w:rPr>
          <w:tab/>
        </w:r>
        <w:r w:rsidR="006B40CB">
          <w:rPr>
            <w:noProof/>
            <w:webHidden/>
          </w:rPr>
          <w:fldChar w:fldCharType="begin"/>
        </w:r>
        <w:r w:rsidR="006B40CB">
          <w:rPr>
            <w:noProof/>
            <w:webHidden/>
          </w:rPr>
          <w:instrText xml:space="preserve"> PAGEREF _Toc86930711 \h </w:instrText>
        </w:r>
        <w:r w:rsidR="006B40CB">
          <w:rPr>
            <w:noProof/>
            <w:webHidden/>
          </w:rPr>
        </w:r>
        <w:r w:rsidR="006B40CB">
          <w:rPr>
            <w:noProof/>
            <w:webHidden/>
          </w:rPr>
          <w:fldChar w:fldCharType="separate"/>
        </w:r>
        <w:r w:rsidR="006B40CB">
          <w:rPr>
            <w:noProof/>
            <w:webHidden/>
          </w:rPr>
          <w:t>80</w:t>
        </w:r>
        <w:r w:rsidR="006B40CB">
          <w:rPr>
            <w:noProof/>
            <w:webHidden/>
          </w:rPr>
          <w:fldChar w:fldCharType="end"/>
        </w:r>
      </w:hyperlink>
    </w:p>
    <w:p w14:paraId="24B81823" w14:textId="5F8097EE"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12" w:history="1">
        <w:r w:rsidR="006B40CB" w:rsidRPr="00BC1667">
          <w:rPr>
            <w:rStyle w:val="Collegamentoipertestuale"/>
            <w:noProof/>
          </w:rPr>
          <w:t>13.7.</w:t>
        </w:r>
        <w:r w:rsidR="006B40CB">
          <w:rPr>
            <w:rFonts w:asciiTheme="minorHAnsi" w:eastAsiaTheme="minorEastAsia" w:hAnsiTheme="minorHAnsi" w:cstheme="minorBidi"/>
            <w:noProof/>
            <w:sz w:val="22"/>
            <w:lang w:eastAsia="en-GB"/>
          </w:rPr>
          <w:tab/>
        </w:r>
        <w:r w:rsidR="006B40CB" w:rsidRPr="00BC1667">
          <w:rPr>
            <w:rStyle w:val="Collegamentoipertestuale"/>
            <w:noProof/>
          </w:rPr>
          <w:t>Paraview: post-processing of the final output of DEM2xyz</w:t>
        </w:r>
        <w:r w:rsidR="006B40CB">
          <w:rPr>
            <w:noProof/>
            <w:webHidden/>
          </w:rPr>
          <w:tab/>
        </w:r>
        <w:r w:rsidR="006B40CB">
          <w:rPr>
            <w:noProof/>
            <w:webHidden/>
          </w:rPr>
          <w:fldChar w:fldCharType="begin"/>
        </w:r>
        <w:r w:rsidR="006B40CB">
          <w:rPr>
            <w:noProof/>
            <w:webHidden/>
          </w:rPr>
          <w:instrText xml:space="preserve"> PAGEREF _Toc86930712 \h </w:instrText>
        </w:r>
        <w:r w:rsidR="006B40CB">
          <w:rPr>
            <w:noProof/>
            <w:webHidden/>
          </w:rPr>
        </w:r>
        <w:r w:rsidR="006B40CB">
          <w:rPr>
            <w:noProof/>
            <w:webHidden/>
          </w:rPr>
          <w:fldChar w:fldCharType="separate"/>
        </w:r>
        <w:r w:rsidR="006B40CB">
          <w:rPr>
            <w:noProof/>
            <w:webHidden/>
          </w:rPr>
          <w:t>80</w:t>
        </w:r>
        <w:r w:rsidR="006B40CB">
          <w:rPr>
            <w:noProof/>
            <w:webHidden/>
          </w:rPr>
          <w:fldChar w:fldCharType="end"/>
        </w:r>
      </w:hyperlink>
    </w:p>
    <w:p w14:paraId="4582C7F0" w14:textId="541F3C73" w:rsidR="006B40CB" w:rsidRDefault="00606AE1">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86930713" w:history="1">
        <w:r w:rsidR="006B40CB" w:rsidRPr="00BC1667">
          <w:rPr>
            <w:rStyle w:val="Collegamentoipertestuale"/>
            <w:noProof/>
            <w:lang w:val="en-GB"/>
          </w:rPr>
          <w:t>13.7.1.</w:t>
        </w:r>
        <w:r w:rsidR="006B40CB">
          <w:rPr>
            <w:rFonts w:asciiTheme="minorHAnsi" w:eastAsiaTheme="minorEastAsia" w:hAnsiTheme="minorHAnsi" w:cstheme="minorBidi"/>
            <w:noProof/>
            <w:sz w:val="22"/>
            <w:szCs w:val="22"/>
            <w:lang w:val="en-GB" w:eastAsia="en-GB"/>
          </w:rPr>
          <w:tab/>
        </w:r>
        <w:r w:rsidR="006B40CB" w:rsidRPr="00BC1667">
          <w:rPr>
            <w:rStyle w:val="Collegamentoipertestuale"/>
            <w:noProof/>
            <w:lang w:val="en-GB"/>
          </w:rPr>
          <w:t>Simple use procedure to design a weir</w:t>
        </w:r>
        <w:r w:rsidR="006B40CB">
          <w:rPr>
            <w:noProof/>
            <w:webHidden/>
          </w:rPr>
          <w:tab/>
        </w:r>
        <w:r w:rsidR="006B40CB">
          <w:rPr>
            <w:noProof/>
            <w:webHidden/>
          </w:rPr>
          <w:fldChar w:fldCharType="begin"/>
        </w:r>
        <w:r w:rsidR="006B40CB">
          <w:rPr>
            <w:noProof/>
            <w:webHidden/>
          </w:rPr>
          <w:instrText xml:space="preserve"> PAGEREF _Toc86930713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453D1821" w14:textId="0D0A47C9"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14" w:history="1">
        <w:r w:rsidR="006B40CB" w:rsidRPr="00BC1667">
          <w:rPr>
            <w:rStyle w:val="Collegamentoipertestuale"/>
            <w:noProof/>
          </w:rPr>
          <w:t>13.8.</w:t>
        </w:r>
        <w:r w:rsidR="006B40CB">
          <w:rPr>
            <w:rFonts w:asciiTheme="minorHAnsi" w:eastAsiaTheme="minorEastAsia" w:hAnsiTheme="minorHAnsi" w:cstheme="minorBidi"/>
            <w:noProof/>
            <w:sz w:val="22"/>
            <w:lang w:eastAsia="en-GB"/>
          </w:rPr>
          <w:tab/>
        </w:r>
        <w:r w:rsidR="006B40CB" w:rsidRPr="00BC1667">
          <w:rPr>
            <w:rStyle w:val="Collegamentoipertestuale"/>
            <w:noProof/>
          </w:rPr>
          <w:t>Modification of the spatial resolution of the DEM-DTM</w:t>
        </w:r>
        <w:r w:rsidR="006B40CB">
          <w:rPr>
            <w:noProof/>
            <w:webHidden/>
          </w:rPr>
          <w:tab/>
        </w:r>
        <w:r w:rsidR="006B40CB">
          <w:rPr>
            <w:noProof/>
            <w:webHidden/>
          </w:rPr>
          <w:fldChar w:fldCharType="begin"/>
        </w:r>
        <w:r w:rsidR="006B40CB">
          <w:rPr>
            <w:noProof/>
            <w:webHidden/>
          </w:rPr>
          <w:instrText xml:space="preserve"> PAGEREF _Toc86930714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53D390F0" w14:textId="68149F26" w:rsidR="006B40CB" w:rsidRDefault="00606AE1">
      <w:pPr>
        <w:pStyle w:val="Sommario2"/>
        <w:tabs>
          <w:tab w:val="left" w:pos="660"/>
          <w:tab w:val="right" w:pos="9628"/>
        </w:tabs>
        <w:rPr>
          <w:rFonts w:asciiTheme="minorHAnsi" w:eastAsiaTheme="minorEastAsia" w:hAnsiTheme="minorHAnsi" w:cstheme="minorBidi"/>
          <w:noProof/>
          <w:sz w:val="22"/>
          <w:lang w:eastAsia="en-GB"/>
        </w:rPr>
      </w:pPr>
      <w:hyperlink w:anchor="_Toc86930715" w:history="1">
        <w:r w:rsidR="006B40CB" w:rsidRPr="00BC1667">
          <w:rPr>
            <w:rStyle w:val="Collegamentoipertestuale"/>
            <w:noProof/>
          </w:rPr>
          <w:t>13.9.</w:t>
        </w:r>
        <w:r w:rsidR="006B40CB">
          <w:rPr>
            <w:rFonts w:asciiTheme="minorHAnsi" w:eastAsiaTheme="minorEastAsia" w:hAnsiTheme="minorHAnsi" w:cstheme="minorBidi"/>
            <w:noProof/>
            <w:sz w:val="22"/>
            <w:lang w:eastAsia="en-GB"/>
          </w:rPr>
          <w:tab/>
        </w:r>
        <w:r w:rsidR="006B40CB" w:rsidRPr="00BC1667">
          <w:rPr>
            <w:rStyle w:val="Collegamentoipertestuale"/>
            <w:noProof/>
          </w:rPr>
          <w:t>SnappyHexMesh</w:t>
        </w:r>
        <w:r w:rsidR="006B40CB">
          <w:rPr>
            <w:noProof/>
            <w:webHidden/>
          </w:rPr>
          <w:tab/>
        </w:r>
        <w:r w:rsidR="006B40CB">
          <w:rPr>
            <w:noProof/>
            <w:webHidden/>
          </w:rPr>
          <w:fldChar w:fldCharType="begin"/>
        </w:r>
        <w:r w:rsidR="006B40CB">
          <w:rPr>
            <w:noProof/>
            <w:webHidden/>
          </w:rPr>
          <w:instrText xml:space="preserve"> PAGEREF _Toc86930715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766C370D" w14:textId="16FBC3BD"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16" w:history="1">
        <w:r w:rsidR="006B40CB" w:rsidRPr="00BC1667">
          <w:rPr>
            <w:rStyle w:val="Collegamentoipertestuale"/>
            <w:noProof/>
          </w:rPr>
          <w:t>13.10.</w:t>
        </w:r>
        <w:r w:rsidR="006B40CB">
          <w:rPr>
            <w:rFonts w:asciiTheme="minorHAnsi" w:eastAsiaTheme="minorEastAsia" w:hAnsiTheme="minorHAnsi" w:cstheme="minorBidi"/>
            <w:noProof/>
            <w:sz w:val="22"/>
            <w:lang w:eastAsia="en-GB"/>
          </w:rPr>
          <w:tab/>
        </w:r>
        <w:r w:rsidR="006B40CB" w:rsidRPr="00BC1667">
          <w:rPr>
            <w:rStyle w:val="Collegamentoipertestuale"/>
            <w:noProof/>
          </w:rPr>
          <w:t>ply2SPHERA_perimeter</w:t>
        </w:r>
        <w:r w:rsidR="006B40CB">
          <w:rPr>
            <w:noProof/>
            <w:webHidden/>
          </w:rPr>
          <w:tab/>
        </w:r>
        <w:r w:rsidR="006B40CB">
          <w:rPr>
            <w:noProof/>
            <w:webHidden/>
          </w:rPr>
          <w:fldChar w:fldCharType="begin"/>
        </w:r>
        <w:r w:rsidR="006B40CB">
          <w:rPr>
            <w:noProof/>
            <w:webHidden/>
          </w:rPr>
          <w:instrText xml:space="preserve"> PAGEREF _Toc86930716 \h </w:instrText>
        </w:r>
        <w:r w:rsidR="006B40CB">
          <w:rPr>
            <w:noProof/>
            <w:webHidden/>
          </w:rPr>
        </w:r>
        <w:r w:rsidR="006B40CB">
          <w:rPr>
            <w:noProof/>
            <w:webHidden/>
          </w:rPr>
          <w:fldChar w:fldCharType="separate"/>
        </w:r>
        <w:r w:rsidR="006B40CB">
          <w:rPr>
            <w:noProof/>
            <w:webHidden/>
          </w:rPr>
          <w:t>81</w:t>
        </w:r>
        <w:r w:rsidR="006B40CB">
          <w:rPr>
            <w:noProof/>
            <w:webHidden/>
          </w:rPr>
          <w:fldChar w:fldCharType="end"/>
        </w:r>
      </w:hyperlink>
    </w:p>
    <w:p w14:paraId="3088F532" w14:textId="209BA209"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17" w:history="1">
        <w:r w:rsidR="006B40CB" w:rsidRPr="00BC1667">
          <w:rPr>
            <w:rStyle w:val="Collegamentoipertestuale"/>
            <w:noProof/>
          </w:rPr>
          <w:t>13.11.</w:t>
        </w:r>
        <w:r w:rsidR="006B40CB">
          <w:rPr>
            <w:rFonts w:asciiTheme="minorHAnsi" w:eastAsiaTheme="minorEastAsia" w:hAnsiTheme="minorHAnsi" w:cstheme="minorBidi"/>
            <w:noProof/>
            <w:sz w:val="22"/>
            <w:lang w:eastAsia="en-GB"/>
          </w:rPr>
          <w:tab/>
        </w:r>
        <w:r w:rsidR="006B40CB" w:rsidRPr="00BC1667">
          <w:rPr>
            <w:rStyle w:val="Collegamentoipertestuale"/>
            <w:noProof/>
          </w:rPr>
          <w:t xml:space="preserve">SPHERA </w:t>
        </w:r>
        <w:r w:rsidR="006B40CB">
          <w:rPr>
            <w:noProof/>
            <w:webHidden/>
          </w:rPr>
          <w:tab/>
        </w:r>
        <w:r w:rsidR="006B40CB">
          <w:rPr>
            <w:noProof/>
            <w:webHidden/>
          </w:rPr>
          <w:fldChar w:fldCharType="begin"/>
        </w:r>
        <w:r w:rsidR="006B40CB">
          <w:rPr>
            <w:noProof/>
            <w:webHidden/>
          </w:rPr>
          <w:instrText xml:space="preserve"> PAGEREF _Toc86930717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1133423A" w14:textId="635F65F9"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18" w:history="1">
        <w:r w:rsidR="006B40CB" w:rsidRPr="00BC1667">
          <w:rPr>
            <w:rStyle w:val="Collegamentoipertestuale"/>
            <w:noProof/>
          </w:rPr>
          <w:t>13.12.</w:t>
        </w:r>
        <w:r w:rsidR="006B40CB">
          <w:rPr>
            <w:rFonts w:asciiTheme="minorHAnsi" w:eastAsiaTheme="minorEastAsia" w:hAnsiTheme="minorHAnsi" w:cstheme="minorBidi"/>
            <w:noProof/>
            <w:sz w:val="22"/>
            <w:lang w:eastAsia="en-GB"/>
          </w:rPr>
          <w:tab/>
        </w:r>
        <w:r w:rsidR="006B40CB" w:rsidRPr="00BC1667">
          <w:rPr>
            <w:rStyle w:val="Collegamentoipertestuale"/>
            <w:noProof/>
          </w:rPr>
          <w:t xml:space="preserve">Gnuplot </w:t>
        </w:r>
        <w:r w:rsidR="006B40CB">
          <w:rPr>
            <w:noProof/>
            <w:webHidden/>
          </w:rPr>
          <w:tab/>
        </w:r>
        <w:r w:rsidR="006B40CB">
          <w:rPr>
            <w:noProof/>
            <w:webHidden/>
          </w:rPr>
          <w:fldChar w:fldCharType="begin"/>
        </w:r>
        <w:r w:rsidR="006B40CB">
          <w:rPr>
            <w:noProof/>
            <w:webHidden/>
          </w:rPr>
          <w:instrText xml:space="preserve"> PAGEREF _Toc86930718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76807459" w14:textId="6F854F2E"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19" w:history="1">
        <w:r w:rsidR="006B40CB" w:rsidRPr="00BC1667">
          <w:rPr>
            <w:rStyle w:val="Collegamentoipertestuale"/>
            <w:noProof/>
          </w:rPr>
          <w:t>13.13.</w:t>
        </w:r>
        <w:r w:rsidR="006B40CB">
          <w:rPr>
            <w:rFonts w:asciiTheme="minorHAnsi" w:eastAsiaTheme="minorEastAsia" w:hAnsiTheme="minorHAnsi" w:cstheme="minorBidi"/>
            <w:noProof/>
            <w:sz w:val="22"/>
            <w:lang w:eastAsia="en-GB"/>
          </w:rPr>
          <w:tab/>
        </w:r>
        <w:r w:rsidR="006B40CB" w:rsidRPr="00BC1667">
          <w:rPr>
            <w:rStyle w:val="Collegamentoipertestuale"/>
            <w:noProof/>
          </w:rPr>
          <w:t xml:space="preserve">GSView </w:t>
        </w:r>
        <w:r w:rsidR="006B40CB">
          <w:rPr>
            <w:noProof/>
            <w:webHidden/>
          </w:rPr>
          <w:tab/>
        </w:r>
        <w:r w:rsidR="006B40CB">
          <w:rPr>
            <w:noProof/>
            <w:webHidden/>
          </w:rPr>
          <w:fldChar w:fldCharType="begin"/>
        </w:r>
        <w:r w:rsidR="006B40CB">
          <w:rPr>
            <w:noProof/>
            <w:webHidden/>
          </w:rPr>
          <w:instrText xml:space="preserve"> PAGEREF _Toc86930719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38FC6CE6" w14:textId="7E236D76"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20" w:history="1">
        <w:r w:rsidR="006B40CB" w:rsidRPr="00BC1667">
          <w:rPr>
            <w:rStyle w:val="Collegamentoipertestuale"/>
            <w:noProof/>
          </w:rPr>
          <w:t>13.14.</w:t>
        </w:r>
        <w:r w:rsidR="006B40CB">
          <w:rPr>
            <w:rFonts w:asciiTheme="minorHAnsi" w:eastAsiaTheme="minorEastAsia" w:hAnsiTheme="minorHAnsi" w:cstheme="minorBidi"/>
            <w:noProof/>
            <w:sz w:val="22"/>
            <w:lang w:eastAsia="en-GB"/>
          </w:rPr>
          <w:tab/>
        </w:r>
        <w:r w:rsidR="006B40CB" w:rsidRPr="00BC1667">
          <w:rPr>
            <w:rStyle w:val="Collegamentoipertestuale"/>
            <w:noProof/>
          </w:rPr>
          <w:t>Engauge Digitizer</w:t>
        </w:r>
        <w:r w:rsidR="006B40CB">
          <w:rPr>
            <w:noProof/>
            <w:webHidden/>
          </w:rPr>
          <w:tab/>
        </w:r>
        <w:r w:rsidR="006B40CB">
          <w:rPr>
            <w:noProof/>
            <w:webHidden/>
          </w:rPr>
          <w:fldChar w:fldCharType="begin"/>
        </w:r>
        <w:r w:rsidR="006B40CB">
          <w:rPr>
            <w:noProof/>
            <w:webHidden/>
          </w:rPr>
          <w:instrText xml:space="preserve"> PAGEREF _Toc86930720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46EA830E" w14:textId="12327609"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21" w:history="1">
        <w:r w:rsidR="006B40CB" w:rsidRPr="00BC1667">
          <w:rPr>
            <w:rStyle w:val="Collegamentoipertestuale"/>
            <w:noProof/>
          </w:rPr>
          <w:t>13.15.</w:t>
        </w:r>
        <w:r w:rsidR="006B40CB">
          <w:rPr>
            <w:rFonts w:asciiTheme="minorHAnsi" w:eastAsiaTheme="minorEastAsia" w:hAnsiTheme="minorHAnsi" w:cstheme="minorBidi"/>
            <w:noProof/>
            <w:sz w:val="22"/>
            <w:lang w:eastAsia="en-GB"/>
          </w:rPr>
          <w:tab/>
        </w:r>
        <w:r w:rsidR="006B40CB" w:rsidRPr="00BC1667">
          <w:rPr>
            <w:rStyle w:val="Collegamentoipertestuale"/>
            <w:noProof/>
          </w:rPr>
          <w:t>Grid Interpolator: post-processing of the 2D output fields of SPHERA</w:t>
        </w:r>
        <w:r w:rsidR="006B40CB">
          <w:rPr>
            <w:noProof/>
            <w:webHidden/>
          </w:rPr>
          <w:tab/>
        </w:r>
        <w:r w:rsidR="006B40CB">
          <w:rPr>
            <w:noProof/>
            <w:webHidden/>
          </w:rPr>
          <w:fldChar w:fldCharType="begin"/>
        </w:r>
        <w:r w:rsidR="006B40CB">
          <w:rPr>
            <w:noProof/>
            <w:webHidden/>
          </w:rPr>
          <w:instrText xml:space="preserve"> PAGEREF _Toc86930721 \h </w:instrText>
        </w:r>
        <w:r w:rsidR="006B40CB">
          <w:rPr>
            <w:noProof/>
            <w:webHidden/>
          </w:rPr>
        </w:r>
        <w:r w:rsidR="006B40CB">
          <w:rPr>
            <w:noProof/>
            <w:webHidden/>
          </w:rPr>
          <w:fldChar w:fldCharType="separate"/>
        </w:r>
        <w:r w:rsidR="006B40CB">
          <w:rPr>
            <w:noProof/>
            <w:webHidden/>
          </w:rPr>
          <w:t>82</w:t>
        </w:r>
        <w:r w:rsidR="006B40CB">
          <w:rPr>
            <w:noProof/>
            <w:webHidden/>
          </w:rPr>
          <w:fldChar w:fldCharType="end"/>
        </w:r>
      </w:hyperlink>
    </w:p>
    <w:p w14:paraId="2DB27F36" w14:textId="4CBD8119"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22" w:history="1">
        <w:r w:rsidR="006B40CB" w:rsidRPr="00BC1667">
          <w:rPr>
            <w:rStyle w:val="Collegamentoipertestuale"/>
            <w:noProof/>
          </w:rPr>
          <w:t>13.16.</w:t>
        </w:r>
        <w:r w:rsidR="006B40CB">
          <w:rPr>
            <w:rFonts w:asciiTheme="minorHAnsi" w:eastAsiaTheme="minorEastAsia" w:hAnsiTheme="minorHAnsi" w:cstheme="minorBidi"/>
            <w:noProof/>
            <w:sz w:val="22"/>
            <w:lang w:eastAsia="en-GB"/>
          </w:rPr>
          <w:tab/>
        </w:r>
        <w:r w:rsidR="006B40CB" w:rsidRPr="00BC1667">
          <w:rPr>
            <w:rStyle w:val="Collegamentoipertestuale"/>
            <w:noProof/>
          </w:rPr>
          <w:t>Paraview: post-processing and visualization of the 2D and 3D output fields of SPHERA</w:t>
        </w:r>
        <w:r w:rsidR="006B40CB">
          <w:rPr>
            <w:noProof/>
            <w:webHidden/>
          </w:rPr>
          <w:tab/>
        </w:r>
        <w:r w:rsidR="006B40CB">
          <w:rPr>
            <w:noProof/>
            <w:webHidden/>
          </w:rPr>
          <w:fldChar w:fldCharType="begin"/>
        </w:r>
        <w:r w:rsidR="006B40CB">
          <w:rPr>
            <w:noProof/>
            <w:webHidden/>
          </w:rPr>
          <w:instrText xml:space="preserve"> PAGEREF _Toc86930722 \h </w:instrText>
        </w:r>
        <w:r w:rsidR="006B40CB">
          <w:rPr>
            <w:noProof/>
            <w:webHidden/>
          </w:rPr>
        </w:r>
        <w:r w:rsidR="006B40CB">
          <w:rPr>
            <w:noProof/>
            <w:webHidden/>
          </w:rPr>
          <w:fldChar w:fldCharType="separate"/>
        </w:r>
        <w:r w:rsidR="006B40CB">
          <w:rPr>
            <w:noProof/>
            <w:webHidden/>
          </w:rPr>
          <w:t>83</w:t>
        </w:r>
        <w:r w:rsidR="006B40CB">
          <w:rPr>
            <w:noProof/>
            <w:webHidden/>
          </w:rPr>
          <w:fldChar w:fldCharType="end"/>
        </w:r>
      </w:hyperlink>
    </w:p>
    <w:p w14:paraId="33C70D44" w14:textId="69039513"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23" w:history="1">
        <w:r w:rsidR="006B40CB" w:rsidRPr="00BC1667">
          <w:rPr>
            <w:rStyle w:val="Collegamentoipertestuale"/>
            <w:noProof/>
          </w:rPr>
          <w:t>13.17.</w:t>
        </w:r>
        <w:r w:rsidR="006B40CB">
          <w:rPr>
            <w:rFonts w:asciiTheme="minorHAnsi" w:eastAsiaTheme="minorEastAsia" w:hAnsiTheme="minorHAnsi" w:cstheme="minorBidi"/>
            <w:noProof/>
            <w:sz w:val="22"/>
            <w:lang w:eastAsia="en-GB"/>
          </w:rPr>
          <w:tab/>
        </w:r>
        <w:r w:rsidR="006B40CB" w:rsidRPr="00BC1667">
          <w:rPr>
            <w:rStyle w:val="Collegamentoipertestuale"/>
            <w:noProof/>
          </w:rPr>
          <w:t>Image Magick</w:t>
        </w:r>
        <w:r w:rsidR="006B40CB">
          <w:rPr>
            <w:noProof/>
            <w:webHidden/>
          </w:rPr>
          <w:tab/>
        </w:r>
        <w:r w:rsidR="006B40CB">
          <w:rPr>
            <w:noProof/>
            <w:webHidden/>
          </w:rPr>
          <w:fldChar w:fldCharType="begin"/>
        </w:r>
        <w:r w:rsidR="006B40CB">
          <w:rPr>
            <w:noProof/>
            <w:webHidden/>
          </w:rPr>
          <w:instrText xml:space="preserve"> PAGEREF _Toc86930723 \h </w:instrText>
        </w:r>
        <w:r w:rsidR="006B40CB">
          <w:rPr>
            <w:noProof/>
            <w:webHidden/>
          </w:rPr>
        </w:r>
        <w:r w:rsidR="006B40CB">
          <w:rPr>
            <w:noProof/>
            <w:webHidden/>
          </w:rPr>
          <w:fldChar w:fldCharType="separate"/>
        </w:r>
        <w:r w:rsidR="006B40CB">
          <w:rPr>
            <w:noProof/>
            <w:webHidden/>
          </w:rPr>
          <w:t>83</w:t>
        </w:r>
        <w:r w:rsidR="006B40CB">
          <w:rPr>
            <w:noProof/>
            <w:webHidden/>
          </w:rPr>
          <w:fldChar w:fldCharType="end"/>
        </w:r>
      </w:hyperlink>
    </w:p>
    <w:p w14:paraId="7654AA97" w14:textId="7FAB77A9" w:rsidR="006B40CB" w:rsidRDefault="00606AE1">
      <w:pPr>
        <w:pStyle w:val="Sommario2"/>
        <w:tabs>
          <w:tab w:val="left" w:pos="880"/>
          <w:tab w:val="right" w:pos="9628"/>
        </w:tabs>
        <w:rPr>
          <w:rFonts w:asciiTheme="minorHAnsi" w:eastAsiaTheme="minorEastAsia" w:hAnsiTheme="minorHAnsi" w:cstheme="minorBidi"/>
          <w:noProof/>
          <w:sz w:val="22"/>
          <w:lang w:eastAsia="en-GB"/>
        </w:rPr>
      </w:pPr>
      <w:hyperlink w:anchor="_Toc86930724" w:history="1">
        <w:r w:rsidR="006B40CB" w:rsidRPr="00BC1667">
          <w:rPr>
            <w:rStyle w:val="Collegamentoipertestuale"/>
            <w:noProof/>
          </w:rPr>
          <w:t>13.18.</w:t>
        </w:r>
        <w:r w:rsidR="006B40CB">
          <w:rPr>
            <w:rFonts w:asciiTheme="minorHAnsi" w:eastAsiaTheme="minorEastAsia" w:hAnsiTheme="minorHAnsi" w:cstheme="minorBidi"/>
            <w:noProof/>
            <w:sz w:val="22"/>
            <w:lang w:eastAsia="en-GB"/>
          </w:rPr>
          <w:tab/>
        </w:r>
        <w:r w:rsidR="006B40CB" w:rsidRPr="00BC1667">
          <w:rPr>
            <w:rStyle w:val="Collegamentoipertestuale"/>
            <w:noProof/>
          </w:rPr>
          <w:t>Virtual Dub</w:t>
        </w:r>
        <w:r w:rsidR="006B40CB">
          <w:rPr>
            <w:noProof/>
            <w:webHidden/>
          </w:rPr>
          <w:tab/>
        </w:r>
        <w:r w:rsidR="006B40CB">
          <w:rPr>
            <w:noProof/>
            <w:webHidden/>
          </w:rPr>
          <w:fldChar w:fldCharType="begin"/>
        </w:r>
        <w:r w:rsidR="006B40CB">
          <w:rPr>
            <w:noProof/>
            <w:webHidden/>
          </w:rPr>
          <w:instrText xml:space="preserve"> PAGEREF _Toc86930724 \h </w:instrText>
        </w:r>
        <w:r w:rsidR="006B40CB">
          <w:rPr>
            <w:noProof/>
            <w:webHidden/>
          </w:rPr>
        </w:r>
        <w:r w:rsidR="006B40CB">
          <w:rPr>
            <w:noProof/>
            <w:webHidden/>
          </w:rPr>
          <w:fldChar w:fldCharType="separate"/>
        </w:r>
        <w:r w:rsidR="006B40CB">
          <w:rPr>
            <w:noProof/>
            <w:webHidden/>
          </w:rPr>
          <w:t>83</w:t>
        </w:r>
        <w:r w:rsidR="006B40CB">
          <w:rPr>
            <w:noProof/>
            <w:webHidden/>
          </w:rPr>
          <w:fldChar w:fldCharType="end"/>
        </w:r>
      </w:hyperlink>
    </w:p>
    <w:p w14:paraId="2921483C" w14:textId="3A74FAB9"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725" w:history="1">
        <w:r w:rsidR="006B40CB" w:rsidRPr="00BC1667">
          <w:rPr>
            <w:rStyle w:val="Collegamentoipertestuale"/>
            <w:rFonts w:ascii="Book Antiqua" w:hAnsi="Book Antiqua"/>
            <w:caps/>
            <w:noProof/>
          </w:rPr>
          <w:t>14. SPHERA acknowledgments</w:t>
        </w:r>
        <w:r w:rsidR="006B40CB">
          <w:rPr>
            <w:noProof/>
            <w:webHidden/>
          </w:rPr>
          <w:tab/>
        </w:r>
        <w:r w:rsidR="006B40CB">
          <w:rPr>
            <w:noProof/>
            <w:webHidden/>
          </w:rPr>
          <w:fldChar w:fldCharType="begin"/>
        </w:r>
        <w:r w:rsidR="006B40CB">
          <w:rPr>
            <w:noProof/>
            <w:webHidden/>
          </w:rPr>
          <w:instrText xml:space="preserve"> PAGEREF _Toc86930725 \h </w:instrText>
        </w:r>
        <w:r w:rsidR="006B40CB">
          <w:rPr>
            <w:noProof/>
            <w:webHidden/>
          </w:rPr>
        </w:r>
        <w:r w:rsidR="006B40CB">
          <w:rPr>
            <w:noProof/>
            <w:webHidden/>
          </w:rPr>
          <w:fldChar w:fldCharType="separate"/>
        </w:r>
        <w:r w:rsidR="006B40CB">
          <w:rPr>
            <w:noProof/>
            <w:webHidden/>
          </w:rPr>
          <w:t>84</w:t>
        </w:r>
        <w:r w:rsidR="006B40CB">
          <w:rPr>
            <w:noProof/>
            <w:webHidden/>
          </w:rPr>
          <w:fldChar w:fldCharType="end"/>
        </w:r>
      </w:hyperlink>
    </w:p>
    <w:p w14:paraId="7CDCF67E" w14:textId="0A20BA3F"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726" w:history="1">
        <w:r w:rsidR="006B40CB" w:rsidRPr="00BC1667">
          <w:rPr>
            <w:rStyle w:val="Collegamentoipertestuale"/>
            <w:rFonts w:ascii="Book Antiqua" w:hAnsi="Book Antiqua"/>
            <w:caps/>
            <w:noProof/>
          </w:rPr>
          <w:t>15. SPHERA registration</w:t>
        </w:r>
        <w:r w:rsidR="006B40CB">
          <w:rPr>
            <w:noProof/>
            <w:webHidden/>
          </w:rPr>
          <w:tab/>
        </w:r>
        <w:r w:rsidR="006B40CB">
          <w:rPr>
            <w:noProof/>
            <w:webHidden/>
          </w:rPr>
          <w:fldChar w:fldCharType="begin"/>
        </w:r>
        <w:r w:rsidR="006B40CB">
          <w:rPr>
            <w:noProof/>
            <w:webHidden/>
          </w:rPr>
          <w:instrText xml:space="preserve"> PAGEREF _Toc86930726 \h </w:instrText>
        </w:r>
        <w:r w:rsidR="006B40CB">
          <w:rPr>
            <w:noProof/>
            <w:webHidden/>
          </w:rPr>
        </w:r>
        <w:r w:rsidR="006B40CB">
          <w:rPr>
            <w:noProof/>
            <w:webHidden/>
          </w:rPr>
          <w:fldChar w:fldCharType="separate"/>
        </w:r>
        <w:r w:rsidR="006B40CB">
          <w:rPr>
            <w:noProof/>
            <w:webHidden/>
          </w:rPr>
          <w:t>86</w:t>
        </w:r>
        <w:r w:rsidR="006B40CB">
          <w:rPr>
            <w:noProof/>
            <w:webHidden/>
          </w:rPr>
          <w:fldChar w:fldCharType="end"/>
        </w:r>
      </w:hyperlink>
    </w:p>
    <w:p w14:paraId="43E931AA" w14:textId="0BD4F62D"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727" w:history="1">
        <w:r w:rsidR="006B40CB" w:rsidRPr="00BC1667">
          <w:rPr>
            <w:rStyle w:val="Collegamentoipertestuale"/>
            <w:rFonts w:ascii="Book Antiqua" w:hAnsi="Book Antiqua"/>
            <w:caps/>
            <w:noProof/>
          </w:rPr>
          <w:t>16. GNU Free Documentation License</w:t>
        </w:r>
        <w:r w:rsidR="006B40CB">
          <w:rPr>
            <w:noProof/>
            <w:webHidden/>
          </w:rPr>
          <w:tab/>
        </w:r>
        <w:r w:rsidR="006B40CB">
          <w:rPr>
            <w:noProof/>
            <w:webHidden/>
          </w:rPr>
          <w:fldChar w:fldCharType="begin"/>
        </w:r>
        <w:r w:rsidR="006B40CB">
          <w:rPr>
            <w:noProof/>
            <w:webHidden/>
          </w:rPr>
          <w:instrText xml:space="preserve"> PAGEREF _Toc86930727 \h </w:instrText>
        </w:r>
        <w:r w:rsidR="006B40CB">
          <w:rPr>
            <w:noProof/>
            <w:webHidden/>
          </w:rPr>
        </w:r>
        <w:r w:rsidR="006B40CB">
          <w:rPr>
            <w:noProof/>
            <w:webHidden/>
          </w:rPr>
          <w:fldChar w:fldCharType="separate"/>
        </w:r>
        <w:r w:rsidR="006B40CB">
          <w:rPr>
            <w:noProof/>
            <w:webHidden/>
          </w:rPr>
          <w:t>87</w:t>
        </w:r>
        <w:r w:rsidR="006B40CB">
          <w:rPr>
            <w:noProof/>
            <w:webHidden/>
          </w:rPr>
          <w:fldChar w:fldCharType="end"/>
        </w:r>
      </w:hyperlink>
    </w:p>
    <w:p w14:paraId="64232431" w14:textId="0DC181BC" w:rsidR="006B40CB" w:rsidRDefault="00606AE1">
      <w:pPr>
        <w:pStyle w:val="Sommario1"/>
        <w:tabs>
          <w:tab w:val="right" w:pos="9628"/>
        </w:tabs>
        <w:rPr>
          <w:rFonts w:asciiTheme="minorHAnsi" w:eastAsiaTheme="minorEastAsia" w:hAnsiTheme="minorHAnsi" w:cstheme="minorBidi"/>
          <w:noProof/>
          <w:sz w:val="22"/>
          <w:lang w:eastAsia="en-GB"/>
        </w:rPr>
      </w:pPr>
      <w:hyperlink w:anchor="_Toc86930728" w:history="1">
        <w:r w:rsidR="006B40CB" w:rsidRPr="00BC1667">
          <w:rPr>
            <w:rStyle w:val="Collegamentoipertestuale"/>
            <w:noProof/>
            <w:lang w:val="it-IT"/>
          </w:rPr>
          <w:t>References</w:t>
        </w:r>
        <w:r w:rsidR="006B40CB">
          <w:rPr>
            <w:noProof/>
            <w:webHidden/>
          </w:rPr>
          <w:tab/>
        </w:r>
        <w:r w:rsidR="006B40CB">
          <w:rPr>
            <w:noProof/>
            <w:webHidden/>
          </w:rPr>
          <w:fldChar w:fldCharType="begin"/>
        </w:r>
        <w:r w:rsidR="006B40CB">
          <w:rPr>
            <w:noProof/>
            <w:webHidden/>
          </w:rPr>
          <w:instrText xml:space="preserve"> PAGEREF _Toc86930728 \h </w:instrText>
        </w:r>
        <w:r w:rsidR="006B40CB">
          <w:rPr>
            <w:noProof/>
            <w:webHidden/>
          </w:rPr>
        </w:r>
        <w:r w:rsidR="006B40CB">
          <w:rPr>
            <w:noProof/>
            <w:webHidden/>
          </w:rPr>
          <w:fldChar w:fldCharType="separate"/>
        </w:r>
        <w:r w:rsidR="006B40CB">
          <w:rPr>
            <w:noProof/>
            <w:webHidden/>
          </w:rPr>
          <w:t>96</w:t>
        </w:r>
        <w:r w:rsidR="006B40CB">
          <w:rPr>
            <w:noProof/>
            <w:webHidden/>
          </w:rPr>
          <w:fldChar w:fldCharType="end"/>
        </w:r>
      </w:hyperlink>
    </w:p>
    <w:p w14:paraId="1E1207C8" w14:textId="3330590C"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14:paraId="34C1460B" w14:textId="77777777"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14:paraId="75A8EB49" w14:textId="77777777" w:rsidR="009244DE" w:rsidRPr="00376AFF" w:rsidRDefault="005C5AFE" w:rsidP="009244DE">
      <w:pPr>
        <w:spacing w:after="0" w:line="240" w:lineRule="auto"/>
        <w:jc w:val="both"/>
        <w:rPr>
          <w:rFonts w:ascii="Times New Roman" w:hAnsi="Times New Roman"/>
          <w:sz w:val="24"/>
          <w:szCs w:val="24"/>
        </w:rPr>
      </w:pPr>
      <w:r w:rsidRPr="00376AFF">
        <w:rPr>
          <w:rFonts w:ascii="Times New Roman" w:hAnsi="Times New Roman"/>
          <w:sz w:val="24"/>
          <w:szCs w:val="24"/>
        </w:rPr>
        <w:t>Copyright (C) 2015-</w:t>
      </w:r>
      <w:commentRangeStart w:id="0"/>
      <w:r w:rsidRPr="00376AFF">
        <w:rPr>
          <w:rFonts w:ascii="Times New Roman" w:hAnsi="Times New Roman"/>
          <w:sz w:val="24"/>
          <w:szCs w:val="24"/>
        </w:rPr>
        <w:t>2021</w:t>
      </w:r>
      <w:commentRangeEnd w:id="0"/>
      <w:r w:rsidRPr="00376AFF">
        <w:rPr>
          <w:rStyle w:val="Rimandocommento"/>
          <w:rFonts w:ascii="Times New Roman" w:eastAsia="Times New Roman" w:hAnsi="Times New Roman"/>
          <w:szCs w:val="20"/>
          <w:lang w:eastAsia="it-IT"/>
        </w:rPr>
        <w:commentReference w:id="0"/>
      </w:r>
      <w:r w:rsidR="00280490" w:rsidRPr="00376AF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SpA): documentation”). </w:t>
      </w:r>
      <w:r w:rsidR="009244DE" w:rsidRPr="00376AFF">
        <w:rPr>
          <w:rFonts w:ascii="Times New Roman" w:hAnsi="Times New Roman"/>
          <w:sz w:val="24"/>
          <w:szCs w:val="24"/>
        </w:rPr>
        <w:t>The email address of the author of this documentation is: andrea.amicarelli@rse-web.it   .</w:t>
      </w:r>
    </w:p>
    <w:p w14:paraId="6C5740CF" w14:textId="77777777" w:rsidR="00C9299F" w:rsidRPr="00376AFF" w:rsidRDefault="00C9299F" w:rsidP="00700B8D">
      <w:pPr>
        <w:spacing w:after="0" w:line="240" w:lineRule="auto"/>
        <w:jc w:val="both"/>
        <w:rPr>
          <w:rFonts w:ascii="Times New Roman" w:hAnsi="Times New Roman"/>
          <w:sz w:val="24"/>
          <w:szCs w:val="24"/>
        </w:rPr>
      </w:pPr>
    </w:p>
    <w:p w14:paraId="6A5E379D" w14:textId="77777777"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14:paraId="3B8869F6" w14:textId="77777777"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86930597"/>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14:paraId="7B55D9BB" w14:textId="77777777"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SpA)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del w:id="10" w:author="Amicarelli Andrea (RSE)" w:date="2020-04-13T14:25:00Z">
        <w:r w:rsidR="00D854B8" w:rsidRPr="00376AFF" w:rsidDel="00020A50">
          <w:rPr>
            <w:rFonts w:ascii="Times New Roman" w:hAnsi="Times New Roman"/>
            <w:sz w:val="24"/>
            <w:szCs w:val="24"/>
          </w:rPr>
          <w:delText>sediment removal from water reservoirs</w:delText>
        </w:r>
      </w:del>
      <w:ins w:id="11" w:author="Amicarelli Andrea (RSE)" w:date="2020-04-13T14:25:00Z">
        <w:r w:rsidR="00020A50" w:rsidRPr="00376AFF">
          <w:rPr>
            <w:rFonts w:ascii="Times New Roman" w:hAnsi="Times New Roman"/>
            <w:sz w:val="24"/>
            <w:szCs w:val="24"/>
          </w:rPr>
          <w:t>hydroelectric plants</w:t>
        </w:r>
      </w:ins>
      <w:r w:rsidR="00D854B8" w:rsidRPr="00376AFF">
        <w:rPr>
          <w:rFonts w:ascii="Times New Roman" w:hAnsi="Times New Roman"/>
          <w:sz w:val="24"/>
          <w:szCs w:val="24"/>
        </w:rPr>
        <w:t>.</w:t>
      </w:r>
    </w:p>
    <w:p w14:paraId="278ED332" w14:textId="77777777"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w:t>
      </w:r>
      <w:commentRangeStart w:id="12"/>
      <w:r w:rsidRPr="00376AFF">
        <w:rPr>
          <w:rFonts w:ascii="Times New Roman" w:hAnsi="Times New Roman"/>
          <w:sz w:val="24"/>
          <w:szCs w:val="24"/>
        </w:rPr>
        <w:t>21</w:t>
      </w:r>
      <w:commentRangeEnd w:id="12"/>
      <w:r w:rsidRPr="00376AFF">
        <w:rPr>
          <w:rStyle w:val="Rimandocommento"/>
          <w:rFonts w:ascii="Times New Roman" w:eastAsia="Times New Roman" w:hAnsi="Times New Roman"/>
          <w:szCs w:val="20"/>
          <w:lang w:eastAsia="it-IT"/>
        </w:rPr>
        <w:commentReference w:id="12"/>
      </w:r>
      <w:r w:rsidR="00173B23" w:rsidRPr="00376AFF">
        <w:rPr>
          <w:rFonts w:ascii="Times New Roman" w:hAnsi="Times New Roman"/>
          <w:sz w:val="24"/>
          <w:szCs w:val="24"/>
        </w:rPr>
        <w:t xml:space="preserve"> (</w:t>
      </w:r>
      <w:r w:rsidR="00235EA2" w:rsidRPr="00376AFF">
        <w:rPr>
          <w:rFonts w:ascii="Times New Roman" w:hAnsi="Times New Roman"/>
          <w:sz w:val="24"/>
          <w:szCs w:val="24"/>
        </w:rPr>
        <w:t>RSE SpA -</w:t>
      </w:r>
      <w:r w:rsidR="004105BA" w:rsidRPr="00376AFF">
        <w:rPr>
          <w:rFonts w:ascii="Times New Roman" w:hAnsi="Times New Roman"/>
          <w:sz w:val="24"/>
          <w:szCs w:val="24"/>
        </w:rPr>
        <w:t xml:space="preserve"> </w:t>
      </w:r>
      <w:r w:rsidR="00173B23" w:rsidRPr="00376AFF">
        <w:rPr>
          <w:rFonts w:ascii="Times New Roman" w:hAnsi="Times New Roman"/>
          <w:sz w:val="24"/>
          <w:szCs w:val="24"/>
        </w:rPr>
        <w:t>formerly ERSE SpA, formerly CESI RICERCA, formerly CESI</w:t>
      </w:r>
      <w:r w:rsidR="00D60B27" w:rsidRPr="00376AFF">
        <w:rPr>
          <w:rFonts w:ascii="Times New Roman" w:hAnsi="Times New Roman"/>
          <w:sz w:val="24"/>
          <w:szCs w:val="24"/>
        </w:rPr>
        <w:t>-Ricerca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has been developed for RSE SpA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Sauro Manenti,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Bon, Daria Gatti, Giordano Agate, Stefano Falappi, Barbara Flamini, Roberto Guandalini, David Zuccalà</w:t>
      </w:r>
      <w:r w:rsidR="0075494E" w:rsidRPr="00376AFF">
        <w:rPr>
          <w:rFonts w:ascii="Times New Roman" w:hAnsi="Times New Roman"/>
          <w:sz w:val="24"/>
          <w:szCs w:val="24"/>
        </w:rPr>
        <w:t xml:space="preserve">, </w:t>
      </w:r>
      <w:ins w:id="13" w:author="Amicarelli Andrea (RSE)" w:date="2020-04-13T14:22:00Z">
        <w:r w:rsidR="00A5443F" w:rsidRPr="00376AFF">
          <w:rPr>
            <w:rFonts w:ascii="Times New Roman" w:hAnsi="Times New Roman"/>
            <w:sz w:val="24"/>
            <w:szCs w:val="24"/>
          </w:rPr>
          <w:t xml:space="preserve">Emanuela Abbate, </w:t>
        </w:r>
      </w:ins>
      <w:r w:rsidR="0075494E" w:rsidRPr="00376AFF">
        <w:rPr>
          <w:rFonts w:ascii="Times New Roman" w:hAnsi="Times New Roman"/>
          <w:sz w:val="24"/>
          <w:szCs w:val="24"/>
        </w:rPr>
        <w:t>Qiao Cheng</w:t>
      </w:r>
      <w:r w:rsidR="00173B23" w:rsidRPr="00376AFF">
        <w:rPr>
          <w:rFonts w:ascii="Times New Roman" w:hAnsi="Times New Roman"/>
          <w:sz w:val="24"/>
          <w:szCs w:val="24"/>
        </w:rPr>
        <w:t>.</w:t>
      </w:r>
    </w:p>
    <w:p w14:paraId="2D48ED2C" w14:textId="77777777"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14:paraId="61BF79D0" w14:textId="030916A1" w:rsidR="009369F0" w:rsidRPr="00E129B8" w:rsidRDefault="001D6474" w:rsidP="00303E20">
      <w:pPr>
        <w:pStyle w:val="Paragrafoelenco"/>
        <w:numPr>
          <w:ilvl w:val="0"/>
          <w:numId w:val="1"/>
        </w:numPr>
        <w:jc w:val="both"/>
      </w:pPr>
      <w:r w:rsidRPr="00376AFF">
        <w:rPr>
          <w:lang w:val="en-GB"/>
        </w:rPr>
        <w:t>Scheme for dens</w:t>
      </w:r>
      <w:r w:rsidR="003C485F" w:rsidRPr="00376AFF">
        <w:rPr>
          <w:lang w:val="en-GB"/>
        </w:rPr>
        <w:t xml:space="preserve">e granular flows. </w:t>
      </w:r>
      <w:r w:rsidR="003C485F" w:rsidRPr="00E129B8">
        <w:t>Reference: Amicarelli et al. (2017,</w:t>
      </w:r>
      <w:sdt>
        <w:sdtPr>
          <w:id w:val="-1535028286"/>
          <w:citation/>
        </w:sdtPr>
        <w:sdtEndPr/>
        <w:sdtContent>
          <w:r w:rsidR="00AB6BBF">
            <w:fldChar w:fldCharType="begin"/>
          </w:r>
          <w:r w:rsidR="00AB6BBF">
            <w:instrText xml:space="preserve"> CITATION Ami17 \l 1040 </w:instrText>
          </w:r>
          <w:r w:rsidR="00AB6BBF">
            <w:fldChar w:fldCharType="separate"/>
          </w:r>
          <w:r w:rsidR="006B40CB">
            <w:rPr>
              <w:noProof/>
            </w:rPr>
            <w:t xml:space="preserve"> [1]</w:t>
          </w:r>
          <w:r w:rsidR="00AB6BBF">
            <w:fldChar w:fldCharType="end"/>
          </w:r>
        </w:sdtContent>
      </w:sdt>
      <w:r w:rsidR="003C485F" w:rsidRPr="00E129B8">
        <w:t>):</w:t>
      </w:r>
    </w:p>
    <w:p w14:paraId="09B10FAF" w14:textId="77777777" w:rsidR="003C485F" w:rsidRPr="00376AFF" w:rsidRDefault="003C485F" w:rsidP="003C485F">
      <w:pPr>
        <w:pStyle w:val="Paragrafoelenco"/>
        <w:ind w:left="1440"/>
        <w:jc w:val="both"/>
        <w:rPr>
          <w:lang w:val="en-GB"/>
        </w:rPr>
      </w:pPr>
      <w:r w:rsidRPr="00376AFF">
        <w:rPr>
          <w:lang w:val="en-GB"/>
        </w:rPr>
        <w:t>Amicarelli A., B. Kocak, S. Sibilla, J. Grabe; 2017; A 3D Smoothed Particle Hydrodynamics model for erosional dam-break floods; International Journal of Computational Fluid Dynamics, 31(10):413-434; DOI 10.1080/10618562.2017.1422731</w:t>
      </w:r>
    </w:p>
    <w:p w14:paraId="68B36E5C" w14:textId="3CFCC966"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w:t>
      </w:r>
      <w:sdt>
        <w:sdtPr>
          <w:rPr>
            <w:lang w:val="en-GB"/>
          </w:rPr>
          <w:id w:val="-207264620"/>
          <w:citation/>
        </w:sdtPr>
        <w:sdtEndPr/>
        <w:sdtContent>
          <w:r w:rsidR="0011516E">
            <w:rPr>
              <w:lang w:val="en-GB"/>
            </w:rPr>
            <w:fldChar w:fldCharType="begin"/>
          </w:r>
          <w:r w:rsidR="0011516E">
            <w:instrText xml:space="preserve"> CITATION Ami15 \l 1040 </w:instrText>
          </w:r>
          <w:r w:rsidR="0011516E">
            <w:rPr>
              <w:lang w:val="en-GB"/>
            </w:rPr>
            <w:fldChar w:fldCharType="separate"/>
          </w:r>
          <w:r w:rsidR="006B40CB">
            <w:rPr>
              <w:noProof/>
            </w:rPr>
            <w:t xml:space="preserve"> [2]</w:t>
          </w:r>
          <w:r w:rsidR="0011516E">
            <w:rPr>
              <w:lang w:val="en-GB"/>
            </w:rPr>
            <w:fldChar w:fldCharType="end"/>
          </w:r>
        </w:sdtContent>
      </w:sdt>
      <w:r w:rsidRPr="00376AFF">
        <w:rPr>
          <w:lang w:val="en-GB"/>
        </w:rPr>
        <w:t xml:space="preserve">): </w:t>
      </w:r>
    </w:p>
    <w:p w14:paraId="469DABB1" w14:textId="77777777" w:rsidR="00173B23" w:rsidRPr="00376AFF" w:rsidRDefault="00173B23" w:rsidP="00173B23">
      <w:pPr>
        <w:pStyle w:val="Paragrafoelenco"/>
        <w:ind w:left="1440"/>
        <w:jc w:val="both"/>
        <w:rPr>
          <w:lang w:val="en-GB"/>
        </w:rPr>
      </w:pPr>
      <w:r w:rsidRPr="00376AFF">
        <w:rPr>
          <w:lang w:val="en-GB"/>
        </w:rPr>
        <w:t>Amicarelli A., R. Albano, D. Mirauda, G. Agate, A. Sole, R. Guandalini; 2015; A Smoothed Particle Hydrodynamics model for 3D solid body transport in free surface flows; Computers &amp; Fluids, 116:205–228, DOI 10.1016/j.compfluid.2015.04.018</w:t>
      </w:r>
    </w:p>
    <w:p w14:paraId="29D09133" w14:textId="74E66999"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 xml:space="preserve">ent based on discrete surface and volume elements, and on a 1D Linearized Partial Riemann Solver coupled with a MUSCL (Monotonic Upstream-Centered Scheme for Conservation Laws) </w:t>
      </w:r>
      <w:r w:rsidR="00DB3EFF" w:rsidRPr="00376AFF">
        <w:rPr>
          <w:lang w:val="en-GB"/>
        </w:rPr>
        <w:t xml:space="preserve">spatial reconstruction </w:t>
      </w:r>
      <w:r w:rsidRPr="00376AFF">
        <w:rPr>
          <w:lang w:val="en-GB"/>
        </w:rPr>
        <w:t>scheme. Reference: Amicarelli et al. (2013,</w:t>
      </w:r>
      <w:sdt>
        <w:sdtPr>
          <w:rPr>
            <w:lang w:val="en-GB"/>
          </w:rPr>
          <w:id w:val="-1824115663"/>
          <w:citation/>
        </w:sdtPr>
        <w:sdtEndPr/>
        <w:sdtContent>
          <w:r w:rsidR="00235197">
            <w:rPr>
              <w:lang w:val="en-GB"/>
            </w:rPr>
            <w:fldChar w:fldCharType="begin"/>
          </w:r>
          <w:r w:rsidR="00235197">
            <w:instrText xml:space="preserve"> CITATION Ami13 \l 1040 </w:instrText>
          </w:r>
          <w:r w:rsidR="00235197">
            <w:rPr>
              <w:lang w:val="en-GB"/>
            </w:rPr>
            <w:fldChar w:fldCharType="separate"/>
          </w:r>
          <w:r w:rsidR="006B40CB">
            <w:rPr>
              <w:noProof/>
            </w:rPr>
            <w:t xml:space="preserve"> [3]</w:t>
          </w:r>
          <w:r w:rsidR="00235197">
            <w:rPr>
              <w:lang w:val="en-GB"/>
            </w:rPr>
            <w:fldChar w:fldCharType="end"/>
          </w:r>
        </w:sdtContent>
      </w:sdt>
      <w:r w:rsidRPr="00376AFF">
        <w:rPr>
          <w:lang w:val="en-GB"/>
        </w:rPr>
        <w:t xml:space="preserve">): </w:t>
      </w:r>
    </w:p>
    <w:p w14:paraId="415F1A95" w14:textId="77777777" w:rsidR="00173B23" w:rsidRPr="00376AFF" w:rsidRDefault="00173B23" w:rsidP="00173B23">
      <w:pPr>
        <w:pStyle w:val="Paragrafoelenco"/>
        <w:ind w:left="1440"/>
        <w:jc w:val="both"/>
        <w:rPr>
          <w:lang w:val="en-GB"/>
        </w:rPr>
      </w:pPr>
      <w:r w:rsidRPr="00376AFF">
        <w:rPr>
          <w:lang w:val="en-GB"/>
        </w:rPr>
        <w:t>Amicarelli A., G. Agate, R. Guandalini; 2013; A 3D Fully Lagrangian Smoothed Particle Hydrodynamics model with both volume and surface discrete elements; International Journal for Numerical Methods in Engineering, 95, 419–450, DOI: 10.1002/nme.4514.</w:t>
      </w:r>
    </w:p>
    <w:p w14:paraId="788BA3C9" w14:textId="0039E3A4" w:rsidR="00173B23" w:rsidRPr="00376AFF" w:rsidRDefault="00173B23" w:rsidP="00303E20">
      <w:pPr>
        <w:pStyle w:val="Paragrafoelenco"/>
        <w:numPr>
          <w:ilvl w:val="0"/>
          <w:numId w:val="1"/>
        </w:numPr>
        <w:jc w:val="both"/>
        <w:rPr>
          <w:lang w:val="en-GB"/>
        </w:rPr>
      </w:pPr>
      <w:r w:rsidRPr="00376AFF">
        <w:rPr>
          <w:lang w:val="en-GB"/>
        </w:rPr>
        <w:t>SPH numerical scheme for a 2D erosion criterion. Reference: Manenti et al. (2012,</w:t>
      </w:r>
      <w:sdt>
        <w:sdtPr>
          <w:rPr>
            <w:lang w:val="en-GB"/>
          </w:rPr>
          <w:id w:val="25291522"/>
          <w:citation/>
        </w:sdtPr>
        <w:sdtEndPr/>
        <w:sdtContent>
          <w:r w:rsidR="00E81ECE">
            <w:rPr>
              <w:lang w:val="en-GB"/>
            </w:rPr>
            <w:fldChar w:fldCharType="begin"/>
          </w:r>
          <w:r w:rsidR="00E81ECE">
            <w:instrText xml:space="preserve"> CITATION Man12 \l 1040 </w:instrText>
          </w:r>
          <w:r w:rsidR="00E81ECE">
            <w:rPr>
              <w:lang w:val="en-GB"/>
            </w:rPr>
            <w:fldChar w:fldCharType="separate"/>
          </w:r>
          <w:r w:rsidR="006B40CB">
            <w:rPr>
              <w:noProof/>
            </w:rPr>
            <w:t xml:space="preserve"> [4]</w:t>
          </w:r>
          <w:r w:rsidR="00E81ECE">
            <w:rPr>
              <w:lang w:val="en-GB"/>
            </w:rPr>
            <w:fldChar w:fldCharType="end"/>
          </w:r>
        </w:sdtContent>
      </w:sdt>
      <w:r w:rsidRPr="00376AFF">
        <w:rPr>
          <w:lang w:val="en-GB"/>
        </w:rPr>
        <w:t xml:space="preserve">): </w:t>
      </w:r>
    </w:p>
    <w:p w14:paraId="2017582C" w14:textId="77777777" w:rsidR="00173B23" w:rsidRPr="00376AFF" w:rsidRDefault="00173B23" w:rsidP="00173B23">
      <w:pPr>
        <w:pStyle w:val="Paragrafoelenco"/>
        <w:ind w:left="1440"/>
        <w:jc w:val="both"/>
        <w:rPr>
          <w:lang w:val="en-GB"/>
        </w:rPr>
      </w:pPr>
      <w:r w:rsidRPr="00376AFF">
        <w:rPr>
          <w:lang w:val="en-GB"/>
        </w:rPr>
        <w:t xml:space="preserve">Manenti S., S. Sibilla, M. Gallati, G. Agate, R. Guandalini; 2012; SPH Simulation of Sediment Flushing Induced by a Rapid Water Flow; Journal of Hydraulic Engineering ASCE 138(3): 227-311. </w:t>
      </w:r>
    </w:p>
    <w:p w14:paraId="3A9E5718" w14:textId="14ADEA19"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w:t>
      </w:r>
      <w:sdt>
        <w:sdtPr>
          <w:rPr>
            <w:lang w:val="en-GB"/>
          </w:rPr>
          <w:id w:val="-2816228"/>
          <w:citation/>
        </w:sdtPr>
        <w:sdtEndPr/>
        <w:sdtContent>
          <w:r w:rsidR="00194130">
            <w:rPr>
              <w:lang w:val="en-GB"/>
            </w:rPr>
            <w:fldChar w:fldCharType="begin"/>
          </w:r>
          <w:r w:rsidR="00194130">
            <w:instrText xml:space="preserve"> CITATION DiM11 \l 1040 </w:instrText>
          </w:r>
          <w:r w:rsidR="00194130">
            <w:rPr>
              <w:lang w:val="en-GB"/>
            </w:rPr>
            <w:fldChar w:fldCharType="separate"/>
          </w:r>
          <w:r w:rsidR="006B40CB">
            <w:rPr>
              <w:noProof/>
            </w:rPr>
            <w:t xml:space="preserve"> [5]</w:t>
          </w:r>
          <w:r w:rsidR="00194130">
            <w:rPr>
              <w:lang w:val="en-GB"/>
            </w:rPr>
            <w:fldChar w:fldCharType="end"/>
          </w:r>
        </w:sdtContent>
      </w:sdt>
      <w:r w:rsidRPr="00376AFF">
        <w:rPr>
          <w:lang w:val="en-GB"/>
        </w:rPr>
        <w:t xml:space="preserve">): </w:t>
      </w:r>
    </w:p>
    <w:p w14:paraId="677FF5A7" w14:textId="77777777" w:rsidR="00173B23" w:rsidRPr="00376AFF" w:rsidRDefault="00173B23" w:rsidP="00235EA2">
      <w:pPr>
        <w:pStyle w:val="Paragrafoelenco"/>
        <w:ind w:left="1440"/>
        <w:jc w:val="both"/>
        <w:rPr>
          <w:lang w:val="en-GB"/>
        </w:rPr>
      </w:pPr>
      <w:r w:rsidRPr="00376AFF">
        <w:rPr>
          <w:lang w:val="en-GB"/>
        </w:rPr>
        <w:t>Di Monaco A., Manenti S., Gallati M., Sibilla S., Agate G., Guandalini R., 2011; SPH modeling of solid boundaries through a semi-analytic approach; Engineering Applications of Computational Fluid Mechanics, 5, 1, 1–15.</w:t>
      </w:r>
    </w:p>
    <w:p w14:paraId="330001E1" w14:textId="77777777"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14:paraId="2254D208" w14:textId="5C5AE0B9"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6B40CB" w:rsidRPr="00376AFF">
        <w:rPr>
          <w:rFonts w:ascii="Times New Roman" w:hAnsi="Times New Roman"/>
        </w:rPr>
        <w:t xml:space="preserve">Table </w:t>
      </w:r>
      <w:r w:rsidR="006B40CB">
        <w:rPr>
          <w:rFonts w:ascii="Times New Roman" w:hAnsi="Times New Roman"/>
          <w:noProof/>
        </w:rPr>
        <w:t>1</w:t>
      </w:r>
      <w:r w:rsidR="006B40CB" w:rsidRPr="00376AFF">
        <w:rPr>
          <w:rFonts w:ascii="Times New Roman" w:hAnsi="Times New Roman"/>
        </w:rPr>
        <w:t>.</w:t>
      </w:r>
      <w:r w:rsidR="006B40CB">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14:paraId="2B0A46B6" w14:textId="77777777"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14:paraId="44478ABC" w14:textId="77777777"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r w:rsidRPr="00376AFF">
        <w:rPr>
          <w:rFonts w:ascii="Times New Roman" w:hAnsi="Times New Roman"/>
          <w:sz w:val="24"/>
          <w:szCs w:val="24"/>
        </w:rPr>
        <w:t>.</w:t>
      </w:r>
    </w:p>
    <w:p w14:paraId="07A2273E" w14:textId="77777777"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14:paraId="3CF899ED" w14:textId="77777777" w:rsidTr="00902F55">
        <w:trPr>
          <w:trHeight w:val="301"/>
        </w:trPr>
        <w:tc>
          <w:tcPr>
            <w:tcW w:w="1074" w:type="pct"/>
            <w:tcBorders>
              <w:top w:val="nil"/>
              <w:left w:val="nil"/>
              <w:bottom w:val="nil"/>
              <w:right w:val="nil"/>
            </w:tcBorders>
            <w:shd w:val="clear" w:color="auto" w:fill="auto"/>
            <w:vAlign w:val="center"/>
            <w:hideMark/>
          </w:tcPr>
          <w:p w14:paraId="72C819F0" w14:textId="77777777"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14:paraId="0197F0AC" w14:textId="77777777"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14:paraId="297F7E3A" w14:textId="77777777" w:rsidTr="00902F55">
        <w:trPr>
          <w:trHeight w:val="301"/>
        </w:trPr>
        <w:tc>
          <w:tcPr>
            <w:tcW w:w="1074" w:type="pct"/>
            <w:tcBorders>
              <w:top w:val="nil"/>
              <w:left w:val="nil"/>
              <w:bottom w:val="nil"/>
              <w:right w:val="nil"/>
            </w:tcBorders>
            <w:shd w:val="clear" w:color="auto" w:fill="auto"/>
            <w:vAlign w:val="center"/>
          </w:tcPr>
          <w:p w14:paraId="2835EFB8" w14:textId="77777777"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14:paraId="383A23E3" w14:textId="77777777"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14:paraId="11C997AD" w14:textId="77777777" w:rsidTr="00902F55">
        <w:trPr>
          <w:trHeight w:val="301"/>
        </w:trPr>
        <w:tc>
          <w:tcPr>
            <w:tcW w:w="1074" w:type="pct"/>
            <w:tcBorders>
              <w:top w:val="nil"/>
              <w:left w:val="nil"/>
              <w:bottom w:val="nil"/>
              <w:right w:val="nil"/>
            </w:tcBorders>
            <w:shd w:val="clear" w:color="auto" w:fill="auto"/>
            <w:noWrap/>
            <w:vAlign w:val="center"/>
            <w:hideMark/>
          </w:tcPr>
          <w:p w14:paraId="1B1A4AD8" w14:textId="77777777"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14:paraId="5AB5F6CA" w14:textId="77777777"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14:paraId="0726CD72" w14:textId="77777777" w:rsidTr="00902F55">
        <w:trPr>
          <w:trHeight w:val="301"/>
        </w:trPr>
        <w:tc>
          <w:tcPr>
            <w:tcW w:w="1074" w:type="pct"/>
            <w:tcBorders>
              <w:top w:val="nil"/>
              <w:left w:val="nil"/>
              <w:bottom w:val="nil"/>
              <w:right w:val="nil"/>
            </w:tcBorders>
            <w:shd w:val="clear" w:color="auto" w:fill="auto"/>
            <w:noWrap/>
            <w:vAlign w:val="center"/>
            <w:hideMark/>
          </w:tcPr>
          <w:p w14:paraId="7DCC77B9"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14:paraId="2819F709"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r w:rsidRPr="00376AFF">
              <w:rPr>
                <w:rFonts w:ascii="Times New Roman" w:eastAsia="Times New Roman" w:hAnsi="Times New Roman"/>
                <w:color w:val="000000"/>
                <w:sz w:val="20"/>
                <w:szCs w:val="20"/>
                <w:lang w:eastAsia="en-GB"/>
              </w:rPr>
              <w:t>makefile</w:t>
            </w:r>
            <w:r w:rsidR="00097E4F" w:rsidRPr="00376AFF">
              <w:rPr>
                <w:rFonts w:ascii="Times New Roman" w:eastAsia="Times New Roman" w:hAnsi="Times New Roman"/>
                <w:color w:val="000000"/>
                <w:sz w:val="20"/>
                <w:szCs w:val="20"/>
                <w:lang w:eastAsia="en-GB"/>
              </w:rPr>
              <w:t>)</w:t>
            </w:r>
          </w:p>
        </w:tc>
      </w:tr>
      <w:tr w:rsidR="00097E4F" w:rsidRPr="00376AFF" w14:paraId="571129D1" w14:textId="77777777" w:rsidTr="00902F55">
        <w:trPr>
          <w:trHeight w:val="301"/>
        </w:trPr>
        <w:tc>
          <w:tcPr>
            <w:tcW w:w="1074" w:type="pct"/>
            <w:tcBorders>
              <w:top w:val="nil"/>
              <w:left w:val="nil"/>
              <w:bottom w:val="nil"/>
              <w:right w:val="nil"/>
            </w:tcBorders>
            <w:shd w:val="clear" w:color="auto" w:fill="auto"/>
            <w:noWrap/>
            <w:vAlign w:val="center"/>
            <w:hideMark/>
          </w:tcPr>
          <w:p w14:paraId="76A4323A"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14:paraId="1427D488" w14:textId="77777777"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iled with gfortran/ifort for optimized</w:t>
            </w:r>
            <w:r w:rsidRPr="00376AFF">
              <w:rPr>
                <w:rFonts w:ascii="Times New Roman" w:eastAsia="Times New Roman" w:hAnsi="Times New Roman"/>
                <w:color w:val="000000"/>
                <w:sz w:val="20"/>
                <w:szCs w:val="20"/>
                <w:lang w:eastAsia="en-GB"/>
              </w:rPr>
              <w:t xml:space="preserve"> executions</w:t>
            </w:r>
          </w:p>
        </w:tc>
      </w:tr>
      <w:tr w:rsidR="00DE48F4" w:rsidRPr="00376AFF" w14:paraId="689815D6" w14:textId="77777777" w:rsidTr="00902F55">
        <w:trPr>
          <w:trHeight w:val="301"/>
        </w:trPr>
        <w:tc>
          <w:tcPr>
            <w:tcW w:w="1074" w:type="pct"/>
            <w:tcBorders>
              <w:top w:val="nil"/>
              <w:left w:val="nil"/>
              <w:bottom w:val="nil"/>
              <w:right w:val="nil"/>
            </w:tcBorders>
            <w:shd w:val="clear" w:color="auto" w:fill="auto"/>
            <w:noWrap/>
            <w:vAlign w:val="center"/>
          </w:tcPr>
          <w:p w14:paraId="487E0A8C"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14:paraId="26676B9C"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scalar executions</w:t>
            </w:r>
          </w:p>
        </w:tc>
      </w:tr>
      <w:tr w:rsidR="00DE48F4" w:rsidRPr="00376AFF" w14:paraId="3E71B939" w14:textId="77777777" w:rsidTr="00902F55">
        <w:trPr>
          <w:trHeight w:val="301"/>
        </w:trPr>
        <w:tc>
          <w:tcPr>
            <w:tcW w:w="1074" w:type="pct"/>
            <w:tcBorders>
              <w:top w:val="nil"/>
              <w:left w:val="nil"/>
              <w:bottom w:val="nil"/>
              <w:right w:val="nil"/>
            </w:tcBorders>
            <w:shd w:val="clear" w:color="auto" w:fill="auto"/>
            <w:noWrap/>
            <w:vAlign w:val="center"/>
          </w:tcPr>
          <w:p w14:paraId="2D8AAE9A"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14:paraId="3C590716"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parallel executions</w:t>
            </w:r>
          </w:p>
        </w:tc>
      </w:tr>
      <w:tr w:rsidR="00097E4F" w:rsidRPr="00376AFF" w14:paraId="0D7E2E79" w14:textId="77777777" w:rsidTr="00902F55">
        <w:trPr>
          <w:trHeight w:val="301"/>
        </w:trPr>
        <w:tc>
          <w:tcPr>
            <w:tcW w:w="1074" w:type="pct"/>
            <w:tcBorders>
              <w:top w:val="nil"/>
              <w:left w:val="nil"/>
              <w:bottom w:val="nil"/>
              <w:right w:val="nil"/>
            </w:tcBorders>
            <w:shd w:val="clear" w:color="auto" w:fill="auto"/>
            <w:noWrap/>
            <w:vAlign w:val="center"/>
            <w:hideMark/>
          </w:tcPr>
          <w:p w14:paraId="2BDB9E91"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14:paraId="235EF8DE"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14:paraId="3CC998EC" w14:textId="582D870F" w:rsidR="00C96195" w:rsidRPr="00376AFF" w:rsidRDefault="00131662" w:rsidP="00131662">
      <w:pPr>
        <w:spacing w:after="0" w:line="240" w:lineRule="auto"/>
        <w:jc w:val="center"/>
        <w:rPr>
          <w:rFonts w:ascii="Times New Roman" w:hAnsi="Times New Roman"/>
        </w:rPr>
      </w:pPr>
      <w:bookmarkStart w:id="14" w:name="_Ref447805381"/>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bookmarkEnd w:id="14"/>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
    <w:p w14:paraId="1CFC5BB8" w14:textId="77777777"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86930598"/>
      <w:r w:rsidRPr="00376AF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14:paraId="18576E59" w14:textId="77777777"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14:paraId="6D311143" w14:textId="77777777" w:rsidR="00EC217D" w:rsidRPr="00376AFF" w:rsidRDefault="00EC217D" w:rsidP="0028379E">
      <w:pPr>
        <w:spacing w:after="0" w:line="240" w:lineRule="auto"/>
        <w:rPr>
          <w:rFonts w:ascii="Times New Roman" w:hAnsi="Times New Roman"/>
          <w:sz w:val="24"/>
          <w:szCs w:val="24"/>
        </w:rPr>
      </w:pPr>
    </w:p>
    <w:p w14:paraId="0E703BBE" w14:textId="77777777"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86930599"/>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22"/>
      <w:bookmarkEnd w:id="23"/>
      <w:bookmarkEnd w:id="24"/>
      <w:bookmarkEnd w:id="25"/>
      <w:bookmarkEnd w:id="26"/>
      <w:bookmarkEnd w:id="27"/>
      <w:r w:rsidR="00355018" w:rsidRPr="00376AFF">
        <w:rPr>
          <w:rFonts w:ascii="Book Antiqua" w:hAnsi="Book Antiqua"/>
          <w:caps/>
          <w:kern w:val="0"/>
          <w:sz w:val="24"/>
          <w:szCs w:val="24"/>
        </w:rPr>
        <w:t>.0</w:t>
      </w:r>
      <w:bookmarkEnd w:id="28"/>
    </w:p>
    <w:p w14:paraId="02B09A01"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SpA)”.</w:t>
      </w:r>
    </w:p>
    <w:p w14:paraId="4C10D1C2"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14:paraId="3C4BDE90"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14:paraId="45A6180C" w14:textId="77777777"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14:paraId="0FF5671E" w14:textId="77777777" w:rsidR="00EC217D" w:rsidRPr="00376AFF" w:rsidRDefault="00EC217D" w:rsidP="0028379E">
      <w:pPr>
        <w:spacing w:after="0" w:line="240" w:lineRule="auto"/>
        <w:rPr>
          <w:rFonts w:ascii="Times New Roman" w:hAnsi="Times New Roman"/>
          <w:sz w:val="24"/>
          <w:szCs w:val="24"/>
        </w:rPr>
      </w:pPr>
    </w:p>
    <w:p w14:paraId="5481ACCF" w14:textId="77777777"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86930600"/>
      <w:r w:rsidRPr="00376AF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14:paraId="0DCF62E9"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14:paraId="681232B9" w14:textId="77777777"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14:paraId="1D30D83F"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Every modifications of a code derived from a GNU-GPL code must underline every modifications with respect to the original GNU-GPL code.</w:t>
      </w:r>
    </w:p>
    <w:p w14:paraId="75E4B815" w14:textId="77777777" w:rsidR="00562C88" w:rsidRPr="00376AFF" w:rsidRDefault="00562C88" w:rsidP="00562C88">
      <w:pPr>
        <w:spacing w:after="0" w:line="240" w:lineRule="auto"/>
        <w:jc w:val="both"/>
        <w:rPr>
          <w:rFonts w:ascii="Times New Roman" w:hAnsi="Times New Roman"/>
          <w:sz w:val="24"/>
          <w:szCs w:val="24"/>
        </w:rPr>
      </w:pPr>
    </w:p>
    <w:p w14:paraId="6276FD9B" w14:textId="77777777" w:rsidR="00562C88" w:rsidRPr="00376AFF" w:rsidRDefault="00562C88" w:rsidP="0028379E">
      <w:pPr>
        <w:spacing w:after="0" w:line="240" w:lineRule="auto"/>
        <w:rPr>
          <w:rFonts w:ascii="Times New Roman" w:hAnsi="Times New Roman"/>
          <w:sz w:val="24"/>
          <w:szCs w:val="24"/>
        </w:rPr>
      </w:pPr>
    </w:p>
    <w:p w14:paraId="09EC0671" w14:textId="77777777"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86930601"/>
      <w:r w:rsidRPr="00376AF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376AFF">
        <w:rPr>
          <w:rFonts w:ascii="Book Antiqua" w:hAnsi="Book Antiqua"/>
          <w:caps/>
          <w:kern w:val="0"/>
          <w:sz w:val="24"/>
          <w:szCs w:val="24"/>
        </w:rPr>
        <w:t xml:space="preserve"> </w:t>
      </w:r>
    </w:p>
    <w:p w14:paraId="3EBFDC71" w14:textId="77777777"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14:paraId="6178A826" w14:textId="241A1FEC"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0011516E">
        <w:rPr>
          <w:rFonts w:ascii="Times New Roman" w:hAnsi="Times New Roman"/>
          <w:sz w:val="24"/>
          <w:szCs w:val="24"/>
        </w:rPr>
        <w:t>g</w:t>
      </w:r>
      <w:r w:rsidRPr="00376AFF">
        <w:rPr>
          <w:rFonts w:ascii="Times New Roman" w:hAnsi="Times New Roman"/>
          <w:sz w:val="24"/>
          <w:szCs w:val="24"/>
        </w:rPr>
        <w:t>it</w:t>
      </w:r>
      <w:r w:rsidR="0011516E">
        <w:rPr>
          <w:rFonts w:ascii="Times New Roman" w:hAnsi="Times New Roman"/>
          <w:sz w:val="24"/>
          <w:szCs w:val="24"/>
        </w:rPr>
        <w:t>h</w:t>
      </w:r>
      <w:r w:rsidRPr="00376AFF">
        <w:rPr>
          <w:rFonts w:ascii="Times New Roman" w:hAnsi="Times New Roman"/>
          <w:sz w:val="24"/>
          <w:szCs w:val="24"/>
        </w:rPr>
        <w:t>ub</w:t>
      </w:r>
      <w:r w:rsidR="0011516E">
        <w:rPr>
          <w:rFonts w:ascii="Times New Roman" w:hAnsi="Times New Roman"/>
          <w:sz w:val="24"/>
          <w:szCs w:val="24"/>
        </w:rPr>
        <w:t>.com</w:t>
      </w:r>
      <w:r w:rsidR="00883CCE" w:rsidRPr="00376AFF">
        <w:rPr>
          <w:rFonts w:ascii="Times New Roman" w:hAnsi="Times New Roman"/>
          <w:sz w:val="24"/>
          <w:szCs w:val="24"/>
        </w:rPr>
        <w:t>. Potential developers or users may:</w:t>
      </w:r>
    </w:p>
    <w:p w14:paraId="6CD7B67C"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r w:rsidR="00B54E66" w:rsidRPr="00376AFF">
        <w:rPr>
          <w:lang w:val="en-GB"/>
        </w:rPr>
        <w:t>);</w:t>
      </w:r>
    </w:p>
    <w:p w14:paraId="2A80967A"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r w:rsidR="00B54E66" w:rsidRPr="00376AFF">
        <w:rPr>
          <w:lang w:val="en-GB"/>
        </w:rPr>
        <w:t>);</w:t>
      </w:r>
    </w:p>
    <w:p w14:paraId="2219A1A9" w14:textId="77777777"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r w:rsidR="00B54E66" w:rsidRPr="00376AFF">
        <w:rPr>
          <w:lang w:val="en-GB"/>
        </w:rPr>
        <w:t>);</w:t>
      </w:r>
    </w:p>
    <w:p w14:paraId="4C5B93FB" w14:textId="77777777"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r w:rsidR="00B54E66" w:rsidRPr="00376AFF">
        <w:rPr>
          <w:lang w:val="en-GB"/>
        </w:rPr>
        <w:t>SPHERA;</w:t>
      </w:r>
    </w:p>
    <w:p w14:paraId="7048D7E0" w14:textId="77777777"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r w:rsidR="00B54E66" w:rsidRPr="00376AFF">
        <w:rPr>
          <w:lang w:val="en-GB"/>
        </w:rPr>
        <w:t>SPHERA;</w:t>
      </w:r>
    </w:p>
    <w:p w14:paraId="358EA875" w14:textId="77777777"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r w:rsidR="000279A4" w:rsidRPr="00376AFF">
        <w:rPr>
          <w:lang w:val="en-GB"/>
        </w:rPr>
        <w:t>);</w:t>
      </w:r>
    </w:p>
    <w:p w14:paraId="3CE1628D" w14:textId="77777777" w:rsidR="000279A4" w:rsidRPr="00376AFF" w:rsidRDefault="000279A4" w:rsidP="00034CDC">
      <w:pPr>
        <w:pStyle w:val="Paragrafoelenco"/>
        <w:numPr>
          <w:ilvl w:val="0"/>
          <w:numId w:val="14"/>
        </w:numPr>
        <w:jc w:val="both"/>
        <w:rPr>
          <w:lang w:val="en-GB"/>
        </w:rPr>
      </w:pPr>
      <w:r w:rsidRPr="00376AFF">
        <w:rPr>
          <w:lang w:val="en-GB"/>
        </w:rPr>
        <w:t>be interested in attending free internships on SPHERA at RSE as academic students</w:t>
      </w:r>
      <w:r w:rsidR="00BF3BA0" w:rsidRPr="00376AFF">
        <w:rPr>
          <w:lang w:val="en-GB"/>
        </w:rPr>
        <w:t xml:space="preserve"> (Bachelor Degree, Master Degree and PhD students)</w:t>
      </w:r>
      <w:r w:rsidRPr="00376AFF">
        <w:rPr>
          <w:lang w:val="en-GB"/>
        </w:rPr>
        <w:t>.</w:t>
      </w:r>
    </w:p>
    <w:p w14:paraId="2D8E9118" w14:textId="77777777"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14:paraId="5160FF56" w14:textId="05659983"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w:t>
      </w:r>
      <w:r w:rsidR="0011516E">
        <w:rPr>
          <w:rFonts w:ascii="Times New Roman" w:hAnsi="Times New Roman"/>
          <w:sz w:val="24"/>
          <w:szCs w:val="24"/>
        </w:rPr>
        <w:t>(2021,</w:t>
      </w:r>
      <w:sdt>
        <w:sdtPr>
          <w:rPr>
            <w:rFonts w:ascii="Times New Roman" w:hAnsi="Times New Roman"/>
            <w:sz w:val="24"/>
            <w:szCs w:val="24"/>
          </w:rPr>
          <w:id w:val="675465716"/>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AAm \l 1040 </w:instrText>
          </w:r>
          <w:r w:rsidR="001151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11516E">
            <w:rPr>
              <w:rFonts w:ascii="Times New Roman" w:hAnsi="Times New Roman"/>
              <w:sz w:val="24"/>
              <w:szCs w:val="24"/>
            </w:rPr>
            <w:fldChar w:fldCharType="end"/>
          </w:r>
        </w:sdtContent>
      </w:sdt>
      <w:r w:rsidR="0011516E">
        <w:rPr>
          <w:rFonts w:ascii="Times New Roman" w:hAnsi="Times New Roman"/>
          <w:sz w:val="24"/>
          <w:szCs w:val="24"/>
        </w:rPr>
        <w:t xml:space="preserve">) </w:t>
      </w:r>
      <w:r w:rsidRPr="00376AFF">
        <w:rPr>
          <w:rFonts w:ascii="Times New Roman" w:hAnsi="Times New Roman"/>
          <w:sz w:val="24"/>
          <w:szCs w:val="24"/>
        </w:rPr>
        <w:t>public repository</w:t>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6B40CB" w:rsidRPr="006B40CB">
        <w:rPr>
          <w:rFonts w:ascii="Times New Roman" w:hAnsi="Times New Roman"/>
          <w:sz w:val="24"/>
          <w:szCs w:val="24"/>
        </w:rPr>
        <w:t>Figure 5.6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14:paraId="11307A3C" w14:textId="77777777"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14:paraId="0BCE0A2B" w14:textId="77777777" w:rsidR="005C6B81" w:rsidRPr="00376AFF" w:rsidRDefault="005C6B81" w:rsidP="00034CDC">
      <w:pPr>
        <w:pStyle w:val="Paragrafoelenco"/>
        <w:numPr>
          <w:ilvl w:val="0"/>
          <w:numId w:val="15"/>
        </w:numPr>
        <w:jc w:val="both"/>
        <w:rPr>
          <w:lang w:val="en-GB"/>
        </w:rPr>
      </w:pPr>
      <w:r w:rsidRPr="00376AFF">
        <w:rPr>
          <w:lang w:val="en-GB"/>
        </w:rPr>
        <w:t>https://git-scm.com/</w:t>
      </w:r>
    </w:p>
    <w:p w14:paraId="7A68DA33" w14:textId="77777777"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14:paraId="2387DAC7" w14:textId="77777777"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r w:rsidR="005C6B81" w:rsidRPr="00376AFF">
        <w:rPr>
          <w:rFonts w:ascii="Times New Roman" w:hAnsi="Times New Roman"/>
          <w:sz w:val="24"/>
          <w:szCs w:val="24"/>
        </w:rPr>
        <w:t>user name</w:t>
      </w:r>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user name</w:t>
      </w:r>
      <w:r w:rsidR="005C6B81" w:rsidRPr="00376AFF">
        <w:rPr>
          <w:rFonts w:ascii="Times New Roman" w:hAnsi="Times New Roman"/>
          <w:sz w:val="24"/>
          <w:szCs w:val="24"/>
        </w:rPr>
        <w:t>).</w:t>
      </w:r>
    </w:p>
    <w:p w14:paraId="2DE0CEB3" w14:textId="77777777" w:rsidR="000C3886" w:rsidRPr="00376AFF" w:rsidRDefault="000C3886" w:rsidP="000C3886">
      <w:pPr>
        <w:spacing w:after="0" w:line="240" w:lineRule="auto"/>
        <w:jc w:val="both"/>
        <w:rPr>
          <w:ins w:id="43" w:author="Amicarelli Andrea (RSE)" w:date="2020-10-06T08:20:00Z"/>
          <w:rFonts w:ascii="Times New Roman" w:hAnsi="Times New Roman"/>
          <w:sz w:val="24"/>
          <w:szCs w:val="24"/>
        </w:rPr>
      </w:pPr>
      <w:ins w:id="44" w:author="Amicarelli Andrea (RSE)" w:date="2020-10-06T08:20:00Z">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14:paraId="24666AAB" w14:textId="3A406C7E"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6B40CB" w:rsidRPr="006B40CB">
        <w:rPr>
          <w:rFonts w:ascii="Times New Roman" w:hAnsi="Times New Roman"/>
          <w:sz w:val="24"/>
          <w:szCs w:val="24"/>
        </w:rPr>
        <w:t>Figure 5.7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14:paraId="0816DA19" w14:textId="77777777"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14:paraId="3E1C0871" w14:textId="77777777" w:rsidTr="005D1DA9">
        <w:tc>
          <w:tcPr>
            <w:tcW w:w="5000" w:type="pct"/>
            <w:vAlign w:val="bottom"/>
          </w:tcPr>
          <w:p w14:paraId="6FB9987E" w14:textId="77777777"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5582140B" wp14:editId="7A47D524">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14:paraId="547CBBD4" w14:textId="4F6B8FC3" w:rsidR="005D1DA9" w:rsidRPr="00376AFF" w:rsidRDefault="005D1DA9" w:rsidP="005D1DA9">
      <w:pPr>
        <w:spacing w:after="0" w:line="240" w:lineRule="auto"/>
        <w:jc w:val="center"/>
        <w:rPr>
          <w:rFonts w:ascii="Times New Roman" w:hAnsi="Times New Roman"/>
        </w:rPr>
      </w:pPr>
      <w:bookmarkStart w:id="45" w:name="_Ref448227012"/>
      <w:bookmarkStart w:id="46" w:name="_Ref448227009"/>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bookmarkEnd w:id="45"/>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r w:rsidR="00A46DB4" w:rsidRPr="00376AFF">
        <w:rPr>
          <w:rFonts w:ascii="Times New Roman" w:hAnsi="Times New Roman"/>
        </w:rPr>
        <w:t>Executable codes</w:t>
      </w:r>
      <w:r w:rsidRPr="00376AFF">
        <w:rPr>
          <w:rFonts w:ascii="Times New Roman" w:hAnsi="Times New Roman"/>
        </w:rPr>
        <w:t>.</w:t>
      </w:r>
      <w:bookmarkEnd w:id="46"/>
    </w:p>
    <w:p w14:paraId="503E999E" w14:textId="77777777"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14:paraId="44408DA8" w14:textId="77777777" w:rsidTr="005D1DA9">
        <w:tc>
          <w:tcPr>
            <w:tcW w:w="5000" w:type="pct"/>
            <w:vAlign w:val="bottom"/>
          </w:tcPr>
          <w:p w14:paraId="0C9827EE" w14:textId="77777777"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30C8BC8A" wp14:editId="1FF5DAB8">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14:paraId="7B8748B5" w14:textId="12EA9DC4" w:rsidR="005D1DA9" w:rsidRPr="00376AFF" w:rsidRDefault="005D1DA9" w:rsidP="005D1DA9">
      <w:pPr>
        <w:spacing w:after="0" w:line="240" w:lineRule="auto"/>
        <w:jc w:val="center"/>
        <w:rPr>
          <w:rFonts w:ascii="Times New Roman" w:hAnsi="Times New Roman"/>
          <w:szCs w:val="24"/>
        </w:rPr>
      </w:pPr>
      <w:bookmarkStart w:id="47" w:name="_Ref448227013"/>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2</w:t>
      </w:r>
      <w:r w:rsidRPr="00376AFF">
        <w:rPr>
          <w:rFonts w:ascii="Times New Roman" w:hAnsi="Times New Roman"/>
          <w:szCs w:val="24"/>
        </w:rPr>
        <w:fldChar w:fldCharType="end"/>
      </w:r>
      <w:bookmarkEnd w:id="47"/>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Documen</w:t>
      </w:r>
      <w:r w:rsidR="00A832E0" w:rsidRPr="00376AFF">
        <w:rPr>
          <w:rFonts w:ascii="Times New Roman" w:hAnsi="Times New Roman"/>
          <w:szCs w:val="24"/>
        </w:rPr>
        <w:t>tation</w:t>
      </w:r>
      <w:r w:rsidRPr="00376AFF">
        <w:rPr>
          <w:rFonts w:ascii="Times New Roman" w:hAnsi="Times New Roman"/>
          <w:szCs w:val="24"/>
        </w:rPr>
        <w:t>.</w:t>
      </w:r>
    </w:p>
    <w:p w14:paraId="0FFD506D" w14:textId="77777777"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14:paraId="07B1AAE3" w14:textId="77777777" w:rsidTr="00822C58">
        <w:tc>
          <w:tcPr>
            <w:tcW w:w="5000" w:type="pct"/>
            <w:vAlign w:val="bottom"/>
          </w:tcPr>
          <w:p w14:paraId="04032511" w14:textId="77777777"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5D47D7E" wp14:editId="33DF0A8A">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3"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F5724C" w14:textId="2EC16B22" w:rsidR="00B54E66" w:rsidRPr="00376AFF" w:rsidRDefault="00B54E66" w:rsidP="00B54E66">
      <w:pPr>
        <w:spacing w:after="0" w:line="240" w:lineRule="auto"/>
        <w:jc w:val="center"/>
        <w:rPr>
          <w:rFonts w:ascii="Times New Roman" w:hAnsi="Times New Roman"/>
          <w:szCs w:val="24"/>
        </w:rPr>
      </w:pPr>
      <w:bookmarkStart w:id="48" w:name="_Ref448227014"/>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3</w:t>
      </w:r>
      <w:r w:rsidRPr="00376AFF">
        <w:rPr>
          <w:rFonts w:ascii="Times New Roman" w:hAnsi="Times New Roman"/>
          <w:szCs w:val="24"/>
        </w:rPr>
        <w:fldChar w:fldCharType="end"/>
      </w:r>
      <w:bookmarkEnd w:id="48"/>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14:paraId="742EB169" w14:textId="77777777" w:rsidR="00B54E66" w:rsidRPr="00376AFF" w:rsidRDefault="00B54E66" w:rsidP="00B54E66">
      <w:pPr>
        <w:spacing w:after="0" w:line="240" w:lineRule="auto"/>
        <w:jc w:val="center"/>
        <w:rPr>
          <w:rFonts w:ascii="Times New Roman" w:hAnsi="Times New Roman"/>
          <w:sz w:val="24"/>
          <w:szCs w:val="24"/>
        </w:rPr>
      </w:pPr>
    </w:p>
    <w:p w14:paraId="3E590740"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2C59E3B0" w14:textId="77777777" w:rsidTr="00822C58">
        <w:tc>
          <w:tcPr>
            <w:tcW w:w="5000" w:type="pct"/>
            <w:vAlign w:val="bottom"/>
          </w:tcPr>
          <w:p w14:paraId="7877F0B2" w14:textId="77777777"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0EA419B7" wp14:editId="487B4331">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4"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8096B4" w14:textId="3A8B62B0" w:rsidR="00B54E66" w:rsidRPr="00376AFF" w:rsidRDefault="00B54E66" w:rsidP="00B54E66">
      <w:pPr>
        <w:spacing w:after="0" w:line="240" w:lineRule="auto"/>
        <w:jc w:val="center"/>
        <w:rPr>
          <w:rFonts w:ascii="Times New Roman" w:hAnsi="Times New Roman"/>
          <w:szCs w:val="24"/>
        </w:rPr>
      </w:pPr>
      <w:bookmarkStart w:id="49" w:name="_Ref448227016"/>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4</w:t>
      </w:r>
      <w:r w:rsidRPr="00376AFF">
        <w:rPr>
          <w:rFonts w:ascii="Times New Roman" w:hAnsi="Times New Roman"/>
          <w:szCs w:val="24"/>
        </w:rPr>
        <w:fldChar w:fldCharType="end"/>
      </w:r>
      <w:bookmarkEnd w:id="49"/>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14:paraId="532240F8" w14:textId="77777777" w:rsidR="00B54E66" w:rsidRPr="00376AFF" w:rsidRDefault="00B54E66" w:rsidP="00B54E66">
      <w:pPr>
        <w:jc w:val="center"/>
        <w:rPr>
          <w:sz w:val="24"/>
          <w:szCs w:val="24"/>
        </w:rPr>
      </w:pPr>
    </w:p>
    <w:p w14:paraId="6423522B"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313FEDC1" w14:textId="77777777" w:rsidTr="00822C58">
        <w:tc>
          <w:tcPr>
            <w:tcW w:w="5000" w:type="pct"/>
            <w:vAlign w:val="bottom"/>
          </w:tcPr>
          <w:p w14:paraId="3A1420ED" w14:textId="77777777"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3BCD941B" wp14:editId="58B79976">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5"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90CDCA" w14:textId="157C3D92" w:rsidR="00B54E66" w:rsidRPr="00376AFF" w:rsidRDefault="00B54E66" w:rsidP="00B54E66">
      <w:pPr>
        <w:spacing w:after="0" w:line="240" w:lineRule="auto"/>
        <w:jc w:val="center"/>
        <w:rPr>
          <w:rFonts w:ascii="Times New Roman" w:hAnsi="Times New Roman"/>
          <w:szCs w:val="24"/>
        </w:rPr>
      </w:pPr>
      <w:bookmarkStart w:id="50" w:name="_Ref44822701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bookmarkEnd w:id="50"/>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14:paraId="5A33C5ED" w14:textId="77777777"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14:paraId="330B57CE" w14:textId="77777777" w:rsidTr="00822C58">
        <w:tc>
          <w:tcPr>
            <w:tcW w:w="5000" w:type="pct"/>
            <w:vAlign w:val="bottom"/>
          </w:tcPr>
          <w:p w14:paraId="0F3D0591" w14:textId="77777777"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168732EA" wp14:editId="5BB8F5D3">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6"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4424A" w14:textId="168DF084" w:rsidR="00B54E66" w:rsidRPr="00376AFF" w:rsidRDefault="00B54E66" w:rsidP="00B54E66">
      <w:pPr>
        <w:spacing w:after="0" w:line="240" w:lineRule="auto"/>
        <w:jc w:val="center"/>
        <w:rPr>
          <w:rFonts w:ascii="Times New Roman" w:hAnsi="Times New Roman"/>
          <w:szCs w:val="24"/>
        </w:rPr>
      </w:pPr>
      <w:bookmarkStart w:id="51" w:name="_Ref44822701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6</w:t>
      </w:r>
      <w:r w:rsidRPr="00376AFF">
        <w:rPr>
          <w:rFonts w:ascii="Times New Roman" w:hAnsi="Times New Roman"/>
          <w:szCs w:val="24"/>
        </w:rPr>
        <w:fldChar w:fldCharType="end"/>
      </w:r>
      <w:bookmarkEnd w:id="51"/>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
    <w:p w14:paraId="50E00386" w14:textId="77777777" w:rsidR="00B54E66" w:rsidRPr="00376AFF" w:rsidRDefault="00B54E66" w:rsidP="00B54E66">
      <w:pPr>
        <w:rPr>
          <w:sz w:val="24"/>
          <w:szCs w:val="24"/>
        </w:rPr>
      </w:pPr>
    </w:p>
    <w:p w14:paraId="3CF40213" w14:textId="77777777"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61BB900B" wp14:editId="7391E184">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14:paraId="780056EF" w14:textId="210E9C77" w:rsidR="00B54E66" w:rsidRPr="00376AFF" w:rsidRDefault="00B54E66" w:rsidP="00B54E66">
      <w:pPr>
        <w:spacing w:after="0" w:line="240" w:lineRule="auto"/>
        <w:jc w:val="center"/>
        <w:rPr>
          <w:rFonts w:ascii="Times New Roman" w:hAnsi="Times New Roman"/>
          <w:szCs w:val="24"/>
        </w:rPr>
      </w:pPr>
      <w:bookmarkStart w:id="52" w:name="_Ref447793735"/>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7</w:t>
      </w:r>
      <w:r w:rsidRPr="00376AFF">
        <w:rPr>
          <w:rFonts w:ascii="Times New Roman" w:hAnsi="Times New Roman"/>
          <w:szCs w:val="24"/>
        </w:rPr>
        <w:fldChar w:fldCharType="end"/>
      </w:r>
      <w:bookmarkEnd w:id="52"/>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r w:rsidRPr="00376AFF">
        <w:rPr>
          <w:rFonts w:ascii="Times New Roman" w:hAnsi="Times New Roman"/>
          <w:szCs w:val="24"/>
        </w:rPr>
        <w:t>).</w:t>
      </w:r>
    </w:p>
    <w:p w14:paraId="40140C54" w14:textId="77777777" w:rsidR="00B54E66" w:rsidRPr="00376AFF" w:rsidRDefault="00B54E66" w:rsidP="00B54E66">
      <w:pPr>
        <w:spacing w:after="0" w:line="240" w:lineRule="auto"/>
        <w:jc w:val="both"/>
        <w:rPr>
          <w:rFonts w:ascii="Times New Roman" w:hAnsi="Times New Roman"/>
          <w:sz w:val="24"/>
          <w:szCs w:val="24"/>
        </w:rPr>
      </w:pPr>
    </w:p>
    <w:p w14:paraId="5C29D5F2" w14:textId="77777777"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 w:name="_Ref449963218"/>
      <w:bookmarkStart w:id="54" w:name="_Toc86930602"/>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53"/>
      <w:r w:rsidRPr="00376AFF">
        <w:rPr>
          <w:rFonts w:ascii="Book Antiqua" w:hAnsi="Book Antiqua"/>
          <w:caps/>
          <w:kern w:val="0"/>
          <w:sz w:val="24"/>
          <w:szCs w:val="24"/>
        </w:rPr>
        <w:t xml:space="preserve"> as a boundary treatment scheme for fixed boundaries</w:t>
      </w:r>
      <w:bookmarkEnd w:id="54"/>
    </w:p>
    <w:p w14:paraId="4C01802D" w14:textId="77777777" w:rsidR="003D504A" w:rsidRPr="00376AFF" w:rsidRDefault="003D504A" w:rsidP="00B33ED4">
      <w:pPr>
        <w:spacing w:after="0" w:line="240" w:lineRule="auto"/>
        <w:jc w:val="both"/>
        <w:rPr>
          <w:rFonts w:ascii="Times New Roman" w:hAnsi="Times New Roman"/>
          <w:sz w:val="24"/>
          <w:szCs w:val="24"/>
        </w:rPr>
      </w:pPr>
    </w:p>
    <w:p w14:paraId="709F2153" w14:textId="719EB7AC"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6B40CB">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
    <w:p w14:paraId="23CE6B55" w14:textId="683C7520"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14:paraId="40F87139" w14:textId="77777777"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14:paraId="161C6D47" w14:textId="77777777" w:rsidR="00B33ED4" w:rsidRPr="00376AFF" w:rsidRDefault="00B33ED4" w:rsidP="00BE32E1">
      <w:pPr>
        <w:spacing w:after="0" w:line="240" w:lineRule="auto"/>
        <w:jc w:val="both"/>
        <w:rPr>
          <w:rFonts w:ascii="Cambria Math" w:hAnsi="Cambria Math"/>
          <w:sz w:val="24"/>
          <w:szCs w:val="24"/>
        </w:rPr>
      </w:pPr>
    </w:p>
    <w:p w14:paraId="5B9900E7" w14:textId="77777777" w:rsidR="0037327E" w:rsidRPr="00376AFF" w:rsidRDefault="0037327E" w:rsidP="0037327E">
      <w:pPr>
        <w:pStyle w:val="Amicarellititle2"/>
      </w:pPr>
      <w:bookmarkStart w:id="55" w:name="_Toc86930603"/>
      <w:r w:rsidRPr="00376AFF">
        <w:t>Smoothed Particle Hydrodynamics (SPH)</w:t>
      </w:r>
      <w:bookmarkEnd w:id="55"/>
    </w:p>
    <w:p w14:paraId="17C47C08"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14:paraId="67D6F7C6"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 xml:space="preserve">olating (or  smoothing functions), called kernel functions. </w:t>
      </w:r>
    </w:p>
    <w:p w14:paraId="3CEC61F6" w14:textId="77777777"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6CD23145" w14:textId="77777777" w:rsidTr="004260C5">
        <w:tc>
          <w:tcPr>
            <w:tcW w:w="4539" w:type="pct"/>
            <w:vAlign w:val="center"/>
          </w:tcPr>
          <w:p w14:paraId="5376FDF2" w14:textId="77777777"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w14:anchorId="3E857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39.6pt" o:ole="">
                  <v:imagedata r:id="rId18" o:title=""/>
                </v:shape>
                <o:OLEObject Type="Embed" ProgID="Equation.3" ShapeID="_x0000_i1025" DrawAspect="Content" ObjectID="_1700914759" r:id="rId19"/>
              </w:object>
            </w:r>
          </w:p>
        </w:tc>
        <w:tc>
          <w:tcPr>
            <w:tcW w:w="461" w:type="pct"/>
            <w:vAlign w:val="center"/>
          </w:tcPr>
          <w:p w14:paraId="16F9161E" w14:textId="43777A0E"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
          </w:p>
        </w:tc>
      </w:tr>
    </w:tbl>
    <w:p w14:paraId="56B922FE" w14:textId="77777777" w:rsidR="0037327E" w:rsidRPr="00376AFF" w:rsidRDefault="0037327E" w:rsidP="0037327E">
      <w:pPr>
        <w:spacing w:after="0" w:line="240" w:lineRule="auto"/>
        <w:jc w:val="both"/>
        <w:rPr>
          <w:rFonts w:ascii="Times New Roman" w:hAnsi="Times New Roman"/>
          <w:sz w:val="24"/>
          <w:szCs w:val="24"/>
        </w:rPr>
      </w:pPr>
    </w:p>
    <w:p w14:paraId="17805F17" w14:textId="3F860F3C" w:rsidR="004260C5"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2743A8" w:rsidRPr="00376AFF">
        <w:rPr>
          <w:rFonts w:ascii="Times New Roman" w:hAnsi="Times New Roman"/>
          <w:sz w:val="24"/>
          <w:szCs w:val="24"/>
        </w:rPr>
        <w:t xml:space="preserve">here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is the kernel function,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14:paraId="32CCAFA7" w14:textId="010D3CC4"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r w:rsidR="004260C5" w:rsidRPr="00376AFF">
        <w:rPr>
          <w:rFonts w:ascii="Times New Roman" w:hAnsi="Times New Roman"/>
          <w:i/>
          <w:sz w:val="24"/>
          <w:szCs w:val="24"/>
        </w:rPr>
        <w:t>i</w:t>
      </w:r>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6B40CB" w:rsidRPr="006B40CB">
        <w:rPr>
          <w:rFonts w:ascii="Times New Roman" w:hAnsi="Times New Roman"/>
          <w:sz w:val="24"/>
          <w:szCs w:val="24"/>
        </w:rPr>
        <w:t>(6.1)</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7C27237" w14:textId="77777777" w:rsidTr="004260C5">
        <w:tc>
          <w:tcPr>
            <w:tcW w:w="4539" w:type="pct"/>
            <w:vAlign w:val="center"/>
          </w:tcPr>
          <w:p w14:paraId="717B5948"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w14:anchorId="2155583F">
                <v:shape id="_x0000_i1026" type="#_x0000_t75" style="width:180.6pt;height:45pt" o:ole="">
                  <v:imagedata r:id="rId20" o:title=""/>
                </v:shape>
                <o:OLEObject Type="Embed" ProgID="Equation.3" ShapeID="_x0000_i1026" DrawAspect="Content" ObjectID="_1700914760" r:id="rId21"/>
              </w:object>
            </w:r>
          </w:p>
        </w:tc>
        <w:tc>
          <w:tcPr>
            <w:tcW w:w="461" w:type="pct"/>
            <w:vAlign w:val="center"/>
          </w:tcPr>
          <w:p w14:paraId="241D012A" w14:textId="55BE3A1A"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
          </w:p>
        </w:tc>
      </w:tr>
    </w:tbl>
    <w:p w14:paraId="49A4662C" w14:textId="77777777" w:rsidR="0037327E" w:rsidRPr="00376AFF" w:rsidRDefault="0037327E" w:rsidP="0037327E">
      <w:pPr>
        <w:spacing w:after="0" w:line="240" w:lineRule="auto"/>
        <w:jc w:val="both"/>
        <w:rPr>
          <w:rFonts w:ascii="Times New Roman" w:hAnsi="Times New Roman"/>
          <w:sz w:val="24"/>
          <w:szCs w:val="24"/>
        </w:rPr>
      </w:pPr>
    </w:p>
    <w:p w14:paraId="42F076AF" w14:textId="2579A334"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(Adami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w:t>
      </w:r>
      <w:sdt>
        <w:sdtPr>
          <w:rPr>
            <w:rFonts w:ascii="Times New Roman" w:hAnsi="Times New Roman"/>
            <w:sz w:val="24"/>
            <w:szCs w:val="24"/>
          </w:rPr>
          <w:id w:val="1711531714"/>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Ada12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w:t>
          </w:r>
          <w:r w:rsidR="00E81ECE">
            <w:rPr>
              <w:rFonts w:ascii="Times New Roman" w:hAnsi="Times New Roman"/>
              <w:sz w:val="24"/>
              <w:szCs w:val="24"/>
            </w:rPr>
            <w:fldChar w:fldCharType="end"/>
          </w:r>
        </w:sdtContent>
      </w:sdt>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sdt>
        <w:sdtPr>
          <w:rPr>
            <w:rFonts w:ascii="Times New Roman" w:hAnsi="Times New Roman"/>
            <w:sz w:val="24"/>
            <w:szCs w:val="24"/>
          </w:rPr>
          <w:id w:val="50671052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Has12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Macia et al.</w:t>
      </w:r>
      <w:r w:rsidRPr="00376AFF">
        <w:rPr>
          <w:rFonts w:ascii="Times New Roman" w:hAnsi="Times New Roman"/>
          <w:sz w:val="24"/>
          <w:szCs w:val="24"/>
        </w:rPr>
        <w:t>,</w:t>
      </w:r>
      <w:r w:rsidR="0037327E" w:rsidRPr="00376AFF">
        <w:rPr>
          <w:rFonts w:ascii="Times New Roman" w:hAnsi="Times New Roman"/>
          <w:sz w:val="24"/>
          <w:szCs w:val="24"/>
        </w:rPr>
        <w:t xml:space="preserve"> 2012,</w:t>
      </w:r>
      <w:sdt>
        <w:sdtPr>
          <w:rPr>
            <w:rFonts w:ascii="Times New Roman" w:hAnsi="Times New Roman"/>
            <w:sz w:val="24"/>
            <w:szCs w:val="24"/>
          </w:rPr>
          <w:id w:val="-510374363"/>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Mac12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[9]</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501202359"/>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May13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[10]</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1950625697"/>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Fer13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w:t>
      </w:r>
      <w:sdt>
        <w:sdtPr>
          <w:rPr>
            <w:rFonts w:ascii="Times New Roman" w:hAnsi="Times New Roman"/>
            <w:sz w:val="24"/>
            <w:szCs w:val="24"/>
          </w:rPr>
          <w:id w:val="1853138003"/>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0037327E" w:rsidRPr="00376AFF">
        <w:rPr>
          <w:rFonts w:ascii="Times New Roman" w:hAnsi="Times New Roman"/>
          <w:sz w:val="24"/>
          <w:szCs w:val="24"/>
        </w:rPr>
        <w:t>).</w:t>
      </w:r>
    </w:p>
    <w:p w14:paraId="1E05E31B" w14:textId="06B93B77"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6B40CB" w:rsidRPr="006B40CB">
        <w:rPr>
          <w:rFonts w:ascii="Times New Roman" w:hAnsi="Times New Roman"/>
          <w:sz w:val="24"/>
          <w:szCs w:val="24"/>
        </w:rPr>
        <w:t>(6.2)</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D53EBF2" w14:textId="77777777" w:rsidTr="004260C5">
        <w:tc>
          <w:tcPr>
            <w:tcW w:w="4539" w:type="pct"/>
            <w:vAlign w:val="center"/>
          </w:tcPr>
          <w:p w14:paraId="62E639E1"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w14:anchorId="62272A5F">
                <v:shape id="_x0000_i1027" type="#_x0000_t75" style="width:123.6pt;height:45pt" o:ole="">
                  <v:imagedata r:id="rId22" o:title=""/>
                </v:shape>
                <o:OLEObject Type="Embed" ProgID="Equation.3" ShapeID="_x0000_i1027" DrawAspect="Content" ObjectID="_1700914761" r:id="rId23"/>
              </w:object>
            </w:r>
          </w:p>
        </w:tc>
        <w:tc>
          <w:tcPr>
            <w:tcW w:w="461" w:type="pct"/>
            <w:vAlign w:val="center"/>
          </w:tcPr>
          <w:p w14:paraId="354759FC" w14:textId="0345ADC3"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
          </w:p>
        </w:tc>
      </w:tr>
    </w:tbl>
    <w:p w14:paraId="678F5CC2" w14:textId="77777777" w:rsidR="0037327E" w:rsidRPr="00376AFF" w:rsidRDefault="0037327E" w:rsidP="0037327E">
      <w:pPr>
        <w:spacing w:after="0" w:line="240" w:lineRule="auto"/>
        <w:jc w:val="both"/>
        <w:rPr>
          <w:rFonts w:ascii="Times New Roman" w:hAnsi="Times New Roman"/>
          <w:sz w:val="24"/>
          <w:szCs w:val="24"/>
        </w:rPr>
      </w:pPr>
    </w:p>
    <w:p w14:paraId="01E66103" w14:textId="77777777" w:rsidR="003D4BF2"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3D4BF2" w:rsidRPr="00376AFF">
        <w:rPr>
          <w:rFonts w:ascii="Times New Roman" w:hAnsi="Times New Roman"/>
          <w:sz w:val="24"/>
          <w:szCs w:val="24"/>
        </w:rPr>
        <w:t xml:space="preserve">here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14:paraId="7E245E18" w14:textId="5CEB50F1"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(6.3)</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n-th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14:paraId="543AACCA" w14:textId="77777777"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erivatives in the fluid dynamics balance equations by means of a particle Lagrangian mesh-less technique.</w:t>
      </w:r>
    </w:p>
    <w:p w14:paraId="6A03ABB4" w14:textId="77777777"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Lagrangian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14:paraId="29DF0EEE" w14:textId="491E802A"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w:t>
      </w:r>
      <w:r w:rsidR="002251EE">
        <w:rPr>
          <w:rFonts w:ascii="Times New Roman" w:hAnsi="Times New Roman"/>
          <w:sz w:val="24"/>
          <w:szCs w:val="24"/>
        </w:rPr>
        <w:t>o</w:t>
      </w:r>
      <w:r w:rsidRPr="00376AFF">
        <w:rPr>
          <w:rFonts w:ascii="Times New Roman" w:hAnsi="Times New Roman"/>
          <w:sz w:val="24"/>
          <w:szCs w:val="24"/>
        </w:rPr>
        <w:t xml:space="preserve">f SPH models refer to the following topics: floods </w:t>
      </w:r>
      <w:r w:rsidR="0037327E" w:rsidRPr="00376AFF">
        <w:rPr>
          <w:rFonts w:ascii="Times New Roman" w:hAnsi="Times New Roman"/>
          <w:sz w:val="24"/>
          <w:szCs w:val="24"/>
        </w:rPr>
        <w:t>(Vacondio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w:t>
      </w:r>
      <w:sdt>
        <w:sdtPr>
          <w:rPr>
            <w:rFonts w:ascii="Times New Roman" w:hAnsi="Times New Roman"/>
            <w:sz w:val="24"/>
            <w:szCs w:val="24"/>
          </w:rPr>
          <w:id w:val="1937402199"/>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Vac12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[12]</w:t>
          </w:r>
          <w:r w:rsidR="00E81ECE">
            <w:rPr>
              <w:rFonts w:ascii="Times New Roman" w:hAnsi="Times New Roman"/>
              <w:sz w:val="24"/>
              <w:szCs w:val="24"/>
            </w:rPr>
            <w:fldChar w:fldCharType="end"/>
          </w:r>
        </w:sdtContent>
      </w:sdt>
      <w:r w:rsidR="00376EDF" w:rsidRPr="00376AFF">
        <w:rPr>
          <w:rFonts w:ascii="Times New Roman" w:hAnsi="Times New Roman"/>
          <w:sz w:val="24"/>
          <w:szCs w:val="24"/>
        </w:rPr>
        <w:t>; Amicarelli et al., 2015,</w:t>
      </w:r>
      <w:sdt>
        <w:sdtPr>
          <w:rPr>
            <w:rFonts w:ascii="Times New Roman" w:hAnsi="Times New Roman"/>
            <w:sz w:val="24"/>
            <w:szCs w:val="24"/>
          </w:rPr>
          <w:id w:val="1194881809"/>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Ami15 \l 1040 </w:instrText>
          </w:r>
          <w:r w:rsidR="001151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11516E">
            <w:rPr>
              <w:rFonts w:ascii="Times New Roman" w:hAnsi="Times New Roman"/>
              <w:sz w:val="24"/>
              <w:szCs w:val="24"/>
            </w:rPr>
            <w:fldChar w:fldCharType="end"/>
          </w:r>
        </w:sdtContent>
      </w:sdt>
      <w:r w:rsidR="00376EDF" w:rsidRPr="00376AFF">
        <w:rPr>
          <w:rFonts w:ascii="Times New Roman" w:hAnsi="Times New Roman"/>
          <w:sz w:val="24"/>
          <w:szCs w:val="24"/>
        </w:rPr>
        <w:t>; Di Monaco et al., 2011,</w:t>
      </w:r>
      <w:sdt>
        <w:sdtPr>
          <w:rPr>
            <w:rFonts w:ascii="Times New Roman" w:hAnsi="Times New Roman"/>
            <w:sz w:val="24"/>
            <w:szCs w:val="24"/>
          </w:rPr>
          <w:id w:val="409658202"/>
          <w:citation/>
        </w:sdtPr>
        <w:sdtEndPr/>
        <w:sdtContent>
          <w:r w:rsidR="00194130">
            <w:rPr>
              <w:rFonts w:ascii="Times New Roman" w:hAnsi="Times New Roman"/>
              <w:sz w:val="24"/>
              <w:szCs w:val="24"/>
            </w:rPr>
            <w:fldChar w:fldCharType="begin"/>
          </w:r>
          <w:r w:rsidR="00194130">
            <w:rPr>
              <w:rFonts w:ascii="Times New Roman" w:hAnsi="Times New Roman"/>
              <w:sz w:val="24"/>
              <w:szCs w:val="24"/>
              <w:lang w:val="it-IT"/>
            </w:rPr>
            <w:instrText xml:space="preserve"> CITATION DiM11 \l 1040 </w:instrText>
          </w:r>
          <w:r w:rsidR="00194130">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194130">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(Souto-Iglesias et al.</w:t>
      </w:r>
      <w:r w:rsidRPr="00376AFF">
        <w:rPr>
          <w:rFonts w:ascii="Times New Roman" w:hAnsi="Times New Roman"/>
          <w:sz w:val="24"/>
          <w:szCs w:val="24"/>
        </w:rPr>
        <w:t>,</w:t>
      </w:r>
      <w:r w:rsidR="0037327E" w:rsidRPr="00376AFF">
        <w:rPr>
          <w:rFonts w:ascii="Times New Roman" w:hAnsi="Times New Roman"/>
          <w:sz w:val="24"/>
          <w:szCs w:val="24"/>
        </w:rPr>
        <w:t xml:space="preserve"> 2006,</w:t>
      </w:r>
      <w:sdt>
        <w:sdtPr>
          <w:rPr>
            <w:rFonts w:ascii="Times New Roman" w:hAnsi="Times New Roman"/>
            <w:sz w:val="24"/>
            <w:szCs w:val="24"/>
          </w:rPr>
          <w:id w:val="-1761517754"/>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Sou06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[13]</w:t>
          </w:r>
          <w:r w:rsidR="002251EE">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w:t>
      </w:r>
      <w:sdt>
        <w:sdtPr>
          <w:rPr>
            <w:rFonts w:ascii="Times New Roman" w:hAnsi="Times New Roman"/>
            <w:sz w:val="24"/>
            <w:szCs w:val="24"/>
          </w:rPr>
          <w:id w:val="-891266902"/>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w:t>
      </w:r>
      <w:sdt>
        <w:sdtPr>
          <w:rPr>
            <w:rFonts w:ascii="Times New Roman" w:hAnsi="Times New Roman"/>
            <w:sz w:val="24"/>
            <w:szCs w:val="24"/>
          </w:rPr>
          <w:id w:val="2137751251"/>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Pat09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[14]</w:t>
          </w:r>
          <w:r w:rsidR="009E19BA">
            <w:rPr>
              <w:rFonts w:ascii="Times New Roman" w:hAnsi="Times New Roman"/>
              <w:sz w:val="24"/>
              <w:szCs w:val="24"/>
            </w:rPr>
            <w:fldChar w:fldCharType="end"/>
          </w:r>
        </w:sdtContent>
      </w:sdt>
      <w:r w:rsidRPr="00376AFF">
        <w:rPr>
          <w:rFonts w:ascii="Times New Roman" w:hAnsi="Times New Roman"/>
          <w:sz w:val="24"/>
          <w:szCs w:val="24"/>
        </w:rPr>
        <w:t xml:space="preserve">; </w:t>
      </w:r>
      <w:r w:rsidR="0037327E" w:rsidRPr="00376AFF">
        <w:rPr>
          <w:rFonts w:ascii="Times New Roman" w:hAnsi="Times New Roman"/>
          <w:sz w:val="24"/>
          <w:szCs w:val="24"/>
        </w:rPr>
        <w:t>Antuono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w:t>
      </w:r>
      <w:sdt>
        <w:sdtPr>
          <w:rPr>
            <w:rFonts w:ascii="Times New Roman" w:hAnsi="Times New Roman"/>
            <w:sz w:val="24"/>
            <w:szCs w:val="24"/>
          </w:rPr>
          <w:id w:val="1432858939"/>
          <w:citation/>
        </w:sdtPr>
        <w:sdtEndPr/>
        <w:sdtContent>
          <w:r w:rsidR="00194130">
            <w:rPr>
              <w:rFonts w:ascii="Times New Roman" w:hAnsi="Times New Roman"/>
              <w:sz w:val="24"/>
              <w:szCs w:val="24"/>
            </w:rPr>
            <w:fldChar w:fldCharType="begin"/>
          </w:r>
          <w:r w:rsidR="00194130">
            <w:rPr>
              <w:rFonts w:ascii="Times New Roman" w:hAnsi="Times New Roman"/>
              <w:sz w:val="24"/>
              <w:szCs w:val="24"/>
              <w:lang w:val="it-IT"/>
            </w:rPr>
            <w:instrText xml:space="preserve"> CITATION Ant11 \l 1040 </w:instrText>
          </w:r>
          <w:r w:rsidR="00194130">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[15]</w:t>
          </w:r>
          <w:r w:rsidR="00194130">
            <w:rPr>
              <w:rFonts w:ascii="Times New Roman" w:hAnsi="Times New Roman"/>
              <w:sz w:val="24"/>
              <w:szCs w:val="24"/>
            </w:rPr>
            <w:fldChar w:fldCharType="end"/>
          </w:r>
        </w:sdtContent>
      </w:sdt>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w:t>
      </w:r>
      <w:sdt>
        <w:sdtPr>
          <w:rPr>
            <w:rFonts w:ascii="Times New Roman" w:hAnsi="Times New Roman"/>
            <w:sz w:val="24"/>
            <w:szCs w:val="24"/>
          </w:rPr>
          <w:id w:val="1504402126"/>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Liu13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[16]</w:t>
          </w:r>
          <w:r w:rsidR="00267382">
            <w:rPr>
              <w:rFonts w:ascii="Times New Roman" w:hAnsi="Times New Roman"/>
              <w:sz w:val="24"/>
              <w:szCs w:val="24"/>
            </w:rPr>
            <w:fldChar w:fldCharType="end"/>
          </w:r>
        </w:sdtContent>
      </w:sdt>
      <w:r w:rsidR="0073619E" w:rsidRPr="00376AFF">
        <w:rPr>
          <w:rFonts w:ascii="Times New Roman" w:hAnsi="Times New Roman"/>
          <w:sz w:val="24"/>
          <w:szCs w:val="24"/>
        </w:rPr>
        <w:t xml:space="preserve">; </w:t>
      </w:r>
      <w:r w:rsidR="0037327E" w:rsidRPr="00376AFF">
        <w:rPr>
          <w:rFonts w:ascii="Times New Roman" w:hAnsi="Times New Roman"/>
          <w:sz w:val="24"/>
          <w:szCs w:val="24"/>
        </w:rPr>
        <w:t>Omidvar et al.</w:t>
      </w:r>
      <w:r w:rsidR="0073619E" w:rsidRPr="00376AFF">
        <w:rPr>
          <w:rFonts w:ascii="Times New Roman" w:hAnsi="Times New Roman"/>
          <w:sz w:val="24"/>
          <w:szCs w:val="24"/>
        </w:rPr>
        <w:t>, 2012,</w:t>
      </w:r>
      <w:sdt>
        <w:sdtPr>
          <w:rPr>
            <w:rFonts w:ascii="Times New Roman" w:hAnsi="Times New Roman"/>
            <w:sz w:val="24"/>
            <w:szCs w:val="24"/>
          </w:rPr>
          <w:id w:val="1004123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Omi12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[17]</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w:t>
      </w:r>
      <w:sdt>
        <w:sdtPr>
          <w:rPr>
            <w:rFonts w:ascii="Times New Roman" w:hAnsi="Times New Roman"/>
            <w:sz w:val="24"/>
            <w:szCs w:val="24"/>
          </w:rPr>
          <w:id w:val="-1675720911"/>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Mar10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[18]</w:t>
          </w:r>
          <w:r w:rsidR="009E19BA">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w:t>
      </w:r>
      <w:sdt>
        <w:sdtPr>
          <w:rPr>
            <w:rFonts w:ascii="Times New Roman" w:hAnsi="Times New Roman"/>
            <w:sz w:val="24"/>
            <w:szCs w:val="24"/>
          </w:rPr>
          <w:id w:val="-737862213"/>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Kum13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[19]</w:t>
          </w:r>
          <w:r w:rsidR="00267382">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(Manenti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w:t>
      </w:r>
      <w:sdt>
        <w:sdtPr>
          <w:rPr>
            <w:rFonts w:ascii="Times New Roman" w:hAnsi="Times New Roman"/>
            <w:sz w:val="24"/>
            <w:szCs w:val="24"/>
          </w:rPr>
          <w:id w:val="-104356106"/>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(e.g., Koukouvinis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w:t>
      </w:r>
      <w:sdt>
        <w:sdtPr>
          <w:rPr>
            <w:rFonts w:ascii="Times New Roman" w:hAnsi="Times New Roman"/>
            <w:sz w:val="24"/>
            <w:szCs w:val="24"/>
          </w:rPr>
          <w:id w:val="1852995659"/>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Kou13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[20]</w:t>
          </w:r>
          <w:r w:rsidR="00267382">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w:t>
      </w:r>
      <w:r w:rsidR="0073619E" w:rsidRPr="00376AFF">
        <w:rPr>
          <w:rFonts w:ascii="Times New Roman" w:hAnsi="Times New Roman"/>
          <w:sz w:val="24"/>
          <w:szCs w:val="24"/>
        </w:rPr>
        <w:t>,</w:t>
      </w:r>
      <w:r w:rsidR="002251EE">
        <w:rPr>
          <w:rFonts w:ascii="Times New Roman" w:hAnsi="Times New Roman"/>
          <w:sz w:val="24"/>
          <w:szCs w:val="24"/>
        </w:rPr>
        <w:t xml:space="preserve"> 2012,</w:t>
      </w:r>
      <w:sdt>
        <w:sdtPr>
          <w:rPr>
            <w:rFonts w:ascii="Times New Roman" w:hAnsi="Times New Roman"/>
            <w:sz w:val="24"/>
            <w:szCs w:val="24"/>
          </w:rPr>
          <w:id w:val="-132187100"/>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Pri12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[21]</w:t>
          </w:r>
          <w:r w:rsidR="002251EE">
            <w:rPr>
              <w:rFonts w:ascii="Times New Roman" w:hAnsi="Times New Roman"/>
              <w:sz w:val="24"/>
              <w:szCs w:val="24"/>
            </w:rPr>
            <w:fldChar w:fldCharType="end"/>
          </w:r>
        </w:sdtContent>
      </w:sdt>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w:t>
      </w:r>
      <w:sdt>
        <w:sdtPr>
          <w:rPr>
            <w:rFonts w:ascii="Times New Roman" w:hAnsi="Times New Roman"/>
            <w:sz w:val="24"/>
            <w:szCs w:val="24"/>
          </w:rPr>
          <w:id w:val="-2042969833"/>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Pri12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[21]</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(e.g., Kajtar &amp; Monaghan, 2012</w:t>
      </w:r>
      <w:r w:rsidR="001E1105" w:rsidRPr="00376AFF">
        <w:rPr>
          <w:rFonts w:ascii="Times New Roman" w:hAnsi="Times New Roman"/>
          <w:sz w:val="24"/>
          <w:szCs w:val="24"/>
        </w:rPr>
        <w:t>,</w:t>
      </w:r>
      <w:sdt>
        <w:sdtPr>
          <w:rPr>
            <w:rFonts w:ascii="Times New Roman" w:hAnsi="Times New Roman"/>
            <w:sz w:val="24"/>
            <w:szCs w:val="24"/>
          </w:rPr>
          <w:id w:val="1212622352"/>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Kaj12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[22]</w:t>
          </w:r>
          <w:r w:rsidR="00E81ECE">
            <w:rPr>
              <w:rFonts w:ascii="Times New Roman" w:hAnsi="Times New Roman"/>
              <w:sz w:val="24"/>
              <w:szCs w:val="24"/>
            </w:rPr>
            <w:fldChar w:fldCharType="end"/>
          </w:r>
        </w:sdtContent>
      </w:sdt>
      <w:r w:rsidR="0037327E" w:rsidRPr="00376AFF">
        <w:rPr>
          <w:rFonts w:ascii="Times New Roman" w:hAnsi="Times New Roman"/>
          <w:sz w:val="24"/>
          <w:szCs w:val="24"/>
        </w:rPr>
        <w:t xml:space="preserve">). </w:t>
      </w:r>
    </w:p>
    <w:p w14:paraId="6D4C8192" w14:textId="77777777" w:rsidR="0037327E" w:rsidRPr="00376AFF" w:rsidRDefault="0037327E" w:rsidP="00BE32E1">
      <w:pPr>
        <w:spacing w:after="0" w:line="240" w:lineRule="auto"/>
        <w:jc w:val="both"/>
        <w:rPr>
          <w:rFonts w:ascii="Cambria Math" w:hAnsi="Cambria Math"/>
          <w:sz w:val="24"/>
          <w:szCs w:val="24"/>
        </w:rPr>
      </w:pPr>
    </w:p>
    <w:p w14:paraId="2B13B853" w14:textId="694270F4" w:rsidR="00F91289" w:rsidRPr="00376AFF" w:rsidRDefault="00F91289" w:rsidP="003D504A">
      <w:pPr>
        <w:pStyle w:val="Amicarellititle2"/>
      </w:pPr>
      <w:bookmarkStart w:id="59" w:name="_Ref448234808"/>
      <w:bookmarkStart w:id="60" w:name="_Ref448237262"/>
      <w:bookmarkStart w:id="61" w:name="_Ref448237267"/>
      <w:bookmarkStart w:id="62" w:name="_Ref448246225"/>
      <w:bookmarkStart w:id="63" w:name="_Toc86930604"/>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 xml:space="preserve">of </w:t>
      </w:r>
      <w:r w:rsidR="009E19BA">
        <w:t>the S</w:t>
      </w:r>
      <w:r w:rsidR="003F4AE4" w:rsidRPr="00376AFF">
        <w:t>emi-</w:t>
      </w:r>
      <w:r w:rsidR="009E19BA">
        <w:t>A</w:t>
      </w:r>
      <w:r w:rsidR="003F4AE4" w:rsidRPr="00376AFF">
        <w:t>nalytic approach</w:t>
      </w:r>
      <w:bookmarkEnd w:id="59"/>
      <w:bookmarkEnd w:id="60"/>
      <w:bookmarkEnd w:id="61"/>
      <w:bookmarkEnd w:id="62"/>
      <w:bookmarkEnd w:id="63"/>
    </w:p>
    <w:p w14:paraId="2E930C6A" w14:textId="551A96DF"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This section relies on</w:t>
      </w:r>
      <w:r w:rsidR="0011516E">
        <w:rPr>
          <w:rFonts w:ascii="Times New Roman" w:hAnsi="Times New Roman"/>
          <w:sz w:val="24"/>
          <w:szCs w:val="24"/>
        </w:rPr>
        <w:t xml:space="preserve"> Di Monaco et al. (2011,</w:t>
      </w:r>
      <w:sdt>
        <w:sdtPr>
          <w:rPr>
            <w:rFonts w:ascii="Times New Roman" w:hAnsi="Times New Roman"/>
            <w:sz w:val="24"/>
            <w:szCs w:val="24"/>
          </w:rPr>
          <w:id w:val="470017930"/>
          <w:citation/>
        </w:sdtPr>
        <w:sdtEndPr/>
        <w:sdtContent>
          <w:r w:rsidR="0011516E">
            <w:rPr>
              <w:rFonts w:ascii="Times New Roman" w:hAnsi="Times New Roman"/>
              <w:sz w:val="24"/>
              <w:szCs w:val="24"/>
            </w:rPr>
            <w:fldChar w:fldCharType="begin"/>
          </w:r>
          <w:r w:rsidR="0011516E">
            <w:rPr>
              <w:rFonts w:ascii="Times New Roman" w:hAnsi="Times New Roman"/>
              <w:sz w:val="24"/>
              <w:szCs w:val="24"/>
              <w:lang w:val="it-IT"/>
            </w:rPr>
            <w:instrText xml:space="preserve"> CITATION DiM11 \l 1040 </w:instrText>
          </w:r>
          <w:r w:rsidR="001151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11516E">
            <w:rPr>
              <w:rFonts w:ascii="Times New Roman" w:hAnsi="Times New Roman"/>
              <w:sz w:val="24"/>
              <w:szCs w:val="24"/>
            </w:rPr>
            <w:fldChar w:fldCharType="end"/>
          </w:r>
        </w:sdtContent>
      </w:sdt>
      <w:r w:rsidR="0011516E">
        <w:rPr>
          <w:rFonts w:ascii="Times New Roman" w:hAnsi="Times New Roman"/>
          <w:sz w:val="24"/>
          <w:szCs w:val="24"/>
        </w:rPr>
        <w:t>)</w:t>
      </w:r>
      <w:r w:rsidR="0056045F">
        <w:rPr>
          <w:rFonts w:ascii="Times New Roman" w:hAnsi="Times New Roman"/>
          <w:sz w:val="24"/>
          <w:szCs w:val="24"/>
        </w:rPr>
        <w:t>, Amicarelli et al. (2015,</w:t>
      </w:r>
      <w:sdt>
        <w:sdtPr>
          <w:rPr>
            <w:rFonts w:ascii="Times New Roman" w:hAnsi="Times New Roman"/>
            <w:sz w:val="24"/>
            <w:szCs w:val="24"/>
          </w:rPr>
          <w:id w:val="-1948691459"/>
          <w:citation/>
        </w:sdtPr>
        <w:sdtEndPr/>
        <w:sdtContent>
          <w:r w:rsidR="0056045F">
            <w:rPr>
              <w:rFonts w:ascii="Times New Roman" w:hAnsi="Times New Roman"/>
              <w:sz w:val="24"/>
              <w:szCs w:val="24"/>
            </w:rPr>
            <w:fldChar w:fldCharType="begin"/>
          </w:r>
          <w:r w:rsidR="0056045F">
            <w:rPr>
              <w:rFonts w:ascii="Times New Roman" w:hAnsi="Times New Roman"/>
              <w:sz w:val="24"/>
              <w:szCs w:val="24"/>
              <w:lang w:val="it-IT"/>
            </w:rPr>
            <w:instrText xml:space="preserve"> CITATION Ami15 \l 1040 </w:instrText>
          </w:r>
          <w:r w:rsidR="0056045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56045F">
            <w:rPr>
              <w:rFonts w:ascii="Times New Roman" w:hAnsi="Times New Roman"/>
              <w:sz w:val="24"/>
              <w:szCs w:val="24"/>
            </w:rPr>
            <w:fldChar w:fldCharType="end"/>
          </w:r>
        </w:sdtContent>
      </w:sdt>
      <w:r w:rsidR="0056045F">
        <w:rPr>
          <w:rFonts w:ascii="Times New Roman" w:hAnsi="Times New Roman"/>
          <w:sz w:val="24"/>
          <w:szCs w:val="24"/>
        </w:rPr>
        <w:t>)</w:t>
      </w:r>
      <w:r w:rsidR="00A466CF" w:rsidRPr="00376AFF">
        <w:rPr>
          <w:rFonts w:ascii="Times New Roman" w:hAnsi="Times New Roman"/>
          <w:sz w:val="24"/>
          <w:szCs w:val="24"/>
        </w:rPr>
        <w:t xml:space="preserve"> and </w:t>
      </w:r>
      <w:r w:rsidR="0056045F">
        <w:rPr>
          <w:rFonts w:ascii="Times New Roman" w:hAnsi="Times New Roman"/>
          <w:sz w:val="24"/>
          <w:szCs w:val="24"/>
        </w:rPr>
        <w:t>Amicarelli et al. (2017,</w:t>
      </w:r>
      <w:sdt>
        <w:sdtPr>
          <w:rPr>
            <w:rFonts w:ascii="Times New Roman" w:hAnsi="Times New Roman"/>
            <w:sz w:val="24"/>
            <w:szCs w:val="24"/>
          </w:rPr>
          <w:id w:val="-25253450"/>
          <w:citation/>
        </w:sdtPr>
        <w:sdtEndPr/>
        <w:sdtContent>
          <w:r w:rsidR="0056045F">
            <w:rPr>
              <w:rFonts w:ascii="Times New Roman" w:hAnsi="Times New Roman"/>
              <w:sz w:val="24"/>
              <w:szCs w:val="24"/>
            </w:rPr>
            <w:fldChar w:fldCharType="begin"/>
          </w:r>
          <w:r w:rsidR="0056045F">
            <w:rPr>
              <w:rFonts w:ascii="Times New Roman" w:hAnsi="Times New Roman"/>
              <w:sz w:val="24"/>
              <w:szCs w:val="24"/>
              <w:lang w:val="it-IT"/>
            </w:rPr>
            <w:instrText xml:space="preserve"> CITATION Ami17 \l 1040 </w:instrText>
          </w:r>
          <w:r w:rsidR="0056045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56045F">
            <w:rPr>
              <w:rFonts w:ascii="Times New Roman" w:hAnsi="Times New Roman"/>
              <w:sz w:val="24"/>
              <w:szCs w:val="24"/>
            </w:rPr>
            <w:fldChar w:fldCharType="end"/>
          </w:r>
        </w:sdtContent>
      </w:sdt>
      <w:r w:rsidR="0011516E">
        <w:rPr>
          <w:rFonts w:ascii="Times New Roman" w:hAnsi="Times New Roman"/>
          <w:sz w:val="24"/>
          <w:szCs w:val="24"/>
        </w:rPr>
        <w:t>)</w:t>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14:paraId="5A500431" w14:textId="7E0D5AD4"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w:t>
      </w:r>
      <w:sdt>
        <w:sdtPr>
          <w:rPr>
            <w:rFonts w:ascii="Times New Roman" w:hAnsi="Times New Roman"/>
            <w:sz w:val="24"/>
            <w:szCs w:val="24"/>
          </w:rPr>
          <w:id w:val="1221336935"/>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Vil99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[23]</w:t>
          </w:r>
          <w:r w:rsidR="00526FC4">
            <w:rPr>
              <w:rFonts w:ascii="Times New Roman" w:hAnsi="Times New Roman"/>
              <w:sz w:val="24"/>
              <w:szCs w:val="24"/>
            </w:rPr>
            <w:fldChar w:fldCharType="end"/>
          </w:r>
        </w:sdtContent>
      </w:sdt>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Di Monaco et al. (2011,</w:t>
      </w:r>
      <w:sdt>
        <w:sdtPr>
          <w:rPr>
            <w:rFonts w:ascii="Times New Roman" w:hAnsi="Times New Roman"/>
            <w:sz w:val="24"/>
            <w:szCs w:val="24"/>
          </w:rPr>
          <w:id w:val="-70977107"/>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9E19BA">
            <w:rPr>
              <w:rFonts w:ascii="Times New Roman" w:hAnsi="Times New Roman"/>
              <w:sz w:val="24"/>
              <w:szCs w:val="24"/>
            </w:rPr>
            <w:fldChar w:fldCharType="end"/>
          </w:r>
        </w:sdtContent>
      </w:sdt>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14:paraId="4ABDA2CB" w14:textId="77777777"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14:paraId="5D6D8DB7" w14:textId="77777777" w:rsidTr="0059092D">
        <w:tc>
          <w:tcPr>
            <w:tcW w:w="4539" w:type="pct"/>
            <w:vAlign w:val="center"/>
          </w:tcPr>
          <w:p w14:paraId="681B1B2A"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w14:anchorId="13917547">
                <v:shape id="_x0000_i1028" type="#_x0000_t75" style="width:293.4pt;height:46.8pt" o:ole="">
                  <v:imagedata r:id="rId24" o:title=""/>
                </v:shape>
                <o:OLEObject Type="Embed" ProgID="Equation.3" ShapeID="_x0000_i1028" DrawAspect="Content" ObjectID="_1700914762" r:id="rId25"/>
              </w:object>
            </w:r>
          </w:p>
          <w:p w14:paraId="72EDF6CB"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w14:anchorId="4E4CD472">
                <v:shape id="_x0000_i1029" type="#_x0000_t75" style="width:67.2pt;height:32.4pt" o:ole="">
                  <v:imagedata r:id="rId26" o:title=""/>
                </v:shape>
                <o:OLEObject Type="Embed" ProgID="Equation.3" ShapeID="_x0000_i1029" DrawAspect="Content" ObjectID="_1700914763" r:id="rId27"/>
              </w:object>
            </w:r>
          </w:p>
        </w:tc>
        <w:tc>
          <w:tcPr>
            <w:tcW w:w="461" w:type="pct"/>
            <w:vAlign w:val="center"/>
          </w:tcPr>
          <w:p w14:paraId="2E21B019" w14:textId="03E0CDC7"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64"/>
            <w:r w:rsidRPr="00376AFF">
              <w:rPr>
                <w:rFonts w:ascii="Times New Roman" w:eastAsia="Times New Roman" w:hAnsi="Times New Roman"/>
                <w:b w:val="0"/>
                <w:bCs w:val="0"/>
                <w:color w:val="auto"/>
                <w:sz w:val="24"/>
                <w:szCs w:val="24"/>
                <w:lang w:eastAsia="it-IT"/>
              </w:rPr>
              <w:t>)</w:t>
            </w:r>
          </w:p>
        </w:tc>
      </w:tr>
    </w:tbl>
    <w:p w14:paraId="4EE28F21" w14:textId="77777777" w:rsidR="00F91289" w:rsidRPr="00376AFF" w:rsidRDefault="00F91289" w:rsidP="00E705B5">
      <w:pPr>
        <w:pStyle w:val="Corpotesto"/>
        <w:spacing w:after="0" w:line="240" w:lineRule="auto"/>
        <w:ind w:firstLine="0"/>
        <w:rPr>
          <w:sz w:val="24"/>
          <w:szCs w:val="24"/>
        </w:rPr>
      </w:pPr>
    </w:p>
    <w:p w14:paraId="6499C32C" w14:textId="5564333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position w:val="-10"/>
          <w:lang w:val="en-GB"/>
        </w:rPr>
        <w:object w:dxaOrig="1120" w:dyaOrig="340" w14:anchorId="747F0755">
          <v:shape id="_x0000_i1030" type="#_x0000_t75" style="width:57pt;height:17.4pt" o:ole="">
            <v:imagedata r:id="rId28" o:title=""/>
          </v:shape>
          <o:OLEObject Type="Embed" ProgID="Equation.3" ShapeID="_x0000_i1030" DrawAspect="Content" ObjectID="_1700914764" r:id="rId29"/>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time.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by using the SPH formalism and taking</w:t>
      </w:r>
      <w:r w:rsidRPr="00376AFF">
        <w:rPr>
          <w:rFonts w:ascii="Times New Roman" w:hAnsi="Times New Roman"/>
          <w:lang w:val="en-GB"/>
        </w:rPr>
        <w:t xml:space="preserve"> into account the boundary terms (fluid-frontier and fluid-body interactions), as described in the following.</w:t>
      </w:r>
    </w:p>
    <w:p w14:paraId="79E1552F" w14:textId="187582BF"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xml:space="preserve">”; </w:t>
      </w:r>
      <w:r w:rsidR="0056045F">
        <w:rPr>
          <w:rFonts w:ascii="Times New Roman" w:hAnsi="Times New Roman"/>
          <w:lang w:val="en-GB"/>
        </w:rPr>
        <w:t>Di Monaco et al., 2011,</w:t>
      </w:r>
      <w:sdt>
        <w:sdtPr>
          <w:rPr>
            <w:rFonts w:ascii="Times New Roman" w:hAnsi="Times New Roman"/>
            <w:lang w:val="en-GB"/>
          </w:rPr>
          <w:id w:val="-6996512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DiM11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56045F">
            <w:rPr>
              <w:rFonts w:ascii="Times New Roman" w:hAnsi="Times New Roman"/>
              <w:lang w:val="en-GB"/>
            </w:rPr>
            <w:fldChar w:fldCharType="end"/>
          </w:r>
        </w:sdtContent>
      </w:sdt>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14:paraId="4294110C" w14:textId="77777777" w:rsidTr="0059092D">
        <w:tc>
          <w:tcPr>
            <w:tcW w:w="4566" w:type="pct"/>
            <w:vAlign w:val="center"/>
          </w:tcPr>
          <w:p w14:paraId="548DE2FC" w14:textId="2A7B3A93"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5"/>
            <w:r w:rsidR="00F060FC" w:rsidRPr="00376AFF">
              <w:rPr>
                <w:rFonts w:ascii="Times New Roman" w:hAnsi="Times New Roman"/>
                <w:position w:val="-36"/>
                <w:sz w:val="24"/>
                <w:szCs w:val="24"/>
              </w:rPr>
              <w:object w:dxaOrig="5060" w:dyaOrig="800" w14:anchorId="484933A0">
                <v:shape id="_x0000_i1031" type="#_x0000_t75" style="width:253.8pt;height:39.6pt" o:ole="">
                  <v:imagedata r:id="rId30" o:title=""/>
                </v:shape>
                <o:OLEObject Type="Embed" ProgID="Equation.3" ShapeID="_x0000_i1031" DrawAspect="Content" ObjectID="_1700914765" r:id="rId31"/>
              </w:object>
            </w:r>
            <w:commentRangeEnd w:id="65"/>
            <w:r w:rsidR="00FD3639" w:rsidRPr="00376AFF">
              <w:rPr>
                <w:rStyle w:val="Rimandocommento"/>
                <w:rFonts w:ascii="Times New Roman" w:eastAsia="Times New Roman" w:hAnsi="Times New Roman"/>
                <w:szCs w:val="20"/>
                <w:lang w:eastAsia="it-IT"/>
              </w:rPr>
              <w:commentReference w:id="65"/>
            </w:r>
          </w:p>
        </w:tc>
        <w:tc>
          <w:tcPr>
            <w:tcW w:w="434" w:type="pct"/>
            <w:vAlign w:val="center"/>
          </w:tcPr>
          <w:p w14:paraId="6249C193" w14:textId="05BE160A" w:rsidR="00F91289" w:rsidRPr="00376AFF" w:rsidRDefault="00BC1AE1" w:rsidP="00BC1AE1">
            <w:pPr>
              <w:pStyle w:val="Didascalia"/>
              <w:keepNext/>
              <w:spacing w:after="0"/>
              <w:rPr>
                <w:rFonts w:ascii="Times New Roman" w:hAnsi="Times New Roman"/>
                <w:position w:val="-30"/>
                <w:sz w:val="24"/>
                <w:szCs w:val="24"/>
              </w:rPr>
            </w:pPr>
            <w:bookmarkStart w:id="66"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66"/>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14:paraId="455EE1BC" w14:textId="77777777" w:rsidR="00F91289" w:rsidRPr="00376AFF" w:rsidRDefault="00F91289" w:rsidP="00E705B5">
      <w:pPr>
        <w:pStyle w:val="Normale1"/>
        <w:spacing w:line="240" w:lineRule="auto"/>
        <w:jc w:val="both"/>
        <w:rPr>
          <w:rFonts w:ascii="Times New Roman" w:hAnsi="Times New Roman"/>
          <w:lang w:val="en-GB"/>
        </w:rPr>
      </w:pPr>
    </w:p>
    <w:p w14:paraId="6406C41C" w14:textId="73BF062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14:paraId="729E45B4" w14:textId="6A100519"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0056045F">
        <w:rPr>
          <w:rFonts w:ascii="Times New Roman" w:hAnsi="Times New Roman"/>
          <w:lang w:val="en-GB"/>
        </w:rPr>
        <w:t>Di Monaco et al., 2011,</w:t>
      </w:r>
      <w:sdt>
        <w:sdtPr>
          <w:rPr>
            <w:rFonts w:ascii="Times New Roman" w:hAnsi="Times New Roman"/>
            <w:lang w:val="en-GB"/>
          </w:rPr>
          <w:id w:val="-199579103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DiM11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56045F">
            <w:rPr>
              <w:rFonts w:ascii="Times New Roman" w:hAnsi="Times New Roman"/>
              <w:lang w:val="en-GB"/>
            </w:rPr>
            <w:fldChar w:fldCharType="end"/>
          </w:r>
        </w:sdtContent>
      </w:sdt>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166D62D0" w14:textId="77777777" w:rsidTr="0059092D">
        <w:tc>
          <w:tcPr>
            <w:tcW w:w="4539" w:type="pct"/>
            <w:vAlign w:val="center"/>
          </w:tcPr>
          <w:p w14:paraId="3CE4FAEF" w14:textId="066F87D6"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7"/>
            <w:r w:rsidR="00F060FC" w:rsidRPr="00376AFF">
              <w:rPr>
                <w:rFonts w:ascii="Times New Roman" w:hAnsi="Times New Roman"/>
                <w:position w:val="-36"/>
                <w:sz w:val="24"/>
                <w:szCs w:val="24"/>
              </w:rPr>
              <w:object w:dxaOrig="10160" w:dyaOrig="800" w14:anchorId="3B4E62C2">
                <v:shape id="_x0000_i1032" type="#_x0000_t75" style="width:435.6pt;height:34.2pt" o:ole="">
                  <v:imagedata r:id="rId32" o:title=""/>
                </v:shape>
                <o:OLEObject Type="Embed" ProgID="Equation.3" ShapeID="_x0000_i1032" DrawAspect="Content" ObjectID="_1700914766" r:id="rId33"/>
              </w:object>
            </w:r>
            <w:commentRangeEnd w:id="67"/>
            <w:r w:rsidR="00CB44CC" w:rsidRPr="00376AFF">
              <w:rPr>
                <w:rStyle w:val="Rimandocommento"/>
                <w:rFonts w:ascii="Times New Roman" w:eastAsia="Times New Roman" w:hAnsi="Times New Roman"/>
                <w:szCs w:val="20"/>
                <w:lang w:eastAsia="it-IT"/>
              </w:rPr>
              <w:commentReference w:id="67"/>
            </w:r>
          </w:p>
        </w:tc>
        <w:tc>
          <w:tcPr>
            <w:tcW w:w="461" w:type="pct"/>
            <w:vAlign w:val="center"/>
          </w:tcPr>
          <w:p w14:paraId="377B7612" w14:textId="41B1F82B"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7489F8" w14:textId="77777777" w:rsidR="00F91289" w:rsidRPr="00376AFF" w:rsidRDefault="00F91289" w:rsidP="00E705B5">
      <w:pPr>
        <w:pStyle w:val="Normale1"/>
        <w:spacing w:line="240" w:lineRule="auto"/>
        <w:jc w:val="both"/>
        <w:rPr>
          <w:rFonts w:ascii="Times New Roman" w:hAnsi="Times New Roman"/>
          <w:lang w:val="en-GB"/>
        </w:rPr>
      </w:pPr>
    </w:p>
    <w:p w14:paraId="7ADDE91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14:paraId="595F2720" w14:textId="77777777" w:rsidTr="0059092D">
        <w:tc>
          <w:tcPr>
            <w:tcW w:w="4539" w:type="pct"/>
            <w:vAlign w:val="center"/>
          </w:tcPr>
          <w:p w14:paraId="2E437304" w14:textId="62A254B5"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w14:anchorId="492F79F4">
                <v:shape id="_x0000_i1033" type="#_x0000_t75" style="width:150pt;height:39.6pt" o:ole="">
                  <v:imagedata r:id="rId34" o:title=""/>
                </v:shape>
                <o:OLEObject Type="Embed" ProgID="Equation.3" ShapeID="_x0000_i1033" DrawAspect="Content" ObjectID="_1700914767" r:id="rId35"/>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w14:anchorId="3D665870">
                <v:shape id="_x0000_i1034" type="#_x0000_t75" style="width:127.8pt;height:39.6pt" o:ole="">
                  <v:imagedata r:id="rId36" o:title=""/>
                </v:shape>
                <o:OLEObject Type="Embed" ProgID="Equation.3" ShapeID="_x0000_i1034" DrawAspect="Content" ObjectID="_1700914768" r:id="rId37"/>
              </w:object>
            </w:r>
          </w:p>
        </w:tc>
        <w:tc>
          <w:tcPr>
            <w:tcW w:w="461" w:type="pct"/>
            <w:vAlign w:val="center"/>
          </w:tcPr>
          <w:p w14:paraId="6CA036B1" w14:textId="39AB837D"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26CD629" w14:textId="77777777" w:rsidR="00F91289" w:rsidRPr="00376AFF" w:rsidRDefault="00F91289" w:rsidP="00E705B5">
      <w:pPr>
        <w:pStyle w:val="Normale1"/>
        <w:spacing w:line="240" w:lineRule="auto"/>
        <w:jc w:val="both"/>
        <w:rPr>
          <w:rFonts w:ascii="Times New Roman" w:hAnsi="Times New Roman"/>
          <w:lang w:val="en-GB"/>
        </w:rPr>
      </w:pPr>
    </w:p>
    <w:p w14:paraId="1460AD14" w14:textId="77777777" w:rsidR="00F91289" w:rsidRPr="00376AFF" w:rsidRDefault="00F91289" w:rsidP="00E705B5">
      <w:pPr>
        <w:pStyle w:val="Normale1"/>
        <w:spacing w:line="240" w:lineRule="auto"/>
        <w:jc w:val="both"/>
        <w:rPr>
          <w:rFonts w:ascii="Times New Roman" w:hAnsi="Times New Roman"/>
          <w:lang w:val="en-GB"/>
        </w:rPr>
      </w:pPr>
      <w:del w:id="68" w:author="Amicarelli Andrea (RSE)" w:date="2020-04-13T15:04:00Z">
        <w:r w:rsidRPr="00376AFF" w:rsidDel="00EF44F5">
          <w:rPr>
            <w:rFonts w:ascii="Times New Roman" w:hAnsi="Times New Roman"/>
            <w:lang w:val="en-GB"/>
          </w:rPr>
          <w:delText xml:space="preserve">At the same time, </w:delText>
        </w:r>
        <w:r w:rsidR="001A53A2" w:rsidRPr="00376AFF" w:rsidDel="00EF44F5">
          <w:rPr>
            <w:rFonts w:ascii="Times New Roman" w:hAnsi="Times New Roman"/>
            <w:lang w:val="en-GB"/>
          </w:rPr>
          <w:delText xml:space="preserve">the model </w:delText>
        </w:r>
        <w:r w:rsidRPr="00376AFF" w:rsidDel="00EF44F5">
          <w:rPr>
            <w:rFonts w:ascii="Times New Roman" w:hAnsi="Times New Roman"/>
            <w:lang w:val="en-GB"/>
          </w:rPr>
          <w:delText>set</w:delText>
        </w:r>
        <w:r w:rsidR="001A53A2" w:rsidRPr="00376AFF" w:rsidDel="00EF44F5">
          <w:rPr>
            <w:rFonts w:ascii="Times New Roman" w:hAnsi="Times New Roman"/>
            <w:lang w:val="en-GB"/>
          </w:rPr>
          <w:delText>s</w:delText>
        </w:r>
        <w:r w:rsidRPr="00376AFF" w:rsidDel="00EF44F5">
          <w:rPr>
            <w:rFonts w:ascii="Times New Roman" w:hAnsi="Times New Roman"/>
            <w:lang w:val="en-GB"/>
          </w:rPr>
          <w:delText xml:space="preserve"> free-slip conditions when estimating velocity at boundaries. </w:delText>
        </w:r>
      </w:del>
      <w:r w:rsidRPr="00376AFF">
        <w:rPr>
          <w:rFonts w:ascii="Times New Roman" w:hAnsi="Times New Roman"/>
          <w:lang w:val="en-GB"/>
        </w:rPr>
        <w:t xml:space="preserve">The velocity vector is taken as uniform in the outer part of the kernel support. Here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w14:anchorId="1A5B8F84">
          <v:shape id="_x0000_i1035" type="#_x0000_t75" style="width:32.4pt;height:19.8pt" o:ole="">
            <v:imagedata r:id="rId38" o:title=""/>
          </v:shape>
          <o:OLEObject Type="Embed" ProgID="Equation.3" ShapeID="_x0000_i1035" DrawAspect="Content" ObjectID="_1700914769" r:id="rId39"/>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vector </w:t>
      </w:r>
      <w:r w:rsidRPr="00376AFF">
        <w:rPr>
          <w:rFonts w:ascii="Times New Roman" w:hAnsi="Times New Roman"/>
          <w:position w:val="-14"/>
          <w:lang w:val="en-GB"/>
        </w:rPr>
        <w:object w:dxaOrig="660" w:dyaOrig="380" w14:anchorId="459D71BA">
          <v:shape id="_x0000_i1036" type="#_x0000_t75" style="width:32.4pt;height:19.8pt" o:ole="">
            <v:imagedata r:id="rId40" o:title=""/>
          </v:shape>
          <o:OLEObject Type="Embed" ProgID="Equation.3" ShapeID="_x0000_i1036" DrawAspect="Content" ObjectID="_1700914770" r:id="rId41"/>
        </w:object>
      </w:r>
      <w:r w:rsidRPr="00376AFF">
        <w:rPr>
          <w:rFonts w:ascii="Times New Roman" w:hAnsi="Times New Roman"/>
          <w:lang w:val="en-GB"/>
        </w:rPr>
        <w:t xml:space="preserve">. </w:t>
      </w:r>
      <w:del w:id="69" w:author="Amicarelli Andrea (RSE)" w:date="2020-04-13T15:04:00Z">
        <w:r w:rsidRPr="00376AF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RPr="00376AFF" w:rsidDel="00EF44F5">
          <w:rPr>
            <w:rFonts w:ascii="Times New Roman" w:hAnsi="Times New Roman"/>
            <w:lang w:val="en-GB"/>
          </w:rPr>
          <w:delText xml:space="preserve">computational </w:delText>
        </w:r>
        <w:r w:rsidRPr="00376AFF" w:rsidDel="00EF44F5">
          <w:rPr>
            <w:rFonts w:ascii="Times New Roman" w:hAnsi="Times New Roman"/>
            <w:lang w:val="en-GB"/>
          </w:rPr>
          <w:delText>fluid particle (the subscript “</w:delText>
        </w:r>
        <w:r w:rsidRPr="00376AFF" w:rsidDel="00EF44F5">
          <w:rPr>
            <w:rFonts w:ascii="Times New Roman" w:hAnsi="Times New Roman"/>
            <w:i/>
            <w:vertAlign w:val="subscript"/>
            <w:lang w:val="en-GB"/>
          </w:rPr>
          <w:delText>w</w:delText>
        </w:r>
        <w:r w:rsidRPr="00376AF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376AFF" w14:paraId="7D2A50E4" w14:textId="77777777" w:rsidTr="0059092D">
        <w:tc>
          <w:tcPr>
            <w:tcW w:w="4539" w:type="pct"/>
            <w:vAlign w:val="center"/>
          </w:tcPr>
          <w:p w14:paraId="5BDC84FF" w14:textId="77777777" w:rsidR="00F91289" w:rsidRPr="00376AFF" w:rsidRDefault="00F91289" w:rsidP="0059092D">
            <w:pPr>
              <w:spacing w:line="240" w:lineRule="auto"/>
              <w:jc w:val="center"/>
              <w:rPr>
                <w:rFonts w:ascii="Times New Roman" w:hAnsi="Times New Roman"/>
                <w:position w:val="-30"/>
                <w:sz w:val="24"/>
                <w:szCs w:val="24"/>
              </w:rPr>
            </w:pPr>
            <w:del w:id="70" w:author="Amicarelli Andrea (RSE)" w:date="2020-04-13T15:05:00Z">
              <w:r w:rsidRPr="00376AFF" w:rsidDel="00EF44F5">
                <w:rPr>
                  <w:rFonts w:ascii="Times New Roman" w:hAnsi="Times New Roman"/>
                  <w:position w:val="-30"/>
                  <w:sz w:val="24"/>
                  <w:szCs w:val="24"/>
                </w:rPr>
                <w:object w:dxaOrig="8020" w:dyaOrig="1200" w14:anchorId="4420BDF1">
                  <v:shape id="_x0000_i1037" type="#_x0000_t75" style="width:400.8pt;height:60.6pt" o:ole="">
                    <v:imagedata r:id="rId42" o:title=""/>
                  </v:shape>
                  <o:OLEObject Type="Embed" ProgID="Equation.3" ShapeID="_x0000_i1037" DrawAspect="Content" ObjectID="_1700914771" r:id="rId43"/>
                </w:object>
              </w:r>
            </w:del>
          </w:p>
        </w:tc>
        <w:tc>
          <w:tcPr>
            <w:tcW w:w="461" w:type="pct"/>
            <w:vAlign w:val="center"/>
          </w:tcPr>
          <w:p w14:paraId="35E71556" w14:textId="77777777" w:rsidR="00F91289" w:rsidRPr="00376AFF" w:rsidRDefault="00BC1AE1" w:rsidP="00EF44F5">
            <w:pPr>
              <w:pStyle w:val="Didascalia"/>
              <w:keepNext/>
              <w:spacing w:after="0"/>
              <w:rPr>
                <w:rFonts w:ascii="Times New Roman" w:eastAsia="Times New Roman" w:hAnsi="Times New Roman"/>
                <w:b w:val="0"/>
                <w:bCs w:val="0"/>
                <w:color w:val="auto"/>
                <w:sz w:val="24"/>
                <w:szCs w:val="24"/>
                <w:lang w:eastAsia="it-IT"/>
              </w:rPr>
            </w:pPr>
            <w:del w:id="71" w:author="Amicarelli Andrea (RSE)" w:date="2020-04-13T15:05:00Z">
              <w:r w:rsidRPr="00376AFF" w:rsidDel="00EF44F5">
                <w:rPr>
                  <w:rFonts w:ascii="Times New Roman" w:eastAsia="Times New Roman" w:hAnsi="Times New Roman"/>
                  <w:b w:val="0"/>
                  <w:bCs w:val="0"/>
                  <w:color w:val="auto"/>
                  <w:sz w:val="24"/>
                  <w:szCs w:val="24"/>
                  <w:lang w:eastAsia="it-IT"/>
                </w:rPr>
                <w:delText xml:space="preserve"> </w:delText>
              </w:r>
            </w:del>
          </w:p>
        </w:tc>
      </w:tr>
    </w:tbl>
    <w:p w14:paraId="5B6E3410" w14:textId="77777777" w:rsidR="00E7789D" w:rsidRPr="00376AFF" w:rsidRDefault="00E7789D" w:rsidP="00E7789D">
      <w:pPr>
        <w:pStyle w:val="Normale1"/>
        <w:spacing w:line="240" w:lineRule="auto"/>
        <w:jc w:val="both"/>
        <w:rPr>
          <w:rFonts w:ascii="Times New Roman" w:hAnsi="Times New Roman"/>
          <w:lang w:val="en-GB"/>
        </w:rPr>
      </w:pPr>
      <w:commentRangeStart w:id="72"/>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14:paraId="6EDE53AE" w14:textId="77777777" w:rsidTr="007B78B0">
        <w:tc>
          <w:tcPr>
            <w:tcW w:w="4539" w:type="pct"/>
            <w:vAlign w:val="center"/>
          </w:tcPr>
          <w:p w14:paraId="2DD01FC2" w14:textId="77777777"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w14:anchorId="3723AA6E">
                <v:shape id="_x0000_i1038" type="#_x0000_t75" style="width:56.4pt;height:18pt" o:ole="">
                  <v:imagedata r:id="rId44" o:title=""/>
                </v:shape>
                <o:OLEObject Type="Embed" ProgID="Equation.3" ShapeID="_x0000_i1038" DrawAspect="Content" ObjectID="_1700914772" r:id="rId45"/>
              </w:object>
            </w:r>
          </w:p>
        </w:tc>
        <w:tc>
          <w:tcPr>
            <w:tcW w:w="461" w:type="pct"/>
            <w:vAlign w:val="center"/>
          </w:tcPr>
          <w:p w14:paraId="245F1611" w14:textId="79E074EA"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3D1B51"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5BAA2B85" w14:textId="77777777" w:rsidTr="007B78B0">
        <w:tc>
          <w:tcPr>
            <w:tcW w:w="4539" w:type="pct"/>
            <w:vAlign w:val="center"/>
          </w:tcPr>
          <w:p w14:paraId="5D4DDB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w14:anchorId="6E4E1CAB">
                <v:shape id="_x0000_i1039" type="#_x0000_t75" style="width:285pt;height:19.8pt" o:ole="">
                  <v:imagedata r:id="rId46" o:title=""/>
                </v:shape>
                <o:OLEObject Type="Embed" ProgID="Equation.3" ShapeID="_x0000_i1039" DrawAspect="Content" ObjectID="_1700914773" r:id="rId47"/>
              </w:object>
            </w:r>
          </w:p>
        </w:tc>
        <w:tc>
          <w:tcPr>
            <w:tcW w:w="461" w:type="pct"/>
            <w:vAlign w:val="center"/>
          </w:tcPr>
          <w:p w14:paraId="0EF8037A" w14:textId="12CAD846"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A54831B" w14:textId="77777777" w:rsidR="00E7789D" w:rsidRPr="00376AFF" w:rsidRDefault="00E7789D" w:rsidP="00E7789D">
      <w:pPr>
        <w:pStyle w:val="Normale1"/>
        <w:spacing w:line="240" w:lineRule="auto"/>
        <w:jc w:val="both"/>
        <w:rPr>
          <w:rFonts w:ascii="Times New Roman" w:hAnsi="Times New Roman"/>
          <w:lang w:val="en-GB"/>
        </w:rPr>
      </w:pPr>
    </w:p>
    <w:p w14:paraId="07366AF8"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t</w:t>
      </w:r>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14:paraId="4DB25C7F"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4B705123" w14:textId="77777777" w:rsidTr="007B78B0">
        <w:tc>
          <w:tcPr>
            <w:tcW w:w="4539" w:type="pct"/>
            <w:vAlign w:val="center"/>
          </w:tcPr>
          <w:p w14:paraId="4E935B03"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w14:anchorId="45AEBCBD">
                <v:shape id="_x0000_i1040" type="#_x0000_t75" style="width:282pt;height:16.8pt" o:ole="">
                  <v:imagedata r:id="rId48" o:title=""/>
                </v:shape>
                <o:OLEObject Type="Embed" ProgID="Equation.3" ShapeID="_x0000_i1040" DrawAspect="Content" ObjectID="_1700914774" r:id="rId49"/>
              </w:object>
            </w:r>
          </w:p>
        </w:tc>
        <w:tc>
          <w:tcPr>
            <w:tcW w:w="461" w:type="pct"/>
            <w:vAlign w:val="center"/>
          </w:tcPr>
          <w:p w14:paraId="06176AFE" w14:textId="61179645"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EE594C4" w14:textId="77777777" w:rsidR="0021148F" w:rsidRPr="00376AFF" w:rsidRDefault="0021148F" w:rsidP="0021148F">
      <w:pPr>
        <w:pStyle w:val="Normale1"/>
        <w:spacing w:line="240" w:lineRule="auto"/>
        <w:rPr>
          <w:rFonts w:ascii="Times New Roman" w:hAnsi="Times New Roman"/>
          <w:sz w:val="20"/>
          <w:szCs w:val="20"/>
          <w:lang w:val="en-GB"/>
        </w:rPr>
      </w:pPr>
    </w:p>
    <w:p w14:paraId="3888F001"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i/>
          <w:vertAlign w:val="subscript"/>
          <w:lang w:val="en-GB"/>
        </w:rPr>
        <w:t>w</w:t>
      </w:r>
      <w:r w:rsidRPr="00376AFF">
        <w:rPr>
          <w:rFonts w:ascii="Times New Roman" w:hAnsi="Times New Roman"/>
          <w:lang w:val="en-GB"/>
        </w:rPr>
        <w:t xml:space="preserve"> is the normal vector of the wall surface, as defined by its local orientation. </w:t>
      </w:r>
    </w:p>
    <w:p w14:paraId="786C372B"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138ACF59" w14:textId="77777777" w:rsidTr="007B78B0">
        <w:tc>
          <w:tcPr>
            <w:tcW w:w="4539" w:type="pct"/>
            <w:vAlign w:val="center"/>
          </w:tcPr>
          <w:p w14:paraId="6A8D6088"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w14:anchorId="5B8B78CC">
                <v:shape id="_x0000_i1041" type="#_x0000_t75" style="width:326.4pt;height:19.8pt" o:ole="">
                  <v:imagedata r:id="rId50" o:title=""/>
                </v:shape>
                <o:OLEObject Type="Embed" ProgID="Equation.3" ShapeID="_x0000_i1041" DrawAspect="Content" ObjectID="_1700914775" r:id="rId51"/>
              </w:object>
            </w:r>
          </w:p>
        </w:tc>
        <w:tc>
          <w:tcPr>
            <w:tcW w:w="461" w:type="pct"/>
            <w:vAlign w:val="center"/>
          </w:tcPr>
          <w:p w14:paraId="4CBD419C" w14:textId="072873AD"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413C5C" w14:textId="77777777" w:rsidR="0021148F" w:rsidRPr="00376AFF" w:rsidRDefault="0021148F" w:rsidP="0021148F">
      <w:pPr>
        <w:pStyle w:val="Normale1"/>
        <w:spacing w:line="240" w:lineRule="auto"/>
        <w:rPr>
          <w:rFonts w:ascii="Times New Roman" w:hAnsi="Times New Roman"/>
          <w:sz w:val="20"/>
          <w:szCs w:val="20"/>
          <w:lang w:val="en-GB"/>
        </w:rPr>
      </w:pPr>
    </w:p>
    <w:p w14:paraId="14B563A6"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14:paraId="55A9307B" w14:textId="77777777" w:rsidTr="007B78B0">
        <w:tc>
          <w:tcPr>
            <w:tcW w:w="4539" w:type="pct"/>
            <w:vAlign w:val="center"/>
          </w:tcPr>
          <w:p w14:paraId="0DBCA310"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w14:anchorId="10A617A8">
                <v:shape id="_x0000_i1042" type="#_x0000_t75" style="width:238.8pt;height:20.4pt" o:ole="">
                  <v:imagedata r:id="rId52" o:title=""/>
                </v:shape>
                <o:OLEObject Type="Embed" ProgID="Equation.3" ShapeID="_x0000_i1042" DrawAspect="Content" ObjectID="_1700914776" r:id="rId53"/>
              </w:object>
            </w:r>
          </w:p>
        </w:tc>
        <w:tc>
          <w:tcPr>
            <w:tcW w:w="461" w:type="pct"/>
            <w:vAlign w:val="center"/>
          </w:tcPr>
          <w:p w14:paraId="18C8426E" w14:textId="6DAC4AC2"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5B334" w14:textId="77777777" w:rsidR="0021148F" w:rsidRPr="00376AFF" w:rsidRDefault="0021148F" w:rsidP="0021148F">
      <w:pPr>
        <w:pStyle w:val="Normale1"/>
        <w:spacing w:line="240" w:lineRule="auto"/>
        <w:rPr>
          <w:rFonts w:ascii="Times New Roman" w:hAnsi="Times New Roman"/>
          <w:sz w:val="20"/>
          <w:szCs w:val="20"/>
          <w:lang w:val="en-GB"/>
        </w:rPr>
      </w:pPr>
    </w:p>
    <w:p w14:paraId="13A8A789"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151222E7" w14:textId="77777777" w:rsidTr="007B78B0">
        <w:tc>
          <w:tcPr>
            <w:tcW w:w="4539" w:type="pct"/>
            <w:vAlign w:val="center"/>
          </w:tcPr>
          <w:p w14:paraId="482FFD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w14:anchorId="4EE650F0">
                <v:shape id="_x0000_i1043" type="#_x0000_t75" style="width:206.4pt;height:19.8pt" o:ole="">
                  <v:imagedata r:id="rId54" o:title=""/>
                </v:shape>
                <o:OLEObject Type="Embed" ProgID="Equation.3" ShapeID="_x0000_i1043" DrawAspect="Content" ObjectID="_1700914777" r:id="rId55"/>
              </w:object>
            </w:r>
          </w:p>
        </w:tc>
        <w:tc>
          <w:tcPr>
            <w:tcW w:w="461" w:type="pct"/>
            <w:vAlign w:val="center"/>
          </w:tcPr>
          <w:p w14:paraId="742A47D1" w14:textId="7902FA2F"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3D1A2B3" w14:textId="77777777" w:rsidR="0021148F" w:rsidRPr="00376AFF" w:rsidRDefault="0021148F" w:rsidP="0021148F">
      <w:pPr>
        <w:pStyle w:val="Normale1"/>
        <w:spacing w:line="240" w:lineRule="auto"/>
        <w:rPr>
          <w:rFonts w:ascii="Times New Roman" w:hAnsi="Times New Roman"/>
          <w:sz w:val="20"/>
          <w:szCs w:val="20"/>
          <w:lang w:val="en-GB"/>
        </w:rPr>
      </w:pPr>
    </w:p>
    <w:p w14:paraId="4C5BA25D"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7D421C47" w14:textId="77777777" w:rsidTr="007B78B0">
        <w:tc>
          <w:tcPr>
            <w:tcW w:w="4539" w:type="pct"/>
            <w:vAlign w:val="center"/>
          </w:tcPr>
          <w:p w14:paraId="7270B501"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w14:anchorId="74BBD6E9">
                <v:shape id="_x0000_i1044" type="#_x0000_t75" style="width:101.4pt;height:15.6pt" o:ole="">
                  <v:imagedata r:id="rId56" o:title=""/>
                </v:shape>
                <o:OLEObject Type="Embed" ProgID="Equation.3" ShapeID="_x0000_i1044" DrawAspect="Content" ObjectID="_1700914778" r:id="rId57"/>
              </w:object>
            </w:r>
          </w:p>
        </w:tc>
        <w:tc>
          <w:tcPr>
            <w:tcW w:w="461" w:type="pct"/>
            <w:vAlign w:val="center"/>
          </w:tcPr>
          <w:p w14:paraId="68DCE4CB" w14:textId="7A2B7300"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2"/>
    <w:p w14:paraId="6C43DC82" w14:textId="77777777" w:rsidR="0021148F" w:rsidRPr="00376AFF" w:rsidRDefault="005C3FF9" w:rsidP="008A199E">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2"/>
      </w:r>
    </w:p>
    <w:p w14:paraId="026F45DD" w14:textId="77777777"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14:paraId="7B8C56CB" w14:textId="77777777" w:rsidTr="0059092D">
        <w:tc>
          <w:tcPr>
            <w:tcW w:w="4539" w:type="pct"/>
            <w:vAlign w:val="center"/>
          </w:tcPr>
          <w:p w14:paraId="01D7F2A6"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w14:anchorId="65308CAC">
                <v:shape id="_x0000_i1045" type="#_x0000_t75" style="width:318pt;height:39.6pt" o:ole="">
                  <v:imagedata r:id="rId58" o:title=""/>
                </v:shape>
                <o:OLEObject Type="Embed" ProgID="Equation.3" ShapeID="_x0000_i1045" DrawAspect="Content" ObjectID="_1700914779" r:id="rId59"/>
              </w:object>
            </w:r>
          </w:p>
        </w:tc>
        <w:tc>
          <w:tcPr>
            <w:tcW w:w="461" w:type="pct"/>
            <w:vAlign w:val="center"/>
          </w:tcPr>
          <w:p w14:paraId="54848919" w14:textId="0D8417DE"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73"/>
            <w:r w:rsidRPr="00376AFF">
              <w:rPr>
                <w:rFonts w:ascii="Times New Roman" w:eastAsia="Times New Roman" w:hAnsi="Times New Roman"/>
                <w:b w:val="0"/>
                <w:bCs w:val="0"/>
                <w:color w:val="auto"/>
                <w:sz w:val="24"/>
                <w:szCs w:val="24"/>
                <w:lang w:eastAsia="it-IT"/>
              </w:rPr>
              <w:t xml:space="preserve">) </w:t>
            </w:r>
          </w:p>
        </w:tc>
      </w:tr>
    </w:tbl>
    <w:p w14:paraId="51EAB6AF" w14:textId="77777777" w:rsidR="00F91289" w:rsidRPr="00376AFF" w:rsidRDefault="00F91289" w:rsidP="00E705B5">
      <w:pPr>
        <w:pStyle w:val="Normale1"/>
        <w:spacing w:line="240" w:lineRule="auto"/>
        <w:jc w:val="both"/>
        <w:rPr>
          <w:rFonts w:ascii="Times New Roman" w:hAnsi="Times New Roman"/>
          <w:lang w:val="en-GB"/>
        </w:rPr>
      </w:pPr>
    </w:p>
    <w:p w14:paraId="346F4B0A" w14:textId="77777777" w:rsidR="00F91289"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14:paraId="2C9E94F4" w14:textId="77777777" w:rsidR="0044085B" w:rsidRPr="00376AFF" w:rsidRDefault="0044085B" w:rsidP="00E705B5">
      <w:pPr>
        <w:pStyle w:val="Normale1"/>
        <w:spacing w:line="240" w:lineRule="auto"/>
        <w:jc w:val="both"/>
        <w:rPr>
          <w:rFonts w:ascii="Times New Roman" w:hAnsi="Times New Roman"/>
          <w:lang w:val="en-GB"/>
        </w:rPr>
      </w:pPr>
      <w:ins w:id="74" w:author="Amicarelli Andrea (RSE)" w:date="2021-03-29T15:48:00Z">
        <w:r>
          <w:rPr>
            <w:rFonts w:ascii="Times New Roman" w:hAnsi="Times New Roman"/>
            <w:lang w:val="en-GB"/>
          </w:rPr>
          <w:t>This approximation of the continuity equation does not violate the mass conservation as the particle volume is undetermined.</w:t>
        </w:r>
      </w:ins>
    </w:p>
    <w:p w14:paraId="5AC511B5"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w14:anchorId="12918F35">
          <v:shape id="_x0000_i1046" type="#_x0000_t75" style="width:17.4pt;height:20.4pt" o:ole="">
            <v:imagedata r:id="rId60" o:title=""/>
          </v:shape>
          <o:OLEObject Type="Embed" ProgID="Equation.3" ShapeID="_x0000_i1046" DrawAspect="Content" ObjectID="_1700914780" r:id="rId61"/>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14:paraId="6D3FF4CD" w14:textId="77777777" w:rsidTr="0059092D">
        <w:tc>
          <w:tcPr>
            <w:tcW w:w="4539" w:type="pct"/>
            <w:vAlign w:val="center"/>
          </w:tcPr>
          <w:commentRangeStart w:id="75"/>
          <w:p w14:paraId="55452804"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w14:anchorId="752FAD3B">
                <v:shape id="_x0000_i1047" type="#_x0000_t75" style="width:279pt;height:39.6pt" o:ole="">
                  <v:imagedata r:id="rId62" o:title=""/>
                </v:shape>
                <o:OLEObject Type="Embed" ProgID="Equation.3" ShapeID="_x0000_i1047" DrawAspect="Content" ObjectID="_1700914781" r:id="rId63"/>
              </w:object>
            </w:r>
          </w:p>
          <w:p w14:paraId="591D046F" w14:textId="77777777"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w14:anchorId="4115AD7D">
                <v:shape id="_x0000_i1048" type="#_x0000_t75" style="width:394.2pt;height:39.6pt" o:ole="">
                  <v:imagedata r:id="rId64" o:title=""/>
                </v:shape>
                <o:OLEObject Type="Embed" ProgID="Equation.3" ShapeID="_x0000_i1048" DrawAspect="Content" ObjectID="_1700914782" r:id="rId65"/>
              </w:object>
            </w:r>
          </w:p>
          <w:p w14:paraId="493FEE24" w14:textId="77777777"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w14:anchorId="77AD7464">
                <v:shape id="_x0000_i1049" type="#_x0000_t75" style="width:296.4pt;height:39.6pt" o:ole="">
                  <v:imagedata r:id="rId66" o:title=""/>
                </v:shape>
                <o:OLEObject Type="Embed" ProgID="Equation.3" ShapeID="_x0000_i1049" DrawAspect="Content" ObjectID="_1700914783" r:id="rId67"/>
              </w:object>
            </w:r>
          </w:p>
        </w:tc>
        <w:tc>
          <w:tcPr>
            <w:tcW w:w="461" w:type="pct"/>
            <w:vAlign w:val="center"/>
          </w:tcPr>
          <w:p w14:paraId="349FB06C" w14:textId="3E915E79"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76"/>
            <w:r w:rsidRPr="00376AFF">
              <w:rPr>
                <w:rFonts w:ascii="Times New Roman" w:eastAsia="Times New Roman" w:hAnsi="Times New Roman"/>
                <w:b w:val="0"/>
                <w:bCs w:val="0"/>
                <w:color w:val="auto"/>
                <w:sz w:val="24"/>
                <w:szCs w:val="24"/>
                <w:lang w:eastAsia="it-IT"/>
              </w:rPr>
              <w:t xml:space="preserve">) </w:t>
            </w:r>
            <w:commentRangeEnd w:id="75"/>
            <w:r w:rsidR="00132A27" w:rsidRPr="00376AFF">
              <w:rPr>
                <w:rStyle w:val="Rimandocommento"/>
                <w:rFonts w:ascii="Times New Roman" w:eastAsia="Times New Roman" w:hAnsi="Times New Roman"/>
                <w:b w:val="0"/>
                <w:bCs w:val="0"/>
                <w:color w:val="auto"/>
                <w:szCs w:val="20"/>
                <w:lang w:eastAsia="it-IT"/>
              </w:rPr>
              <w:commentReference w:id="75"/>
            </w:r>
            <w:bookmarkEnd w:id="77"/>
          </w:p>
        </w:tc>
      </w:tr>
    </w:tbl>
    <w:p w14:paraId="499F46F2" w14:textId="77777777" w:rsidR="00132A27" w:rsidRPr="00376AFF" w:rsidRDefault="00132A27" w:rsidP="00E705B5">
      <w:pPr>
        <w:pStyle w:val="Normale1"/>
        <w:spacing w:line="240" w:lineRule="auto"/>
        <w:jc w:val="both"/>
        <w:rPr>
          <w:rFonts w:ascii="Times New Roman" w:hAnsi="Times New Roman"/>
          <w:lang w:val="en-GB"/>
        </w:rPr>
      </w:pPr>
    </w:p>
    <w:p w14:paraId="7E719018" w14:textId="46462DDB" w:rsidR="00F91289"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a</w:t>
      </w:r>
      <w:r w:rsidRPr="00376AFF">
        <w:rPr>
          <w:rFonts w:ascii="Times New Roman" w:hAnsi="Times New Roman"/>
          <w:i/>
          <w:vertAlign w:val="subscript"/>
          <w:lang w:val="en-GB"/>
        </w:rPr>
        <w:t>s</w:t>
      </w:r>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Monaghan, 2005,</w:t>
      </w:r>
      <w:sdt>
        <w:sdtPr>
          <w:rPr>
            <w:rFonts w:ascii="Times New Roman" w:hAnsi="Times New Roman"/>
            <w:lang w:val="en-GB"/>
          </w:rPr>
          <w:id w:val="-671569672"/>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14:paraId="65B1F548" w14:textId="00CF2979" w:rsidR="0044085B" w:rsidRPr="00376AFF" w:rsidRDefault="0044085B" w:rsidP="0044085B">
      <w:pPr>
        <w:pStyle w:val="Normale1"/>
        <w:spacing w:line="240" w:lineRule="auto"/>
        <w:jc w:val="both"/>
        <w:rPr>
          <w:rFonts w:ascii="Times New Roman" w:hAnsi="Times New Roman"/>
          <w:lang w:val="en-GB"/>
        </w:rPr>
      </w:pPr>
      <w:commentRangeStart w:id="78"/>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8"/>
      <w:r>
        <w:rPr>
          <w:rStyle w:val="Rimandocommento"/>
          <w:rFonts w:ascii="Times New Roman" w:hAnsi="Times New Roman"/>
          <w:szCs w:val="20"/>
        </w:rPr>
        <w:commentReference w:id="78"/>
      </w:r>
    </w:p>
    <w:p w14:paraId="771BC210" w14:textId="77777777" w:rsidR="00A24A8D" w:rsidRPr="00376AFF" w:rsidRDefault="00A24A8D" w:rsidP="00A24A8D">
      <w:pPr>
        <w:pStyle w:val="Normale1"/>
        <w:spacing w:line="240" w:lineRule="auto"/>
        <w:jc w:val="both"/>
        <w:rPr>
          <w:rFonts w:ascii="Times New Roman" w:hAnsi="Times New Roman"/>
          <w:lang w:val="en-GB"/>
        </w:rPr>
      </w:pPr>
      <w:ins w:id="79" w:author="Amicarelli Andrea (RSE)" w:date="2020-04-13T09:55:00Z">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 xml:space="preserve">ue of viscosity is </w:t>
        </w:r>
      </w:ins>
      <w:ins w:id="80" w:author="Amicarelli Andrea (RSE)" w:date="2020-11-25T10:08:00Z">
        <w:r w:rsidR="00E37C1F" w:rsidRPr="00376AFF">
          <w:rPr>
            <w:rFonts w:ascii="Times New Roman" w:hAnsi="Times New Roman"/>
            <w:lang w:val="en-GB"/>
          </w:rPr>
          <w:t>u</w:t>
        </w:r>
      </w:ins>
      <w:ins w:id="81" w:author="Amicarelli Andrea (RSE)" w:date="2020-04-13T09:55:00Z">
        <w:r w:rsidRPr="00376AFF">
          <w:rPr>
            <w:rFonts w:ascii="Times New Roman" w:hAnsi="Times New Roman"/>
            <w:lang w:val="en-GB"/>
          </w:rPr>
          <w:t>ninfluential.</w:t>
        </w:r>
      </w:ins>
    </w:p>
    <w:p w14:paraId="7EF0EA20" w14:textId="77777777" w:rsidR="00F53D8F" w:rsidRPr="00376AFF" w:rsidRDefault="00F53D8F" w:rsidP="00F53D8F">
      <w:pPr>
        <w:pStyle w:val="Normale1"/>
        <w:spacing w:line="240" w:lineRule="auto"/>
        <w:jc w:val="both"/>
        <w:rPr>
          <w:rFonts w:ascii="Times New Roman" w:hAnsi="Times New Roman"/>
          <w:lang w:val="en-GB"/>
        </w:rPr>
      </w:pPr>
      <w:ins w:id="82" w:author="Amicarelli Andrea (RSE)" w:date="2020-04-13T09:57:00Z">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14:paraId="7B52D9D0" w14:textId="77777777" w:rsidR="00494F5B" w:rsidRPr="00376AFF" w:rsidRDefault="00494F5B" w:rsidP="00494F5B">
      <w:pPr>
        <w:pStyle w:val="Normale1"/>
        <w:spacing w:line="240" w:lineRule="auto"/>
        <w:jc w:val="both"/>
        <w:rPr>
          <w:rFonts w:ascii="Times New Roman" w:hAnsi="Times New Roman"/>
          <w:lang w:val="en-GB"/>
        </w:rPr>
      </w:pPr>
      <w:ins w:id="83" w:author="Amicarelli Andrea (RSE)" w:date="2020-04-13T09:57:00Z">
        <w:r w:rsidRPr="00376AFF">
          <w:rPr>
            <w:rFonts w:ascii="Times New Roman" w:hAnsi="Times New Roman"/>
            <w:lang w:val="en-GB"/>
          </w:rPr>
          <w:t>If no-slip conditions can be used with body transport, then they are more convenient than free-slip conditions in terms of CPU time.</w:t>
        </w:r>
      </w:ins>
    </w:p>
    <w:p w14:paraId="347AFB12" w14:textId="6D322B3E" w:rsidR="00897949" w:rsidRPr="00376AFF" w:rsidRDefault="00897949" w:rsidP="00897949">
      <w:pPr>
        <w:pStyle w:val="Normale1"/>
        <w:spacing w:line="240" w:lineRule="auto"/>
        <w:rPr>
          <w:rFonts w:ascii="Times New Roman" w:hAnsi="Times New Roman"/>
          <w:lang w:val="en-GB"/>
        </w:rPr>
      </w:pPr>
      <w:commentRangeStart w:id="84"/>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 xml:space="preserve">(6.16)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w:t>
      </w:r>
      <w:sdt>
        <w:sdtPr>
          <w:rPr>
            <w:rFonts w:ascii="Times New Roman" w:hAnsi="Times New Roman"/>
            <w:lang w:val="en-GB"/>
          </w:rPr>
          <w:id w:val="-1197620434"/>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9E19BA">
            <w:rPr>
              <w:rFonts w:ascii="Times New Roman" w:hAnsi="Times New Roman"/>
              <w:lang w:val="en-GB"/>
            </w:rPr>
            <w:fldChar w:fldCharType="end"/>
          </w:r>
        </w:sdtContent>
      </w:sdt>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w:t>
      </w:r>
      <w:sdt>
        <w:sdtPr>
          <w:rPr>
            <w:rFonts w:ascii="Times New Roman" w:hAnsi="Times New Roman"/>
            <w:lang w:val="en-GB"/>
          </w:rPr>
          <w:id w:val="-1141877635"/>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[25]</w:t>
          </w:r>
          <w:r w:rsidR="009E19BA">
            <w:rPr>
              <w:rFonts w:ascii="Times New Roman" w:hAnsi="Times New Roman"/>
              <w:lang w:val="en-GB"/>
            </w:rPr>
            <w:fldChar w:fldCharType="end"/>
          </w:r>
        </w:sdtContent>
      </w:sdt>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A57FA0F" w14:textId="77777777" w:rsidTr="00897949">
        <w:tc>
          <w:tcPr>
            <w:tcW w:w="4539" w:type="pct"/>
            <w:vAlign w:val="center"/>
          </w:tcPr>
          <w:p w14:paraId="6CFEBAC7"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w14:anchorId="54571451">
                <v:shape id="_x0000_i1050" type="#_x0000_t75" style="width:285pt;height:39.6pt" o:ole="">
                  <v:imagedata r:id="rId68" o:title=""/>
                </v:shape>
                <o:OLEObject Type="Embed" ProgID="Equation.3" ShapeID="_x0000_i1050" DrawAspect="Content" ObjectID="_1700914784" r:id="rId69"/>
              </w:object>
            </w:r>
          </w:p>
        </w:tc>
        <w:tc>
          <w:tcPr>
            <w:tcW w:w="461" w:type="pct"/>
            <w:vAlign w:val="center"/>
          </w:tcPr>
          <w:p w14:paraId="03504AF3" w14:textId="2D5BA3A0"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14:paraId="5C20EA9D" w14:textId="71840053"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6B40CB" w:rsidRPr="006B40CB">
        <w:rPr>
          <w:rFonts w:ascii="Times New Roman" w:hAnsi="Times New Roman"/>
          <w:lang w:val="en-GB"/>
        </w:rPr>
        <w:t>(6.17)</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14:paraId="6163CEBA" w14:textId="77777777" w:rsidTr="00897949">
        <w:tc>
          <w:tcPr>
            <w:tcW w:w="4539" w:type="pct"/>
            <w:vAlign w:val="center"/>
          </w:tcPr>
          <w:p w14:paraId="75D57FB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w14:anchorId="2BB34829">
                <v:shape id="_x0000_i1051" type="#_x0000_t75" style="width:219pt;height:39.6pt" o:ole="">
                  <v:imagedata r:id="rId70" o:title=""/>
                </v:shape>
                <o:OLEObject Type="Embed" ProgID="Equation.3" ShapeID="_x0000_i1051" DrawAspect="Content" ObjectID="_1700914785" r:id="rId71"/>
              </w:object>
            </w:r>
          </w:p>
        </w:tc>
        <w:tc>
          <w:tcPr>
            <w:tcW w:w="461" w:type="pct"/>
            <w:vAlign w:val="center"/>
          </w:tcPr>
          <w:p w14:paraId="1A91AB42" w14:textId="49079E5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6"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6"/>
            <w:r w:rsidRPr="00376AFF">
              <w:rPr>
                <w:rFonts w:ascii="Times New Roman" w:eastAsia="Times New Roman" w:hAnsi="Times New Roman"/>
                <w:b w:val="0"/>
                <w:bCs w:val="0"/>
                <w:color w:val="auto"/>
                <w:sz w:val="24"/>
                <w:szCs w:val="24"/>
                <w:lang w:eastAsia="it-IT"/>
              </w:rPr>
              <w:t xml:space="preserve"> </w:t>
            </w:r>
          </w:p>
        </w:tc>
      </w:tr>
    </w:tbl>
    <w:p w14:paraId="4CFEA7E9" w14:textId="77777777" w:rsidR="00897949" w:rsidRPr="00376AFF" w:rsidRDefault="00897949" w:rsidP="00897949">
      <w:pPr>
        <w:pStyle w:val="Normale1"/>
        <w:spacing w:line="240" w:lineRule="auto"/>
        <w:rPr>
          <w:rFonts w:ascii="Times New Roman" w:hAnsi="Times New Roman"/>
          <w:lang w:val="en-GB"/>
        </w:rPr>
      </w:pPr>
    </w:p>
    <w:p w14:paraId="607C7686" w14:textId="4A73DD1C"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w:t>
      </w:r>
      <w:sdt>
        <w:sdtPr>
          <w:rPr>
            <w:rFonts w:ascii="Times New Roman" w:hAnsi="Times New Roman"/>
            <w:lang w:val="en-GB"/>
          </w:rPr>
          <w:id w:val="-1760667504"/>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[25]</w:t>
          </w:r>
          <w:r w:rsidR="009E19BA">
            <w:rPr>
              <w:rFonts w:ascii="Times New Roman" w:hAnsi="Times New Roman"/>
              <w:lang w:val="en-GB"/>
            </w:rPr>
            <w:fldChar w:fldCharType="end"/>
          </w:r>
        </w:sdtContent>
      </w:sdt>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58EDBC15" w14:textId="77777777" w:rsidTr="00897949">
        <w:tc>
          <w:tcPr>
            <w:tcW w:w="4539" w:type="pct"/>
            <w:vAlign w:val="center"/>
          </w:tcPr>
          <w:p w14:paraId="21DBED9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w14:anchorId="17E4137B">
                <v:shape id="_x0000_i1052" type="#_x0000_t75" style="width:199.2pt;height:39.6pt" o:ole="">
                  <v:imagedata r:id="rId72" o:title=""/>
                </v:shape>
                <o:OLEObject Type="Embed" ProgID="Equation.3" ShapeID="_x0000_i1052" DrawAspect="Content" ObjectID="_1700914786" r:id="rId73"/>
              </w:object>
            </w:r>
          </w:p>
        </w:tc>
        <w:tc>
          <w:tcPr>
            <w:tcW w:w="461" w:type="pct"/>
            <w:vAlign w:val="center"/>
          </w:tcPr>
          <w:p w14:paraId="0D3582F5" w14:textId="522261E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3554B9E" w14:textId="77777777" w:rsidR="00897949" w:rsidRPr="00376AFF" w:rsidRDefault="00897949" w:rsidP="00897949">
      <w:pPr>
        <w:pStyle w:val="Normale1"/>
        <w:spacing w:line="240" w:lineRule="auto"/>
        <w:rPr>
          <w:rFonts w:ascii="Times New Roman" w:hAnsi="Times New Roman"/>
          <w:lang w:val="en-GB"/>
        </w:rPr>
      </w:pPr>
    </w:p>
    <w:p w14:paraId="6A42CC01" w14:textId="7777777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14:paraId="5295E267" w14:textId="77777777" w:rsidTr="00897949">
        <w:tc>
          <w:tcPr>
            <w:tcW w:w="4539" w:type="pct"/>
            <w:vAlign w:val="center"/>
          </w:tcPr>
          <w:p w14:paraId="1F9939E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w14:anchorId="23CC0D35">
                <v:shape id="_x0000_i1053" type="#_x0000_t75" style="width:160.2pt;height:33.6pt" o:ole="">
                  <v:imagedata r:id="rId74" o:title=""/>
                </v:shape>
                <o:OLEObject Type="Embed" ProgID="Equation.3" ShapeID="_x0000_i1053" DrawAspect="Content" ObjectID="_1700914787" r:id="rId75"/>
              </w:object>
            </w:r>
          </w:p>
        </w:tc>
        <w:tc>
          <w:tcPr>
            <w:tcW w:w="461" w:type="pct"/>
            <w:vAlign w:val="center"/>
          </w:tcPr>
          <w:p w14:paraId="544E1559" w14:textId="2F63242E"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B1B78E9" w14:textId="77777777" w:rsidR="00897949" w:rsidRPr="00376AFF" w:rsidRDefault="00897949" w:rsidP="00897949">
      <w:pPr>
        <w:pStyle w:val="Normale1"/>
        <w:spacing w:line="240" w:lineRule="auto"/>
        <w:rPr>
          <w:rFonts w:ascii="Times New Roman" w:hAnsi="Times New Roman"/>
          <w:lang w:val="en-GB"/>
        </w:rPr>
      </w:pPr>
    </w:p>
    <w:p w14:paraId="47FA6746" w14:textId="4C97D565" w:rsidR="00897949" w:rsidRPr="00376AFF" w:rsidRDefault="00897949" w:rsidP="00897949">
      <w:pPr>
        <w:pStyle w:val="Normale1"/>
        <w:spacing w:line="240" w:lineRule="auto"/>
        <w:rPr>
          <w:rFonts w:ascii="Times New Roman" w:hAnsi="Times New Roman"/>
          <w:lang w:val="en-GB"/>
        </w:rPr>
      </w:pPr>
      <w:r w:rsidRPr="00376AFF">
        <w:rPr>
          <w:rFonts w:ascii="Times New Roman" w:hAnsi="Times New Roman"/>
          <w:lang w:val="en-GB"/>
        </w:rPr>
        <w:t>is a factor analogous to Cleary’s formulation</w:t>
      </w:r>
      <w:r w:rsidR="003666BA" w:rsidRPr="00376AFF">
        <w:rPr>
          <w:rFonts w:ascii="Times New Roman" w:hAnsi="Times New Roman"/>
          <w:lang w:val="en-GB"/>
        </w:rPr>
        <w:t xml:space="preserve"> (Basa et al., 2009,</w:t>
      </w:r>
      <w:sdt>
        <w:sdtPr>
          <w:rPr>
            <w:rFonts w:ascii="Times New Roman" w:hAnsi="Times New Roman"/>
            <w:lang w:val="en-GB"/>
          </w:rPr>
          <w:id w:val="6184603"/>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Bas09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[25]</w:t>
          </w:r>
          <w:r w:rsidR="009E19BA">
            <w:rPr>
              <w:rFonts w:ascii="Times New Roman" w:hAnsi="Times New Roman"/>
              <w:lang w:val="en-GB"/>
            </w:rPr>
            <w:fldChar w:fldCharType="end"/>
          </w:r>
        </w:sdtContent>
      </w:sdt>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B73074C" w14:textId="77777777" w:rsidTr="00897949">
        <w:tc>
          <w:tcPr>
            <w:tcW w:w="4539" w:type="pct"/>
            <w:vAlign w:val="center"/>
          </w:tcPr>
          <w:p w14:paraId="6C58C01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w14:anchorId="66237495">
                <v:shape id="_x0000_i1054" type="#_x0000_t75" style="width:49.2pt;height:33.6pt" o:ole="">
                  <v:imagedata r:id="rId76" o:title=""/>
                </v:shape>
                <o:OLEObject Type="Embed" ProgID="Equation.3" ShapeID="_x0000_i1054" DrawAspect="Content" ObjectID="_1700914788" r:id="rId77"/>
              </w:object>
            </w:r>
          </w:p>
        </w:tc>
        <w:tc>
          <w:tcPr>
            <w:tcW w:w="461" w:type="pct"/>
            <w:vAlign w:val="center"/>
          </w:tcPr>
          <w:p w14:paraId="23CE467E" w14:textId="456D0440"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6EBB8F0" w14:textId="77777777" w:rsidR="00897949" w:rsidRPr="00376AFF" w:rsidRDefault="00897949" w:rsidP="00897949">
      <w:pPr>
        <w:pStyle w:val="Normale1"/>
        <w:spacing w:line="240" w:lineRule="auto"/>
        <w:rPr>
          <w:rFonts w:ascii="Times New Roman" w:hAnsi="Times New Roman"/>
          <w:sz w:val="20"/>
          <w:szCs w:val="20"/>
          <w:lang w:val="en-GB"/>
        </w:rPr>
      </w:pPr>
    </w:p>
    <w:p w14:paraId="5C22B038" w14:textId="13E54495"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(6.18)</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1352E1D7" w14:textId="77777777" w:rsidTr="00897949">
        <w:tc>
          <w:tcPr>
            <w:tcW w:w="4539" w:type="pct"/>
            <w:vAlign w:val="center"/>
          </w:tcPr>
          <w:p w14:paraId="39CF36CD" w14:textId="77777777"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w14:anchorId="793C5928">
                <v:shape id="_x0000_i1055" type="#_x0000_t75" style="width:81pt;height:36pt" o:ole="">
                  <v:imagedata r:id="rId78" o:title=""/>
                </v:shape>
                <o:OLEObject Type="Embed" ProgID="Equation.3" ShapeID="_x0000_i1055" DrawAspect="Content" ObjectID="_1700914789" r:id="rId79"/>
              </w:object>
            </w:r>
          </w:p>
          <w:p w14:paraId="5D7623DF" w14:textId="77777777"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w14:anchorId="1B355C5A">
                <v:shape id="_x0000_i1056" type="#_x0000_t75" style="width:371.4pt;height:39.6pt" o:ole="">
                  <v:imagedata r:id="rId80" o:title=""/>
                </v:shape>
                <o:OLEObject Type="Embed" ProgID="Equation.3" ShapeID="_x0000_i1056" DrawAspect="Content" ObjectID="_1700914790" r:id="rId81"/>
              </w:object>
            </w:r>
          </w:p>
        </w:tc>
        <w:tc>
          <w:tcPr>
            <w:tcW w:w="461" w:type="pct"/>
            <w:vAlign w:val="center"/>
          </w:tcPr>
          <w:p w14:paraId="184B1435" w14:textId="7E6AD0F5"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84"/>
    <w:p w14:paraId="6DAEAB80" w14:textId="77777777" w:rsidR="00897949" w:rsidRPr="00376AFF" w:rsidRDefault="00EF7A6C" w:rsidP="00897949">
      <w:pPr>
        <w:pStyle w:val="Normale1"/>
        <w:spacing w:line="240" w:lineRule="auto"/>
        <w:rPr>
          <w:ins w:id="87" w:author="Amicarelli Andrea (RSE)" w:date="2020-04-13T09:57:00Z"/>
          <w:rFonts w:ascii="Times New Roman" w:hAnsi="Times New Roman"/>
          <w:lang w:val="en-GB"/>
        </w:rPr>
      </w:pPr>
      <w:r w:rsidRPr="00376AFF">
        <w:rPr>
          <w:rStyle w:val="Rimandocommento"/>
          <w:rFonts w:ascii="Times New Roman" w:hAnsi="Times New Roman"/>
          <w:szCs w:val="20"/>
          <w:lang w:val="en-GB"/>
        </w:rPr>
        <w:commentReference w:id="84"/>
      </w:r>
    </w:p>
    <w:p w14:paraId="60F648C1" w14:textId="77777777"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14:paraId="37A71CA0" w14:textId="77777777" w:rsidTr="0059092D">
        <w:tc>
          <w:tcPr>
            <w:tcW w:w="4539" w:type="pct"/>
            <w:vAlign w:val="center"/>
          </w:tcPr>
          <w:p w14:paraId="63520CAC"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w14:anchorId="6924B63E">
                <v:shape id="_x0000_i1057" type="#_x0000_t75" style="width:87pt;height:20.4pt" o:ole="">
                  <v:imagedata r:id="rId82" o:title=""/>
                </v:shape>
                <o:OLEObject Type="Embed" ProgID="Equation.3" ShapeID="_x0000_i1057" DrawAspect="Content" ObjectID="_1700914791" r:id="rId83"/>
              </w:object>
            </w:r>
          </w:p>
        </w:tc>
        <w:tc>
          <w:tcPr>
            <w:tcW w:w="461" w:type="pct"/>
            <w:vAlign w:val="center"/>
          </w:tcPr>
          <w:p w14:paraId="5DBD064A" w14:textId="5B2C681B"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101F481" w14:textId="77777777" w:rsidR="00F91289" w:rsidRPr="00376AFF" w:rsidRDefault="00F91289" w:rsidP="00E705B5">
      <w:pPr>
        <w:pStyle w:val="Normale1"/>
        <w:spacing w:line="240" w:lineRule="auto"/>
        <w:jc w:val="both"/>
        <w:rPr>
          <w:rFonts w:ascii="Times New Roman" w:hAnsi="Times New Roman"/>
          <w:b/>
          <w:lang w:val="en-GB"/>
        </w:rPr>
      </w:pPr>
    </w:p>
    <w:p w14:paraId="630DAC30"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14:paraId="1E93978A" w14:textId="77777777" w:rsidR="002E7C44" w:rsidRPr="00376AFF" w:rsidRDefault="002E7C44" w:rsidP="00E705B5">
      <w:pPr>
        <w:pStyle w:val="Normale1"/>
        <w:spacing w:line="240" w:lineRule="auto"/>
        <w:jc w:val="both"/>
        <w:rPr>
          <w:rFonts w:ascii="Times New Roman" w:hAnsi="Times New Roman"/>
          <w:lang w:val="en-GB"/>
        </w:rPr>
      </w:pPr>
    </w:p>
    <w:p w14:paraId="1F294467" w14:textId="77777777" w:rsidR="002E7C44" w:rsidRPr="00376AFF" w:rsidRDefault="00C11848" w:rsidP="00B66629">
      <w:pPr>
        <w:pStyle w:val="Amicarellititle2"/>
      </w:pPr>
      <w:bookmarkStart w:id="88" w:name="_Ref57195835"/>
      <w:bookmarkStart w:id="89" w:name="_Toc86930605"/>
      <w:commentRangeStart w:id="90"/>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commentRangeEnd w:id="90"/>
      <w:r w:rsidRPr="00376AFF">
        <w:rPr>
          <w:rStyle w:val="Rimandocommento"/>
          <w:b w:val="0"/>
          <w:szCs w:val="20"/>
        </w:rPr>
        <w:commentReference w:id="90"/>
      </w:r>
      <w:bookmarkEnd w:id="88"/>
      <w:bookmarkEnd w:id="89"/>
    </w:p>
    <w:p w14:paraId="0D31F0E6" w14:textId="68A4AE35"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6B40CB">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14:paraId="4FF353FD" w14:textId="77777777"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14:paraId="44E9DFBC" w14:textId="5456C2F2"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w:t>
      </w:r>
      <w:commentRangeStart w:id="91"/>
      <w:r w:rsidR="00716294" w:rsidRPr="00376AFF">
        <w:rPr>
          <w:rFonts w:ascii="Times New Roman" w:hAnsi="Times New Roman"/>
          <w:lang w:val="en-GB"/>
        </w:rPr>
        <w:t>2019</w:t>
      </w:r>
      <w:commentRangeEnd w:id="91"/>
      <w:r w:rsidR="00E177E2">
        <w:rPr>
          <w:rFonts w:ascii="Times New Roman" w:hAnsi="Times New Roman"/>
          <w:lang w:val="en-GB"/>
        </w:rPr>
        <w:t>,</w:t>
      </w:r>
      <w:sdt>
        <w:sdtPr>
          <w:rPr>
            <w:rFonts w:ascii="Times New Roman" w:hAnsi="Times New Roman"/>
            <w:lang w:val="en-GB"/>
          </w:rPr>
          <w:id w:val="1744826453"/>
          <w:citation/>
        </w:sdtPr>
        <w:sdtEndPr/>
        <w:sdtContent>
          <w:r w:rsidR="00E177E2">
            <w:rPr>
              <w:rFonts w:ascii="Times New Roman" w:hAnsi="Times New Roman"/>
              <w:lang w:val="en-GB"/>
            </w:rPr>
            <w:fldChar w:fldCharType="begin"/>
          </w:r>
          <w:r w:rsidR="00E177E2">
            <w:rPr>
              <w:rFonts w:ascii="Times New Roman" w:hAnsi="Times New Roman"/>
            </w:rPr>
            <w:instrText xml:space="preserve"> CITATION Cus19 \l 1040 </w:instrText>
          </w:r>
          <w:r w:rsidR="00E177E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[26]</w:t>
          </w:r>
          <w:r w:rsidR="00E177E2">
            <w:rPr>
              <w:rFonts w:ascii="Times New Roman" w:hAnsi="Times New Roman"/>
              <w:lang w:val="en-GB"/>
            </w:rPr>
            <w:fldChar w:fldCharType="end"/>
          </w:r>
        </w:sdtContent>
      </w:sdt>
      <w:r w:rsidR="00716294" w:rsidRPr="00376AFF">
        <w:rPr>
          <w:rStyle w:val="Rimandocommento"/>
          <w:rFonts w:ascii="Times New Roman" w:hAnsi="Times New Roman"/>
          <w:szCs w:val="20"/>
          <w:lang w:val="en-GB"/>
        </w:rPr>
        <w:commentReference w:id="91"/>
      </w:r>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 xml:space="preserve">Any other choice might be good if well motivated. For example, when the roughness is large, it might have sense to increase the wall-function depth. However, it is suggested </w:t>
      </w:r>
      <w:r w:rsidR="00716294" w:rsidRPr="00376AFF">
        <w:rPr>
          <w:rFonts w:ascii="Times New Roman" w:hAnsi="Times New Roman"/>
          <w:lang w:val="en-GB"/>
        </w:rPr>
        <w:lastRenderedPageBreak/>
        <w:t>not to make the wall-function contain more than 1-particle layer, otherwise the energy dissipation would be too large. The exact detection of the 1-particle layer should be avoided as it is too cumbersome and useless.</w:t>
      </w:r>
    </w:p>
    <w:p w14:paraId="5B390C6E" w14:textId="441EBF3B"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r w:rsidR="008B7632" w:rsidRPr="00376AFF">
        <w:rPr>
          <w:rFonts w:ascii="Times New Roman" w:hAnsi="Times New Roman"/>
          <w:lang w:val="en-GB"/>
        </w:rPr>
        <w:t xml:space="preserve">Chezy-like formulations. The last case is the usual choice for Shallow-Water Equations 1D and 2D models for free-surface currents as described in the following. </w:t>
      </w:r>
      <w:r w:rsidR="00B91C11" w:rsidRPr="00376AFF">
        <w:rPr>
          <w:rFonts w:ascii="Times New Roman" w:hAnsi="Times New Roman"/>
          <w:lang w:val="en-GB"/>
        </w:rPr>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Peppo &amp; Datei, </w:t>
      </w:r>
      <w:commentRangeStart w:id="92"/>
      <w:r w:rsidR="002153BD" w:rsidRPr="00376AFF">
        <w:rPr>
          <w:rFonts w:ascii="Times New Roman" w:hAnsi="Times New Roman"/>
          <w:lang w:val="en-GB"/>
        </w:rPr>
        <w:t>2003</w:t>
      </w:r>
      <w:commentRangeEnd w:id="92"/>
      <w:r w:rsidR="002153BD" w:rsidRPr="00376AFF">
        <w:rPr>
          <w:rStyle w:val="Rimandocommento"/>
          <w:rFonts w:ascii="Times New Roman" w:hAnsi="Times New Roman"/>
          <w:szCs w:val="20"/>
          <w:lang w:val="en-GB"/>
        </w:rPr>
        <w:commentReference w:id="92"/>
      </w:r>
      <w:r w:rsidR="00B91C11" w:rsidRPr="00376AFF">
        <w:rPr>
          <w:rFonts w:ascii="Times New Roman" w:hAnsi="Times New Roman"/>
          <w:lang w:val="en-GB"/>
        </w:rPr>
        <w:t>,</w:t>
      </w:r>
      <w:sdt>
        <w:sdtPr>
          <w:rPr>
            <w:rFonts w:ascii="Times New Roman" w:hAnsi="Times New Roman"/>
            <w:lang w:val="en-GB"/>
          </w:rPr>
          <w:id w:val="-826978892"/>
          <w:citation/>
        </w:sdtPr>
        <w:sdtEndPr/>
        <w:sdtContent>
          <w:r w:rsidR="00526FC4">
            <w:rPr>
              <w:rFonts w:ascii="Times New Roman" w:hAnsi="Times New Roman"/>
              <w:lang w:val="en-GB"/>
            </w:rPr>
            <w:fldChar w:fldCharType="begin"/>
          </w:r>
          <w:r w:rsidR="00526FC4">
            <w:rPr>
              <w:rFonts w:ascii="Times New Roman" w:hAnsi="Times New Roman"/>
            </w:rPr>
            <w:instrText xml:space="preserve"> CITATION DaP03 \l 1040 </w:instrText>
          </w:r>
          <w:r w:rsidR="00526FC4">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[27]</w:t>
          </w:r>
          <w:r w:rsidR="00526FC4">
            <w:rPr>
              <w:rFonts w:ascii="Times New Roman" w:hAnsi="Times New Roman"/>
              <w:lang w:val="en-GB"/>
            </w:rPr>
            <w:fldChar w:fldCharType="end"/>
          </w:r>
        </w:sdtContent>
      </w:sdt>
      <w:r w:rsidR="00526FC4">
        <w:rPr>
          <w:rFonts w:ascii="Times New Roman" w:hAnsi="Times New Roman"/>
          <w:lang w:val="en-GB"/>
        </w:rPr>
        <w:t>,</w:t>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Manning’s or Gauckler-Strickler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14:paraId="369ECFB2" w14:textId="77777777"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14:paraId="0592C38C"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similarity profile in the rough-wall regime;</w:t>
      </w:r>
    </w:p>
    <w:p w14:paraId="6A648A34"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
    <w:p w14:paraId="2E16DD82" w14:textId="77777777"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
    <w:p w14:paraId="3E3C9E4A" w14:textId="77777777"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Gauckler-Strickler’s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r w:rsidR="00B05DC6" w:rsidRPr="00376AFF">
        <w:rPr>
          <w:rFonts w:ascii="Times New Roman" w:hAnsi="Times New Roman"/>
          <w:lang w:val="en-GB"/>
        </w:rPr>
        <w:t>);</w:t>
      </w:r>
    </w:p>
    <w:p w14:paraId="36916376"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hydrodynamic thrust;</w:t>
      </w:r>
    </w:p>
    <w:p w14:paraId="02A172E6" w14:textId="77777777"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3D formulation;</w:t>
      </w:r>
    </w:p>
    <w:p w14:paraId="06C18A8B"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r w:rsidR="009B2121" w:rsidRPr="00376AFF">
        <w:rPr>
          <w:rFonts w:ascii="Times New Roman" w:hAnsi="Times New Roman"/>
          <w:lang w:val="en-GB"/>
        </w:rPr>
        <w:t>)</w:t>
      </w:r>
      <w:r w:rsidRPr="00376AFF">
        <w:rPr>
          <w:rFonts w:ascii="Times New Roman" w:hAnsi="Times New Roman"/>
          <w:lang w:val="en-GB"/>
        </w:rPr>
        <w:t>;</w:t>
      </w:r>
    </w:p>
    <w:p w14:paraId="49ECB7B0" w14:textId="77777777"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14:paraId="194FA675" w14:textId="77777777" w:rsidR="002E7C44" w:rsidRPr="00376AFF" w:rsidRDefault="00120B38" w:rsidP="002E7C44">
      <w:pPr>
        <w:pStyle w:val="Normale1"/>
        <w:spacing w:line="240" w:lineRule="auto"/>
        <w:jc w:val="both"/>
        <w:rPr>
          <w:rFonts w:ascii="Times New Roman" w:hAnsi="Times New Roman"/>
          <w:lang w:val="en-GB"/>
        </w:rPr>
      </w:pPr>
      <w:bookmarkStart w:id="93"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93"/>
      <w:r w:rsidRPr="00376AFF">
        <w:rPr>
          <w:rFonts w:ascii="Times New Roman" w:hAnsi="Times New Roman"/>
          <w:lang w:val="en-GB"/>
        </w:rPr>
        <w:t xml:space="preserve"> is derived in the following.</w:t>
      </w:r>
    </w:p>
    <w:p w14:paraId="1FB1A4A8"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The wall shear stress depends by definition on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3C718DC3" w14:textId="77777777" w:rsidTr="00B66629">
        <w:tc>
          <w:tcPr>
            <w:tcW w:w="4539" w:type="pct"/>
            <w:vAlign w:val="center"/>
          </w:tcPr>
          <w:p w14:paraId="7D0685D0" w14:textId="77777777" w:rsidR="00072799" w:rsidRPr="00376AFF" w:rsidRDefault="00072799" w:rsidP="00B66629">
            <w:pPr>
              <w:jc w:val="center"/>
              <w:rPr>
                <w:rFonts w:ascii="Times New Roman" w:hAnsi="Times New Roman"/>
                <w:position w:val="-30"/>
                <w:sz w:val="24"/>
                <w:szCs w:val="24"/>
              </w:rPr>
            </w:pPr>
            <w:r w:rsidRPr="00376AFF">
              <w:rPr>
                <w:position w:val="-30"/>
              </w:rPr>
              <w:object w:dxaOrig="3900" w:dyaOrig="780" w14:anchorId="407068A7">
                <v:shape id="_x0000_i1058" type="#_x0000_t75" style="width:184.2pt;height:39.6pt" o:ole="">
                  <v:imagedata r:id="rId84" o:title=""/>
                </v:shape>
                <o:OLEObject Type="Embed" ProgID="Equation.3" ShapeID="_x0000_i1058" DrawAspect="Content" ObjectID="_1700914792" r:id="rId85"/>
              </w:object>
            </w:r>
          </w:p>
        </w:tc>
        <w:tc>
          <w:tcPr>
            <w:tcW w:w="461" w:type="pct"/>
            <w:vAlign w:val="center"/>
          </w:tcPr>
          <w:p w14:paraId="7E487305" w14:textId="6A947343"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5850EC" w14:textId="77777777" w:rsidR="00072799" w:rsidRPr="00376AFF" w:rsidRDefault="00072799" w:rsidP="002E7C44">
      <w:pPr>
        <w:pStyle w:val="Normale1"/>
        <w:spacing w:line="240" w:lineRule="auto"/>
        <w:jc w:val="both"/>
        <w:rPr>
          <w:rFonts w:ascii="Times New Roman" w:hAnsi="Times New Roman"/>
          <w:lang w:val="en-GB"/>
        </w:rPr>
      </w:pPr>
    </w:p>
    <w:p w14:paraId="36255AD5"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14:paraId="3697FD95" w14:textId="77777777" w:rsidTr="00B66629">
        <w:tc>
          <w:tcPr>
            <w:tcW w:w="4539" w:type="pct"/>
            <w:vAlign w:val="center"/>
          </w:tcPr>
          <w:p w14:paraId="521A62D6" w14:textId="77777777" w:rsidR="00072799" w:rsidRPr="00376AFF" w:rsidRDefault="008C6487" w:rsidP="00B66629">
            <w:pPr>
              <w:jc w:val="center"/>
              <w:rPr>
                <w:rFonts w:ascii="Times New Roman" w:hAnsi="Times New Roman"/>
                <w:position w:val="-30"/>
                <w:sz w:val="24"/>
                <w:szCs w:val="24"/>
              </w:rPr>
            </w:pPr>
            <w:r w:rsidRPr="00376AFF">
              <w:rPr>
                <w:position w:val="-32"/>
              </w:rPr>
              <w:object w:dxaOrig="1920" w:dyaOrig="760" w14:anchorId="336B995F">
                <v:shape id="_x0000_i1059" type="#_x0000_t75" style="width:91.8pt;height:37.8pt" o:ole="">
                  <v:imagedata r:id="rId86" o:title=""/>
                </v:shape>
                <o:OLEObject Type="Embed" ProgID="Equation.3" ShapeID="_x0000_i1059" DrawAspect="Content" ObjectID="_1700914793" r:id="rId87"/>
              </w:object>
            </w:r>
          </w:p>
        </w:tc>
        <w:tc>
          <w:tcPr>
            <w:tcW w:w="461" w:type="pct"/>
            <w:vAlign w:val="center"/>
          </w:tcPr>
          <w:p w14:paraId="594E9431" w14:textId="591E38A8"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FE8188A" w14:textId="77777777" w:rsidR="00072799" w:rsidRPr="00376AFF" w:rsidRDefault="00072799" w:rsidP="002E7C44">
      <w:pPr>
        <w:pStyle w:val="Normale1"/>
        <w:spacing w:line="240" w:lineRule="auto"/>
        <w:jc w:val="both"/>
        <w:rPr>
          <w:rFonts w:ascii="Times New Roman" w:hAnsi="Times New Roman"/>
          <w:lang w:val="en-GB"/>
        </w:rPr>
      </w:pPr>
    </w:p>
    <w:p w14:paraId="0602570E" w14:textId="77777777"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r w:rsidRPr="00376AFF">
        <w:rPr>
          <w:rFonts w:ascii="Times New Roman" w:hAnsi="Times New Roman"/>
          <w:i/>
          <w:lang w:val="en-GB"/>
        </w:rPr>
        <w:t>k</w:t>
      </w:r>
      <w:r w:rsidRPr="00376AFF">
        <w:rPr>
          <w:rFonts w:ascii="Times New Roman" w:hAnsi="Times New Roman"/>
          <w:i/>
          <w:vertAlign w:val="subscript"/>
          <w:lang w:val="en-GB"/>
        </w:rPr>
        <w:t>v</w:t>
      </w:r>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0284EBCF" w14:textId="77777777" w:rsidTr="00B66629">
        <w:tc>
          <w:tcPr>
            <w:tcW w:w="4539" w:type="pct"/>
            <w:vAlign w:val="center"/>
          </w:tcPr>
          <w:p w14:paraId="22D25D60" w14:textId="77777777" w:rsidR="00072799" w:rsidRPr="00376AFF" w:rsidRDefault="008C6487" w:rsidP="00072799">
            <w:pPr>
              <w:jc w:val="center"/>
              <w:rPr>
                <w:rFonts w:ascii="Times New Roman" w:hAnsi="Times New Roman"/>
                <w:position w:val="-30"/>
                <w:sz w:val="24"/>
                <w:szCs w:val="24"/>
              </w:rPr>
            </w:pPr>
            <w:r w:rsidRPr="00376AFF">
              <w:rPr>
                <w:position w:val="-70"/>
              </w:rPr>
              <w:object w:dxaOrig="6560" w:dyaOrig="1560" w14:anchorId="41E7AF06">
                <v:shape id="_x0000_i1060" type="#_x0000_t75" style="width:310.8pt;height:78pt" o:ole="">
                  <v:imagedata r:id="rId88" o:title=""/>
                </v:shape>
                <o:OLEObject Type="Embed" ProgID="Equation.3" ShapeID="_x0000_i1060" DrawAspect="Content" ObjectID="_1700914794" r:id="rId89"/>
              </w:object>
            </w:r>
          </w:p>
        </w:tc>
        <w:tc>
          <w:tcPr>
            <w:tcW w:w="461" w:type="pct"/>
            <w:vAlign w:val="center"/>
          </w:tcPr>
          <w:p w14:paraId="7B54E292" w14:textId="3A775C99"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4"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4"/>
            <w:r w:rsidRPr="00376AFF">
              <w:rPr>
                <w:rFonts w:ascii="Times New Roman" w:eastAsia="Times New Roman" w:hAnsi="Times New Roman"/>
                <w:b w:val="0"/>
                <w:bCs w:val="0"/>
                <w:color w:val="auto"/>
                <w:sz w:val="24"/>
                <w:szCs w:val="24"/>
                <w:lang w:eastAsia="it-IT"/>
              </w:rPr>
              <w:t xml:space="preserve"> </w:t>
            </w:r>
          </w:p>
        </w:tc>
      </w:tr>
    </w:tbl>
    <w:p w14:paraId="405725E9" w14:textId="77777777" w:rsidR="00072799" w:rsidRPr="00376AFF" w:rsidRDefault="00072799" w:rsidP="002E7C44">
      <w:pPr>
        <w:pStyle w:val="Normale1"/>
        <w:spacing w:line="240" w:lineRule="auto"/>
        <w:jc w:val="both"/>
        <w:rPr>
          <w:rFonts w:ascii="Times New Roman" w:hAnsi="Times New Roman"/>
          <w:lang w:val="en-GB"/>
        </w:rPr>
      </w:pPr>
    </w:p>
    <w:p w14:paraId="6A5640F3"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that f</w:t>
      </w:r>
      <w:r w:rsidR="002E7C44" w:rsidRPr="00376AFF">
        <w:rPr>
          <w:rFonts w:ascii="Times New Roman" w:hAnsi="Times New Roman"/>
          <w:lang w:val="en-GB"/>
        </w:rPr>
        <w:t xml:space="preserve">or </w:t>
      </w:r>
      <w:r w:rsidRPr="00376AFF">
        <w:rPr>
          <w:rFonts w:ascii="Times New Roman" w:hAnsi="Times New Roman"/>
          <w:i/>
          <w:lang w:val="en-GB"/>
        </w:rPr>
        <w:t>d</w:t>
      </w:r>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applied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14:paraId="0A068AF0" w14:textId="6E52AA0C" w:rsidR="002E7C44" w:rsidRPr="00376AFF" w:rsidRDefault="00120B38" w:rsidP="002E7C44">
      <w:pPr>
        <w:pStyle w:val="Normale1"/>
        <w:spacing w:line="240" w:lineRule="auto"/>
        <w:jc w:val="both"/>
        <w:rPr>
          <w:rFonts w:ascii="Times New Roman" w:hAnsi="Times New Roman"/>
          <w:lang w:val="en-GB"/>
        </w:rPr>
      </w:pPr>
      <w:bookmarkStart w:id="95"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95"/>
    </w:p>
    <w:tbl>
      <w:tblPr>
        <w:tblW w:w="4999" w:type="pct"/>
        <w:tblLayout w:type="fixed"/>
        <w:tblLook w:val="01E0" w:firstRow="1" w:lastRow="1" w:firstColumn="1" w:lastColumn="1" w:noHBand="0" w:noVBand="0"/>
      </w:tblPr>
      <w:tblGrid>
        <w:gridCol w:w="8944"/>
        <w:gridCol w:w="908"/>
      </w:tblGrid>
      <w:tr w:rsidR="00072799" w:rsidRPr="00376AFF" w14:paraId="2CBACBC5" w14:textId="77777777" w:rsidTr="00072799">
        <w:tc>
          <w:tcPr>
            <w:tcW w:w="4539" w:type="pct"/>
            <w:vAlign w:val="center"/>
          </w:tcPr>
          <w:p w14:paraId="380CD8CD" w14:textId="77777777" w:rsidR="00072799" w:rsidRPr="00376AFF" w:rsidRDefault="0045533F" w:rsidP="00072799">
            <w:pPr>
              <w:jc w:val="center"/>
            </w:pPr>
            <w:r w:rsidRPr="00376AFF">
              <w:rPr>
                <w:position w:val="-30"/>
              </w:rPr>
              <w:object w:dxaOrig="6100" w:dyaOrig="720" w14:anchorId="70324707">
                <v:shape id="_x0000_i1061" type="#_x0000_t75" style="width:286.2pt;height:36pt" o:ole="">
                  <v:imagedata r:id="rId90" o:title=""/>
                </v:shape>
                <o:OLEObject Type="Embed" ProgID="Equation.3" ShapeID="_x0000_i1061" DrawAspect="Content" ObjectID="_1700914795" r:id="rId91"/>
              </w:object>
            </w:r>
          </w:p>
          <w:p w14:paraId="5FE6127A" w14:textId="77777777" w:rsidR="00CB1216" w:rsidRPr="00376AFF" w:rsidRDefault="00CB1216" w:rsidP="00CB1216">
            <w:pPr>
              <w:jc w:val="center"/>
              <w:rPr>
                <w:rFonts w:ascii="Times New Roman" w:hAnsi="Times New Roman"/>
                <w:position w:val="-30"/>
                <w:sz w:val="24"/>
                <w:szCs w:val="24"/>
              </w:rPr>
            </w:pPr>
            <w:r w:rsidRPr="00376AFF">
              <w:rPr>
                <w:position w:val="-34"/>
              </w:rPr>
              <w:object w:dxaOrig="6180" w:dyaOrig="840" w14:anchorId="53DBCD2E">
                <v:shape id="_x0000_i1062" type="#_x0000_t75" style="width:292.8pt;height:41.4pt" o:ole="">
                  <v:imagedata r:id="rId92" o:title=""/>
                </v:shape>
                <o:OLEObject Type="Embed" ProgID="Equation.3" ShapeID="_x0000_i1062" DrawAspect="Content" ObjectID="_1700914796" r:id="rId93"/>
              </w:object>
            </w:r>
          </w:p>
        </w:tc>
        <w:tc>
          <w:tcPr>
            <w:tcW w:w="461" w:type="pct"/>
            <w:vAlign w:val="center"/>
          </w:tcPr>
          <w:p w14:paraId="185FC2A4" w14:textId="38DD8D3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6"/>
            <w:r w:rsidRPr="00376AFF">
              <w:rPr>
                <w:rFonts w:ascii="Times New Roman" w:eastAsia="Times New Roman" w:hAnsi="Times New Roman"/>
                <w:b w:val="0"/>
                <w:bCs w:val="0"/>
                <w:color w:val="auto"/>
                <w:sz w:val="24"/>
                <w:szCs w:val="24"/>
                <w:lang w:eastAsia="it-IT"/>
              </w:rPr>
              <w:t xml:space="preserve"> </w:t>
            </w:r>
          </w:p>
        </w:tc>
      </w:tr>
    </w:tbl>
    <w:p w14:paraId="15281544" w14:textId="56469F7F"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(Pa×s)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(Pa×s) the molecular viscosity </w:t>
      </w:r>
      <w:r w:rsidRPr="00376AFF">
        <w:rPr>
          <w:rFonts w:ascii="Times New Roman" w:hAnsi="Times New Roman"/>
          <w:lang w:val="en-GB"/>
        </w:rPr>
        <w:t>.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6B40CB" w:rsidRPr="006B40CB">
        <w:rPr>
          <w:rFonts w:ascii="Times New Roman" w:hAnsi="Times New Roman"/>
          <w:lang w:val="en-GB"/>
        </w:rPr>
        <w:t>(6.27)</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particular boundary treatment scheme</w:t>
      </w:r>
      <w:r w:rsidRPr="00376AFF">
        <w:rPr>
          <w:rFonts w:ascii="Times New Roman" w:hAnsi="Times New Roman"/>
          <w:lang w:val="en-GB"/>
        </w:rPr>
        <w:t>.</w:t>
      </w:r>
    </w:p>
    <w:p w14:paraId="3DC49D3B" w14:textId="77777777"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2AA5697" w14:textId="77777777" w:rsidTr="00B66629">
        <w:tc>
          <w:tcPr>
            <w:tcW w:w="4539" w:type="pct"/>
            <w:vAlign w:val="center"/>
          </w:tcPr>
          <w:p w14:paraId="3AD0BDDF"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w14:anchorId="325B3E72">
                <v:shape id="_x0000_i1063" type="#_x0000_t75" style="width:112.2pt;height:35.4pt" o:ole="">
                  <v:imagedata r:id="rId94" o:title=""/>
                </v:shape>
                <o:OLEObject Type="Embed" ProgID="Equation.3" ShapeID="_x0000_i1063" DrawAspect="Content" ObjectID="_1700914797" r:id="rId95"/>
              </w:object>
            </w:r>
          </w:p>
        </w:tc>
        <w:tc>
          <w:tcPr>
            <w:tcW w:w="461" w:type="pct"/>
            <w:vAlign w:val="center"/>
          </w:tcPr>
          <w:p w14:paraId="7510DAE4" w14:textId="2BBBE864"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7"/>
            <w:r w:rsidRPr="00376AFF">
              <w:rPr>
                <w:rFonts w:ascii="Times New Roman" w:eastAsia="Times New Roman" w:hAnsi="Times New Roman"/>
                <w:b w:val="0"/>
                <w:bCs w:val="0"/>
                <w:color w:val="auto"/>
                <w:sz w:val="24"/>
                <w:szCs w:val="24"/>
                <w:lang w:eastAsia="it-IT"/>
              </w:rPr>
              <w:t xml:space="preserve"> </w:t>
            </w:r>
          </w:p>
        </w:tc>
      </w:tr>
    </w:tbl>
    <w:p w14:paraId="7BC898C6" w14:textId="77777777" w:rsidR="00072799" w:rsidRPr="00376AFF" w:rsidRDefault="00072799" w:rsidP="002E7C44">
      <w:pPr>
        <w:pStyle w:val="Normale1"/>
        <w:spacing w:line="240" w:lineRule="auto"/>
        <w:jc w:val="both"/>
        <w:rPr>
          <w:rFonts w:ascii="Times New Roman" w:hAnsi="Times New Roman"/>
          <w:lang w:val="en-GB"/>
        </w:rPr>
      </w:pPr>
    </w:p>
    <w:p w14:paraId="5999CD6D" w14:textId="0A661A4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w:t>
      </w:r>
      <w:sdt>
        <w:sdtPr>
          <w:rPr>
            <w:rFonts w:ascii="Times New Roman" w:hAnsi="Times New Roman"/>
            <w:lang w:val="en-GB"/>
          </w:rPr>
          <w:id w:val="-1858110219"/>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9E19BA">
            <w:rPr>
              <w:rFonts w:ascii="Times New Roman" w:hAnsi="Times New Roman"/>
              <w:lang w:val="en-GB"/>
            </w:rPr>
            <w:fldChar w:fldCharType="end"/>
          </w:r>
        </w:sdtContent>
      </w:sdt>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091C52FB" w14:textId="77777777" w:rsidTr="00B66629">
        <w:tc>
          <w:tcPr>
            <w:tcW w:w="4539" w:type="pct"/>
            <w:vAlign w:val="center"/>
          </w:tcPr>
          <w:p w14:paraId="7C6AC535"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w14:anchorId="717761FE">
                <v:shape id="_x0000_i1064" type="#_x0000_t75" style="width:135.6pt;height:19.8pt" o:ole="">
                  <v:imagedata r:id="rId96" o:title=""/>
                </v:shape>
                <o:OLEObject Type="Embed" ProgID="Equation.3" ShapeID="_x0000_i1064" DrawAspect="Content" ObjectID="_1700914798" r:id="rId97"/>
              </w:object>
            </w:r>
          </w:p>
        </w:tc>
        <w:tc>
          <w:tcPr>
            <w:tcW w:w="461" w:type="pct"/>
            <w:vAlign w:val="center"/>
          </w:tcPr>
          <w:p w14:paraId="271C70B3" w14:textId="5CA49E93"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8"/>
            <w:r w:rsidRPr="00376AFF">
              <w:rPr>
                <w:rFonts w:ascii="Times New Roman" w:eastAsia="Times New Roman" w:hAnsi="Times New Roman"/>
                <w:b w:val="0"/>
                <w:bCs w:val="0"/>
                <w:color w:val="auto"/>
                <w:sz w:val="24"/>
                <w:szCs w:val="24"/>
                <w:lang w:eastAsia="it-IT"/>
              </w:rPr>
              <w:t xml:space="preserve"> </w:t>
            </w:r>
          </w:p>
        </w:tc>
      </w:tr>
    </w:tbl>
    <w:p w14:paraId="1EA81365" w14:textId="77777777" w:rsidR="00072799" w:rsidRPr="00376AFF" w:rsidRDefault="00072799" w:rsidP="002E7C44">
      <w:pPr>
        <w:pStyle w:val="Normale1"/>
        <w:spacing w:line="240" w:lineRule="auto"/>
        <w:jc w:val="both"/>
        <w:rPr>
          <w:rFonts w:ascii="Times New Roman" w:hAnsi="Times New Roman"/>
          <w:lang w:val="en-GB"/>
        </w:rPr>
      </w:pPr>
    </w:p>
    <w:p w14:paraId="30FCC39D" w14:textId="5A41A2D0"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(6.28)</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(6.29)</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14:paraId="48FA76F4" w14:textId="77777777" w:rsidTr="00B66629">
        <w:tc>
          <w:tcPr>
            <w:tcW w:w="4539" w:type="pct"/>
            <w:vAlign w:val="center"/>
          </w:tcPr>
          <w:p w14:paraId="6BE9212B"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w14:anchorId="0BF75186">
                <v:shape id="_x0000_i1065" type="#_x0000_t75" style="width:112.2pt;height:36pt" o:ole="">
                  <v:imagedata r:id="rId98" o:title=""/>
                </v:shape>
                <o:OLEObject Type="Embed" ProgID="Equation.3" ShapeID="_x0000_i1065" DrawAspect="Content" ObjectID="_1700914799" r:id="rId99"/>
              </w:object>
            </w:r>
            <w:r w:rsidR="008C6487" w:rsidRPr="00376AFF">
              <w:t xml:space="preserve">,   </w:t>
            </w:r>
            <w:r w:rsidR="008C6487" w:rsidRPr="00376AFF">
              <w:rPr>
                <w:position w:val="-30"/>
              </w:rPr>
              <w:object w:dxaOrig="2620" w:dyaOrig="720" w14:anchorId="29FF4C16">
                <v:shape id="_x0000_i1066" type="#_x0000_t75" style="width:125.4pt;height:36pt" o:ole="">
                  <v:imagedata r:id="rId100" o:title=""/>
                </v:shape>
                <o:OLEObject Type="Embed" ProgID="Equation.3" ShapeID="_x0000_i1066" DrawAspect="Content" ObjectID="_1700914800" r:id="rId101"/>
              </w:object>
            </w:r>
          </w:p>
        </w:tc>
        <w:tc>
          <w:tcPr>
            <w:tcW w:w="461" w:type="pct"/>
            <w:vAlign w:val="center"/>
          </w:tcPr>
          <w:p w14:paraId="69AA653B" w14:textId="3D9C24CE"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9"/>
            <w:r w:rsidRPr="00376AFF">
              <w:rPr>
                <w:rFonts w:ascii="Times New Roman" w:eastAsia="Times New Roman" w:hAnsi="Times New Roman"/>
                <w:b w:val="0"/>
                <w:bCs w:val="0"/>
                <w:color w:val="auto"/>
                <w:sz w:val="24"/>
                <w:szCs w:val="24"/>
                <w:lang w:eastAsia="it-IT"/>
              </w:rPr>
              <w:t xml:space="preserve"> </w:t>
            </w:r>
          </w:p>
        </w:tc>
      </w:tr>
    </w:tbl>
    <w:p w14:paraId="4BB24568" w14:textId="77777777" w:rsidR="00072799" w:rsidRPr="00376AFF" w:rsidRDefault="00072799" w:rsidP="002E7C44">
      <w:pPr>
        <w:pStyle w:val="Normale1"/>
        <w:spacing w:line="240" w:lineRule="auto"/>
        <w:jc w:val="both"/>
        <w:rPr>
          <w:rFonts w:ascii="Times New Roman" w:hAnsi="Times New Roman"/>
          <w:lang w:val="en-GB"/>
        </w:rPr>
      </w:pPr>
    </w:p>
    <w:p w14:paraId="111D8DA9" w14:textId="77777777"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6D2879FC" w14:textId="77777777" w:rsidTr="00B66629">
        <w:tc>
          <w:tcPr>
            <w:tcW w:w="4539" w:type="pct"/>
            <w:vAlign w:val="center"/>
          </w:tcPr>
          <w:p w14:paraId="35D04EEF" w14:textId="77777777"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w14:anchorId="4216A9A1">
                <v:shape id="_x0000_i1067" type="#_x0000_t75" style="width:116.4pt;height:54.6pt" o:ole="">
                  <v:imagedata r:id="rId102" o:title=""/>
                </v:shape>
                <o:OLEObject Type="Embed" ProgID="Equation.3" ShapeID="_x0000_i1067" DrawAspect="Content" ObjectID="_1700914801" r:id="rId103"/>
              </w:object>
            </w:r>
          </w:p>
        </w:tc>
        <w:tc>
          <w:tcPr>
            <w:tcW w:w="461" w:type="pct"/>
            <w:vAlign w:val="center"/>
          </w:tcPr>
          <w:p w14:paraId="1370E5B1" w14:textId="6B8B66B4"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0"/>
            <w:r w:rsidRPr="00376AFF">
              <w:rPr>
                <w:rFonts w:ascii="Times New Roman" w:eastAsia="Times New Roman" w:hAnsi="Times New Roman"/>
                <w:b w:val="0"/>
                <w:bCs w:val="0"/>
                <w:color w:val="auto"/>
                <w:sz w:val="24"/>
                <w:szCs w:val="24"/>
                <w:lang w:eastAsia="it-IT"/>
              </w:rPr>
              <w:t xml:space="preserve"> </w:t>
            </w:r>
          </w:p>
        </w:tc>
      </w:tr>
    </w:tbl>
    <w:p w14:paraId="44DCABB6" w14:textId="77777777" w:rsidR="00072799" w:rsidRPr="00376AFF" w:rsidRDefault="00072799" w:rsidP="002E7C44">
      <w:pPr>
        <w:pStyle w:val="Normale1"/>
        <w:spacing w:line="240" w:lineRule="auto"/>
        <w:jc w:val="both"/>
        <w:rPr>
          <w:rFonts w:ascii="Times New Roman" w:hAnsi="Times New Roman"/>
          <w:lang w:val="en-GB"/>
        </w:rPr>
      </w:pPr>
    </w:p>
    <w:p w14:paraId="60B445FF" w14:textId="77777777"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14:paraId="7EEE4284" w14:textId="799EEF85"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6B40CB" w:rsidRPr="006B40CB">
        <w:rPr>
          <w:rFonts w:ascii="Times New Roman" w:hAnsi="Times New Roman"/>
          <w:lang w:val="en-GB"/>
        </w:rPr>
        <w:t>(6.26)</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6B40CB" w:rsidRPr="006B40CB">
        <w:rPr>
          <w:rFonts w:ascii="Times New Roman" w:hAnsi="Times New Roman"/>
          <w:lang w:val="en-GB"/>
        </w:rPr>
        <w:t>(6.31)</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6B40CB" w:rsidRPr="006B40CB">
        <w:rPr>
          <w:rFonts w:ascii="Times New Roman" w:hAnsi="Times New Roman"/>
          <w:lang w:val="en-GB"/>
        </w:rPr>
        <w:t>(6.30)</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59023C46" w14:textId="77777777" w:rsidTr="00B66629">
        <w:tc>
          <w:tcPr>
            <w:tcW w:w="4539" w:type="pct"/>
            <w:vAlign w:val="center"/>
          </w:tcPr>
          <w:p w14:paraId="157ABDF6"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w14:anchorId="7A7663D2">
                <v:shape id="_x0000_i1068" type="#_x0000_t75" style="width:216.6pt;height:41.4pt" o:ole="">
                  <v:imagedata r:id="rId104" o:title=""/>
                </v:shape>
                <o:OLEObject Type="Embed" ProgID="Equation.3" ShapeID="_x0000_i1068" DrawAspect="Content" ObjectID="_1700914802" r:id="rId105"/>
              </w:object>
            </w:r>
          </w:p>
        </w:tc>
        <w:tc>
          <w:tcPr>
            <w:tcW w:w="461" w:type="pct"/>
            <w:vAlign w:val="center"/>
          </w:tcPr>
          <w:p w14:paraId="20D65186" w14:textId="7F74C9C6"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1"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1"/>
            <w:r w:rsidRPr="00376AFF">
              <w:rPr>
                <w:rFonts w:ascii="Times New Roman" w:eastAsia="Times New Roman" w:hAnsi="Times New Roman"/>
                <w:b w:val="0"/>
                <w:bCs w:val="0"/>
                <w:color w:val="auto"/>
                <w:sz w:val="24"/>
                <w:szCs w:val="24"/>
                <w:lang w:eastAsia="it-IT"/>
              </w:rPr>
              <w:t xml:space="preserve"> </w:t>
            </w:r>
          </w:p>
        </w:tc>
      </w:tr>
    </w:tbl>
    <w:p w14:paraId="45CF24EB" w14:textId="77777777" w:rsidR="00072799" w:rsidRPr="00376AFF" w:rsidRDefault="00072799" w:rsidP="002E7C44">
      <w:pPr>
        <w:pStyle w:val="Normale1"/>
        <w:spacing w:line="240" w:lineRule="auto"/>
        <w:jc w:val="both"/>
        <w:rPr>
          <w:rFonts w:ascii="Times New Roman" w:hAnsi="Times New Roman"/>
          <w:lang w:val="en-GB"/>
        </w:rPr>
      </w:pPr>
    </w:p>
    <w:p w14:paraId="36C81CE5" w14:textId="7777777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The particular def</w:t>
      </w:r>
      <w:r w:rsidR="00DE47BD" w:rsidRPr="00376AFF">
        <w:rPr>
          <w:rFonts w:ascii="Times New Roman" w:hAnsi="Times New Roman"/>
          <w:lang w:val="en-GB"/>
        </w:rPr>
        <w:t>i</w:t>
      </w:r>
      <w:r w:rsidRPr="00376AFF">
        <w:rPr>
          <w:rFonts w:ascii="Times New Roman" w:hAnsi="Times New Roman"/>
          <w:lang w:val="en-GB"/>
        </w:rPr>
        <w:t xml:space="preserve">nitions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14:paraId="360948A5" w14:textId="0E925333"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(Manenti et al., 2012</w:t>
      </w:r>
      <w:r w:rsidR="002153BD" w:rsidRPr="00376AFF">
        <w:rPr>
          <w:rFonts w:ascii="Times New Roman" w:hAnsi="Times New Roman"/>
          <w:lang w:val="en-GB"/>
        </w:rPr>
        <w:t>,</w:t>
      </w:r>
      <w:sdt>
        <w:sdtPr>
          <w:rPr>
            <w:rFonts w:ascii="Times New Roman" w:hAnsi="Times New Roman"/>
            <w:lang w:val="en-GB"/>
          </w:rPr>
          <w:id w:val="-490638768"/>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Man12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[4]</w:t>
          </w:r>
          <w:r w:rsidR="00E81ECE">
            <w:rPr>
              <w:rFonts w:ascii="Times New Roman" w:hAnsi="Times New Roman"/>
              <w:lang w:val="en-GB"/>
            </w:rPr>
            <w:fldChar w:fldCharType="end"/>
          </w:r>
        </w:sdtContent>
      </w:sdt>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52B607D3" w14:textId="77777777" w:rsidTr="00255B9F">
        <w:tc>
          <w:tcPr>
            <w:tcW w:w="4539" w:type="pct"/>
            <w:vAlign w:val="center"/>
          </w:tcPr>
          <w:p w14:paraId="1D34B869"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w14:anchorId="2AE0636E">
                <v:shape id="_x0000_i1069" type="#_x0000_t75" style="width:72.6pt;height:28.8pt" o:ole="">
                  <v:imagedata r:id="rId106" o:title=""/>
                </v:shape>
                <o:OLEObject Type="Embed" ProgID="Equation.3" ShapeID="_x0000_i1069" DrawAspect="Content" ObjectID="_1700914803" r:id="rId107"/>
              </w:object>
            </w:r>
          </w:p>
        </w:tc>
        <w:tc>
          <w:tcPr>
            <w:tcW w:w="461" w:type="pct"/>
            <w:vAlign w:val="center"/>
          </w:tcPr>
          <w:p w14:paraId="0A935F27" w14:textId="047B18BB"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2"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2"/>
            <w:r w:rsidRPr="00376AFF">
              <w:rPr>
                <w:rFonts w:ascii="Times New Roman" w:eastAsia="Times New Roman" w:hAnsi="Times New Roman"/>
                <w:b w:val="0"/>
                <w:bCs w:val="0"/>
                <w:color w:val="auto"/>
                <w:sz w:val="24"/>
                <w:szCs w:val="24"/>
                <w:lang w:eastAsia="it-IT"/>
              </w:rPr>
              <w:t xml:space="preserve"> </w:t>
            </w:r>
          </w:p>
        </w:tc>
      </w:tr>
    </w:tbl>
    <w:p w14:paraId="2C570D62" w14:textId="77777777" w:rsidR="00255B9F" w:rsidRPr="00376AFF" w:rsidRDefault="00255B9F" w:rsidP="00255B9F">
      <w:pPr>
        <w:pStyle w:val="Normale1"/>
        <w:spacing w:line="240" w:lineRule="auto"/>
        <w:jc w:val="both"/>
        <w:rPr>
          <w:rFonts w:ascii="Times New Roman" w:hAnsi="Times New Roman"/>
          <w:lang w:val="en-GB"/>
        </w:rPr>
      </w:pPr>
    </w:p>
    <w:p w14:paraId="22A93960" w14:textId="14DE5BD3"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6B40CB" w:rsidRPr="006B40CB">
        <w:rPr>
          <w:rFonts w:ascii="Times New Roman" w:hAnsi="Times New Roman"/>
          <w:lang w:val="en-GB"/>
        </w:rPr>
        <w:t>(6.32)</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6B40CB" w:rsidRPr="006B40CB">
        <w:rPr>
          <w:rFonts w:ascii="Times New Roman" w:hAnsi="Times New Roman"/>
          <w:lang w:val="en-GB"/>
        </w:rPr>
        <w:t>(6.33)</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particle approach, ...).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14:paraId="510AEA5F" w14:textId="7832F553"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r w:rsidR="00255B9F" w:rsidRPr="00376AFF">
        <w:rPr>
          <w:rFonts w:ascii="Times New Roman" w:hAnsi="Times New Roman"/>
          <w:lang w:val="en-GB"/>
        </w:rPr>
        <w:t>Citrini &amp; Noseda</w:t>
      </w:r>
      <w:r w:rsidRPr="00376AFF">
        <w:rPr>
          <w:rFonts w:ascii="Times New Roman" w:hAnsi="Times New Roman"/>
          <w:lang w:val="en-GB"/>
        </w:rPr>
        <w:t xml:space="preserve">, </w:t>
      </w:r>
      <w:commentRangeStart w:id="103"/>
      <w:r w:rsidR="002153BD" w:rsidRPr="00376AFF">
        <w:rPr>
          <w:rFonts w:ascii="Times New Roman" w:hAnsi="Times New Roman"/>
          <w:lang w:val="en-GB"/>
        </w:rPr>
        <w:t>1987</w:t>
      </w:r>
      <w:commentRangeEnd w:id="103"/>
      <w:r w:rsidR="002153BD" w:rsidRPr="00376AFF">
        <w:rPr>
          <w:rStyle w:val="Rimandocommento"/>
          <w:rFonts w:ascii="Times New Roman" w:hAnsi="Times New Roman"/>
          <w:szCs w:val="20"/>
          <w:lang w:val="en-GB"/>
        </w:rPr>
        <w:commentReference w:id="103"/>
      </w:r>
      <w:r w:rsidR="002153BD" w:rsidRPr="00376AFF">
        <w:rPr>
          <w:rFonts w:ascii="Times New Roman" w:hAnsi="Times New Roman"/>
          <w:lang w:val="en-GB"/>
        </w:rPr>
        <w:t>,</w:t>
      </w:r>
      <w:sdt>
        <w:sdtPr>
          <w:rPr>
            <w:rFonts w:ascii="Times New Roman" w:hAnsi="Times New Roman"/>
            <w:lang w:val="en-GB"/>
          </w:rPr>
          <w:id w:val="378664041"/>
          <w:citation/>
        </w:sdtPr>
        <w:sdtEndPr/>
        <w:sdtContent>
          <w:r w:rsidR="000A7BE1">
            <w:rPr>
              <w:rFonts w:ascii="Times New Roman" w:hAnsi="Times New Roman"/>
              <w:lang w:val="en-GB"/>
            </w:rPr>
            <w:fldChar w:fldCharType="begin"/>
          </w:r>
          <w:r w:rsidR="000A7BE1">
            <w:rPr>
              <w:rFonts w:ascii="Times New Roman" w:hAnsi="Times New Roman"/>
            </w:rPr>
            <w:instrText xml:space="preserve"> CITATION Cit87 \l 1040 </w:instrText>
          </w:r>
          <w:r w:rsidR="000A7BE1">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[28]</w:t>
          </w:r>
          <w:r w:rsidR="000A7BE1">
            <w:rPr>
              <w:rFonts w:ascii="Times New Roman" w:hAnsi="Times New Roman"/>
              <w:lang w:val="en-GB"/>
            </w:rPr>
            <w:fldChar w:fldCharType="end"/>
          </w:r>
        </w:sdtContent>
      </w:sdt>
      <w:r w:rsidR="002153BD" w:rsidRPr="00376AFF">
        <w:rPr>
          <w:rFonts w:ascii="Times New Roman" w:hAnsi="Times New Roman"/>
          <w:lang w:val="en-GB"/>
        </w:rPr>
        <w:t xml:space="preserve">,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noProof/>
          <w:lang w:val="en-GB"/>
        </w:rPr>
        <w:t>45</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02D9384F" w14:textId="77777777" w:rsidTr="00255B9F">
        <w:tc>
          <w:tcPr>
            <w:tcW w:w="4539" w:type="pct"/>
            <w:vAlign w:val="center"/>
          </w:tcPr>
          <w:p w14:paraId="2ACE17D4"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w14:anchorId="7D533B6A">
                <v:shape id="_x0000_i1070" type="#_x0000_t75" style="width:39.6pt;height:27.6pt" o:ole="">
                  <v:imagedata r:id="rId108" o:title=""/>
                </v:shape>
                <o:OLEObject Type="Embed" ProgID="Equation.3" ShapeID="_x0000_i1070" DrawAspect="Content" ObjectID="_1700914804" r:id="rId109"/>
              </w:object>
            </w:r>
          </w:p>
        </w:tc>
        <w:tc>
          <w:tcPr>
            <w:tcW w:w="461" w:type="pct"/>
            <w:vAlign w:val="center"/>
          </w:tcPr>
          <w:p w14:paraId="3F74E746" w14:textId="0C3652D0"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51D3F0" w14:textId="77777777" w:rsidR="00255B9F" w:rsidRPr="00376AFF" w:rsidRDefault="00255B9F" w:rsidP="002E7C44">
      <w:pPr>
        <w:pStyle w:val="Normale1"/>
        <w:spacing w:line="240" w:lineRule="auto"/>
        <w:jc w:val="both"/>
        <w:rPr>
          <w:rFonts w:ascii="Times New Roman" w:hAnsi="Times New Roman"/>
          <w:lang w:val="en-GB"/>
        </w:rPr>
      </w:pPr>
    </w:p>
    <w:p w14:paraId="783C8297" w14:textId="77777777"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14:paraId="3E64F481" w14:textId="77777777" w:rsidTr="00A81827">
        <w:tc>
          <w:tcPr>
            <w:tcW w:w="4539" w:type="pct"/>
            <w:vAlign w:val="center"/>
          </w:tcPr>
          <w:p w14:paraId="446ADAFC" w14:textId="77777777"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w14:anchorId="7D1B4425">
                <v:shape id="_x0000_i1071" type="#_x0000_t75" style="width:204.6pt;height:79.2pt" o:ole="">
                  <v:imagedata r:id="rId110" o:title=""/>
                </v:shape>
                <o:OLEObject Type="Embed" ProgID="Equation.3" ShapeID="_x0000_i1071" DrawAspect="Content" ObjectID="_1700914805" r:id="rId111"/>
              </w:object>
            </w:r>
          </w:p>
        </w:tc>
        <w:tc>
          <w:tcPr>
            <w:tcW w:w="461" w:type="pct"/>
            <w:vAlign w:val="center"/>
          </w:tcPr>
          <w:p w14:paraId="525FC066" w14:textId="09647391"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4"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4"/>
            <w:r w:rsidRPr="00376AFF">
              <w:rPr>
                <w:rFonts w:ascii="Times New Roman" w:eastAsia="Times New Roman" w:hAnsi="Times New Roman"/>
                <w:b w:val="0"/>
                <w:bCs w:val="0"/>
                <w:color w:val="auto"/>
                <w:sz w:val="24"/>
                <w:szCs w:val="24"/>
                <w:lang w:eastAsia="it-IT"/>
              </w:rPr>
              <w:t xml:space="preserve"> </w:t>
            </w:r>
          </w:p>
        </w:tc>
      </w:tr>
    </w:tbl>
    <w:p w14:paraId="4204BE79" w14:textId="77777777" w:rsidR="00A81827" w:rsidRPr="00376AFF" w:rsidRDefault="00A81827" w:rsidP="00A81827">
      <w:pPr>
        <w:pStyle w:val="Normale1"/>
        <w:spacing w:line="240" w:lineRule="auto"/>
        <w:jc w:val="both"/>
        <w:rPr>
          <w:rFonts w:ascii="Times New Roman" w:hAnsi="Times New Roman"/>
          <w:lang w:val="en-GB"/>
        </w:rPr>
      </w:pPr>
    </w:p>
    <w:p w14:paraId="4B0BF7FB" w14:textId="77777777"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14:paraId="253531BA" w14:textId="697B441A"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6B40CB" w:rsidRPr="006B40CB">
        <w:rPr>
          <w:rFonts w:ascii="Times New Roman" w:hAnsi="Times New Roman"/>
          <w:lang w:val="en-GB"/>
        </w:rPr>
        <w:t>(6.35)</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11F321F" w14:textId="77777777" w:rsidTr="00B66629">
        <w:tc>
          <w:tcPr>
            <w:tcW w:w="4539" w:type="pct"/>
            <w:vAlign w:val="center"/>
          </w:tcPr>
          <w:p w14:paraId="04C1625F" w14:textId="77777777" w:rsidR="00072799" w:rsidRPr="00376AFF" w:rsidRDefault="00A81827" w:rsidP="00B66629">
            <w:pPr>
              <w:spacing w:line="240" w:lineRule="auto"/>
              <w:jc w:val="center"/>
            </w:pPr>
            <w:r w:rsidRPr="00376AFF">
              <w:rPr>
                <w:position w:val="-12"/>
              </w:rPr>
              <w:object w:dxaOrig="3519" w:dyaOrig="360" w14:anchorId="1A123C59">
                <v:shape id="_x0000_i1072" type="#_x0000_t75" style="width:166.8pt;height:18pt" o:ole="">
                  <v:imagedata r:id="rId112" o:title=""/>
                </v:shape>
                <o:OLEObject Type="Embed" ProgID="Equation.3" ShapeID="_x0000_i1072" DrawAspect="Content" ObjectID="_1700914806" r:id="rId113"/>
              </w:object>
            </w:r>
          </w:p>
          <w:p w14:paraId="09E79A07" w14:textId="77777777" w:rsidR="007D5D55" w:rsidRPr="00376AFF" w:rsidRDefault="00A81827" w:rsidP="007D5D55">
            <w:pPr>
              <w:spacing w:line="240" w:lineRule="auto"/>
              <w:jc w:val="center"/>
            </w:pPr>
            <w:r w:rsidRPr="00376AFF">
              <w:rPr>
                <w:position w:val="-12"/>
              </w:rPr>
              <w:object w:dxaOrig="3379" w:dyaOrig="360" w14:anchorId="48A1F461">
                <v:shape id="_x0000_i1073" type="#_x0000_t75" style="width:159.6pt;height:18pt" o:ole="">
                  <v:imagedata r:id="rId114" o:title=""/>
                </v:shape>
                <o:OLEObject Type="Embed" ProgID="Equation.3" ShapeID="_x0000_i1073" DrawAspect="Content" ObjectID="_1700914807" r:id="rId115"/>
              </w:object>
            </w:r>
          </w:p>
        </w:tc>
        <w:tc>
          <w:tcPr>
            <w:tcW w:w="461" w:type="pct"/>
            <w:vAlign w:val="center"/>
          </w:tcPr>
          <w:p w14:paraId="150CA4E9" w14:textId="4215A790"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4D2A0EF" w14:textId="0B507D8D"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5F74CA36" w14:textId="77777777"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14:paraId="1E7E6E35" w14:textId="77777777"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14:paraId="7356B301" w14:textId="0F7B6450"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w:t>
      </w:r>
      <w:sdt>
        <w:sdtPr>
          <w:rPr>
            <w:rFonts w:ascii="Times New Roman" w:hAnsi="Times New Roman"/>
            <w:lang w:val="en-GB"/>
          </w:rPr>
          <w:id w:val="1960528918"/>
          <w:citation/>
        </w:sdtPr>
        <w:sdtEndPr/>
        <w:sdtContent>
          <w:r w:rsidR="00267382">
            <w:rPr>
              <w:rFonts w:ascii="Times New Roman" w:hAnsi="Times New Roman"/>
              <w:lang w:val="en-GB"/>
            </w:rPr>
            <w:fldChar w:fldCharType="begin"/>
          </w:r>
          <w:r w:rsidR="00267382">
            <w:rPr>
              <w:rFonts w:ascii="Times New Roman" w:hAnsi="Times New Roman"/>
            </w:rPr>
            <w:instrText xml:space="preserve"> CITATION Fer13 \l 1040 </w:instrText>
          </w:r>
          <w:r w:rsidR="0026738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[11]</w:t>
          </w:r>
          <w:r w:rsidR="00267382">
            <w:rPr>
              <w:rFonts w:ascii="Times New Roman" w:hAnsi="Times New Roman"/>
              <w:lang w:val="en-GB"/>
            </w:rPr>
            <w:fldChar w:fldCharType="end"/>
          </w:r>
        </w:sdtContent>
      </w:sdt>
      <w:r w:rsidR="00A81827" w:rsidRPr="00376AFF">
        <w:rPr>
          <w:rFonts w:ascii="Times New Roman" w:hAnsi="Times New Roman"/>
          <w:lang w:val="en-GB"/>
        </w:rPr>
        <w:t>; CFX, 2020</w:t>
      </w:r>
      <w:r w:rsidR="002153BD" w:rsidRPr="00376AFF">
        <w:rPr>
          <w:rFonts w:ascii="Times New Roman" w:hAnsi="Times New Roman"/>
          <w:lang w:val="en-GB"/>
        </w:rPr>
        <w:t>,</w:t>
      </w:r>
      <w:sdt>
        <w:sdtPr>
          <w:rPr>
            <w:rFonts w:ascii="Times New Roman" w:hAnsi="Times New Roman"/>
            <w:lang w:val="en-GB"/>
          </w:rPr>
          <w:id w:val="-1454941819"/>
          <w:citation/>
        </w:sdtPr>
        <w:sdtEndPr/>
        <w:sdtContent>
          <w:r w:rsidR="00E177E2">
            <w:rPr>
              <w:rFonts w:ascii="Times New Roman" w:hAnsi="Times New Roman"/>
              <w:lang w:val="en-GB"/>
            </w:rPr>
            <w:fldChar w:fldCharType="begin"/>
          </w:r>
          <w:r w:rsidR="00E177E2">
            <w:rPr>
              <w:rFonts w:ascii="Times New Roman" w:hAnsi="Times New Roman"/>
            </w:rPr>
            <w:instrText xml:space="preserve"> CITATION CFX20 \l 1040 </w:instrText>
          </w:r>
          <w:r w:rsidR="00E177E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[29]</w:t>
          </w:r>
          <w:r w:rsidR="00E177E2">
            <w:rPr>
              <w:rFonts w:ascii="Times New Roman" w:hAnsi="Times New Roman"/>
              <w:lang w:val="en-GB"/>
            </w:rPr>
            <w:fldChar w:fldCharType="end"/>
          </w:r>
        </w:sdtContent>
      </w:sdt>
      <w:commentRangeStart w:id="105"/>
      <w:commentRangeEnd w:id="105"/>
      <w:r w:rsidR="002153BD" w:rsidRPr="00376AFF">
        <w:rPr>
          <w:rStyle w:val="Rimandocommento"/>
          <w:rFonts w:ascii="Times New Roman" w:hAnsi="Times New Roman"/>
          <w:szCs w:val="20"/>
          <w:lang w:val="en-GB"/>
        </w:rPr>
        <w:commentReference w:id="105"/>
      </w:r>
      <w:r w:rsidR="002E7C44" w:rsidRPr="00376AFF">
        <w:rPr>
          <w:rFonts w:ascii="Times New Roman" w:hAnsi="Times New Roman"/>
          <w:lang w:val="en-GB"/>
        </w:rPr>
        <w:t>).</w:t>
      </w:r>
    </w:p>
    <w:p w14:paraId="601E1FB4" w14:textId="77777777" w:rsidR="00981CB0" w:rsidRDefault="00981CB0" w:rsidP="00981CB0">
      <w:pPr>
        <w:pStyle w:val="Normale1"/>
        <w:spacing w:line="240" w:lineRule="auto"/>
        <w:jc w:val="both"/>
        <w:rPr>
          <w:rFonts w:ascii="Times New Roman" w:hAnsi="Times New Roman"/>
          <w:lang w:val="en-GB"/>
        </w:rPr>
      </w:pPr>
    </w:p>
    <w:p w14:paraId="7EB31D6B" w14:textId="77777777" w:rsidR="006048FB" w:rsidRPr="006048FB" w:rsidRDefault="006048FB" w:rsidP="006048FB">
      <w:pPr>
        <w:pStyle w:val="Amicarellititle2"/>
      </w:pPr>
      <w:bookmarkStart w:id="106" w:name="_Ref63061761"/>
      <w:bookmarkStart w:id="107" w:name="_Toc64122595"/>
      <w:bookmarkStart w:id="108" w:name="_Toc86930606"/>
      <w:commentRangeStart w:id="109"/>
      <w:r w:rsidRPr="006048FB">
        <w:t>Dirichlet’s boundary conditions for the water depth</w:t>
      </w:r>
      <w:bookmarkEnd w:id="106"/>
      <w:bookmarkEnd w:id="107"/>
      <w:commentRangeEnd w:id="109"/>
      <w:r>
        <w:rPr>
          <w:rStyle w:val="Rimandocommento"/>
          <w:b w:val="0"/>
          <w:szCs w:val="20"/>
          <w:lang w:val="it-IT"/>
        </w:rPr>
        <w:commentReference w:id="109"/>
      </w:r>
      <w:bookmarkEnd w:id="108"/>
    </w:p>
    <w:p w14:paraId="387C9AB1"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numerical scheme for Dirichlet’s boundary conditions on water depth is reported in the present section. The zone associated with these boundary conditions are defined as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can be defined within the same domain.</w:t>
      </w:r>
    </w:p>
    <w:p w14:paraId="1F4745DB"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376AFF">
        <w:rPr>
          <w:rFonts w:ascii="Times New Roman" w:hAnsi="Times New Roman"/>
          <w:i/>
          <w:sz w:val="24"/>
          <w:szCs w:val="24"/>
        </w:rPr>
        <w:t>z</w:t>
      </w:r>
      <w:r w:rsidRPr="00376AFF">
        <w:rPr>
          <w:rFonts w:ascii="Times New Roman" w:hAnsi="Times New Roman"/>
          <w:i/>
          <w:sz w:val="24"/>
          <w:szCs w:val="24"/>
          <w:vertAlign w:val="subscript"/>
        </w:rPr>
        <w:t>BC,max</w:t>
      </w:r>
      <w:r w:rsidRPr="00376AFF">
        <w:rPr>
          <w:rFonts w:ascii="Times New Roman" w:hAnsi="Times New Roman"/>
          <w:sz w:val="24"/>
          <w:szCs w:val="24"/>
        </w:rPr>
        <w:t xml:space="preserve"> (m), with local hydrostatic or uniform conditions for pressure (according to the user choice).</w:t>
      </w:r>
    </w:p>
    <w:p w14:paraId="0C4F95F6"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Every zone of this kind has to be delimited by at least 5 adjacent open sections in the input files, in order to correctly impose Dirichlet’s boundary conditions for the fluid depth. Nonetheless,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can also be used with other purposes (e.g., to treat water reservoirs with a fixed level). The solid bottom (e.g., the DEM-DTM) has to be locally represented by a uniform and isotropic Cartesian grid.</w:t>
      </w:r>
    </w:p>
    <w:p w14:paraId="6438C912"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is reported in the following.</w:t>
      </w:r>
    </w:p>
    <w:p w14:paraId="7186950C"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5310E193"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r w:rsidRPr="00376AFF">
        <w:rPr>
          <w:rFonts w:ascii="Times New Roman" w:hAnsi="Times New Roman"/>
          <w:i/>
          <w:sz w:val="24"/>
          <w:szCs w:val="24"/>
        </w:rPr>
        <w:t>BC_zmax_anyt</w:t>
      </w:r>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Runge-Kutta time schemes).</w:t>
      </w:r>
    </w:p>
    <w:p w14:paraId="49AA93C0"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r w:rsidRPr="00376AFF">
        <w:rPr>
          <w:rFonts w:ascii="Times New Roman" w:hAnsi="Times New Roman"/>
          <w:i/>
          <w:sz w:val="24"/>
          <w:szCs w:val="24"/>
        </w:rPr>
        <w:t>CalcVarLength</w:t>
      </w:r>
      <w:r w:rsidRPr="00376AFF">
        <w:rPr>
          <w:rFonts w:ascii="Times New Roman" w:hAnsi="Times New Roman"/>
          <w:sz w:val="24"/>
          <w:szCs w:val="24"/>
        </w:rPr>
        <w:t>” and its sub-units), following the subroutine “</w:t>
      </w:r>
      <w:r w:rsidRPr="00376AFF">
        <w:rPr>
          <w:rFonts w:ascii="Times New Roman" w:hAnsi="Times New Roman"/>
          <w:i/>
          <w:sz w:val="24"/>
          <w:szCs w:val="24"/>
        </w:rPr>
        <w:t>BC_zmax_anyt</w:t>
      </w:r>
      <w:r w:rsidRPr="00376AFF">
        <w:rPr>
          <w:rFonts w:ascii="Times New Roman" w:hAnsi="Times New Roman"/>
          <w:sz w:val="24"/>
          <w:szCs w:val="24"/>
        </w:rPr>
        <w:t xml:space="preserve">”, a complete SPH smoothing procedure for velocity is applied only to the new particles emitted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to the zone of the associated solid bottom </w:t>
      </w:r>
      <w:r w:rsidRPr="00376AFF">
        <w:rPr>
          <w:rFonts w:ascii="Times New Roman" w:hAnsi="Times New Roman"/>
          <w:i/>
          <w:sz w:val="24"/>
          <w:szCs w:val="24"/>
        </w:rPr>
        <w:t>Car_top_zone</w:t>
      </w:r>
      <w:r w:rsidRPr="00376AFF">
        <w:rPr>
          <w:rFonts w:ascii="Times New Roman" w:hAnsi="Times New Roman"/>
          <w:sz w:val="24"/>
          <w:szCs w:val="24"/>
        </w:rPr>
        <w:t xml:space="preserve">, so that the new particles can be treated as standard computational nodes after the initialization, even during their staying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w:t>
      </w:r>
    </w:p>
    <w:p w14:paraId="2FF3144D"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r w:rsidRPr="00376AFF">
        <w:rPr>
          <w:rFonts w:ascii="Times New Roman" w:hAnsi="Times New Roman"/>
          <w:i/>
          <w:sz w:val="24"/>
          <w:szCs w:val="24"/>
        </w:rPr>
        <w:t>BC_zmax_anyt</w:t>
      </w:r>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r w:rsidRPr="00376AFF">
        <w:rPr>
          <w:rFonts w:ascii="Times New Roman" w:hAnsi="Times New Roman"/>
          <w:i/>
          <w:sz w:val="24"/>
          <w:szCs w:val="24"/>
        </w:rPr>
        <w:t>GeneratePart</w:t>
      </w:r>
      <w:r w:rsidRPr="00376AFF">
        <w:rPr>
          <w:rFonts w:ascii="Times New Roman" w:hAnsi="Times New Roman"/>
          <w:sz w:val="24"/>
          <w:szCs w:val="24"/>
        </w:rPr>
        <w:t>” to make the code more effective: “</w:t>
      </w:r>
      <w:r w:rsidRPr="00376AFF">
        <w:rPr>
          <w:rFonts w:ascii="Times New Roman" w:hAnsi="Times New Roman"/>
          <w:i/>
          <w:sz w:val="24"/>
          <w:szCs w:val="24"/>
        </w:rPr>
        <w:t>domain_edges</w:t>
      </w:r>
      <w:r w:rsidRPr="00376AFF">
        <w:rPr>
          <w:rFonts w:ascii="Times New Roman" w:hAnsi="Times New Roman"/>
          <w:sz w:val="24"/>
          <w:szCs w:val="24"/>
        </w:rPr>
        <w:t>”, “</w:t>
      </w:r>
      <w:r w:rsidRPr="00376AFF">
        <w:rPr>
          <w:rFonts w:ascii="Times New Roman" w:hAnsi="Times New Roman"/>
          <w:i/>
          <w:sz w:val="24"/>
          <w:szCs w:val="24"/>
        </w:rPr>
        <w:t>pos_plus_white_noise</w:t>
      </w:r>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r w:rsidRPr="00376AFF">
        <w:rPr>
          <w:rFonts w:ascii="Times New Roman" w:hAnsi="Times New Roman"/>
          <w:i/>
          <w:sz w:val="24"/>
          <w:szCs w:val="24"/>
        </w:rPr>
        <w:t>particle_position_extrusion</w:t>
      </w:r>
      <w:r w:rsidRPr="00376AFF">
        <w:rPr>
          <w:rFonts w:ascii="Times New Roman" w:hAnsi="Times New Roman"/>
          <w:sz w:val="24"/>
          <w:szCs w:val="24"/>
        </w:rPr>
        <w:t>”, “</w:t>
      </w:r>
      <w:r w:rsidRPr="00376AFF">
        <w:rPr>
          <w:rFonts w:ascii="Times New Roman" w:hAnsi="Times New Roman"/>
          <w:i/>
          <w:sz w:val="24"/>
          <w:szCs w:val="24"/>
        </w:rPr>
        <w:t>particles_in_out_dams</w:t>
      </w:r>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1B5EA8DD" w14:textId="77777777" w:rsidR="006048FB" w:rsidRPr="00376AFF" w:rsidRDefault="006048FB" w:rsidP="00981CB0">
      <w:pPr>
        <w:pStyle w:val="Normale1"/>
        <w:spacing w:line="240" w:lineRule="auto"/>
        <w:jc w:val="both"/>
        <w:rPr>
          <w:rFonts w:ascii="Times New Roman" w:hAnsi="Times New Roman"/>
          <w:lang w:val="en-GB"/>
        </w:rPr>
      </w:pPr>
    </w:p>
    <w:p w14:paraId="1980E66D" w14:textId="77777777" w:rsidR="00F91289" w:rsidRPr="00376AFF" w:rsidRDefault="00DD2AB0" w:rsidP="003D504A">
      <w:pPr>
        <w:pStyle w:val="Amicarellititle2"/>
      </w:pPr>
      <w:bookmarkStart w:id="110" w:name="_Ref448249339"/>
      <w:bookmarkStart w:id="111" w:name="_Ref449701616"/>
      <w:bookmarkStart w:id="112" w:name="_Toc86930607"/>
      <w:r w:rsidRPr="00376AFF">
        <w:t xml:space="preserve">SPH </w:t>
      </w:r>
      <w:r w:rsidR="00F91289" w:rsidRPr="00376AFF">
        <w:t>balance equations for rigid body transport</w:t>
      </w:r>
      <w:bookmarkEnd w:id="110"/>
      <w:bookmarkEnd w:id="111"/>
      <w:bookmarkEnd w:id="112"/>
    </w:p>
    <w:p w14:paraId="0114A9A9" w14:textId="1B5A36B5"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sidR="0056045F">
        <w:rPr>
          <w:rFonts w:ascii="Times New Roman" w:hAnsi="Times New Roman"/>
          <w:lang w:val="en-GB"/>
        </w:rPr>
        <w:t>Amicarelli et al. (2015,</w:t>
      </w:r>
      <w:sdt>
        <w:sdtPr>
          <w:rPr>
            <w:rFonts w:ascii="Times New Roman" w:hAnsi="Times New Roman"/>
            <w:lang w:val="en-GB"/>
          </w:rPr>
          <w:id w:val="-2001961771"/>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56045F">
            <w:rPr>
              <w:rFonts w:ascii="Times New Roman" w:hAnsi="Times New Roman"/>
              <w:lang w:val="en-GB"/>
            </w:rPr>
            <w:fldChar w:fldCharType="end"/>
          </w:r>
        </w:sdtContent>
      </w:sdt>
      <w:r w:rsidR="0056045F">
        <w:rPr>
          <w:rFonts w:ascii="Times New Roman" w:hAnsi="Times New Roman"/>
          <w:lang w:val="en-GB"/>
        </w:rPr>
        <w:t>), Amicarelli et al. (2020,</w:t>
      </w:r>
      <w:sdt>
        <w:sdtPr>
          <w:rPr>
            <w:rFonts w:ascii="Times New Roman" w:hAnsi="Times New Roman"/>
            <w:lang w:val="en-GB"/>
          </w:rPr>
          <w:id w:val="1336426804"/>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Ami20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[30]</w:t>
          </w:r>
          <w:r w:rsidR="0056045F">
            <w:rPr>
              <w:rFonts w:ascii="Times New Roman" w:hAnsi="Times New Roman"/>
              <w:lang w:val="en-GB"/>
            </w:rPr>
            <w:fldChar w:fldCharType="end"/>
          </w:r>
        </w:sdtContent>
      </w:sdt>
      <w:r w:rsidR="0056045F">
        <w:rPr>
          <w:rFonts w:ascii="Times New Roman" w:hAnsi="Times New Roman"/>
          <w:lang w:val="en-GB"/>
        </w:rPr>
        <w:t>), the RSE developments in Paggi et al. (2021,</w:t>
      </w:r>
      <w:sdt>
        <w:sdtPr>
          <w:rPr>
            <w:rFonts w:ascii="Times New Roman" w:hAnsi="Times New Roman"/>
            <w:lang w:val="en-GB"/>
          </w:rPr>
          <w:id w:val="-679966968"/>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Pagne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[31]</w:t>
          </w:r>
          <w:r w:rsidR="0056045F">
            <w:rPr>
              <w:rFonts w:ascii="Times New Roman" w:hAnsi="Times New Roman"/>
              <w:lang w:val="en-GB"/>
            </w:rPr>
            <w:fldChar w:fldCharType="end"/>
          </w:r>
        </w:sdtContent>
      </w:sdt>
      <w:r w:rsidR="0056045F">
        <w:rPr>
          <w:rFonts w:ascii="Times New Roman" w:hAnsi="Times New Roman"/>
          <w:lang w:val="en-GB"/>
        </w:rPr>
        <w:t>) and Amicarelli et al. (2021,</w:t>
      </w:r>
      <w:sdt>
        <w:sdtPr>
          <w:rPr>
            <w:rFonts w:ascii="Times New Roman" w:hAnsi="Times New Roman"/>
            <w:lang w:val="en-GB"/>
          </w:rPr>
          <w:id w:val="1940799992"/>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[32]</w:t>
          </w:r>
          <w:r w:rsidR="0056045F">
            <w:rPr>
              <w:rFonts w:ascii="Times New Roman" w:hAnsi="Times New Roman"/>
              <w:lang w:val="en-GB"/>
            </w:rPr>
            <w:fldChar w:fldCharType="end"/>
          </w:r>
        </w:sdtContent>
      </w:sdt>
      <w:r w:rsidR="0056045F">
        <w:rPr>
          <w:rFonts w:ascii="Times New Roman" w:hAnsi="Times New Roman"/>
          <w:lang w:val="en-GB"/>
        </w:rPr>
        <w:t>)</w:t>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14:paraId="10BD658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Body dynamics is ruled by </w:t>
      </w:r>
      <w:del w:id="113" w:author="Amicarelli Andrea (RSE)" w:date="2020-06-04T09:24:00Z">
        <w:r w:rsidRPr="00376AFF" w:rsidDel="00A14CDA">
          <w:rPr>
            <w:rFonts w:ascii="Times New Roman" w:hAnsi="Times New Roman"/>
            <w:lang w:val="en-GB"/>
          </w:rPr>
          <w:delText>Euler-</w:delText>
        </w:r>
      </w:del>
      <w:r w:rsidRPr="00376AFF">
        <w:rPr>
          <w:rFonts w:ascii="Times New Roman" w:hAnsi="Times New Roman"/>
          <w:lang w:val="en-GB"/>
        </w:rPr>
        <w:t>Newton</w:t>
      </w:r>
      <w:ins w:id="114" w:author="Amicarelli Andrea (RSE)" w:date="2020-06-04T09:24:00Z">
        <w:r w:rsidR="00A14CDA" w:rsidRPr="00376AFF">
          <w:rPr>
            <w:rFonts w:ascii="Times New Roman" w:hAnsi="Times New Roman"/>
            <w:lang w:val="en-GB"/>
          </w:rPr>
          <w:t>-Euler</w:t>
        </w:r>
      </w:ins>
      <w:r w:rsidRPr="00376AFF">
        <w:rPr>
          <w:rFonts w:ascii="Times New Roman" w:hAnsi="Times New Roman"/>
          <w:lang w:val="en-GB"/>
        </w:rPr>
        <w:t xml:space="preserve"> equations, whose discretization takes advantage from the SPH formalism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08FA4AC" w14:textId="77777777" w:rsidTr="0059092D">
        <w:tc>
          <w:tcPr>
            <w:tcW w:w="4539" w:type="pct"/>
            <w:vAlign w:val="center"/>
          </w:tcPr>
          <w:commentRangeStart w:id="115"/>
          <w:p w14:paraId="4CEBC6AD"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w14:anchorId="0829031C">
                <v:shape id="_x0000_i1074" type="#_x0000_t75" style="width:1in;height:34.2pt" o:ole="">
                  <v:imagedata r:id="rId116" o:title=""/>
                </v:shape>
                <o:OLEObject Type="Embed" ProgID="Equation.3" ShapeID="_x0000_i1074" DrawAspect="Content" ObjectID="_1700914808" r:id="rId117"/>
              </w:object>
            </w:r>
          </w:p>
          <w:p w14:paraId="0C31C4C3" w14:textId="77777777"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w14:anchorId="286902CB">
                <v:shape id="_x0000_i1075" type="#_x0000_t75" style="width:153pt;height:32.4pt" o:ole="">
                  <v:imagedata r:id="rId118" o:title=""/>
                </v:shape>
                <o:OLEObject Type="Embed" ProgID="Equation.3" ShapeID="_x0000_i1075" DrawAspect="Content" ObjectID="_1700914809" r:id="rId119"/>
              </w:object>
            </w:r>
          </w:p>
        </w:tc>
        <w:tc>
          <w:tcPr>
            <w:tcW w:w="461" w:type="pct"/>
            <w:vAlign w:val="center"/>
          </w:tcPr>
          <w:p w14:paraId="6C5629D4" w14:textId="725C228D"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6" w:name="_Ref448232479"/>
            <w:bookmarkStart w:id="117" w:name="_Ref42155593"/>
            <w:r w:rsidRPr="00376AFF">
              <w:rPr>
                <w:rFonts w:ascii="Times New Roman" w:eastAsia="Times New Roman" w:hAnsi="Times New Roman"/>
                <w:b w:val="0"/>
                <w:bCs w:val="0"/>
                <w:color w:val="auto"/>
                <w:sz w:val="24"/>
                <w:szCs w:val="24"/>
                <w:lang w:eastAsia="it-IT"/>
              </w:rPr>
              <w:lastRenderedPageBreak/>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16"/>
            <w:r w:rsidRPr="00376AFF">
              <w:rPr>
                <w:rFonts w:ascii="Times New Roman" w:eastAsia="Times New Roman" w:hAnsi="Times New Roman"/>
                <w:b w:val="0"/>
                <w:bCs w:val="0"/>
                <w:color w:val="auto"/>
                <w:sz w:val="24"/>
                <w:szCs w:val="24"/>
                <w:lang w:eastAsia="it-IT"/>
              </w:rPr>
              <w:t xml:space="preserve"> </w:t>
            </w:r>
            <w:commentRangeEnd w:id="115"/>
            <w:r w:rsidR="00A14CDA" w:rsidRPr="00376AFF">
              <w:rPr>
                <w:rStyle w:val="Rimandocommento"/>
                <w:rFonts w:ascii="Times New Roman" w:eastAsia="Times New Roman" w:hAnsi="Times New Roman"/>
                <w:b w:val="0"/>
                <w:bCs w:val="0"/>
                <w:color w:val="auto"/>
                <w:szCs w:val="20"/>
                <w:lang w:eastAsia="it-IT"/>
              </w:rPr>
              <w:commentReference w:id="115"/>
            </w:r>
            <w:bookmarkEnd w:id="117"/>
          </w:p>
        </w:tc>
      </w:tr>
    </w:tbl>
    <w:p w14:paraId="61AD41A9" w14:textId="77777777" w:rsidR="00A14CDA" w:rsidRPr="00376AFF" w:rsidRDefault="00A14CDA" w:rsidP="00E705B5">
      <w:pPr>
        <w:pStyle w:val="Corpotesto"/>
        <w:spacing w:after="0" w:line="240" w:lineRule="auto"/>
        <w:ind w:firstLine="0"/>
        <w:rPr>
          <w:ins w:id="118" w:author="Amicarelli Andrea (RSE)" w:date="2020-06-04T09:32:00Z"/>
          <w:sz w:val="24"/>
          <w:szCs w:val="24"/>
        </w:rPr>
      </w:pPr>
    </w:p>
    <w:p w14:paraId="4EBCCECE" w14:textId="1D835DCD" w:rsidR="00607996" w:rsidRPr="00376AFF" w:rsidRDefault="00607996" w:rsidP="00E705B5">
      <w:pPr>
        <w:pStyle w:val="Corpotesto"/>
        <w:spacing w:after="0" w:line="240" w:lineRule="auto"/>
        <w:ind w:firstLine="0"/>
        <w:rPr>
          <w:sz w:val="24"/>
          <w:szCs w:val="24"/>
        </w:rPr>
      </w:pPr>
      <w:ins w:id="119" w:author="Amicarelli Andrea (RSE)" w:date="2020-06-04T09:32:00Z">
        <w:r w:rsidRPr="00376AFF">
          <w:rPr>
            <w:sz w:val="24"/>
            <w:szCs w:val="24"/>
          </w:rPr>
          <w:t xml:space="preserve">The first 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6B40CB" w:rsidRPr="006B40CB">
        <w:rPr>
          <w:sz w:val="24"/>
          <w:szCs w:val="24"/>
        </w:rPr>
        <w:t xml:space="preserve">(6.37) </w:t>
      </w:r>
      <w:r w:rsidRPr="00376AFF">
        <w:rPr>
          <w:sz w:val="24"/>
          <w:szCs w:val="24"/>
        </w:rPr>
        <w:fldChar w:fldCharType="end"/>
      </w:r>
      <w:ins w:id="120" w:author="Amicarelli Andrea (RSE)" w:date="2020-06-04T09:34:00Z">
        <w:r w:rsidRPr="00376AFF">
          <w:rPr>
            <w:sz w:val="24"/>
            <w:szCs w:val="24"/>
          </w:rPr>
          <w:t xml:space="preserve"> represents the balance equation of the momentum of a solid rigid body</w:t>
        </w:r>
      </w:ins>
      <w:ins w:id="121" w:author="Amicarelli Andrea (RSE)" w:date="2020-06-04T09:35:00Z">
        <w:r w:rsidRPr="00376AFF">
          <w:rPr>
            <w:sz w:val="24"/>
            <w:szCs w:val="24"/>
          </w:rPr>
          <w:t>,</w:t>
        </w:r>
      </w:ins>
      <w:ins w:id="122" w:author="Amicarelli Andrea (RSE)" w:date="2020-06-04T09:34:00Z">
        <w:r w:rsidRPr="00376AFF">
          <w:rPr>
            <w:sz w:val="24"/>
            <w:szCs w:val="24"/>
          </w:rPr>
          <w:t xml:space="preserve"> which translates </w:t>
        </w:r>
      </w:ins>
      <w:ins w:id="123" w:author="Amicarelli Andrea (RSE)" w:date="2020-06-04T09:36:00Z">
        <w:r w:rsidRPr="00376AFF">
          <w:rPr>
            <w:sz w:val="24"/>
            <w:szCs w:val="24"/>
          </w:rPr>
          <w:t>with no rotation around its barycentre</w:t>
        </w:r>
      </w:ins>
      <w:ins w:id="124" w:author="Amicarelli Andrea (RSE)" w:date="2020-06-04T09:34:00Z">
        <w:r w:rsidRPr="00376AFF">
          <w:rPr>
            <w:sz w:val="24"/>
            <w:szCs w:val="24"/>
          </w:rPr>
          <w:t>.</w:t>
        </w:r>
      </w:ins>
      <w:r w:rsidRPr="00376AFF">
        <w:rPr>
          <w:sz w:val="24"/>
          <w:szCs w:val="24"/>
        </w:rPr>
        <w:t xml:space="preserve"> </w:t>
      </w:r>
      <w:ins w:id="125" w:author="Amicarelli Andrea (RSE)" w:date="2020-06-04T09:32:00Z">
        <w:r w:rsidRPr="00376AFF">
          <w:rPr>
            <w:sz w:val="24"/>
            <w:szCs w:val="24"/>
          </w:rPr>
          <w:t xml:space="preserve">The </w:t>
        </w:r>
      </w:ins>
      <w:ins w:id="126" w:author="Amicarelli Andrea (RSE)" w:date="2020-06-04T09:35:00Z">
        <w:r w:rsidRPr="00376AFF">
          <w:rPr>
            <w:sz w:val="24"/>
            <w:szCs w:val="24"/>
          </w:rPr>
          <w:t>s</w:t>
        </w:r>
      </w:ins>
      <w:ins w:id="127" w:author="Amicarelli Andrea (RSE)" w:date="2020-06-04T09:34:00Z">
        <w:r w:rsidRPr="00376AFF">
          <w:rPr>
            <w:sz w:val="24"/>
            <w:szCs w:val="24"/>
          </w:rPr>
          <w:t xml:space="preserve">econd </w:t>
        </w:r>
      </w:ins>
      <w:ins w:id="128" w:author="Amicarelli Andrea (RSE)" w:date="2020-06-04T09:32:00Z">
        <w:r w:rsidRPr="00376AFF">
          <w:rPr>
            <w:sz w:val="24"/>
            <w:szCs w:val="24"/>
          </w:rPr>
          <w:t xml:space="preserve">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6B40CB" w:rsidRPr="006B40CB">
        <w:rPr>
          <w:sz w:val="24"/>
          <w:szCs w:val="24"/>
        </w:rPr>
        <w:t xml:space="preserve">(6.37) </w:t>
      </w:r>
      <w:r w:rsidRPr="00376AFF">
        <w:rPr>
          <w:sz w:val="24"/>
          <w:szCs w:val="24"/>
        </w:rPr>
        <w:fldChar w:fldCharType="end"/>
      </w:r>
      <w:ins w:id="129" w:author="Amicarelli Andrea (RSE)" w:date="2020-06-04T09:34:00Z">
        <w:r w:rsidRPr="00376AFF">
          <w:rPr>
            <w:sz w:val="24"/>
            <w:szCs w:val="24"/>
          </w:rPr>
          <w:t>represents the balance equation of the momentum of a solid rigid body which rotates with no translation of its barycentre</w:t>
        </w:r>
      </w:ins>
      <w:ins w:id="130" w:author="Amicarelli Andrea (RSE)" w:date="2020-06-04T09:35:00Z">
        <w:r w:rsidRPr="00376AFF">
          <w:rPr>
            <w:sz w:val="24"/>
            <w:szCs w:val="24"/>
          </w:rPr>
          <w:t>; it is the balance equation of the body angular momentum</w:t>
        </w:r>
      </w:ins>
      <w:ins w:id="131" w:author="Amicarelli Andrea (RSE)" w:date="2020-06-04T09:34:00Z">
        <w:r w:rsidRPr="00376AFF">
          <w:rPr>
            <w:sz w:val="24"/>
            <w:szCs w:val="24"/>
          </w:rPr>
          <w:t xml:space="preserve">. </w:t>
        </w:r>
      </w:ins>
      <w:r w:rsidRPr="00376AFF">
        <w:rPr>
          <w:sz w:val="24"/>
          <w:szCs w:val="24"/>
        </w:rPr>
        <w:t xml:space="preserve"> </w:t>
      </w:r>
    </w:p>
    <w:p w14:paraId="3C568995" w14:textId="77777777" w:rsidR="00F91289" w:rsidRPr="00376AFF" w:rsidRDefault="00A14CDA" w:rsidP="00E705B5">
      <w:pPr>
        <w:pStyle w:val="Corpotesto"/>
        <w:spacing w:after="0" w:line="240" w:lineRule="auto"/>
        <w:ind w:firstLine="0"/>
        <w:rPr>
          <w:sz w:val="24"/>
          <w:szCs w:val="24"/>
        </w:rPr>
      </w:pPr>
      <w:ins w:id="132" w:author="Amicarelli Andrea (RSE)" w:date="2020-06-04T09:25:00Z">
        <w:r w:rsidRPr="00376AFF">
          <w:rPr>
            <w:sz w:val="24"/>
            <w:szCs w:val="24"/>
          </w:rPr>
          <w:t xml:space="preserve">The following kinematics formulae are used for time integrating the body velocity and angular velocity to obtain the barycentre position and the </w:t>
        </w:r>
      </w:ins>
      <w:ins w:id="133" w:author="Amicarelli Andrea (RSE)" w:date="2020-06-04T09:26:00Z">
        <w:r w:rsidRPr="00376AFF">
          <w:rPr>
            <w:sz w:val="24"/>
            <w:szCs w:val="24"/>
          </w:rPr>
          <w:t>orientation of the body</w:t>
        </w:r>
      </w:ins>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14:paraId="57CD2FD8" w14:textId="77777777" w:rsidTr="00A14CDA">
        <w:tc>
          <w:tcPr>
            <w:tcW w:w="4539" w:type="pct"/>
            <w:vAlign w:val="center"/>
          </w:tcPr>
          <w:commentRangeStart w:id="134"/>
          <w:p w14:paraId="5EE8DD50"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w14:anchorId="5F9CF35F">
                <v:shape id="_x0000_i1076" type="#_x0000_t75" style="width:64.8pt;height:31.8pt" o:ole="">
                  <v:imagedata r:id="rId120" o:title=""/>
                </v:shape>
                <o:OLEObject Type="Embed" ProgID="Equation.3" ShapeID="_x0000_i1076" DrawAspect="Content" ObjectID="_1700914810" r:id="rId121"/>
              </w:object>
            </w:r>
          </w:p>
          <w:p w14:paraId="267F2B25"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w14:anchorId="2331643F">
                <v:shape id="_x0000_i1077" type="#_x0000_t75" style="width:48pt;height:32.4pt" o:ole="">
                  <v:imagedata r:id="rId122" o:title=""/>
                </v:shape>
                <o:OLEObject Type="Embed" ProgID="Equation.3" ShapeID="_x0000_i1077" DrawAspect="Content" ObjectID="_1700914811" r:id="rId123"/>
              </w:object>
            </w:r>
          </w:p>
        </w:tc>
        <w:tc>
          <w:tcPr>
            <w:tcW w:w="461" w:type="pct"/>
            <w:vAlign w:val="center"/>
          </w:tcPr>
          <w:p w14:paraId="77A6DF30" w14:textId="27602EB5"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commentRangeEnd w:id="134"/>
            <w:r w:rsidR="00A14CDA" w:rsidRPr="00376AFF">
              <w:rPr>
                <w:rStyle w:val="Rimandocommento"/>
                <w:rFonts w:ascii="Times New Roman" w:eastAsia="Times New Roman" w:hAnsi="Times New Roman"/>
                <w:b w:val="0"/>
                <w:bCs w:val="0"/>
                <w:color w:val="auto"/>
                <w:szCs w:val="20"/>
                <w:lang w:eastAsia="it-IT"/>
              </w:rPr>
              <w:commentReference w:id="134"/>
            </w:r>
          </w:p>
        </w:tc>
      </w:tr>
    </w:tbl>
    <w:p w14:paraId="75B15199" w14:textId="77777777" w:rsidR="007D6E7F" w:rsidRPr="00376AFF" w:rsidRDefault="007D6E7F" w:rsidP="00E705B5">
      <w:pPr>
        <w:pStyle w:val="Corpotesto"/>
        <w:spacing w:after="0" w:line="240" w:lineRule="auto"/>
        <w:ind w:firstLine="0"/>
        <w:rPr>
          <w:sz w:val="24"/>
          <w:szCs w:val="24"/>
        </w:rPr>
      </w:pPr>
    </w:p>
    <w:p w14:paraId="2E945C82" w14:textId="77777777" w:rsidR="00A32296" w:rsidRPr="00376AFF" w:rsidRDefault="00A32296" w:rsidP="00E705B5">
      <w:pPr>
        <w:pStyle w:val="Normale1"/>
        <w:spacing w:line="240" w:lineRule="auto"/>
        <w:jc w:val="both"/>
        <w:rPr>
          <w:rFonts w:ascii="Times New Roman" w:hAnsi="Times New Roman"/>
          <w:lang w:val="en-GB"/>
        </w:rPr>
      </w:pPr>
      <w:ins w:id="135" w:author="Amicarelli Andrea (RSE)" w:date="2020-06-04T09:28:00Z">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system</w:t>
        </w:r>
      </w:ins>
      <w:r w:rsidRPr="00376AFF">
        <w:rPr>
          <w:rFonts w:ascii="Times New Roman" w:hAnsi="Times New Roman"/>
          <w:lang w:val="en-GB"/>
        </w:rPr>
        <w:t>.</w:t>
      </w:r>
    </w:p>
    <w:p w14:paraId="0CADBFDF" w14:textId="77777777"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14:paraId="00A67CEC" w14:textId="2C8DED7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del w:id="136" w:author="Amicarelli Andrea (RSE)" w:date="2020-06-04T09:27:00Z">
        <w:r w:rsidRPr="00376AFF" w:rsidDel="00A32296">
          <w:rPr>
            <w:rFonts w:ascii="Times New Roman" w:hAnsi="Times New Roman"/>
            <w:lang w:val="en-GB"/>
          </w:rPr>
          <w:delText xml:space="preserve">two </w:delText>
        </w:r>
      </w:del>
      <w:r w:rsidR="00DD2AB0" w:rsidRPr="00376AFF">
        <w:rPr>
          <w:rFonts w:ascii="Times New Roman" w:hAnsi="Times New Roman"/>
          <w:lang w:val="en-GB"/>
        </w:rPr>
        <w:t>formula</w:t>
      </w:r>
      <w:del w:id="137" w:author="Amicarelli Andrea (RSE)" w:date="2020-06-04T09:27:00Z">
        <w:r w:rsidR="00DD2AB0" w:rsidRPr="00376AFF" w:rsidDel="00A32296">
          <w:rPr>
            <w:rFonts w:ascii="Times New Roman" w:hAnsi="Times New Roman"/>
            <w:lang w:val="en-GB"/>
          </w:rPr>
          <w:delText>s</w:delText>
        </w:r>
      </w:del>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ins w:id="138" w:author="Amicarelli Andrea (RSE)" w:date="2020-06-04T09:27:00Z">
        <w:r w:rsidR="00A32296" w:rsidRPr="00376AFF">
          <w:rPr>
            <w:rFonts w:ascii="Times New Roman" w:hAnsi="Times New Roman"/>
            <w:lang w:val="en-GB"/>
          </w:rPr>
          <w:t>s</w:t>
        </w:r>
      </w:ins>
      <w:r w:rsidRPr="00376AFF">
        <w:rPr>
          <w:rFonts w:ascii="Times New Roman" w:hAnsi="Times New Roman"/>
          <w:lang w:val="en-GB"/>
        </w:rPr>
        <w:t xml:space="preserve"> the balance equations for the momentum</w:t>
      </w:r>
      <w:ins w:id="139" w:author="Amicarelli Andrea (RSE)" w:date="2020-06-04T09:27:00Z">
        <w:r w:rsidR="00A32296" w:rsidRPr="00376AFF">
          <w:rPr>
            <w:rFonts w:ascii="Times New Roman" w:hAnsi="Times New Roman"/>
            <w:lang w:val="en-GB"/>
          </w:rPr>
          <w:t>.</w:t>
        </w:r>
      </w:ins>
      <w:del w:id="140" w:author="Amicarelli Andrea (RSE)" w:date="2020-06-04T09:27:00Z">
        <w:r w:rsidRPr="00376AFF" w:rsidDel="00A32296">
          <w:rPr>
            <w:rFonts w:ascii="Times New Roman" w:hAnsi="Times New Roman"/>
            <w:lang w:val="en-GB"/>
          </w:rPr>
          <w:delText xml:space="preserve"> and the time law for the position of the body barycentre (</w:delText>
        </w:r>
      </w:del>
      <w:r w:rsidRPr="00376AFF">
        <w:rPr>
          <w:rFonts w:ascii="Times New Roman" w:hAnsi="Times New Roman"/>
          <w:i/>
          <w:u w:val="single"/>
          <w:lang w:val="en-GB"/>
        </w:rPr>
        <w:t>F</w:t>
      </w:r>
      <w:r w:rsidRPr="00376AFF">
        <w:rPr>
          <w:rFonts w:ascii="Times New Roman" w:hAnsi="Times New Roman"/>
          <w:i/>
          <w:vertAlign w:val="subscript"/>
          <w:lang w:val="en-GB"/>
        </w:rPr>
        <w:t>TOT</w:t>
      </w:r>
      <w:r w:rsidRPr="00376AFF">
        <w:rPr>
          <w:rFonts w:ascii="Times New Roman" w:hAnsi="Times New Roman"/>
          <w:lang w:val="en-GB"/>
        </w:rPr>
        <w:t xml:space="preserve"> is the global/resultant force acting on the solid</w:t>
      </w:r>
      <w:del w:id="141" w:author="Amicarelli Andrea (RSE)" w:date="2020-06-04T09:27:00Z">
        <w:r w:rsidRPr="00376AFF" w:rsidDel="00A32296">
          <w:rPr>
            <w:rFonts w:ascii="Times New Roman" w:hAnsi="Times New Roman"/>
            <w:lang w:val="en-GB"/>
          </w:rPr>
          <w:delText>)</w:delText>
        </w:r>
      </w:del>
      <w:ins w:id="142" w:author="Amicarelli Andrea (RSE)" w:date="2020-06-04T09:27:00Z">
        <w:r w:rsidR="00A32296" w:rsidRPr="00376AFF">
          <w:rPr>
            <w:rFonts w:ascii="Times New Roman" w:hAnsi="Times New Roman"/>
            <w:lang w:val="en-GB"/>
          </w:rPr>
          <w:t xml:space="preserve"> body</w:t>
        </w:r>
      </w:ins>
      <w:r w:rsidRPr="00376AFF">
        <w:rPr>
          <w:rFonts w:ascii="Times New Roman" w:hAnsi="Times New Roman"/>
          <w:lang w:val="en-GB"/>
        </w:rPr>
        <w:t xml:space="preserve">. The last </w:t>
      </w:r>
      <w:del w:id="143" w:author="Amicarelli Andrea (RSE)" w:date="2020-06-04T09:27:00Z">
        <w:r w:rsidRPr="00376AFF" w:rsidDel="00A32296">
          <w:rPr>
            <w:rFonts w:ascii="Times New Roman" w:hAnsi="Times New Roman"/>
            <w:lang w:val="en-GB"/>
          </w:rPr>
          <w:delText xml:space="preserve">two </w:delText>
        </w:r>
      </w:del>
      <w:r w:rsidRPr="00376AFF">
        <w:rPr>
          <w:rFonts w:ascii="Times New Roman" w:hAnsi="Times New Roman"/>
          <w:lang w:val="en-GB"/>
        </w:rPr>
        <w:t>formula</w:t>
      </w:r>
      <w:del w:id="144" w:author="Amicarelli Andrea (RSE)" w:date="2020-06-04T09:28:00Z">
        <w:r w:rsidRPr="00376AFF" w:rsidDel="00A32296">
          <w:rPr>
            <w:rFonts w:ascii="Times New Roman" w:hAnsi="Times New Roman"/>
            <w:lang w:val="en-GB"/>
          </w:rPr>
          <w:delText>s</w:delText>
        </w:r>
      </w:del>
      <w:r w:rsidRPr="00376AFF">
        <w:rPr>
          <w:rFonts w:ascii="Times New Roman" w:hAnsi="Times New Roman"/>
          <w:lang w:val="en-GB"/>
        </w:rPr>
        <w:t xml:space="preserve">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6B40CB" w:rsidRPr="006B40CB">
        <w:rPr>
          <w:rFonts w:ascii="Times New Roman" w:hAnsi="Times New Roman"/>
          <w:bCs/>
          <w:lang w:val="en-GB"/>
        </w:rPr>
        <w:t>(6.37)</w:t>
      </w:r>
      <w:r w:rsidR="00DD2AB0" w:rsidRPr="00376AFF">
        <w:rPr>
          <w:rFonts w:ascii="Times New Roman" w:hAnsi="Times New Roman"/>
          <w:lang w:val="en-GB"/>
        </w:rPr>
        <w:fldChar w:fldCharType="end"/>
      </w:r>
      <w:r w:rsidRPr="00376AFF">
        <w:rPr>
          <w:rFonts w:ascii="Times New Roman" w:hAnsi="Times New Roman"/>
          <w:lang w:val="en-GB"/>
        </w:rPr>
        <w:t xml:space="preserve"> express</w:t>
      </w:r>
      <w:ins w:id="145" w:author="Amicarelli Andrea (RSE)" w:date="2020-06-04T09:28:00Z">
        <w:r w:rsidR="00A32296" w:rsidRPr="00376AFF">
          <w:rPr>
            <w:rFonts w:ascii="Times New Roman" w:hAnsi="Times New Roman"/>
            <w:lang w:val="en-GB"/>
          </w:rPr>
          <w:t>es</w:t>
        </w:r>
      </w:ins>
      <w:r w:rsidRPr="00376AFF">
        <w:rPr>
          <w:rFonts w:ascii="Times New Roman" w:hAnsi="Times New Roman"/>
          <w:lang w:val="en-GB"/>
        </w:rPr>
        <w:t xml:space="preserve"> the balance equation of the </w:t>
      </w:r>
      <w:ins w:id="146" w:author="Amicarelli Andrea (RSE)" w:date="2020-06-04T09:28:00Z">
        <w:r w:rsidR="00A32296" w:rsidRPr="00376AFF">
          <w:rPr>
            <w:rFonts w:ascii="Times New Roman" w:hAnsi="Times New Roman"/>
            <w:lang w:val="en-GB"/>
          </w:rPr>
          <w:t xml:space="preserve">body </w:t>
        </w:r>
      </w:ins>
      <w:r w:rsidRPr="00376AFF">
        <w:rPr>
          <w:rFonts w:ascii="Times New Roman" w:hAnsi="Times New Roman"/>
          <w:lang w:val="en-GB"/>
        </w:rPr>
        <w:t>angular momentum</w:t>
      </w:r>
      <w:del w:id="147" w:author="Amicarelli Andrea (RSE)" w:date="2020-06-04T09:28:00Z">
        <w:r w:rsidRPr="00376AFF" w:rsidDel="00A32296">
          <w:rPr>
            <w:rFonts w:ascii="Times New Roman" w:hAnsi="Times New Roman"/>
            <w:lang w:val="en-GB"/>
          </w:rPr>
          <w:delText xml:space="preserve"> </w:delText>
        </w:r>
      </w:del>
      <w:ins w:id="148" w:author="Amicarelli Andrea (RSE)" w:date="2020-06-04T09:28:00Z">
        <w:r w:rsidR="00A32296" w:rsidRPr="00376AFF">
          <w:rPr>
            <w:rFonts w:ascii="Times New Roman" w:hAnsi="Times New Roman"/>
            <w:lang w:val="en-GB"/>
          </w:rPr>
          <w:t xml:space="preserve">, where </w:t>
        </w:r>
      </w:ins>
      <w:del w:id="149" w:author="Amicarelli Andrea (RSE)" w:date="2020-06-04T09:28:00Z">
        <w:r w:rsidRPr="00376AFF" w:rsidDel="00A32296">
          <w:rPr>
            <w:rFonts w:ascii="Times New Roman" w:hAnsi="Times New Roman"/>
            <w:lang w:val="en-GB"/>
          </w:rPr>
          <w:delText>(</w:delText>
        </w:r>
      </w:del>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body</w:t>
      </w:r>
      <w:del w:id="150" w:author="Amicarelli Andrea (RSE)" w:date="2020-06-04T09:28:00Z">
        <w:r w:rsidRPr="00376AFF" w:rsidDel="00A32296">
          <w:rPr>
            <w:rFonts w:ascii="Times New Roman" w:hAnsi="Times New Roman"/>
            <w:lang w:val="en-GB"/>
          </w:rPr>
          <w:delText>)</w:delText>
        </w:r>
      </w:del>
      <w:ins w:id="151" w:author="Amicarelli Andrea (RSE)" w:date="2020-06-04T09:28:00Z">
        <w:r w:rsidR="00A32296" w:rsidRPr="00376AFF">
          <w:rPr>
            <w:rFonts w:ascii="Times New Roman" w:hAnsi="Times New Roman"/>
            <w:lang w:val="en-GB"/>
          </w:rPr>
          <w:t>.</w:t>
        </w:r>
      </w:ins>
      <w:del w:id="152" w:author="Amicarelli Andrea (RSE)" w:date="2020-06-04T09:29:00Z">
        <w:r w:rsidRPr="00376AFF" w:rsidDel="00A32296">
          <w:rPr>
            <w:rFonts w:ascii="Times New Roman" w:hAnsi="Times New Roman"/>
            <w:lang w:val="en-GB"/>
          </w:rPr>
          <w:delText xml:space="preserve"> and the time evolution of the solid orientation (</w:delText>
        </w:r>
        <w:r w:rsidRPr="00376AFF" w:rsidDel="00A32296">
          <w:rPr>
            <w:rFonts w:ascii="Symbol" w:hAnsi="Symbol"/>
            <w:i/>
            <w:u w:val="single"/>
            <w:lang w:val="en-GB"/>
          </w:rPr>
          <w:delText></w:delText>
        </w:r>
        <w:r w:rsidRPr="00376AFF" w:rsidDel="00A32296">
          <w:rPr>
            <w:rFonts w:ascii="Times New Roman" w:hAnsi="Times New Roman"/>
            <w:lang w:val="en-GB"/>
          </w:rPr>
          <w:delText xml:space="preserve"> is the vector of the a</w:delText>
        </w:r>
        <w:r w:rsidR="003F4AE4" w:rsidRPr="00376AFF" w:rsidDel="00A32296">
          <w:rPr>
            <w:rFonts w:ascii="Times New Roman" w:hAnsi="Times New Roman"/>
            <w:lang w:val="en-GB"/>
          </w:rPr>
          <w:delText>ngles lying between the body axe</w:delText>
        </w:r>
        <w:r w:rsidRPr="00376AFF" w:rsidDel="00A32296">
          <w:rPr>
            <w:rFonts w:ascii="Times New Roman" w:hAnsi="Times New Roman"/>
            <w:lang w:val="en-GB"/>
          </w:rPr>
          <w:delText>s and the global reference system)</w:delText>
        </w:r>
      </w:del>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w14:anchorId="38DF8B78">
          <v:shape id="_x0000_i1078" type="#_x0000_t75" style="width:15pt;height:21.6pt" o:ole="">
            <v:imagedata r:id="rId124" o:title=""/>
          </v:shape>
          <o:OLEObject Type="Embed" ProgID="Equation.3" ShapeID="_x0000_i1078" DrawAspect="Content" ObjectID="_1700914812" r:id="rId125"/>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39E33B64" w14:textId="77777777" w:rsidTr="0059092D">
        <w:tc>
          <w:tcPr>
            <w:tcW w:w="4539" w:type="pct"/>
            <w:vAlign w:val="center"/>
          </w:tcPr>
          <w:commentRangeStart w:id="153"/>
          <w:p w14:paraId="0E1311F9" w14:textId="77777777"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w14:anchorId="72F6587A">
                <v:shape id="_x0000_i1079" type="#_x0000_t75" style="width:273.6pt;height:81.6pt" o:ole="">
                  <v:imagedata r:id="rId126" o:title=""/>
                </v:shape>
                <o:OLEObject Type="Embed" ProgID="Equation.3" ShapeID="_x0000_i1079" DrawAspect="Content" ObjectID="_1700914813" r:id="rId127"/>
              </w:object>
            </w:r>
            <w:r w:rsidRPr="00376AFF">
              <w:rPr>
                <w:rFonts w:ascii="Times New Roman" w:hAnsi="Times New Roman"/>
                <w:sz w:val="24"/>
                <w:szCs w:val="24"/>
              </w:rPr>
              <w:t>,</w:t>
            </w:r>
          </w:p>
          <w:p w14:paraId="0CA545B1" w14:textId="77777777"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w14:anchorId="6FAD3103">
                <v:shape id="_x0000_i1080" type="#_x0000_t75" style="width:279pt;height:116.4pt" o:ole="">
                  <v:imagedata r:id="rId128" o:title=""/>
                </v:shape>
                <o:OLEObject Type="Embed" ProgID="Equation.3" ShapeID="_x0000_i1080" DrawAspect="Content" ObjectID="_1700914814" r:id="rId129"/>
              </w:object>
            </w:r>
          </w:p>
        </w:tc>
        <w:tc>
          <w:tcPr>
            <w:tcW w:w="461" w:type="pct"/>
            <w:vAlign w:val="center"/>
          </w:tcPr>
          <w:p w14:paraId="3B6F5A2D" w14:textId="2100352B"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4"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54"/>
            <w:r w:rsidRPr="00376AFF">
              <w:rPr>
                <w:rFonts w:ascii="Times New Roman" w:eastAsia="Times New Roman" w:hAnsi="Times New Roman"/>
                <w:b w:val="0"/>
                <w:bCs w:val="0"/>
                <w:color w:val="auto"/>
                <w:sz w:val="24"/>
                <w:szCs w:val="24"/>
                <w:lang w:eastAsia="it-IT"/>
              </w:rPr>
              <w:t xml:space="preserve"> </w:t>
            </w:r>
            <w:commentRangeEnd w:id="153"/>
            <w:r w:rsidR="008603CD" w:rsidRPr="00376AFF">
              <w:rPr>
                <w:rStyle w:val="Rimandocommento"/>
                <w:rFonts w:ascii="Times New Roman" w:eastAsia="Times New Roman" w:hAnsi="Times New Roman"/>
                <w:b w:val="0"/>
                <w:bCs w:val="0"/>
                <w:color w:val="auto"/>
                <w:szCs w:val="20"/>
                <w:lang w:eastAsia="it-IT"/>
              </w:rPr>
              <w:commentReference w:id="153"/>
            </w:r>
          </w:p>
        </w:tc>
      </w:tr>
    </w:tbl>
    <w:p w14:paraId="5D6A2E9D" w14:textId="77777777" w:rsidR="00F91289" w:rsidRPr="00376AFF" w:rsidRDefault="00F91289" w:rsidP="00E705B5">
      <w:pPr>
        <w:pStyle w:val="Normale1"/>
        <w:spacing w:line="240" w:lineRule="auto"/>
        <w:jc w:val="both"/>
        <w:rPr>
          <w:rFonts w:ascii="Times New Roman" w:hAnsi="Times New Roman"/>
          <w:lang w:val="en-GB"/>
        </w:rPr>
      </w:pPr>
    </w:p>
    <w:p w14:paraId="4D8B1B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14:paraId="6CA0198B" w14:textId="3D444700" w:rsidR="004A7301" w:rsidRPr="00376AFF" w:rsidRDefault="009E60BA" w:rsidP="00E705B5">
      <w:pPr>
        <w:pStyle w:val="Normale1"/>
        <w:spacing w:line="240" w:lineRule="auto"/>
        <w:jc w:val="both"/>
        <w:rPr>
          <w:rFonts w:ascii="Times New Roman" w:hAnsi="Times New Roman"/>
          <w:lang w:val="en-GB"/>
        </w:rPr>
      </w:pPr>
      <w:ins w:id="155" w:author="Amicarelli Andrea (RSE)" w:date="2020-04-13T14:21:00Z">
        <w:r w:rsidRPr="00376AFF">
          <w:rPr>
            <w:rFonts w:ascii="Times New Roman" w:hAnsi="Times New Roman"/>
            <w:lang w:val="en-GB"/>
          </w:rPr>
          <w:t xml:space="preserve">One considers the final formulation of the </w:t>
        </w:r>
      </w:ins>
      <w:ins w:id="156" w:author="Amicarelli Andrea (RSE)" w:date="2020-06-04T09:29:00Z">
        <w:r w:rsidR="00A32296" w:rsidRPr="00376AFF">
          <w:rPr>
            <w:rFonts w:ascii="Times New Roman" w:hAnsi="Times New Roman"/>
            <w:lang w:val="en-GB"/>
          </w:rPr>
          <w:t>second</w:t>
        </w:r>
      </w:ins>
      <w:ins w:id="157" w:author="Amicarelli Andrea (RSE)" w:date="2020-04-13T14:21:00Z">
        <w:r w:rsidRPr="00376AFF">
          <w:rPr>
            <w:rFonts w:ascii="Times New Roman" w:hAnsi="Times New Roman"/>
            <w:lang w:val="en-GB"/>
          </w:rPr>
          <w:t xml:space="preserve">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(6.37)</w:t>
      </w:r>
      <w:r w:rsidRPr="00376AFF">
        <w:rPr>
          <w:rFonts w:ascii="Times New Roman" w:hAnsi="Times New Roman"/>
          <w:lang w:val="en-GB"/>
        </w:rPr>
        <w:fldChar w:fldCharType="end"/>
      </w:r>
      <w:ins w:id="158" w:author="Amicarelli Andrea (RSE)" w:date="2020-04-13T14:21:00Z">
        <w:r w:rsidRPr="00376AFF">
          <w:rPr>
            <w:rFonts w:ascii="Times New Roman" w:hAnsi="Times New Roman"/>
            <w:lang w:val="en-GB"/>
          </w:rPr>
          <w:t>. When the first/second term in the squared parentheses is negligible, then the resulting rotation is called torque-free/</w:t>
        </w:r>
      </w:ins>
      <w:ins w:id="159" w:author="Amicarelli Andrea (RSE)" w:date="2020-06-04T09:30:00Z">
        <w:r w:rsidR="00A32296" w:rsidRPr="00376AFF">
          <w:rPr>
            <w:rFonts w:ascii="Times New Roman" w:hAnsi="Times New Roman"/>
            <w:lang w:val="en-GB"/>
          </w:rPr>
          <w:t>torque-</w:t>
        </w:r>
      </w:ins>
      <w:ins w:id="160" w:author="Amicarelli Andrea (RSE)" w:date="2020-04-13T14:21:00Z">
        <w:r w:rsidRPr="00376AFF">
          <w:rPr>
            <w:rFonts w:ascii="Times New Roman" w:hAnsi="Times New Roman"/>
            <w:lang w:val="en-GB"/>
          </w:rPr>
          <w:t xml:space="preserve">induced precession. The minor effect of the torque-free term on a torque-induced precession is called nutation. </w:t>
        </w:r>
      </w:ins>
    </w:p>
    <w:p w14:paraId="5500E068" w14:textId="77777777" w:rsidR="007E2B1C" w:rsidRPr="00376AFF" w:rsidRDefault="007E2B1C" w:rsidP="00E705B5">
      <w:pPr>
        <w:pStyle w:val="Normale1"/>
        <w:spacing w:line="240" w:lineRule="auto"/>
        <w:jc w:val="both"/>
        <w:rPr>
          <w:ins w:id="161" w:author="Amicarelli Andrea (RSE)" w:date="2020-06-04T09:52:00Z"/>
          <w:rFonts w:ascii="Times New Roman" w:hAnsi="Times New Roman"/>
          <w:lang w:val="en-GB"/>
        </w:rPr>
      </w:pPr>
      <w:ins w:id="162" w:author="Amicarelli Andrea (RSE)" w:date="2020-06-04T09:31:00Z">
        <w:r w:rsidRPr="00376AFF">
          <w:rPr>
            <w:rFonts w:ascii="Times New Roman" w:hAnsi="Times New Roman"/>
            <w:lang w:val="en-GB"/>
          </w:rPr>
          <w:t>T</w:t>
        </w:r>
      </w:ins>
      <w:ins w:id="163" w:author="Amicarelli Andrea (RSE)" w:date="2020-04-13T14:21:00Z">
        <w:r w:rsidRPr="00376AFF">
          <w:rPr>
            <w:rFonts w:ascii="Times New Roman" w:hAnsi="Times New Roman"/>
            <w:lang w:val="en-GB"/>
          </w:rPr>
          <w:t>orque-free precession</w:t>
        </w:r>
      </w:ins>
      <w:r w:rsidRPr="00376AFF">
        <w:rPr>
          <w:rFonts w:ascii="Times New Roman" w:hAnsi="Times New Roman"/>
          <w:lang w:val="en-GB"/>
        </w:rPr>
        <w:t xml:space="preserve"> </w:t>
      </w:r>
      <w:ins w:id="164" w:author="Amicarelli Andrea (RSE)" w:date="2020-06-04T09:50:00Z">
        <w:r w:rsidRPr="00376AFF">
          <w:rPr>
            <w:rFonts w:ascii="Times New Roman" w:hAnsi="Times New Roman"/>
            <w:lang w:val="en-GB"/>
          </w:rPr>
          <w:t xml:space="preserve">occurs when the integral of the </w:t>
        </w:r>
      </w:ins>
      <w:ins w:id="165" w:author="Amicarelli Andrea (RSE)" w:date="2020-06-04T09:51:00Z">
        <w:r w:rsidRPr="00376AFF">
          <w:rPr>
            <w:rFonts w:ascii="Times New Roman" w:hAnsi="Times New Roman"/>
            <w:lang w:val="en-GB"/>
          </w:rPr>
          <w:t xml:space="preserve">external forces, </w:t>
        </w:r>
      </w:ins>
      <w:ins w:id="166" w:author="Amicarelli Andrea (RSE)" w:date="2020-06-04T09:50:00Z">
        <w:r w:rsidRPr="00376AFF">
          <w:rPr>
            <w:rFonts w:ascii="Times New Roman" w:hAnsi="Times New Roman"/>
            <w:lang w:val="en-GB"/>
          </w:rPr>
          <w:t>internal forces</w:t>
        </w:r>
      </w:ins>
      <w:ins w:id="167" w:author="Amicarelli Andrea (RSE)" w:date="2020-06-04T09:51:00Z">
        <w:r w:rsidRPr="00376AFF">
          <w:rPr>
            <w:rFonts w:ascii="Times New Roman" w:hAnsi="Times New Roman"/>
            <w:lang w:val="en-GB"/>
          </w:rPr>
          <w:t xml:space="preserve"> and external torques are null, but the integral of the internal torque</w:t>
        </w:r>
      </w:ins>
      <w:ins w:id="168" w:author="Amicarelli Andrea (RSE)" w:date="2020-06-04T09:52:00Z">
        <w:r w:rsidRPr="00376AFF">
          <w:rPr>
            <w:rFonts w:ascii="Times New Roman" w:hAnsi="Times New Roman"/>
            <w:lang w:val="en-GB"/>
          </w:rPr>
          <w:t>s</w:t>
        </w:r>
      </w:ins>
      <w:ins w:id="169" w:author="Amicarelli Andrea (RSE)" w:date="2020-06-04T09:51:00Z">
        <w:r w:rsidRPr="00376AFF">
          <w:rPr>
            <w:rFonts w:ascii="Times New Roman" w:hAnsi="Times New Roman"/>
            <w:lang w:val="en-GB"/>
          </w:rPr>
          <w:t xml:space="preserve"> is non</w:t>
        </w:r>
      </w:ins>
      <w:ins w:id="170" w:author="Amicarelli Andrea (RSE)" w:date="2020-06-04T09:52:00Z">
        <w:r w:rsidRPr="00376AFF">
          <w:rPr>
            <w:rFonts w:ascii="Times New Roman" w:hAnsi="Times New Roman"/>
            <w:lang w:val="en-GB"/>
          </w:rPr>
          <w:t>-</w:t>
        </w:r>
      </w:ins>
      <w:ins w:id="171" w:author="Amicarelli Andrea (RSE)" w:date="2020-06-04T09:51:00Z">
        <w:r w:rsidRPr="00376AFF">
          <w:rPr>
            <w:rFonts w:ascii="Times New Roman" w:hAnsi="Times New Roman"/>
            <w:lang w:val="en-GB"/>
          </w:rPr>
          <w:t>null</w:t>
        </w:r>
      </w:ins>
      <w:ins w:id="172" w:author="Amicarelli Andrea (RSE)" w:date="2020-06-04T09:52:00Z">
        <w:r w:rsidRPr="00376AFF">
          <w:rPr>
            <w:rFonts w:ascii="Times New Roman" w:hAnsi="Times New Roman"/>
            <w:lang w:val="en-GB"/>
          </w:rPr>
          <w:t xml:space="preserve">. The internal torques are induced by the internal forces. These </w:t>
        </w:r>
      </w:ins>
      <w:ins w:id="173" w:author="Amicarelli Andrea (RSE)" w:date="2020-06-04T09:53:00Z">
        <w:r w:rsidRPr="00376AFF">
          <w:rPr>
            <w:rFonts w:ascii="Times New Roman" w:hAnsi="Times New Roman"/>
            <w:lang w:val="en-GB"/>
          </w:rPr>
          <w:t xml:space="preserve">normal and shear stresses within the body material </w:t>
        </w:r>
      </w:ins>
      <w:ins w:id="174" w:author="Amicarelli Andrea (RSE)" w:date="2020-06-04T09:52:00Z">
        <w:r w:rsidRPr="00376AFF">
          <w:rPr>
            <w:rFonts w:ascii="Times New Roman" w:hAnsi="Times New Roman"/>
            <w:lang w:val="en-GB"/>
          </w:rPr>
          <w:t xml:space="preserve">are </w:t>
        </w:r>
      </w:ins>
      <w:ins w:id="175" w:author="Amicarelli Andrea (RSE)" w:date="2020-06-04T09:50:00Z">
        <w:r w:rsidRPr="00376AFF">
          <w:rPr>
            <w:rFonts w:ascii="Times New Roman" w:hAnsi="Times New Roman"/>
            <w:lang w:val="en-GB"/>
          </w:rPr>
          <w:t>necessary to permit the centripetal accelerations</w:t>
        </w:r>
      </w:ins>
      <w:ins w:id="176" w:author="Amicarelli Andrea (RSE)" w:date="2020-06-04T09:52:00Z">
        <w:r w:rsidRPr="00376AFF">
          <w:rPr>
            <w:rFonts w:ascii="Times New Roman" w:hAnsi="Times New Roman"/>
            <w:lang w:val="en-GB"/>
          </w:rPr>
          <w:t xml:space="preserve"> of the material points of the body</w:t>
        </w:r>
      </w:ins>
      <w:ins w:id="177" w:author="Amicarelli Andrea (RSE)" w:date="2020-06-04T09:53:00Z">
        <w:r w:rsidRPr="00376AFF">
          <w:rPr>
            <w:rFonts w:ascii="Times New Roman" w:hAnsi="Times New Roman"/>
            <w:lang w:val="en-GB"/>
          </w:rPr>
          <w:t>.</w:t>
        </w:r>
      </w:ins>
    </w:p>
    <w:p w14:paraId="1DADD9D0" w14:textId="77777777" w:rsidR="008603CD" w:rsidRPr="00376AFF" w:rsidRDefault="00A32296" w:rsidP="00E705B5">
      <w:pPr>
        <w:pStyle w:val="Normale1"/>
        <w:spacing w:line="240" w:lineRule="auto"/>
        <w:jc w:val="both"/>
        <w:rPr>
          <w:ins w:id="178" w:author="Amicarelli Andrea (RSE)" w:date="2020-06-04T09:43:00Z"/>
          <w:rFonts w:ascii="Times New Roman" w:hAnsi="Times New Roman"/>
          <w:lang w:val="en-GB"/>
        </w:rPr>
      </w:pPr>
      <w:ins w:id="179" w:author="Amicarelli Andrea (RSE)" w:date="2020-06-04T09:31:00Z">
        <w:r w:rsidRPr="00376AFF">
          <w:rPr>
            <w:rFonts w:ascii="Times New Roman" w:hAnsi="Times New Roman"/>
            <w:lang w:val="en-GB"/>
          </w:rPr>
          <w:lastRenderedPageBreak/>
          <w:t>T</w:t>
        </w:r>
      </w:ins>
      <w:ins w:id="180" w:author="Amicarelli Andrea (RSE)" w:date="2020-04-13T14:21:00Z">
        <w:r w:rsidR="009E60BA" w:rsidRPr="00376AFF">
          <w:rPr>
            <w:rFonts w:ascii="Times New Roman" w:hAnsi="Times New Roman"/>
            <w:lang w:val="en-GB"/>
          </w:rPr>
          <w:t>orque-free precession</w:t>
        </w:r>
      </w:ins>
      <w:ins w:id="181" w:author="Amicarelli Andrea (RSE)" w:date="2020-06-04T09:31:00Z">
        <w:r w:rsidRPr="00376AFF">
          <w:rPr>
            <w:rFonts w:ascii="Times New Roman" w:hAnsi="Times New Roman"/>
            <w:lang w:val="en-GB"/>
          </w:rPr>
          <w:t xml:space="preserve">s </w:t>
        </w:r>
      </w:ins>
      <w:ins w:id="182" w:author="Amicarelli Andrea (RSE)" w:date="2020-06-04T09:40:00Z">
        <w:r w:rsidR="008603CD" w:rsidRPr="00376AFF">
          <w:rPr>
            <w:rFonts w:ascii="Times New Roman" w:hAnsi="Times New Roman"/>
            <w:lang w:val="en-GB"/>
          </w:rPr>
          <w:t xml:space="preserve">are prevented </w:t>
        </w:r>
      </w:ins>
      <w:ins w:id="183" w:author="Amicarelli Andrea (RSE)" w:date="2020-06-04T09:31:00Z">
        <w:r w:rsidRPr="00376AFF">
          <w:rPr>
            <w:rFonts w:ascii="Times New Roman" w:hAnsi="Times New Roman"/>
            <w:lang w:val="en-GB"/>
          </w:rPr>
          <w:t xml:space="preserve">if </w:t>
        </w:r>
      </w:ins>
      <w:ins w:id="184" w:author="Amicarelli Andrea (RSE)" w:date="2020-06-04T09:41:00Z">
        <w:r w:rsidR="008603CD" w:rsidRPr="00376AFF">
          <w:rPr>
            <w:rFonts w:ascii="Times New Roman" w:hAnsi="Times New Roman"/>
            <w:lang w:val="en-GB"/>
          </w:rPr>
          <w:t xml:space="preserve">at least </w:t>
        </w:r>
      </w:ins>
      <w:ins w:id="185" w:author="Amicarelli Andrea (RSE)" w:date="2020-06-04T09:31:00Z">
        <w:r w:rsidRPr="00376AFF">
          <w:rPr>
            <w:rFonts w:ascii="Times New Roman" w:hAnsi="Times New Roman"/>
            <w:lang w:val="en-GB"/>
          </w:rPr>
          <w:t xml:space="preserve">one of the following requirements is satisfied: </w:t>
        </w:r>
      </w:ins>
      <w:ins w:id="186" w:author="Amicarelli Andrea (RSE)" w:date="2020-06-04T09:41:00Z">
        <w:r w:rsidR="008603CD" w:rsidRPr="00376AFF">
          <w:rPr>
            <w:rFonts w:ascii="Times New Roman" w:hAnsi="Times New Roman"/>
            <w:lang w:val="en-GB"/>
          </w:rPr>
          <w:t xml:space="preserve">body symmetry around the current rotation axis; </w:t>
        </w:r>
      </w:ins>
      <w:ins w:id="187" w:author="Amicarelli Andrea (RSE)" w:date="2020-06-04T09:42:00Z">
        <w:r w:rsidR="008603CD" w:rsidRPr="00376AFF">
          <w:rPr>
            <w:rFonts w:ascii="Times New Roman" w:hAnsi="Times New Roman"/>
            <w:lang w:val="en-GB"/>
          </w:rPr>
          <w:t xml:space="preserve">body symmetry around the plane normal to the current rotation axis and passing for the body barycentre; </w:t>
        </w:r>
      </w:ins>
      <w:ins w:id="188" w:author="Amicarelli Andrea (RSE)" w:date="2020-06-04T09:41:00Z">
        <w:r w:rsidR="008603CD" w:rsidRPr="00376AFF">
          <w:rPr>
            <w:rFonts w:ascii="Times New Roman" w:hAnsi="Times New Roman"/>
            <w:lang w:val="en-GB"/>
          </w:rPr>
          <w:t>null angular velocity</w:t>
        </w:r>
      </w:ins>
      <w:ins w:id="189" w:author="Amicarelli Andrea (RSE)" w:date="2020-04-13T14:21:00Z">
        <w:r w:rsidRPr="00376AFF">
          <w:rPr>
            <w:rFonts w:ascii="Times New Roman" w:hAnsi="Times New Roman"/>
            <w:lang w:val="en-GB"/>
          </w:rPr>
          <w:t>.</w:t>
        </w:r>
      </w:ins>
    </w:p>
    <w:p w14:paraId="3189C6D9" w14:textId="1D565732" w:rsidR="009E60BA" w:rsidRPr="00376AFF" w:rsidRDefault="008603CD" w:rsidP="00E705B5">
      <w:pPr>
        <w:pStyle w:val="Normale1"/>
        <w:spacing w:line="240" w:lineRule="auto"/>
        <w:jc w:val="both"/>
        <w:rPr>
          <w:rFonts w:ascii="Times New Roman" w:hAnsi="Times New Roman"/>
          <w:lang w:val="en-GB"/>
        </w:rPr>
      </w:pPr>
      <w:ins w:id="190" w:author="Amicarelli Andrea (RSE)" w:date="2020-06-04T09:45:00Z">
        <w:r w:rsidRPr="00376AFF">
          <w:rPr>
            <w:rFonts w:ascii="Times New Roman" w:hAnsi="Times New Roman"/>
            <w:lang w:val="en-GB"/>
          </w:rPr>
          <w:t xml:space="preserve">The inverse of the matrix of the moment of inertia acts like a rotation matrix for the torque in the second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(6.37)</w:t>
      </w:r>
      <w:r w:rsidRPr="00376AFF">
        <w:rPr>
          <w:rFonts w:ascii="Times New Roman" w:hAnsi="Times New Roman"/>
          <w:lang w:val="en-GB"/>
        </w:rPr>
        <w:fldChar w:fldCharType="end"/>
      </w:r>
      <w:ins w:id="191" w:author="Amicarelli Andrea (RSE)" w:date="2020-06-04T09:45:00Z">
        <w:r w:rsidRPr="00376AFF">
          <w:rPr>
            <w:rFonts w:ascii="Times New Roman" w:hAnsi="Times New Roman"/>
            <w:lang w:val="en-GB"/>
          </w:rPr>
          <w:t xml:space="preserve"> and thus can induce a change in the rotation axis in the presence of an external torque. </w:t>
        </w:r>
      </w:ins>
      <w:ins w:id="192" w:author="Amicarelli Andrea (RSE)" w:date="2020-06-04T09:44:00Z">
        <w:r w:rsidRPr="00376AFF">
          <w:rPr>
            <w:rFonts w:ascii="Times New Roman" w:hAnsi="Times New Roman"/>
            <w:lang w:val="en-GB"/>
          </w:rPr>
          <w:t>Torque-induced precession is prevented if at least one of the following condition</w:t>
        </w:r>
      </w:ins>
      <w:ins w:id="193" w:author="Amicarelli Andrea (RSE)" w:date="2020-06-04T09:46:00Z">
        <w:r w:rsidRPr="00376AFF">
          <w:rPr>
            <w:rFonts w:ascii="Times New Roman" w:hAnsi="Times New Roman"/>
            <w:lang w:val="en-GB"/>
          </w:rPr>
          <w:t>s is satisfied: body symmetry around the current rotation axis; body symmetry around the plane normal to the current rotation axis and passing for the body barycentre; null torque.</w:t>
        </w:r>
      </w:ins>
      <w:del w:id="194" w:author="Amicarelli Andrea (RSE)" w:date="2020-06-04T09:30:00Z">
        <w:r w:rsidR="009E60BA" w:rsidRPr="00376AFF" w:rsidDel="00A32296">
          <w:rPr>
            <w:rFonts w:ascii="Times New Roman" w:hAnsi="Times New Roman"/>
            <w:lang w:val="en-GB"/>
          </w:rPr>
          <w:delText xml:space="preserve"> </w:delText>
        </w:r>
      </w:del>
    </w:p>
    <w:p w14:paraId="0D9E34D9" w14:textId="7394172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order to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14:paraId="6F237A7A" w14:textId="77777777" w:rsidTr="0059092D">
        <w:tc>
          <w:tcPr>
            <w:tcW w:w="4539" w:type="pct"/>
            <w:vAlign w:val="center"/>
          </w:tcPr>
          <w:commentRangeStart w:id="195"/>
          <w:p w14:paraId="095E1D49" w14:textId="77777777"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w14:anchorId="623E211F">
                <v:shape id="_x0000_i1081" type="#_x0000_t75" style="width:151.2pt;height:17.4pt" o:ole="">
                  <v:imagedata r:id="rId130" o:title=""/>
                </v:shape>
                <o:OLEObject Type="Embed" ProgID="Equation.3" ShapeID="_x0000_i1081" DrawAspect="Content" ObjectID="_1700914815" r:id="rId131"/>
              </w:object>
            </w:r>
          </w:p>
        </w:tc>
        <w:tc>
          <w:tcPr>
            <w:tcW w:w="461" w:type="pct"/>
            <w:vAlign w:val="center"/>
          </w:tcPr>
          <w:p w14:paraId="7A9632B0" w14:textId="112F61A8"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6"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96"/>
            <w:r w:rsidRPr="00376AFF">
              <w:rPr>
                <w:rFonts w:ascii="Times New Roman" w:eastAsia="Times New Roman" w:hAnsi="Times New Roman"/>
                <w:b w:val="0"/>
                <w:bCs w:val="0"/>
                <w:color w:val="auto"/>
                <w:sz w:val="24"/>
                <w:szCs w:val="24"/>
                <w:lang w:eastAsia="it-IT"/>
              </w:rPr>
              <w:t xml:space="preserve"> </w:t>
            </w:r>
            <w:commentRangeEnd w:id="195"/>
            <w:r w:rsidR="008A206F" w:rsidRPr="00376AFF">
              <w:rPr>
                <w:rStyle w:val="Rimandocommento"/>
                <w:rFonts w:ascii="Times New Roman" w:eastAsia="Times New Roman" w:hAnsi="Times New Roman"/>
                <w:b w:val="0"/>
                <w:bCs w:val="0"/>
                <w:color w:val="auto"/>
                <w:szCs w:val="20"/>
                <w:lang w:eastAsia="it-IT"/>
              </w:rPr>
              <w:commentReference w:id="195"/>
            </w:r>
          </w:p>
        </w:tc>
      </w:tr>
    </w:tbl>
    <w:p w14:paraId="3F1E93EE" w14:textId="77777777" w:rsidR="00F91289" w:rsidRPr="00376AFF" w:rsidRDefault="00F91289" w:rsidP="00E705B5">
      <w:pPr>
        <w:pStyle w:val="Normale1"/>
        <w:spacing w:line="240" w:lineRule="auto"/>
        <w:jc w:val="both"/>
        <w:rPr>
          <w:rFonts w:ascii="Times New Roman" w:hAnsi="Times New Roman"/>
          <w:u w:val="single"/>
          <w:lang w:val="en-GB"/>
        </w:rPr>
      </w:pPr>
    </w:p>
    <w:p w14:paraId="131DE3CF" w14:textId="728AAC83"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6B40CB">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14:paraId="7CB94793"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6AFBC84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14:paraId="2A887E69" w14:textId="77777777" w:rsidTr="0059092D">
        <w:tc>
          <w:tcPr>
            <w:tcW w:w="4539" w:type="pct"/>
            <w:vAlign w:val="center"/>
          </w:tcPr>
          <w:p w14:paraId="583EA7E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w14:anchorId="048984CC">
                <v:shape id="_x0000_i1082" type="#_x0000_t75" style="width:79.2pt;height:27pt" o:ole="">
                  <v:imagedata r:id="rId132" o:title=""/>
                </v:shape>
                <o:OLEObject Type="Embed" ProgID="Equation.3" ShapeID="_x0000_i1082" DrawAspect="Content" ObjectID="_1700914816" r:id="rId133"/>
              </w:object>
            </w:r>
          </w:p>
        </w:tc>
        <w:tc>
          <w:tcPr>
            <w:tcW w:w="461" w:type="pct"/>
            <w:vAlign w:val="center"/>
          </w:tcPr>
          <w:p w14:paraId="76BC229B" w14:textId="333395B4"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1663D69" w14:textId="77777777" w:rsidR="00F91289" w:rsidRPr="00376AFF" w:rsidRDefault="00F91289" w:rsidP="00E705B5">
      <w:pPr>
        <w:pStyle w:val="Normale1"/>
        <w:spacing w:line="240" w:lineRule="auto"/>
        <w:jc w:val="both"/>
        <w:rPr>
          <w:rFonts w:ascii="Times New Roman" w:hAnsi="Times New Roman"/>
          <w:lang w:val="en-GB"/>
        </w:rPr>
      </w:pPr>
    </w:p>
    <w:p w14:paraId="5A4ED8FB"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particular elements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14:paraId="1DE70E58" w14:textId="67C3D5CF"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r w:rsidRPr="00376AFF">
        <w:rPr>
          <w:rFonts w:ascii="Times New Roman" w:hAnsi="Times New Roman"/>
          <w:lang w:val="en-GB"/>
        </w:rPr>
        <w:t>Adami et al. (2012,</w:t>
      </w:r>
      <w:sdt>
        <w:sdtPr>
          <w:rPr>
            <w:rFonts w:ascii="Times New Roman" w:hAnsi="Times New Roman"/>
            <w:lang w:val="en-GB"/>
          </w:rPr>
          <w:id w:val="-103781367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6B40CB">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6B40CB">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14:paraId="441E14CB" w14:textId="173AD6C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r w:rsidRPr="00376AFF">
        <w:rPr>
          <w:rFonts w:ascii="Times New Roman" w:hAnsi="Times New Roman"/>
          <w:i/>
          <w:u w:val="single"/>
          <w:lang w:val="en-GB"/>
        </w:rPr>
        <w:t>r</w:t>
      </w:r>
      <w:r w:rsidRPr="00376AFF">
        <w:rPr>
          <w:rFonts w:ascii="Times New Roman" w:hAnsi="Times New Roman"/>
          <w:i/>
          <w:vertAlign w:val="subscript"/>
          <w:lang w:val="en-GB"/>
        </w:rPr>
        <w:t>s</w:t>
      </w:r>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14:paraId="3A6884D6" w14:textId="77777777" w:rsidTr="0059092D">
        <w:tc>
          <w:tcPr>
            <w:tcW w:w="4539" w:type="pct"/>
            <w:vAlign w:val="center"/>
          </w:tcPr>
          <w:p w14:paraId="51108CE2"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w14:anchorId="2AB8341E">
                <v:shape id="_x0000_i1083" type="#_x0000_t75" style="width:90.6pt;height:27.6pt" o:ole="">
                  <v:imagedata r:id="rId134" o:title=""/>
                </v:shape>
                <o:OLEObject Type="Embed" ProgID="Equation.3" ShapeID="_x0000_i1083" DrawAspect="Content" ObjectID="_1700914817" r:id="rId135"/>
              </w:object>
            </w:r>
          </w:p>
        </w:tc>
        <w:tc>
          <w:tcPr>
            <w:tcW w:w="461" w:type="pct"/>
            <w:vAlign w:val="center"/>
          </w:tcPr>
          <w:p w14:paraId="02F98B7A" w14:textId="13527C99"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CE474" w14:textId="77777777" w:rsidR="00F91289" w:rsidRPr="00376AFF" w:rsidRDefault="00F91289" w:rsidP="00E705B5">
      <w:pPr>
        <w:pStyle w:val="Normale1"/>
        <w:spacing w:line="240" w:lineRule="auto"/>
        <w:jc w:val="both"/>
        <w:rPr>
          <w:rFonts w:ascii="Times New Roman" w:hAnsi="Times New Roman"/>
          <w:lang w:val="en-GB"/>
        </w:rPr>
      </w:pPr>
    </w:p>
    <w:p w14:paraId="27951766" w14:textId="00BA86CE"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6B40CB" w:rsidRPr="006B40CB">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14:paraId="1DAF750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14:paraId="7F87A138" w14:textId="77777777" w:rsidTr="0059092D">
        <w:tc>
          <w:tcPr>
            <w:tcW w:w="4539" w:type="pct"/>
            <w:vAlign w:val="center"/>
          </w:tcPr>
          <w:p w14:paraId="6F2A5B1F"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w14:anchorId="77B42A9A">
                <v:shape id="_x0000_i1084" type="#_x0000_t75" style="width:91.8pt;height:20.4pt" o:ole="">
                  <v:imagedata r:id="rId136" o:title=""/>
                </v:shape>
                <o:OLEObject Type="Embed" ProgID="Equation.3" ShapeID="_x0000_i1084" DrawAspect="Content" ObjectID="_1700914818" r:id="rId137"/>
              </w:object>
            </w:r>
          </w:p>
        </w:tc>
        <w:tc>
          <w:tcPr>
            <w:tcW w:w="461" w:type="pct"/>
            <w:vAlign w:val="center"/>
          </w:tcPr>
          <w:p w14:paraId="46F6A794" w14:textId="25F32F3A"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140D3FD" w14:textId="77777777" w:rsidR="00F91289" w:rsidRPr="00376AFF" w:rsidRDefault="00F91289" w:rsidP="00E705B5">
      <w:pPr>
        <w:pStyle w:val="Normale1"/>
        <w:spacing w:line="240" w:lineRule="auto"/>
        <w:jc w:val="both"/>
        <w:rPr>
          <w:rFonts w:ascii="Times New Roman" w:hAnsi="Times New Roman"/>
          <w:lang w:val="en-GB"/>
        </w:rPr>
      </w:pPr>
    </w:p>
    <w:p w14:paraId="7F114116"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w14:anchorId="55D34FA1">
          <v:shape id="_x0000_i1085" type="#_x0000_t75" style="width:19.8pt;height:17.4pt" o:ole="">
            <v:imagedata r:id="rId138" o:title=""/>
          </v:shape>
          <o:OLEObject Type="Embed" ProgID="Equation.3" ShapeID="_x0000_i1085" DrawAspect="Content" ObjectID="_1700914819" r:id="rId139"/>
        </w:object>
      </w:r>
      <w:r w:rsidR="00F91289" w:rsidRPr="00376AFF">
        <w:rPr>
          <w:rFonts w:ascii="Times New Roman" w:hAnsi="Times New Roman"/>
          <w:lang w:val="en-GB"/>
        </w:rPr>
        <w:t xml:space="preserve">is the increment in the body rotation angle during the on-going time step and </w:t>
      </w:r>
      <w:r w:rsidR="00F91289" w:rsidRPr="00376AFF">
        <w:rPr>
          <w:rFonts w:ascii="Times New Roman" w:hAnsi="Times New Roman"/>
          <w:i/>
          <w:lang w:val="en-GB"/>
        </w:rPr>
        <w:t>R</w:t>
      </w:r>
      <w:r w:rsidR="00F91289" w:rsidRPr="00376AFF">
        <w:rPr>
          <w:rFonts w:ascii="Times New Roman" w:hAnsi="Times New Roman"/>
          <w:i/>
          <w:vertAlign w:val="subscript"/>
          <w:lang w:val="en-GB"/>
        </w:rPr>
        <w:t>ij</w:t>
      </w:r>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14:paraId="61E0192D" w14:textId="77777777" w:rsidTr="0059092D">
        <w:tc>
          <w:tcPr>
            <w:tcW w:w="4539" w:type="pct"/>
            <w:vAlign w:val="center"/>
          </w:tcPr>
          <w:p w14:paraId="53FAE15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w14:anchorId="26A2ACBB">
                <v:shape id="_x0000_i1086" type="#_x0000_t75" style="width:283.8pt;height:20.4pt" o:ole="">
                  <v:imagedata r:id="rId140" o:title=""/>
                </v:shape>
                <o:OLEObject Type="Embed" ProgID="Equation.3" ShapeID="_x0000_i1086" DrawAspect="Content" ObjectID="_1700914820" r:id="rId141"/>
              </w:object>
            </w:r>
          </w:p>
          <w:p w14:paraId="5AA32290" w14:textId="77777777"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w14:anchorId="49C94239">
                <v:shape id="_x0000_i1087" type="#_x0000_t75" style="width:155.4pt;height:20.4pt" o:ole="">
                  <v:imagedata r:id="rId142" o:title=""/>
                </v:shape>
                <o:OLEObject Type="Embed" ProgID="Equation.3" ShapeID="_x0000_i1087" DrawAspect="Content" ObjectID="_1700914821" r:id="rId143"/>
              </w:object>
            </w:r>
          </w:p>
          <w:p w14:paraId="3F71E05B" w14:textId="77777777"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w14:anchorId="48FE58B4">
                <v:shape id="_x0000_i1088" type="#_x0000_t75" style="width:142.8pt;height:50.4pt" o:ole="">
                  <v:imagedata r:id="rId144" o:title=""/>
                </v:shape>
                <o:OLEObject Type="Embed" ProgID="Equation.3" ShapeID="_x0000_i1088" DrawAspect="Content" ObjectID="_1700914822" r:id="rId145"/>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w14:anchorId="609DBC9E">
                <v:shape id="_x0000_i1089" type="#_x0000_t75" style="width:140.4pt;height:50.4pt" o:ole="">
                  <v:imagedata r:id="rId146" o:title=""/>
                </v:shape>
                <o:OLEObject Type="Embed" ProgID="Equation.3" ShapeID="_x0000_i1089" DrawAspect="Content" ObjectID="_1700914823" r:id="rId147"/>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w14:anchorId="1E59E154">
                <v:shape id="_x0000_i1090" type="#_x0000_t75" style="width:138pt;height:48pt" o:ole="">
                  <v:imagedata r:id="rId148" o:title=""/>
                </v:shape>
                <o:OLEObject Type="Embed" ProgID="Equation.3" ShapeID="_x0000_i1090" DrawAspect="Content" ObjectID="_1700914824" r:id="rId149"/>
              </w:object>
            </w:r>
          </w:p>
        </w:tc>
        <w:tc>
          <w:tcPr>
            <w:tcW w:w="461" w:type="pct"/>
            <w:vAlign w:val="center"/>
          </w:tcPr>
          <w:p w14:paraId="0EB8C812" w14:textId="05151E6C"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D32CDDA" w14:textId="77777777" w:rsidR="00E45088" w:rsidRPr="00376AFF" w:rsidRDefault="00E45088" w:rsidP="00E45088">
      <w:pPr>
        <w:pStyle w:val="Normale1"/>
        <w:spacing w:line="240" w:lineRule="auto"/>
        <w:rPr>
          <w:ins w:id="197" w:author="Amicarelli Andrea (RSE)" w:date="2020-04-13T11:56:00Z"/>
          <w:rFonts w:ascii="Times New Roman" w:hAnsi="Times New Roman"/>
          <w:lang w:val="en-GB"/>
        </w:rPr>
      </w:pPr>
      <w:ins w:id="198" w:author="Amicarelli Andrea (RSE)" w:date="2020-04-13T11:56:00Z">
        <w:r w:rsidRPr="00376AFF">
          <w:rPr>
            <w:rFonts w:ascii="Times New Roman" w:hAnsi="Times New Roman"/>
            <w:lang w:val="en-GB"/>
          </w:rPr>
          <w:t xml:space="preserve">At the moment,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ins>
    </w:p>
    <w:p w14:paraId="511023B9" w14:textId="77777777" w:rsidR="008A206F" w:rsidRPr="00376AFF" w:rsidRDefault="008A206F" w:rsidP="00FB0BAA">
      <w:pPr>
        <w:pStyle w:val="Normale1"/>
        <w:spacing w:line="240" w:lineRule="auto"/>
        <w:rPr>
          <w:rFonts w:ascii="Times New Roman" w:hAnsi="Times New Roman"/>
          <w:lang w:val="en-GB"/>
        </w:rPr>
      </w:pPr>
    </w:p>
    <w:p w14:paraId="7337500A" w14:textId="77777777" w:rsidR="00171640" w:rsidRPr="00376AFF" w:rsidRDefault="00171640" w:rsidP="00171640">
      <w:pPr>
        <w:pStyle w:val="Amicarellititle2"/>
      </w:pPr>
      <w:bookmarkStart w:id="199" w:name="_Ref521058256"/>
      <w:bookmarkStart w:id="200" w:name="_Toc86930608"/>
      <w:r w:rsidRPr="00376AFF">
        <w:t>Improving 3D rotations</w:t>
      </w:r>
      <w:bookmarkEnd w:id="199"/>
      <w:bookmarkEnd w:id="200"/>
    </w:p>
    <w:p w14:paraId="2C0675B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14:paraId="28A1DB09" w14:textId="77777777" w:rsidTr="00585F46">
        <w:tc>
          <w:tcPr>
            <w:tcW w:w="4539" w:type="pct"/>
            <w:vAlign w:val="center"/>
          </w:tcPr>
          <w:p w14:paraId="0EDDA3B4" w14:textId="77777777" w:rsidR="00171640" w:rsidRPr="00376AFF" w:rsidRDefault="00171640" w:rsidP="00585F46">
            <w:pPr>
              <w:spacing w:line="240" w:lineRule="auto"/>
              <w:jc w:val="center"/>
            </w:pPr>
            <w:r w:rsidRPr="00376AFF">
              <w:rPr>
                <w:position w:val="-30"/>
              </w:rPr>
              <w:object w:dxaOrig="960" w:dyaOrig="620" w14:anchorId="79260484">
                <v:shape id="_x0000_i1091" type="#_x0000_t75" style="width:48pt;height:32.4pt" o:ole="">
                  <v:imagedata r:id="rId122" o:title=""/>
                </v:shape>
                <o:OLEObject Type="Embed" ProgID="Equation.3" ShapeID="_x0000_i1091" DrawAspect="Content" ObjectID="_1700914825" r:id="rId150"/>
              </w:object>
            </w:r>
          </w:p>
          <w:p w14:paraId="67DDDD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w14:anchorId="42883437">
                <v:shape id="_x0000_i1092" type="#_x0000_t75" style="width:67.8pt;height:21.6pt" o:ole="">
                  <v:imagedata r:id="rId151" o:title=""/>
                </v:shape>
                <o:OLEObject Type="Embed" ProgID="Equation.3" ShapeID="_x0000_i1092" DrawAspect="Content" ObjectID="_1700914826" r:id="rId152"/>
              </w:object>
            </w:r>
          </w:p>
        </w:tc>
        <w:tc>
          <w:tcPr>
            <w:tcW w:w="461" w:type="pct"/>
            <w:vAlign w:val="center"/>
          </w:tcPr>
          <w:p w14:paraId="4592B7CC" w14:textId="7B31A229"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201"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01"/>
            <w:r w:rsidRPr="00376AFF">
              <w:rPr>
                <w:rFonts w:ascii="Times New Roman" w:eastAsia="Times New Roman" w:hAnsi="Times New Roman"/>
                <w:b w:val="0"/>
                <w:bCs w:val="0"/>
                <w:color w:val="auto"/>
                <w:sz w:val="24"/>
                <w:szCs w:val="24"/>
                <w:lang w:eastAsia="it-IT"/>
              </w:rPr>
              <w:t xml:space="preserve"> </w:t>
            </w:r>
          </w:p>
        </w:tc>
      </w:tr>
    </w:tbl>
    <w:p w14:paraId="645CBE83" w14:textId="77777777" w:rsidR="00171640" w:rsidRPr="00376AFF" w:rsidRDefault="00171640" w:rsidP="00171640">
      <w:pPr>
        <w:pStyle w:val="Normale1"/>
        <w:spacing w:line="240" w:lineRule="auto"/>
        <w:jc w:val="both"/>
        <w:rPr>
          <w:rFonts w:ascii="Times New Roman" w:hAnsi="Times New Roman"/>
          <w:lang w:val="en-GB"/>
        </w:rPr>
      </w:pPr>
    </w:p>
    <w:p w14:paraId="5505840D" w14:textId="2CF471F0"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are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6.45</w:t>
      </w:r>
      <w:r w:rsidR="006B40CB" w:rsidRPr="006B40CB">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14:paraId="4FA7C61B"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14:paraId="5DA3AD7E" w14:textId="77777777" w:rsidTr="00585F46">
        <w:tc>
          <w:tcPr>
            <w:tcW w:w="4539" w:type="pct"/>
            <w:vAlign w:val="center"/>
          </w:tcPr>
          <w:p w14:paraId="7267DC6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w14:anchorId="7E47E9FC">
                <v:shape id="_x0000_i1093" type="#_x0000_t75" style="width:96pt;height:34.8pt" o:ole="">
                  <v:imagedata r:id="rId153" o:title=""/>
                </v:shape>
                <o:OLEObject Type="Embed" ProgID="Equation.3" ShapeID="_x0000_i1093" DrawAspect="Content" ObjectID="_1700914827" r:id="rId154"/>
              </w:object>
            </w:r>
          </w:p>
        </w:tc>
        <w:tc>
          <w:tcPr>
            <w:tcW w:w="461" w:type="pct"/>
            <w:vAlign w:val="center"/>
          </w:tcPr>
          <w:p w14:paraId="157FA9D9" w14:textId="4ADECC25"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43956F" w14:textId="77777777" w:rsidR="00171640" w:rsidRPr="00376AFF" w:rsidRDefault="00171640" w:rsidP="00171640">
      <w:pPr>
        <w:pStyle w:val="Normale1"/>
        <w:spacing w:line="240" w:lineRule="auto"/>
        <w:jc w:val="both"/>
        <w:rPr>
          <w:rFonts w:ascii="Times New Roman" w:hAnsi="Times New Roman"/>
          <w:lang w:val="en-GB"/>
        </w:rPr>
      </w:pPr>
    </w:p>
    <w:p w14:paraId="1AC8BB49"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otation matrices based on Euler’s theorem (</w:t>
      </w:r>
      <w:r w:rsidR="008904CA" w:rsidRPr="00376AFF">
        <w:rPr>
          <w:rFonts w:ascii="Times New Roman" w:hAnsi="Times New Roman"/>
          <w:lang w:val="en-GB"/>
        </w:rPr>
        <w:t xml:space="preserve"> </w:t>
      </w:r>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14:paraId="349B78D3" w14:textId="77777777" w:rsidTr="00585F46">
        <w:tc>
          <w:tcPr>
            <w:tcW w:w="4539" w:type="pct"/>
            <w:vAlign w:val="center"/>
          </w:tcPr>
          <w:commentRangeStart w:id="202"/>
          <w:p w14:paraId="21C5B205" w14:textId="34913870" w:rsidR="00D152A5" w:rsidRPr="00376AFF" w:rsidRDefault="00D152A5" w:rsidP="00585F46">
            <w:pPr>
              <w:spacing w:line="240" w:lineRule="auto"/>
              <w:jc w:val="center"/>
              <w:rPr>
                <w:rFonts w:ascii="Times New Roman" w:hAnsi="Times New Roman"/>
                <w:position w:val="-30"/>
                <w:sz w:val="24"/>
                <w:szCs w:val="24"/>
              </w:rPr>
            </w:pPr>
            <w:r w:rsidRPr="008532A9">
              <w:rPr>
                <w:position w:val="-16"/>
              </w:rPr>
              <w:object w:dxaOrig="4680" w:dyaOrig="440" w14:anchorId="4C6407EF">
                <v:shape id="_x0000_i1094" type="#_x0000_t75" style="width:255pt;height:21pt" o:ole="">
                  <v:imagedata r:id="rId155" o:title=""/>
                </v:shape>
                <o:OLEObject Type="Embed" ProgID="Equation.3" ShapeID="_x0000_i1094" DrawAspect="Content" ObjectID="_1700914828" r:id="rId156"/>
              </w:object>
            </w:r>
            <w:commentRangeEnd w:id="202"/>
            <w:r>
              <w:rPr>
                <w:rStyle w:val="Rimandocommento"/>
                <w:rFonts w:ascii="Times New Roman" w:eastAsia="Times New Roman" w:hAnsi="Times New Roman"/>
                <w:szCs w:val="20"/>
                <w:lang w:val="it-IT" w:eastAsia="it-IT"/>
              </w:rPr>
              <w:commentReference w:id="202"/>
            </w:r>
          </w:p>
        </w:tc>
        <w:tc>
          <w:tcPr>
            <w:tcW w:w="461" w:type="pct"/>
            <w:vAlign w:val="center"/>
          </w:tcPr>
          <w:p w14:paraId="384B1CC5" w14:textId="744B50C4"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B770687"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n</w:t>
      </w:r>
      <w:r w:rsidRPr="00376AFF">
        <w:rPr>
          <w:rFonts w:ascii="Times New Roman" w:hAnsi="Times New Roman"/>
          <w:i/>
          <w:vertAlign w:val="subscript"/>
          <w:lang w:val="en-GB"/>
        </w:rPr>
        <w:t>R</w:t>
      </w:r>
      <w:r w:rsidRPr="00376AFF">
        <w:rPr>
          <w:rFonts w:ascii="Times New Roman" w:hAnsi="Times New Roman"/>
          <w:lang w:val="en-GB"/>
        </w:rPr>
        <w:t>.</w:t>
      </w:r>
    </w:p>
    <w:p w14:paraId="304234A6"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14:paraId="515B9390" w14:textId="77777777" w:rsidTr="00585F46">
        <w:tc>
          <w:tcPr>
            <w:tcW w:w="4539" w:type="pct"/>
            <w:vAlign w:val="center"/>
          </w:tcPr>
          <w:p w14:paraId="76EA8258"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w14:anchorId="177ADCC8">
                <v:shape id="_x0000_i1095" type="#_x0000_t75" style="width:166.8pt;height:57.6pt" o:ole="">
                  <v:imagedata r:id="rId158" o:title=""/>
                </v:shape>
                <o:OLEObject Type="Embed" ProgID="Equation.3" ShapeID="_x0000_i1095" DrawAspect="Content" ObjectID="_1700914829" r:id="rId159"/>
              </w:object>
            </w:r>
          </w:p>
        </w:tc>
        <w:tc>
          <w:tcPr>
            <w:tcW w:w="461" w:type="pct"/>
            <w:vAlign w:val="center"/>
          </w:tcPr>
          <w:p w14:paraId="1D975318" w14:textId="6F14F552"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138DEF8"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r w:rsidRPr="00376AFF">
        <w:rPr>
          <w:rFonts w:ascii="Times New Roman" w:hAnsi="Times New Roman"/>
          <w:i/>
          <w:lang w:val="en-GB"/>
        </w:rPr>
        <w:t>R</w:t>
      </w:r>
      <w:r w:rsidR="00BD73AE" w:rsidRPr="00376AFF">
        <w:rPr>
          <w:rFonts w:ascii="Times New Roman" w:hAnsi="Times New Roman"/>
          <w:i/>
          <w:vertAlign w:val="subscript"/>
          <w:lang w:val="en-GB"/>
        </w:rPr>
        <w:t>ij</w:t>
      </w:r>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14:paraId="3601E7ED" w14:textId="77777777" w:rsidTr="007B739A">
        <w:tc>
          <w:tcPr>
            <w:tcW w:w="4557" w:type="pct"/>
            <w:vAlign w:val="center"/>
          </w:tcPr>
          <w:p w14:paraId="3DCE99E6"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w14:anchorId="5F74A671">
                <v:shape id="_x0000_i1096" type="#_x0000_t75" style="width:438pt;height:52.2pt" o:ole="">
                  <v:imagedata r:id="rId160" o:title=""/>
                </v:shape>
                <o:OLEObject Type="Embed" ProgID="Equation.3" ShapeID="_x0000_i1096" DrawAspect="Content" ObjectID="_1700914830" r:id="rId161"/>
              </w:object>
            </w:r>
          </w:p>
        </w:tc>
        <w:tc>
          <w:tcPr>
            <w:tcW w:w="443" w:type="pct"/>
            <w:vAlign w:val="center"/>
          </w:tcPr>
          <w:p w14:paraId="39F2E32C" w14:textId="7B589FA6"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22B39E1" w14:textId="77777777" w:rsidR="007B739A" w:rsidRPr="00376AFF" w:rsidRDefault="007B739A" w:rsidP="007B739A">
      <w:pPr>
        <w:pStyle w:val="Normale1"/>
        <w:spacing w:line="240" w:lineRule="auto"/>
        <w:jc w:val="both"/>
        <w:rPr>
          <w:ins w:id="203" w:author="Amicarelli Andrea (RSE)" w:date="2020-04-13T14:27:00Z"/>
          <w:rFonts w:ascii="Times New Roman" w:hAnsi="Times New Roman"/>
          <w:lang w:val="en-GB"/>
        </w:rPr>
      </w:pPr>
      <w:ins w:id="204" w:author="Amicarelli Andrea (RSE)" w:date="2020-04-13T14:27:00Z">
        <w:r w:rsidRPr="00376AFF">
          <w:rPr>
            <w:rFonts w:ascii="Times New Roman" w:hAnsi="Times New Roman"/>
            <w:lang w:val="en-GB"/>
          </w:rPr>
          <w:lastRenderedPageBreak/>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ins>
    </w:p>
    <w:p w14:paraId="4F582AD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14:paraId="033C56C3" w14:textId="77777777" w:rsidTr="00585F46">
        <w:tc>
          <w:tcPr>
            <w:tcW w:w="4539" w:type="pct"/>
            <w:vAlign w:val="center"/>
          </w:tcPr>
          <w:p w14:paraId="0470DD4B" w14:textId="77777777" w:rsidR="00171640" w:rsidRPr="00376AFF" w:rsidRDefault="00171640" w:rsidP="00585F46">
            <w:pPr>
              <w:spacing w:line="240" w:lineRule="auto"/>
              <w:jc w:val="center"/>
              <w:rPr>
                <w:sz w:val="20"/>
                <w:szCs w:val="20"/>
              </w:rPr>
            </w:pPr>
            <w:r w:rsidRPr="00376AFF">
              <w:rPr>
                <w:position w:val="-16"/>
                <w:sz w:val="20"/>
                <w:szCs w:val="20"/>
              </w:rPr>
              <w:object w:dxaOrig="1240" w:dyaOrig="400" w14:anchorId="19222953">
                <v:shape id="_x0000_i1097" type="#_x0000_t75" style="width:62.4pt;height:20.4pt" o:ole="">
                  <v:imagedata r:id="rId162" o:title=""/>
                </v:shape>
                <o:OLEObject Type="Embed" ProgID="Equation.3" ShapeID="_x0000_i1097" DrawAspect="Content" ObjectID="_1700914831" r:id="rId163"/>
              </w:object>
            </w:r>
          </w:p>
          <w:p w14:paraId="78E64688" w14:textId="77777777" w:rsidR="00171640" w:rsidRPr="00376AFF" w:rsidRDefault="00171640" w:rsidP="00585F46">
            <w:pPr>
              <w:spacing w:line="240" w:lineRule="auto"/>
              <w:jc w:val="center"/>
              <w:rPr>
                <w:sz w:val="20"/>
                <w:szCs w:val="20"/>
              </w:rPr>
            </w:pPr>
            <w:r w:rsidRPr="00376AFF">
              <w:rPr>
                <w:position w:val="-40"/>
                <w:sz w:val="20"/>
                <w:szCs w:val="20"/>
              </w:rPr>
              <w:object w:dxaOrig="940" w:dyaOrig="820" w14:anchorId="4E981AAF">
                <v:shape id="_x0000_i1098" type="#_x0000_t75" style="width:46.8pt;height:41.4pt" o:ole="">
                  <v:imagedata r:id="rId164" o:title=""/>
                </v:shape>
                <o:OLEObject Type="Embed" ProgID="Equation.3" ShapeID="_x0000_i1098" DrawAspect="Content" ObjectID="_1700914832" r:id="rId165"/>
              </w:object>
            </w:r>
          </w:p>
          <w:p w14:paraId="352CC9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w14:anchorId="3C449AFE">
                <v:shape id="_x0000_i1099" type="#_x0000_t75" style="width:55.8pt;height:24pt" o:ole="">
                  <v:imagedata r:id="rId166" o:title=""/>
                </v:shape>
                <o:OLEObject Type="Embed" ProgID="Equation.3" ShapeID="_x0000_i1099" DrawAspect="Content" ObjectID="_1700914833" r:id="rId167"/>
              </w:object>
            </w:r>
          </w:p>
        </w:tc>
        <w:tc>
          <w:tcPr>
            <w:tcW w:w="461" w:type="pct"/>
            <w:vAlign w:val="center"/>
          </w:tcPr>
          <w:p w14:paraId="12452F82" w14:textId="4403C8A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CD923B9" w14:textId="77777777" w:rsidR="00171640" w:rsidRPr="00376AFF" w:rsidRDefault="00171640" w:rsidP="00171640">
      <w:pPr>
        <w:pStyle w:val="Normale1"/>
        <w:spacing w:line="240" w:lineRule="auto"/>
        <w:jc w:val="both"/>
        <w:rPr>
          <w:rFonts w:ascii="Times New Roman" w:hAnsi="Times New Roman"/>
          <w:lang w:val="en-GB"/>
        </w:rPr>
      </w:pPr>
    </w:p>
    <w:p w14:paraId="713C427A"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14:paraId="2FCF4419" w14:textId="77777777"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r w:rsidR="008904CA" w:rsidRPr="00376AFF">
        <w:rPr>
          <w:rFonts w:ascii="Times New Roman" w:hAnsi="Times New Roman"/>
          <w:lang w:val="en-GB"/>
        </w:rPr>
        <w:t xml:space="preserve">in order to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14:paraId="3D743DA3" w14:textId="02A87F0C"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14:paraId="2F6D65C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14:paraId="12E6CC7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2D6F2A94" w14:textId="77777777" w:rsidTr="00585F46">
        <w:tc>
          <w:tcPr>
            <w:tcW w:w="4539" w:type="pct"/>
            <w:vAlign w:val="center"/>
          </w:tcPr>
          <w:p w14:paraId="3B3F32D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w14:anchorId="2EFADFEF">
                <v:shape id="_x0000_i1100" type="#_x0000_t75" style="width:64.8pt;height:39.6pt" o:ole="">
                  <v:imagedata r:id="rId168" o:title=""/>
                </v:shape>
                <o:OLEObject Type="Embed" ProgID="Equation.3" ShapeID="_x0000_i1100" DrawAspect="Content" ObjectID="_1700914834" r:id="rId169"/>
              </w:object>
            </w:r>
          </w:p>
        </w:tc>
        <w:tc>
          <w:tcPr>
            <w:tcW w:w="461" w:type="pct"/>
            <w:vAlign w:val="center"/>
          </w:tcPr>
          <w:p w14:paraId="028E7019" w14:textId="5851D453"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CC12BCA" w14:textId="77777777" w:rsidR="00171640" w:rsidRPr="00376AFF" w:rsidRDefault="00171640" w:rsidP="00171640">
      <w:pPr>
        <w:pStyle w:val="Normale1"/>
        <w:spacing w:line="240" w:lineRule="auto"/>
        <w:jc w:val="both"/>
        <w:rPr>
          <w:rFonts w:ascii="Times New Roman" w:hAnsi="Times New Roman"/>
          <w:lang w:val="en-GB"/>
        </w:rPr>
      </w:pPr>
    </w:p>
    <w:p w14:paraId="39B99B75"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0E141CA2" w14:textId="77777777" w:rsidTr="00585F46">
        <w:tc>
          <w:tcPr>
            <w:tcW w:w="4539" w:type="pct"/>
            <w:vAlign w:val="center"/>
          </w:tcPr>
          <w:p w14:paraId="208D9E63"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w14:anchorId="696DAF9C">
                <v:shape id="_x0000_i1101" type="#_x0000_t75" style="width:92.4pt;height:46.2pt" o:ole="">
                  <v:imagedata r:id="rId170" o:title=""/>
                </v:shape>
                <o:OLEObject Type="Embed" ProgID="Equation.3" ShapeID="_x0000_i1101" DrawAspect="Content" ObjectID="_1700914835" r:id="rId171"/>
              </w:object>
            </w:r>
            <w:r w:rsidRPr="00376AFF">
              <w:rPr>
                <w:sz w:val="20"/>
                <w:szCs w:val="20"/>
              </w:rPr>
              <w:t xml:space="preserve">, but don’t use </w:t>
            </w:r>
            <w:r w:rsidRPr="00376AFF">
              <w:rPr>
                <w:position w:val="-40"/>
                <w:sz w:val="20"/>
                <w:szCs w:val="20"/>
              </w:rPr>
              <w:object w:dxaOrig="2100" w:dyaOrig="920" w14:anchorId="2FF6E112">
                <v:shape id="_x0000_i1102" type="#_x0000_t75" style="width:105pt;height:46.2pt" o:ole="">
                  <v:imagedata r:id="rId172" o:title=""/>
                </v:shape>
                <o:OLEObject Type="Embed" ProgID="Equation.3" ShapeID="_x0000_i1102" DrawAspect="Content" ObjectID="_1700914836" r:id="rId173"/>
              </w:object>
            </w:r>
          </w:p>
        </w:tc>
        <w:tc>
          <w:tcPr>
            <w:tcW w:w="461" w:type="pct"/>
            <w:vAlign w:val="center"/>
          </w:tcPr>
          <w:p w14:paraId="74020F5B" w14:textId="10A1D444"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9B2F05" w14:textId="77777777" w:rsidR="00171640" w:rsidRPr="00376AFF" w:rsidRDefault="00171640" w:rsidP="00171640">
      <w:pPr>
        <w:pStyle w:val="Normale1"/>
        <w:spacing w:line="240" w:lineRule="auto"/>
        <w:jc w:val="both"/>
        <w:rPr>
          <w:rFonts w:ascii="Times New Roman" w:hAnsi="Times New Roman"/>
          <w:lang w:val="en-GB"/>
        </w:rPr>
      </w:pPr>
    </w:p>
    <w:p w14:paraId="4067A73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14:paraId="6385A424"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309271EB" w14:textId="77777777" w:rsidTr="00585F46">
        <w:tc>
          <w:tcPr>
            <w:tcW w:w="4539" w:type="pct"/>
            <w:vAlign w:val="center"/>
          </w:tcPr>
          <w:p w14:paraId="18F6F2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w14:anchorId="2D252A82">
                <v:shape id="_x0000_i1103" type="#_x0000_t75" style="width:79.8pt;height:44.4pt" o:ole="">
                  <v:imagedata r:id="rId174" o:title=""/>
                </v:shape>
                <o:OLEObject Type="Embed" ProgID="Equation.3" ShapeID="_x0000_i1103" DrawAspect="Content" ObjectID="_1700914837" r:id="rId175"/>
              </w:object>
            </w:r>
            <w:r w:rsidRPr="00376AFF">
              <w:rPr>
                <w:sz w:val="20"/>
                <w:szCs w:val="20"/>
              </w:rPr>
              <w:t xml:space="preserve">,   </w:t>
            </w:r>
            <w:r w:rsidRPr="00376AFF">
              <w:rPr>
                <w:position w:val="-38"/>
                <w:sz w:val="20"/>
                <w:szCs w:val="20"/>
              </w:rPr>
              <w:object w:dxaOrig="1520" w:dyaOrig="800" w14:anchorId="05DC9532">
                <v:shape id="_x0000_i1104" type="#_x0000_t75" style="width:76.2pt;height:39.6pt" o:ole="">
                  <v:imagedata r:id="rId176" o:title=""/>
                </v:shape>
                <o:OLEObject Type="Embed" ProgID="Equation.3" ShapeID="_x0000_i1104" DrawAspect="Content" ObjectID="_1700914838" r:id="rId177"/>
              </w:object>
            </w:r>
          </w:p>
        </w:tc>
        <w:tc>
          <w:tcPr>
            <w:tcW w:w="461" w:type="pct"/>
            <w:vAlign w:val="center"/>
          </w:tcPr>
          <w:p w14:paraId="54CBFC14" w14:textId="47E874C3"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29185D" w14:textId="77777777" w:rsidR="00171640" w:rsidRPr="00376AFF" w:rsidRDefault="00171640" w:rsidP="00171640">
      <w:pPr>
        <w:pStyle w:val="Normale1"/>
        <w:spacing w:line="240" w:lineRule="auto"/>
        <w:jc w:val="both"/>
        <w:rPr>
          <w:rFonts w:ascii="Times New Roman" w:hAnsi="Times New Roman"/>
          <w:lang w:val="en-GB"/>
        </w:rPr>
      </w:pPr>
    </w:p>
    <w:p w14:paraId="2C989961"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46CC1427" w14:textId="77777777" w:rsidTr="00585F46">
        <w:tc>
          <w:tcPr>
            <w:tcW w:w="4539" w:type="pct"/>
            <w:vAlign w:val="center"/>
          </w:tcPr>
          <w:p w14:paraId="7540DF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w14:anchorId="7A545C14">
                <v:shape id="_x0000_i1105" type="#_x0000_t75" style="width:322.8pt;height:141pt" o:ole="">
                  <v:imagedata r:id="rId178" o:title=""/>
                </v:shape>
                <o:OLEObject Type="Embed" ProgID="Equation.3" ShapeID="_x0000_i1105" DrawAspect="Content" ObjectID="_1700914839" r:id="rId179"/>
              </w:object>
            </w:r>
          </w:p>
        </w:tc>
        <w:tc>
          <w:tcPr>
            <w:tcW w:w="461" w:type="pct"/>
            <w:vAlign w:val="center"/>
          </w:tcPr>
          <w:p w14:paraId="54D692D7" w14:textId="15376D6A"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E2DF20A" w14:textId="77777777" w:rsidR="00171640" w:rsidRPr="00376AFF" w:rsidRDefault="00171640" w:rsidP="00171640">
      <w:pPr>
        <w:pStyle w:val="Normale1"/>
        <w:spacing w:line="240" w:lineRule="auto"/>
        <w:jc w:val="both"/>
        <w:rPr>
          <w:rFonts w:ascii="Times New Roman" w:hAnsi="Times New Roman"/>
          <w:lang w:val="en-GB"/>
        </w:rPr>
      </w:pPr>
    </w:p>
    <w:p w14:paraId="63AB2340"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14:paraId="3774423D" w14:textId="77777777" w:rsidR="00EF0B15" w:rsidRPr="00376AFF" w:rsidRDefault="00EF0B15" w:rsidP="00171640">
      <w:pPr>
        <w:pStyle w:val="Normale1"/>
        <w:spacing w:line="240" w:lineRule="auto"/>
        <w:jc w:val="both"/>
        <w:rPr>
          <w:rFonts w:ascii="Times New Roman" w:hAnsi="Times New Roman"/>
          <w:lang w:val="en-GB"/>
        </w:rPr>
      </w:pPr>
    </w:p>
    <w:p w14:paraId="021DFEE6" w14:textId="77777777" w:rsidR="00534937" w:rsidRPr="00376AFF" w:rsidRDefault="00534937" w:rsidP="006A2FDC">
      <w:pPr>
        <w:pStyle w:val="Amicarellititle2"/>
        <w:numPr>
          <w:ilvl w:val="1"/>
          <w:numId w:val="22"/>
        </w:numPr>
      </w:pPr>
      <w:bookmarkStart w:id="205" w:name="_Ref32419481"/>
      <w:bookmarkStart w:id="206" w:name="_Ref32424023"/>
      <w:bookmarkStart w:id="207" w:name="_Ref32484255"/>
      <w:bookmarkStart w:id="208" w:name="_Ref32484709"/>
      <w:bookmarkStart w:id="209" w:name="_Ref32585923"/>
      <w:bookmarkStart w:id="210" w:name="_Toc36631727"/>
      <w:bookmarkStart w:id="211" w:name="_Toc86930609"/>
      <w:commentRangeStart w:id="212"/>
      <w:r w:rsidRPr="00376AFF">
        <w:t>Reaction forces</w:t>
      </w:r>
      <w:bookmarkEnd w:id="205"/>
      <w:bookmarkEnd w:id="206"/>
      <w:bookmarkEnd w:id="207"/>
      <w:bookmarkEnd w:id="208"/>
      <w:bookmarkEnd w:id="209"/>
      <w:bookmarkEnd w:id="210"/>
      <w:commentRangeEnd w:id="212"/>
      <w:r w:rsidR="00D64F0F" w:rsidRPr="00376AFF">
        <w:rPr>
          <w:rStyle w:val="Rimandocommento"/>
          <w:b w:val="0"/>
          <w:szCs w:val="20"/>
        </w:rPr>
        <w:commentReference w:id="212"/>
      </w:r>
      <w:bookmarkEnd w:id="211"/>
    </w:p>
    <w:p w14:paraId="53C85DC6"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48C252D1"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61EFFD42" w14:textId="1E0D265E"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sidRPr="00376AFF">
        <w:rPr>
          <w:rFonts w:ascii="Times New Roman" w:hAnsi="Times New Roman"/>
          <w:lang w:val="en-GB"/>
        </w:rPr>
        <w:t>,</w:t>
      </w:r>
      <w:sdt>
        <w:sdtPr>
          <w:rPr>
            <w:rFonts w:ascii="Times New Roman" w:hAnsi="Times New Roman"/>
            <w:lang w:val="en-GB"/>
          </w:rPr>
          <w:id w:val="1735198654"/>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4ED3A4F1" w14:textId="77777777" w:rsidR="00EF0B15" w:rsidRPr="00376AFF" w:rsidRDefault="00534937" w:rsidP="00171640">
      <w:pPr>
        <w:pStyle w:val="Normale1"/>
        <w:spacing w:line="240" w:lineRule="auto"/>
        <w:jc w:val="both"/>
        <w:rPr>
          <w:ins w:id="213" w:author="Amicarelli Andrea (RSE)" w:date="2020-09-14T18:06:00Z"/>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286B94D5" w14:textId="77777777" w:rsidR="00660577" w:rsidRPr="00376AFF" w:rsidRDefault="00660577" w:rsidP="00660577">
      <w:pPr>
        <w:pStyle w:val="Normale1"/>
        <w:spacing w:line="240" w:lineRule="auto"/>
        <w:jc w:val="both"/>
        <w:rPr>
          <w:ins w:id="214" w:author="Amicarelli Andrea (RSE)" w:date="2020-09-14T21:45:00Z"/>
          <w:rFonts w:ascii="Times New Roman" w:hAnsi="Times New Roman"/>
          <w:lang w:val="en-GB"/>
        </w:rPr>
      </w:pPr>
      <w:ins w:id="215" w:author="Amicarelli Andrea (RSE)" w:date="2020-09-14T21:45:00Z">
        <w:r w:rsidRPr="00376AFF">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w:t>
        </w:r>
        <w:r w:rsidRPr="00376AFF">
          <w:rPr>
            <w:rFonts w:ascii="Times New Roman" w:hAnsi="Times New Roman"/>
            <w:lang w:val="en-GB"/>
          </w:rPr>
          <w:lastRenderedPageBreak/>
          <w:t>friction as if the solids were deformable. Nonetheless, curved surfaces are not currently permitted when initializing a rigid body.</w:t>
        </w:r>
      </w:ins>
    </w:p>
    <w:p w14:paraId="42397CB5" w14:textId="77777777" w:rsidR="00171640" w:rsidRPr="00376AFF" w:rsidRDefault="00171640" w:rsidP="00171640">
      <w:pPr>
        <w:pStyle w:val="Normale1"/>
        <w:spacing w:line="240" w:lineRule="auto"/>
        <w:jc w:val="both"/>
        <w:rPr>
          <w:rFonts w:ascii="Times New Roman" w:hAnsi="Times New Roman"/>
          <w:lang w:val="en-GB"/>
        </w:rPr>
      </w:pPr>
    </w:p>
    <w:p w14:paraId="3271F09D" w14:textId="77777777" w:rsidR="00FC592D" w:rsidRPr="00376AFF" w:rsidRDefault="00FC592D" w:rsidP="00FC592D">
      <w:pPr>
        <w:pStyle w:val="Amicarellititle2"/>
      </w:pPr>
      <w:bookmarkStart w:id="216" w:name="_Toc482633744"/>
      <w:bookmarkStart w:id="217" w:name="_Ref521058275"/>
      <w:bookmarkStart w:id="218" w:name="_Toc86930610"/>
      <w:r w:rsidRPr="00376AFF">
        <w:t>Sliding friction force</w:t>
      </w:r>
      <w:bookmarkEnd w:id="216"/>
      <w:bookmarkEnd w:id="217"/>
      <w:bookmarkEnd w:id="218"/>
    </w:p>
    <w:p w14:paraId="58288E1A" w14:textId="77777777" w:rsidR="0088494B" w:rsidRPr="00376AFF" w:rsidRDefault="00ED0B27" w:rsidP="001B4F72">
      <w:pPr>
        <w:pStyle w:val="Normale1"/>
        <w:spacing w:line="240" w:lineRule="auto"/>
        <w:jc w:val="both"/>
        <w:rPr>
          <w:rFonts w:ascii="Times New Roman" w:hAnsi="Times New Roman"/>
          <w:lang w:val="en-GB"/>
        </w:rPr>
      </w:pPr>
      <w:ins w:id="219" w:author="Amicarelli Andrea (RSE)" w:date="2020-04-13T10:00:00Z">
        <w:r w:rsidRPr="00376AFF">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sidRPr="00376AFF">
        <w:rPr>
          <w:rFonts w:ascii="Times New Roman" w:hAnsi="Times New Roman"/>
          <w:lang w:val="en-GB"/>
        </w:rPr>
        <w:t xml:space="preserve"> </w:t>
      </w:r>
      <w:ins w:id="220" w:author="Amicarelli Andrea (RSE)" w:date="2020-04-13T11:51:00Z">
        <w:r w:rsidR="001B4F72" w:rsidRPr="00376AFF">
          <w:rPr>
            <w:rFonts w:ascii="Times New Roman" w:hAnsi="Times New Roman"/>
            <w:lang w:val="en-GB"/>
          </w:rPr>
          <w:t>The current code version assumes a unique friction angle applies to all the body-frontier interactions.</w:t>
        </w:r>
      </w:ins>
      <w:r w:rsidR="0088494B" w:rsidRPr="00376AFF">
        <w:rPr>
          <w:rFonts w:ascii="Times New Roman" w:hAnsi="Times New Roman"/>
          <w:lang w:val="en-GB"/>
        </w:rPr>
        <w:t xml:space="preserve"> </w:t>
      </w:r>
    </w:p>
    <w:p w14:paraId="26E057D5" w14:textId="77777777" w:rsidR="0088494B" w:rsidRPr="00376AFF" w:rsidRDefault="0088494B" w:rsidP="0088494B">
      <w:pPr>
        <w:pStyle w:val="Normale1"/>
        <w:spacing w:line="240" w:lineRule="auto"/>
        <w:jc w:val="both"/>
        <w:rPr>
          <w:ins w:id="221" w:author="Amicarelli Andrea (RSE)" w:date="2020-04-13T11:54:00Z"/>
          <w:rFonts w:ascii="Times New Roman" w:hAnsi="Times New Roman"/>
          <w:lang w:val="en-GB"/>
        </w:rPr>
      </w:pPr>
      <w:ins w:id="222" w:author="Amicarelli Andrea (RSE)" w:date="2020-04-13T11:54:00Z">
        <w:r w:rsidRPr="00376AFF">
          <w:rPr>
            <w:rFonts w:ascii="Times New Roman" w:hAnsi="Times New Roman"/>
            <w:lang w:val="en-GB"/>
          </w:rPr>
          <w:t>The overall normal of the neighbouring frontiers is the unit vector aligned with the vector sum of the neighbouring normals. In case of need, this sum might be weighted in a proper manner.</w:t>
        </w:r>
      </w:ins>
    </w:p>
    <w:p w14:paraId="07965ECC" w14:textId="77777777" w:rsidR="00FC592D" w:rsidRPr="00376AFF" w:rsidRDefault="00FC592D" w:rsidP="00FC592D">
      <w:pPr>
        <w:pStyle w:val="Amicarellititle3"/>
        <w:rPr>
          <w:lang w:val="en-GB"/>
        </w:rPr>
      </w:pPr>
      <w:bookmarkStart w:id="223" w:name="_Toc86930611"/>
      <w:r w:rsidRPr="00376AFF">
        <w:rPr>
          <w:lang w:val="en-GB"/>
        </w:rPr>
        <w:t>Aerial stage (non-negative value for the input friction angle and body-frontier interactions)</w:t>
      </w:r>
      <w:bookmarkEnd w:id="223"/>
    </w:p>
    <w:p w14:paraId="2EBF7879" w14:textId="77777777"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14:paraId="37DF6869" w14:textId="77777777" w:rsidTr="00B91873">
        <w:tc>
          <w:tcPr>
            <w:tcW w:w="4539" w:type="pct"/>
            <w:vAlign w:val="center"/>
          </w:tcPr>
          <w:p w14:paraId="027D94ED"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w14:anchorId="115D5EF5">
                <v:shape id="_x0000_i1106" type="#_x0000_t75" style="width:183.6pt;height:21.6pt" o:ole="">
                  <v:imagedata r:id="rId180" o:title=""/>
                </v:shape>
                <o:OLEObject Type="Embed" ProgID="Equation.3" ShapeID="_x0000_i1106" DrawAspect="Content" ObjectID="_1700914840" r:id="rId181"/>
              </w:object>
            </w:r>
          </w:p>
        </w:tc>
        <w:tc>
          <w:tcPr>
            <w:tcW w:w="461" w:type="pct"/>
            <w:vAlign w:val="center"/>
          </w:tcPr>
          <w:p w14:paraId="26C6E8D8" w14:textId="3DAF6556"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B548A2" w14:textId="77777777" w:rsidR="00FC592D" w:rsidRPr="00376AFF" w:rsidRDefault="00FC592D" w:rsidP="00FC592D">
      <w:pPr>
        <w:spacing w:after="0" w:line="240" w:lineRule="auto"/>
        <w:jc w:val="both"/>
        <w:rPr>
          <w:rFonts w:ascii="Times New Roman" w:hAnsi="Times New Roman"/>
          <w:sz w:val="24"/>
          <w:szCs w:val="24"/>
        </w:rPr>
      </w:pPr>
    </w:p>
    <w:p w14:paraId="15B0231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r w:rsidRPr="00376AFF">
        <w:rPr>
          <w:rFonts w:ascii="Times New Roman" w:hAnsi="Times New Roman"/>
          <w:i/>
          <w:sz w:val="24"/>
          <w:szCs w:val="24"/>
          <w:u w:val="single"/>
        </w:rPr>
        <w:t>s</w:t>
      </w:r>
      <w:r w:rsidRPr="00376AFF">
        <w:rPr>
          <w:rFonts w:ascii="Times New Roman" w:hAnsi="Times New Roman"/>
          <w:i/>
          <w:sz w:val="24"/>
          <w:szCs w:val="24"/>
          <w:vertAlign w:val="subscript"/>
        </w:rPr>
        <w:t>w</w:t>
      </w:r>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del w:id="224" w:author="Amicarelli Andrea (RSE)" w:date="2020-04-13T11:54:00Z">
        <w:r w:rsidR="0088494B" w:rsidRPr="00376AFF" w:rsidDel="0088494B">
          <w:rPr>
            <w:rFonts w:ascii="Times New Roman" w:hAnsi="Times New Roman"/>
            <w:sz w:val="24"/>
            <w:szCs w:val="24"/>
          </w:rPr>
          <w:delText>The overall normal of the neighbouring frontiers is the unit vector aligned with the vector sum of the neighbouring normals.</w:delText>
        </w:r>
      </w:del>
    </w:p>
    <w:p w14:paraId="213E80E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14:paraId="49B88B1E" w14:textId="77777777" w:rsidTr="00B91873">
        <w:tc>
          <w:tcPr>
            <w:tcW w:w="4539" w:type="pct"/>
            <w:vAlign w:val="center"/>
          </w:tcPr>
          <w:p w14:paraId="75E3A7BB"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w14:anchorId="4610A1DD">
                <v:shape id="_x0000_i1107" type="#_x0000_t75" style="width:69.6pt;height:19.8pt" o:ole="">
                  <v:imagedata r:id="rId182" o:title=""/>
                </v:shape>
                <o:OLEObject Type="Embed" ProgID="Equation.3" ShapeID="_x0000_i1107" DrawAspect="Content" ObjectID="_1700914841" r:id="rId183"/>
              </w:object>
            </w:r>
          </w:p>
        </w:tc>
        <w:tc>
          <w:tcPr>
            <w:tcW w:w="461" w:type="pct"/>
            <w:vAlign w:val="center"/>
          </w:tcPr>
          <w:p w14:paraId="39A6A945" w14:textId="672BF94C"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7BDC993" w14:textId="77777777" w:rsidR="00FC592D" w:rsidRPr="00376AFF" w:rsidRDefault="00FC592D" w:rsidP="00FC592D">
      <w:pPr>
        <w:spacing w:after="0" w:line="240" w:lineRule="auto"/>
        <w:jc w:val="both"/>
        <w:rPr>
          <w:rFonts w:ascii="Times New Roman" w:hAnsi="Times New Roman"/>
          <w:sz w:val="24"/>
          <w:szCs w:val="24"/>
        </w:rPr>
      </w:pPr>
    </w:p>
    <w:p w14:paraId="56EAF7C6"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14:paraId="3D7F7A42" w14:textId="77777777" w:rsidTr="00B91873">
        <w:tc>
          <w:tcPr>
            <w:tcW w:w="4539" w:type="pct"/>
            <w:vAlign w:val="center"/>
          </w:tcPr>
          <w:p w14:paraId="0F304BF0"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w14:anchorId="071E725B">
                <v:shape id="_x0000_i1108" type="#_x0000_t75" style="width:136.2pt;height:22.8pt" o:ole="">
                  <v:imagedata r:id="rId184" o:title=""/>
                </v:shape>
                <o:OLEObject Type="Embed" ProgID="Equation.3" ShapeID="_x0000_i1108" DrawAspect="Content" ObjectID="_1700914842" r:id="rId185"/>
              </w:object>
            </w:r>
          </w:p>
        </w:tc>
        <w:tc>
          <w:tcPr>
            <w:tcW w:w="461" w:type="pct"/>
            <w:vAlign w:val="center"/>
          </w:tcPr>
          <w:p w14:paraId="4ADDE3F8" w14:textId="1BF42296"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E8215A9" w14:textId="77777777" w:rsidR="00FC592D" w:rsidRPr="00376AFF" w:rsidRDefault="00FC592D" w:rsidP="00FC592D">
      <w:pPr>
        <w:spacing w:after="0" w:line="240" w:lineRule="auto"/>
        <w:jc w:val="both"/>
        <w:rPr>
          <w:rFonts w:ascii="Times New Roman" w:hAnsi="Times New Roman"/>
          <w:sz w:val="24"/>
          <w:szCs w:val="24"/>
        </w:rPr>
      </w:pPr>
    </w:p>
    <w:p w14:paraId="3F85CC83" w14:textId="77777777"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14:paraId="1C81EE1C" w14:textId="77777777" w:rsidTr="00B91873">
        <w:tc>
          <w:tcPr>
            <w:tcW w:w="4539" w:type="pct"/>
            <w:vAlign w:val="center"/>
          </w:tcPr>
          <w:p w14:paraId="0B038872"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w14:anchorId="3615C315">
                <v:shape id="_x0000_i1109" type="#_x0000_t75" style="width:83.4pt;height:22.8pt" o:ole="">
                  <v:imagedata r:id="rId186" o:title=""/>
                </v:shape>
                <o:OLEObject Type="Embed" ProgID="Equation.3" ShapeID="_x0000_i1109" DrawAspect="Content" ObjectID="_1700914843" r:id="rId187"/>
              </w:object>
            </w:r>
          </w:p>
        </w:tc>
        <w:tc>
          <w:tcPr>
            <w:tcW w:w="461" w:type="pct"/>
            <w:vAlign w:val="center"/>
          </w:tcPr>
          <w:p w14:paraId="21964280" w14:textId="337C5583"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F987832" w14:textId="77777777" w:rsidR="00FC592D" w:rsidRPr="00376AFF" w:rsidRDefault="00FC592D" w:rsidP="00FC592D">
      <w:pPr>
        <w:pStyle w:val="Amicarellititle2"/>
        <w:numPr>
          <w:ilvl w:val="0"/>
          <w:numId w:val="0"/>
        </w:numPr>
        <w:ind w:left="792"/>
      </w:pPr>
    </w:p>
    <w:p w14:paraId="5747EFB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14:paraId="7DC3A88D"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14:paraId="51BF28E8" w14:textId="77777777" w:rsidTr="00B91873">
        <w:tc>
          <w:tcPr>
            <w:tcW w:w="4539" w:type="pct"/>
            <w:vAlign w:val="center"/>
          </w:tcPr>
          <w:p w14:paraId="56261318"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w14:anchorId="7BE9D50A">
                <v:shape id="_x0000_i1110" type="#_x0000_t75" style="width:75pt;height:33pt" o:ole="">
                  <v:imagedata r:id="rId188" o:title=""/>
                </v:shape>
                <o:OLEObject Type="Embed" ProgID="Equation.3" ShapeID="_x0000_i1110" DrawAspect="Content" ObjectID="_1700914844" r:id="rId189"/>
              </w:object>
            </w:r>
          </w:p>
        </w:tc>
        <w:tc>
          <w:tcPr>
            <w:tcW w:w="461" w:type="pct"/>
            <w:vAlign w:val="center"/>
          </w:tcPr>
          <w:p w14:paraId="0DB772E3" w14:textId="2C18B2CE"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D914032" w14:textId="77777777" w:rsidR="00FC592D" w:rsidRPr="00376AFF" w:rsidRDefault="00FC592D" w:rsidP="00FC592D">
      <w:pPr>
        <w:spacing w:after="0" w:line="240" w:lineRule="auto"/>
        <w:jc w:val="both"/>
        <w:rPr>
          <w:rFonts w:ascii="Times New Roman" w:hAnsi="Times New Roman"/>
          <w:sz w:val="24"/>
          <w:szCs w:val="24"/>
        </w:rPr>
      </w:pPr>
    </w:p>
    <w:p w14:paraId="385897EE"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position w:val="-10"/>
          <w:sz w:val="24"/>
          <w:szCs w:val="24"/>
        </w:rPr>
        <w:object w:dxaOrig="380" w:dyaOrig="340" w14:anchorId="549EEDB9">
          <v:shape id="_x0000_i1111" type="#_x0000_t75" style="width:19.8pt;height:17.4pt" o:ole="">
            <v:imagedata r:id="rId190" o:title=""/>
          </v:shape>
          <o:OLEObject Type="Embed" ProgID="Equation.3" ShapeID="_x0000_i1111" DrawAspect="Content" ObjectID="_1700914845" r:id="rId191"/>
        </w:object>
      </w:r>
      <w:r w:rsidRPr="00376AFF">
        <w:rPr>
          <w:rFonts w:ascii="Times New Roman" w:hAnsi="Times New Roman"/>
          <w:sz w:val="24"/>
          <w:szCs w:val="24"/>
        </w:rPr>
        <w:t xml:space="preserve"> is the maximum particle velocity (all over the computational body) tangential to the interacting local frontier elements.</w:t>
      </w:r>
    </w:p>
    <w:p w14:paraId="39C9502A" w14:textId="77777777" w:rsidR="00FC592D" w:rsidRPr="00376AFF" w:rsidDel="001B4F72" w:rsidRDefault="003F4AE4" w:rsidP="00FC592D">
      <w:pPr>
        <w:spacing w:after="0" w:line="240" w:lineRule="auto"/>
        <w:jc w:val="both"/>
        <w:rPr>
          <w:del w:id="225" w:author="Amicarelli Andrea (RSE)" w:date="2020-04-13T11:51:00Z"/>
          <w:rFonts w:ascii="Times New Roman" w:hAnsi="Times New Roman"/>
          <w:sz w:val="24"/>
          <w:szCs w:val="24"/>
        </w:rPr>
      </w:pPr>
      <w:del w:id="226" w:author="Amicarelli Andrea (RSE)" w:date="2020-04-13T11:51:00Z">
        <w:r w:rsidRPr="00376AFF" w:rsidDel="001B4F72">
          <w:rPr>
            <w:rFonts w:ascii="Times New Roman" w:hAnsi="Times New Roman"/>
            <w:sz w:val="24"/>
            <w:szCs w:val="24"/>
          </w:rPr>
          <w:delText xml:space="preserve">The current code versions assumes </w:delText>
        </w:r>
        <w:r w:rsidR="00FC592D" w:rsidRPr="00376AFF"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RPr="00376AFF" w:rsidDel="001B4F72">
          <w:rPr>
            <w:rFonts w:ascii="Times New Roman" w:hAnsi="Times New Roman"/>
            <w:sz w:val="24"/>
            <w:szCs w:val="24"/>
          </w:rPr>
          <w:delText xml:space="preserve"> (nevertheless the limiter for the sliding friction force depends on the velocity of the solid particles interacting with the frontiers)</w:delText>
        </w:r>
        <w:r w:rsidR="00FC592D" w:rsidRPr="00376AFF" w:rsidDel="001B4F72">
          <w:rPr>
            <w:rFonts w:ascii="Times New Roman" w:hAnsi="Times New Roman"/>
            <w:sz w:val="24"/>
            <w:szCs w:val="24"/>
          </w:rPr>
          <w:delText>.</w:delText>
        </w:r>
        <w:bookmarkStart w:id="227" w:name="_Toc66436173"/>
        <w:bookmarkStart w:id="228" w:name="_Toc66436530"/>
        <w:bookmarkStart w:id="229" w:name="_Toc66437069"/>
        <w:bookmarkStart w:id="230" w:name="_Toc66437416"/>
        <w:bookmarkStart w:id="231" w:name="_Toc66458607"/>
        <w:bookmarkStart w:id="232" w:name="_Toc66458986"/>
        <w:bookmarkStart w:id="233" w:name="_Toc66459349"/>
        <w:bookmarkStart w:id="234" w:name="_Toc66459969"/>
        <w:bookmarkStart w:id="235" w:name="_Toc66710993"/>
        <w:bookmarkStart w:id="236" w:name="_Toc66712507"/>
        <w:bookmarkStart w:id="237" w:name="_Toc66714359"/>
        <w:bookmarkStart w:id="238" w:name="_Toc66714534"/>
        <w:bookmarkStart w:id="239" w:name="_Toc66714668"/>
        <w:bookmarkStart w:id="240" w:name="_Toc66714802"/>
        <w:bookmarkStart w:id="241" w:name="_Toc66714936"/>
        <w:bookmarkStart w:id="242" w:name="_Toc66715070"/>
        <w:bookmarkStart w:id="243" w:name="_Toc66715204"/>
        <w:bookmarkStart w:id="244" w:name="_Toc66715338"/>
        <w:bookmarkStart w:id="245" w:name="_Toc66715472"/>
        <w:bookmarkStart w:id="246" w:name="_Toc66715606"/>
        <w:bookmarkStart w:id="247" w:name="_Toc66715740"/>
        <w:bookmarkStart w:id="248" w:name="_Toc66715874"/>
        <w:bookmarkStart w:id="249" w:name="_Toc66716008"/>
        <w:bookmarkStart w:id="250" w:name="_Toc66716141"/>
        <w:bookmarkStart w:id="251" w:name="_Toc66716275"/>
        <w:bookmarkStart w:id="252" w:name="_Toc66716409"/>
        <w:bookmarkStart w:id="253" w:name="_Toc86901788"/>
        <w:bookmarkStart w:id="254" w:name="_Toc86902128"/>
        <w:bookmarkStart w:id="255" w:name="_Toc86902261"/>
        <w:bookmarkStart w:id="256" w:name="_Toc86903808"/>
        <w:bookmarkStart w:id="257" w:name="_Toc86903941"/>
        <w:bookmarkStart w:id="258" w:name="_Toc86906368"/>
        <w:bookmarkStart w:id="259" w:name="_Toc86907722"/>
        <w:bookmarkStart w:id="260" w:name="_Toc86907973"/>
        <w:bookmarkStart w:id="261" w:name="_Toc86909461"/>
        <w:bookmarkStart w:id="262" w:name="_Toc86909594"/>
        <w:bookmarkStart w:id="263" w:name="_Toc86909728"/>
        <w:bookmarkStart w:id="264" w:name="_Toc86909862"/>
        <w:bookmarkStart w:id="265" w:name="_Toc86910378"/>
        <w:bookmarkStart w:id="266" w:name="_Toc86911424"/>
        <w:bookmarkStart w:id="267" w:name="_Toc86928648"/>
        <w:bookmarkStart w:id="268" w:name="_Toc86930168"/>
        <w:bookmarkStart w:id="269" w:name="_Toc86930612"/>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del>
    </w:p>
    <w:p w14:paraId="7B1538C4" w14:textId="77777777" w:rsidR="00FC592D" w:rsidRPr="00376AFF" w:rsidRDefault="00FC592D" w:rsidP="00FC592D">
      <w:pPr>
        <w:pStyle w:val="Amicarellititle3"/>
        <w:rPr>
          <w:lang w:val="en-GB"/>
        </w:rPr>
      </w:pPr>
      <w:bookmarkStart w:id="270" w:name="_Toc482633745"/>
      <w:bookmarkStart w:id="271" w:name="_Toc86930613"/>
      <w:r w:rsidRPr="00376AFF">
        <w:rPr>
          <w:lang w:val="en-GB"/>
        </w:rPr>
        <w:t>Aerial stage</w:t>
      </w:r>
      <w:bookmarkEnd w:id="270"/>
      <w:r w:rsidRPr="00376AFF">
        <w:rPr>
          <w:lang w:val="en-GB"/>
        </w:rPr>
        <w:t xml:space="preserve"> (negative value for the input friction angle or body-body interactions)</w:t>
      </w:r>
      <w:bookmarkEnd w:id="271"/>
    </w:p>
    <w:p w14:paraId="782FAB6A"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14:paraId="5FB439F3" w14:textId="77777777" w:rsidTr="00B91873">
        <w:tc>
          <w:tcPr>
            <w:tcW w:w="4539" w:type="pct"/>
            <w:vAlign w:val="center"/>
          </w:tcPr>
          <w:p w14:paraId="57CFF738" w14:textId="77777777"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w14:anchorId="7012AD3E">
                <v:shape id="_x0000_i1112" type="#_x0000_t75" style="width:102.6pt;height:20.4pt" o:ole="">
                  <v:imagedata r:id="rId192" o:title=""/>
                </v:shape>
                <o:OLEObject Type="Embed" ProgID="Equation.3" ShapeID="_x0000_i1112" DrawAspect="Content" ObjectID="_1700914846" r:id="rId193"/>
              </w:object>
            </w:r>
          </w:p>
        </w:tc>
        <w:tc>
          <w:tcPr>
            <w:tcW w:w="461" w:type="pct"/>
            <w:vAlign w:val="center"/>
          </w:tcPr>
          <w:p w14:paraId="604C06F8" w14:textId="797D365E"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02001A9" w14:textId="77777777" w:rsidR="00FC592D" w:rsidRPr="00376AFF" w:rsidRDefault="00FC592D" w:rsidP="00FC592D">
      <w:pPr>
        <w:spacing w:after="0" w:line="240" w:lineRule="auto"/>
        <w:jc w:val="both"/>
        <w:rPr>
          <w:rFonts w:ascii="Times New Roman" w:hAnsi="Times New Roman"/>
          <w:sz w:val="24"/>
          <w:szCs w:val="24"/>
        </w:rPr>
      </w:pPr>
    </w:p>
    <w:p w14:paraId="06EC76D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14:paraId="2E09AA42" w14:textId="77777777" w:rsidTr="00B91873">
        <w:tc>
          <w:tcPr>
            <w:tcW w:w="4539" w:type="pct"/>
            <w:vAlign w:val="center"/>
          </w:tcPr>
          <w:p w14:paraId="389772F7"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w14:anchorId="178D17F7">
                <v:shape id="_x0000_i1113" type="#_x0000_t75" style="width:92.4pt;height:24.6pt" o:ole="">
                  <v:imagedata r:id="rId194" o:title=""/>
                </v:shape>
                <o:OLEObject Type="Embed" ProgID="Equation.3" ShapeID="_x0000_i1113" DrawAspect="Content" ObjectID="_1700914847" r:id="rId195"/>
              </w:object>
            </w:r>
          </w:p>
        </w:tc>
        <w:tc>
          <w:tcPr>
            <w:tcW w:w="461" w:type="pct"/>
            <w:vAlign w:val="center"/>
          </w:tcPr>
          <w:p w14:paraId="2522404E" w14:textId="6DDF954F"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3D5691D" w14:textId="77777777" w:rsidR="00FC592D" w:rsidRPr="00376AFF" w:rsidRDefault="00FC592D" w:rsidP="00FC592D">
      <w:pPr>
        <w:spacing w:after="0" w:line="240" w:lineRule="auto"/>
        <w:jc w:val="both"/>
        <w:rPr>
          <w:rFonts w:ascii="Times New Roman" w:hAnsi="Times New Roman"/>
          <w:sz w:val="24"/>
          <w:szCs w:val="24"/>
        </w:rPr>
      </w:pPr>
    </w:p>
    <w:p w14:paraId="6D2E4DC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14:paraId="0A559644" w14:textId="77777777" w:rsidTr="00B91873">
        <w:tc>
          <w:tcPr>
            <w:tcW w:w="4539" w:type="pct"/>
            <w:vAlign w:val="center"/>
          </w:tcPr>
          <w:p w14:paraId="246AE01A"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w14:anchorId="1ADD1CB3">
                <v:shape id="_x0000_i1114" type="#_x0000_t75" style="width:86.4pt;height:22.8pt" o:ole="">
                  <v:imagedata r:id="rId196" o:title=""/>
                </v:shape>
                <o:OLEObject Type="Embed" ProgID="Equation.3" ShapeID="_x0000_i1114" DrawAspect="Content" ObjectID="_1700914848" r:id="rId197"/>
              </w:object>
            </w:r>
          </w:p>
        </w:tc>
        <w:tc>
          <w:tcPr>
            <w:tcW w:w="461" w:type="pct"/>
            <w:vAlign w:val="center"/>
          </w:tcPr>
          <w:p w14:paraId="33241565" w14:textId="17FFFD53"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7268A0" w14:textId="77777777" w:rsidR="00FC592D" w:rsidRPr="00376AFF" w:rsidRDefault="00FC592D" w:rsidP="00FC592D">
      <w:pPr>
        <w:spacing w:after="0" w:line="240" w:lineRule="auto"/>
        <w:jc w:val="both"/>
        <w:rPr>
          <w:rFonts w:ascii="Times New Roman" w:hAnsi="Times New Roman"/>
          <w:sz w:val="24"/>
          <w:szCs w:val="24"/>
        </w:rPr>
      </w:pPr>
    </w:p>
    <w:p w14:paraId="1024854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14:paraId="39A28C06" w14:textId="77777777" w:rsidTr="00B91873">
        <w:tc>
          <w:tcPr>
            <w:tcW w:w="4539" w:type="pct"/>
            <w:vAlign w:val="center"/>
          </w:tcPr>
          <w:p w14:paraId="64192B96" w14:textId="77777777" w:rsidR="00FC592D" w:rsidRPr="00376AFF" w:rsidRDefault="00FC592D" w:rsidP="00B91873">
            <w:pPr>
              <w:spacing w:line="240" w:lineRule="auto"/>
              <w:jc w:val="center"/>
            </w:pPr>
            <w:r w:rsidRPr="00376AFF">
              <w:rPr>
                <w:position w:val="-16"/>
              </w:rPr>
              <w:object w:dxaOrig="1060" w:dyaOrig="420" w14:anchorId="2FA2BAD2">
                <v:shape id="_x0000_i1115" type="#_x0000_t75" style="width:52.8pt;height:21.6pt" o:ole="">
                  <v:imagedata r:id="rId198" o:title=""/>
                </v:shape>
                <o:OLEObject Type="Embed" ProgID="Equation.3" ShapeID="_x0000_i1115" DrawAspect="Content" ObjectID="_1700914849" r:id="rId199"/>
              </w:object>
            </w:r>
          </w:p>
          <w:p w14:paraId="34AA07F0" w14:textId="77777777" w:rsidR="00FC592D" w:rsidRPr="00376AFF" w:rsidRDefault="00FC592D" w:rsidP="00B91873">
            <w:pPr>
              <w:spacing w:line="240" w:lineRule="auto"/>
              <w:jc w:val="center"/>
            </w:pPr>
            <w:r w:rsidRPr="00376AFF">
              <w:rPr>
                <w:position w:val="-14"/>
              </w:rPr>
              <w:object w:dxaOrig="4140" w:dyaOrig="380" w14:anchorId="10E5E22F">
                <v:shape id="_x0000_i1116" type="#_x0000_t75" style="width:206.4pt;height:19.8pt" o:ole="">
                  <v:imagedata r:id="rId200" o:title=""/>
                </v:shape>
                <o:OLEObject Type="Embed" ProgID="Equation.3" ShapeID="_x0000_i1116" DrawAspect="Content" ObjectID="_1700914850" r:id="rId201"/>
              </w:object>
            </w:r>
          </w:p>
          <w:p w14:paraId="79FF51FC"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w14:anchorId="5E22DB05">
                <v:shape id="_x0000_i1117" type="#_x0000_t75" style="width:1in;height:19.8pt" o:ole="">
                  <v:imagedata r:id="rId202" o:title=""/>
                </v:shape>
                <o:OLEObject Type="Embed" ProgID="Equation.3" ShapeID="_x0000_i1117" DrawAspect="Content" ObjectID="_1700914851" r:id="rId203"/>
              </w:object>
            </w:r>
          </w:p>
        </w:tc>
        <w:tc>
          <w:tcPr>
            <w:tcW w:w="461" w:type="pct"/>
            <w:vAlign w:val="center"/>
          </w:tcPr>
          <w:p w14:paraId="52F91B8B" w14:textId="7BEB5614"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BE28491" w14:textId="77777777" w:rsidR="00FC592D" w:rsidRPr="00376AFF" w:rsidRDefault="00FC592D" w:rsidP="00FC592D">
      <w:pPr>
        <w:spacing w:after="0" w:line="240" w:lineRule="auto"/>
        <w:jc w:val="both"/>
        <w:rPr>
          <w:rFonts w:ascii="Times New Roman" w:hAnsi="Times New Roman"/>
          <w:sz w:val="24"/>
          <w:szCs w:val="24"/>
        </w:rPr>
      </w:pPr>
    </w:p>
    <w:p w14:paraId="2C0485F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14:paraId="44944606" w14:textId="77777777" w:rsidR="00594E2B" w:rsidRPr="00376AFF" w:rsidRDefault="00594E2B" w:rsidP="00594E2B">
      <w:pPr>
        <w:spacing w:after="0" w:line="240" w:lineRule="auto"/>
        <w:jc w:val="both"/>
        <w:rPr>
          <w:rFonts w:ascii="Times New Roman" w:hAnsi="Times New Roman"/>
          <w:sz w:val="24"/>
          <w:szCs w:val="24"/>
        </w:rPr>
      </w:pPr>
      <w:ins w:id="272" w:author="Amicarelli Andrea (RSE)" w:date="2020-04-13T11:49:00Z">
        <w:r w:rsidRPr="00376AFF">
          <w:rPr>
            <w:rFonts w:ascii="Times New Roman" w:hAnsi="Times New Roman"/>
            <w:sz w:val="24"/>
            <w:szCs w:val="24"/>
          </w:rPr>
          <w:t>Under this configuration, normal reaction does not provide any torque</w:t>
        </w:r>
      </w:ins>
      <w:ins w:id="273" w:author="Amicarelli Andrea (RSE)" w:date="2020-04-13T11:50:00Z">
        <w:r w:rsidRPr="00376AFF">
          <w:rPr>
            <w:rFonts w:ascii="Times New Roman" w:hAnsi="Times New Roman"/>
            <w:sz w:val="24"/>
            <w:szCs w:val="24"/>
          </w:rPr>
          <w:t xml:space="preserve"> (nevertheless the limiter for the sliding friction force depends on the velocity of the solid particles interacting with the frontiers)</w:t>
        </w:r>
      </w:ins>
      <w:ins w:id="274" w:author="Amicarelli Andrea (RSE)" w:date="2020-04-13T11:49:00Z">
        <w:r w:rsidRPr="00376AFF">
          <w:rPr>
            <w:rFonts w:ascii="Times New Roman" w:hAnsi="Times New Roman"/>
            <w:sz w:val="24"/>
            <w:szCs w:val="24"/>
          </w:rPr>
          <w:t>.</w:t>
        </w:r>
      </w:ins>
    </w:p>
    <w:p w14:paraId="074F203C" w14:textId="77777777" w:rsidR="00FC592D" w:rsidRPr="00376AFF" w:rsidRDefault="00FC592D" w:rsidP="00FC592D">
      <w:pPr>
        <w:pStyle w:val="Amicarellititle3"/>
        <w:rPr>
          <w:lang w:val="en-GB"/>
        </w:rPr>
      </w:pPr>
      <w:bookmarkStart w:id="275" w:name="_Toc482633746"/>
      <w:bookmarkStart w:id="276" w:name="_Toc86930614"/>
      <w:r w:rsidRPr="00376AFF">
        <w:rPr>
          <w:lang w:val="en-GB"/>
        </w:rPr>
        <w:t>Submerged stage</w:t>
      </w:r>
      <w:bookmarkEnd w:id="275"/>
      <w:bookmarkEnd w:id="276"/>
    </w:p>
    <w:p w14:paraId="01945F4A" w14:textId="77777777" w:rsidR="00585F46" w:rsidRPr="00376AFF" w:rsidRDefault="00585F46" w:rsidP="00585F46">
      <w:pPr>
        <w:pStyle w:val="Normale1"/>
        <w:spacing w:line="240" w:lineRule="auto"/>
        <w:jc w:val="both"/>
        <w:rPr>
          <w:rFonts w:ascii="Times New Roman" w:hAnsi="Times New Roman"/>
          <w:lang w:val="en-GB"/>
        </w:rPr>
      </w:pPr>
      <w:commentRangeStart w:id="277"/>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14:paraId="6B022362" w14:textId="77777777" w:rsidTr="00585F46">
        <w:tc>
          <w:tcPr>
            <w:tcW w:w="4539" w:type="pct"/>
            <w:vAlign w:val="center"/>
          </w:tcPr>
          <w:p w14:paraId="341843EB"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w14:anchorId="7A3946A0">
                <v:shape id="_x0000_i1118" type="#_x0000_t75" style="width:120.6pt;height:21.6pt" o:ole="">
                  <v:imagedata r:id="rId204" o:title=""/>
                </v:shape>
                <o:OLEObject Type="Embed" ProgID="Equation.3" ShapeID="_x0000_i1118" DrawAspect="Content" ObjectID="_1700914852" r:id="rId205"/>
              </w:object>
            </w:r>
          </w:p>
        </w:tc>
        <w:tc>
          <w:tcPr>
            <w:tcW w:w="461" w:type="pct"/>
            <w:vAlign w:val="center"/>
          </w:tcPr>
          <w:p w14:paraId="21F26464" w14:textId="48B545B6"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C1460FF" w14:textId="77777777"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s</w:t>
      </w:r>
      <w:r w:rsidRPr="00376AFF">
        <w:rPr>
          <w:rFonts w:ascii="Times New Roman" w:hAnsi="Times New Roman"/>
          <w:i/>
          <w:vertAlign w:val="subscript"/>
          <w:lang w:val="en-GB"/>
        </w:rPr>
        <w:t>w</w:t>
      </w:r>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14:paraId="44D9F891"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14:paraId="430E13F5" w14:textId="77777777" w:rsidTr="00585F46">
        <w:tc>
          <w:tcPr>
            <w:tcW w:w="4539" w:type="pct"/>
            <w:vAlign w:val="center"/>
          </w:tcPr>
          <w:p w14:paraId="7921BC06"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w14:anchorId="025752FA">
                <v:shape id="_x0000_i1119" type="#_x0000_t75" style="width:125.4pt;height:24pt" o:ole="">
                  <v:imagedata r:id="rId206" o:title=""/>
                </v:shape>
                <o:OLEObject Type="Embed" ProgID="Equation.3" ShapeID="_x0000_i1119" DrawAspect="Content" ObjectID="_1700914853" r:id="rId207"/>
              </w:object>
            </w:r>
          </w:p>
        </w:tc>
        <w:tc>
          <w:tcPr>
            <w:tcW w:w="461" w:type="pct"/>
            <w:vAlign w:val="center"/>
          </w:tcPr>
          <w:p w14:paraId="1E371ADB" w14:textId="14AF48B8"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E20740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14:paraId="0E0FD1BD" w14:textId="77777777" w:rsidR="00585F46" w:rsidRPr="00376AFF" w:rsidRDefault="00CD60FF"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14:paraId="0E03263A" w14:textId="77777777" w:rsidTr="00585F46">
        <w:tc>
          <w:tcPr>
            <w:tcW w:w="4539" w:type="pct"/>
            <w:vAlign w:val="center"/>
          </w:tcPr>
          <w:p w14:paraId="0FEE050C"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w14:anchorId="6B16F531">
                <v:shape id="_x0000_i1120" type="#_x0000_t75" style="width:71.4pt;height:30.6pt" o:ole="">
                  <v:imagedata r:id="rId208" o:title=""/>
                </v:shape>
                <o:OLEObject Type="Embed" ProgID="Equation.3" ShapeID="_x0000_i1120" DrawAspect="Content" ObjectID="_1700914854" r:id="rId209"/>
              </w:object>
            </w:r>
          </w:p>
        </w:tc>
        <w:tc>
          <w:tcPr>
            <w:tcW w:w="461" w:type="pct"/>
            <w:vAlign w:val="center"/>
          </w:tcPr>
          <w:p w14:paraId="3944587B" w14:textId="10DB1F7C"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9DE33BF"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400" w:dyaOrig="360" w14:anchorId="6AC957BB">
          <v:shape id="_x0000_i1121" type="#_x0000_t75" style="width:20.4pt;height:18.6pt" o:ole="">
            <v:imagedata r:id="rId210" o:title=""/>
          </v:shape>
          <o:OLEObject Type="Embed" ProgID="Equation.3" ShapeID="_x0000_i1121" DrawAspect="Content" ObjectID="_1700914855" r:id="rId211"/>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14:paraId="4C73F47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1776370D"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2D2A9B95"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77"/>
      <w:r w:rsidRPr="00376AFF">
        <w:rPr>
          <w:rStyle w:val="Rimandocommento"/>
          <w:rFonts w:ascii="Times New Roman" w:hAnsi="Times New Roman"/>
          <w:szCs w:val="20"/>
          <w:lang w:val="en-GB"/>
        </w:rPr>
        <w:commentReference w:id="277"/>
      </w:r>
    </w:p>
    <w:p w14:paraId="569F5CE6" w14:textId="77777777" w:rsidR="00FC592D" w:rsidRPr="00376AFF" w:rsidDel="00585F46" w:rsidRDefault="00FC592D" w:rsidP="00FC592D">
      <w:pPr>
        <w:spacing w:after="0" w:line="240" w:lineRule="auto"/>
        <w:jc w:val="both"/>
        <w:rPr>
          <w:del w:id="278" w:author="Amicarelli Andrea (RSE)" w:date="2020-04-13T10:22:00Z"/>
          <w:rFonts w:ascii="Times New Roman" w:hAnsi="Times New Roman"/>
          <w:sz w:val="24"/>
          <w:szCs w:val="24"/>
        </w:rPr>
      </w:pPr>
      <w:del w:id="279" w:author="Amicarelli Andrea (RSE)" w:date="2020-04-13T10:22:00Z">
        <w:r w:rsidRPr="00376AFF" w:rsidDel="00585F46">
          <w:rPr>
            <w:rFonts w:ascii="Times New Roman" w:hAnsi="Times New Roman"/>
            <w:sz w:val="24"/>
            <w:szCs w:val="24"/>
          </w:rPr>
          <w:delText>The sliding friction force is negligible (hypothesis on the inertial fluid flows, Amicarelli et al., 2015, CAF):</w:delText>
        </w:r>
        <w:bookmarkStart w:id="280" w:name="_Toc66436176"/>
        <w:bookmarkStart w:id="281" w:name="_Toc66436533"/>
        <w:bookmarkStart w:id="282" w:name="_Toc66437072"/>
        <w:bookmarkStart w:id="283" w:name="_Toc66437419"/>
        <w:bookmarkStart w:id="284" w:name="_Toc66458610"/>
        <w:bookmarkStart w:id="285" w:name="_Toc66458989"/>
        <w:bookmarkStart w:id="286" w:name="_Toc66459352"/>
        <w:bookmarkStart w:id="287" w:name="_Toc66459972"/>
        <w:bookmarkStart w:id="288" w:name="_Toc66710996"/>
        <w:bookmarkStart w:id="289" w:name="_Toc66712510"/>
        <w:bookmarkStart w:id="290" w:name="_Toc66714362"/>
        <w:bookmarkStart w:id="291" w:name="_Toc66714537"/>
        <w:bookmarkStart w:id="292" w:name="_Toc66714671"/>
        <w:bookmarkStart w:id="293" w:name="_Toc66714805"/>
        <w:bookmarkStart w:id="294" w:name="_Toc66714939"/>
        <w:bookmarkStart w:id="295" w:name="_Toc66715073"/>
        <w:bookmarkStart w:id="296" w:name="_Toc66715207"/>
        <w:bookmarkStart w:id="297" w:name="_Toc66715341"/>
        <w:bookmarkStart w:id="298" w:name="_Toc66715475"/>
        <w:bookmarkStart w:id="299" w:name="_Toc66715609"/>
        <w:bookmarkStart w:id="300" w:name="_Toc66715743"/>
        <w:bookmarkStart w:id="301" w:name="_Toc66715877"/>
        <w:bookmarkStart w:id="302" w:name="_Toc66716011"/>
        <w:bookmarkStart w:id="303" w:name="_Toc66716144"/>
        <w:bookmarkStart w:id="304" w:name="_Toc66716278"/>
        <w:bookmarkStart w:id="305" w:name="_Toc66716412"/>
        <w:bookmarkStart w:id="306" w:name="_Toc86901791"/>
        <w:bookmarkStart w:id="307" w:name="_Toc86902131"/>
        <w:bookmarkStart w:id="308" w:name="_Toc86902264"/>
        <w:bookmarkStart w:id="309" w:name="_Toc86903811"/>
        <w:bookmarkStart w:id="310" w:name="_Toc86903944"/>
        <w:bookmarkStart w:id="311" w:name="_Toc86906371"/>
        <w:bookmarkStart w:id="312" w:name="_Toc86907725"/>
        <w:bookmarkStart w:id="313" w:name="_Toc86907976"/>
        <w:bookmarkStart w:id="314" w:name="_Toc86909464"/>
        <w:bookmarkStart w:id="315" w:name="_Toc86909597"/>
        <w:bookmarkStart w:id="316" w:name="_Toc86909731"/>
        <w:bookmarkStart w:id="317" w:name="_Toc86909865"/>
        <w:bookmarkStart w:id="318" w:name="_Toc86910381"/>
        <w:bookmarkStart w:id="319" w:name="_Toc86911427"/>
        <w:bookmarkStart w:id="320" w:name="_Toc86928651"/>
        <w:bookmarkStart w:id="321" w:name="_Toc86930171"/>
        <w:bookmarkStart w:id="322" w:name="_Toc86930615"/>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del>
    </w:p>
    <w:tbl>
      <w:tblPr>
        <w:tblW w:w="5000" w:type="pct"/>
        <w:tblLook w:val="01E0" w:firstRow="1" w:lastRow="1" w:firstColumn="1" w:lastColumn="1" w:noHBand="0" w:noVBand="0"/>
      </w:tblPr>
      <w:tblGrid>
        <w:gridCol w:w="8945"/>
        <w:gridCol w:w="909"/>
      </w:tblGrid>
      <w:tr w:rsidR="00FC592D" w:rsidRPr="00376AFF" w:rsidDel="00585F46" w14:paraId="3DBE55A9" w14:textId="77777777" w:rsidTr="00B91873">
        <w:trPr>
          <w:del w:id="323" w:author="Amicarelli Andrea (RSE)" w:date="2020-04-13T10:22:00Z"/>
        </w:trPr>
        <w:tc>
          <w:tcPr>
            <w:tcW w:w="4539" w:type="pct"/>
            <w:vAlign w:val="center"/>
          </w:tcPr>
          <w:p w14:paraId="3ABBBF1E" w14:textId="77777777" w:rsidR="00FC592D" w:rsidRPr="00376AFF" w:rsidDel="00585F46" w:rsidRDefault="00FC592D" w:rsidP="00B91873">
            <w:pPr>
              <w:spacing w:line="240" w:lineRule="auto"/>
              <w:jc w:val="center"/>
              <w:rPr>
                <w:del w:id="324" w:author="Amicarelli Andrea (RSE)" w:date="2020-04-13T10:22:00Z"/>
              </w:rPr>
            </w:pPr>
            <w:del w:id="325" w:author="Amicarelli Andrea (RSE)" w:date="2020-04-13T10:22:00Z">
              <w:r w:rsidRPr="00376AFF" w:rsidDel="00585F46">
                <w:rPr>
                  <w:position w:val="-16"/>
                </w:rPr>
                <w:object w:dxaOrig="660" w:dyaOrig="400" w14:anchorId="49378650">
                  <v:shape id="_x0000_i1122" type="#_x0000_t75" style="width:32.4pt;height:20.4pt" o:ole="">
                    <v:imagedata r:id="rId212" o:title=""/>
                  </v:shape>
                  <o:OLEObject Type="Embed" ProgID="Equation.3" ShapeID="_x0000_i1122" DrawAspect="Content" ObjectID="_1700914856" r:id="rId213"/>
                </w:object>
              </w:r>
              <w:bookmarkStart w:id="326" w:name="_Toc66436177"/>
              <w:bookmarkStart w:id="327" w:name="_Toc66436534"/>
              <w:bookmarkStart w:id="328" w:name="_Toc66437073"/>
              <w:bookmarkStart w:id="329" w:name="_Toc66437420"/>
              <w:bookmarkStart w:id="330" w:name="_Toc66458611"/>
              <w:bookmarkStart w:id="331" w:name="_Toc66458990"/>
              <w:bookmarkStart w:id="332" w:name="_Toc66459353"/>
              <w:bookmarkStart w:id="333" w:name="_Toc66459973"/>
              <w:bookmarkStart w:id="334" w:name="_Toc66710997"/>
              <w:bookmarkStart w:id="335" w:name="_Toc66712511"/>
              <w:bookmarkStart w:id="336" w:name="_Toc66714363"/>
              <w:bookmarkStart w:id="337" w:name="_Toc66714538"/>
              <w:bookmarkStart w:id="338" w:name="_Toc66714672"/>
              <w:bookmarkStart w:id="339" w:name="_Toc66714806"/>
              <w:bookmarkStart w:id="340" w:name="_Toc66714940"/>
              <w:bookmarkStart w:id="341" w:name="_Toc66715074"/>
              <w:bookmarkStart w:id="342" w:name="_Toc66715208"/>
              <w:bookmarkStart w:id="343" w:name="_Toc66715342"/>
              <w:bookmarkStart w:id="344" w:name="_Toc66715476"/>
              <w:bookmarkStart w:id="345" w:name="_Toc66715610"/>
              <w:bookmarkStart w:id="346" w:name="_Toc66715744"/>
              <w:bookmarkStart w:id="347" w:name="_Toc66715878"/>
              <w:bookmarkStart w:id="348" w:name="_Toc66716012"/>
              <w:bookmarkStart w:id="349" w:name="_Toc66716145"/>
              <w:bookmarkStart w:id="350" w:name="_Toc66716279"/>
              <w:bookmarkStart w:id="351" w:name="_Toc66716413"/>
              <w:bookmarkStart w:id="352" w:name="_Toc86901792"/>
              <w:bookmarkStart w:id="353" w:name="_Toc86902132"/>
              <w:bookmarkStart w:id="354" w:name="_Toc86902265"/>
              <w:bookmarkStart w:id="355" w:name="_Toc86903812"/>
              <w:bookmarkStart w:id="356" w:name="_Toc86903945"/>
              <w:bookmarkStart w:id="357" w:name="_Toc86906372"/>
              <w:bookmarkStart w:id="358" w:name="_Toc86907726"/>
              <w:bookmarkStart w:id="359" w:name="_Toc86907977"/>
              <w:bookmarkStart w:id="360" w:name="_Toc86909465"/>
              <w:bookmarkStart w:id="361" w:name="_Toc86909598"/>
              <w:bookmarkStart w:id="362" w:name="_Toc86909732"/>
              <w:bookmarkStart w:id="363" w:name="_Toc86909866"/>
              <w:bookmarkStart w:id="364" w:name="_Toc86910382"/>
              <w:bookmarkStart w:id="365" w:name="_Toc86911428"/>
              <w:bookmarkStart w:id="366" w:name="_Toc86928652"/>
              <w:bookmarkStart w:id="367" w:name="_Toc86930172"/>
              <w:bookmarkStart w:id="368" w:name="_Toc8693061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del>
          </w:p>
        </w:tc>
        <w:tc>
          <w:tcPr>
            <w:tcW w:w="461" w:type="pct"/>
            <w:vAlign w:val="center"/>
          </w:tcPr>
          <w:p w14:paraId="4F9FBA63" w14:textId="77777777" w:rsidR="00FC592D" w:rsidRPr="00376AFF" w:rsidDel="00585F46" w:rsidRDefault="00FC592D" w:rsidP="00B91873">
            <w:pPr>
              <w:pStyle w:val="Didascalia"/>
              <w:keepNext/>
              <w:spacing w:after="0"/>
              <w:rPr>
                <w:del w:id="369" w:author="Amicarelli Andrea (RSE)" w:date="2020-04-13T10:22:00Z"/>
                <w:rFonts w:ascii="Times New Roman" w:eastAsia="Times New Roman" w:hAnsi="Times New Roman"/>
                <w:b w:val="0"/>
                <w:bCs w:val="0"/>
                <w:color w:val="auto"/>
                <w:sz w:val="24"/>
                <w:szCs w:val="24"/>
                <w:lang w:eastAsia="it-IT"/>
              </w:rPr>
            </w:pPr>
            <w:del w:id="370"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371" w:name="_Toc66436178"/>
              <w:bookmarkStart w:id="372" w:name="_Toc66436535"/>
              <w:bookmarkStart w:id="373" w:name="_Toc66437074"/>
              <w:bookmarkStart w:id="374" w:name="_Toc66437421"/>
              <w:bookmarkStart w:id="375" w:name="_Toc66458612"/>
              <w:bookmarkStart w:id="376" w:name="_Toc66458991"/>
              <w:bookmarkStart w:id="377" w:name="_Toc66459354"/>
              <w:bookmarkStart w:id="378" w:name="_Toc66459974"/>
              <w:bookmarkStart w:id="379" w:name="_Toc66710998"/>
              <w:bookmarkStart w:id="380" w:name="_Toc66712512"/>
              <w:bookmarkStart w:id="381" w:name="_Toc66714364"/>
              <w:bookmarkStart w:id="382" w:name="_Toc66714539"/>
              <w:bookmarkStart w:id="383" w:name="_Toc66714673"/>
              <w:bookmarkStart w:id="384" w:name="_Toc66714807"/>
              <w:bookmarkStart w:id="385" w:name="_Toc66714941"/>
              <w:bookmarkStart w:id="386" w:name="_Toc66715075"/>
              <w:bookmarkStart w:id="387" w:name="_Toc66715209"/>
              <w:bookmarkStart w:id="388" w:name="_Toc66715343"/>
              <w:bookmarkStart w:id="389" w:name="_Toc66715477"/>
              <w:bookmarkStart w:id="390" w:name="_Toc66715611"/>
              <w:bookmarkStart w:id="391" w:name="_Toc66715745"/>
              <w:bookmarkStart w:id="392" w:name="_Toc66715879"/>
              <w:bookmarkStart w:id="393" w:name="_Toc66716013"/>
              <w:bookmarkStart w:id="394" w:name="_Toc66716146"/>
              <w:bookmarkStart w:id="395" w:name="_Toc66716280"/>
              <w:bookmarkStart w:id="396" w:name="_Toc66716414"/>
              <w:bookmarkStart w:id="397" w:name="_Toc86901793"/>
              <w:bookmarkStart w:id="398" w:name="_Toc86902133"/>
              <w:bookmarkStart w:id="399" w:name="_Toc86902266"/>
              <w:bookmarkStart w:id="400" w:name="_Toc86903813"/>
              <w:bookmarkStart w:id="401" w:name="_Toc86903946"/>
              <w:bookmarkStart w:id="402" w:name="_Toc86906373"/>
              <w:bookmarkStart w:id="403" w:name="_Toc86907727"/>
              <w:bookmarkStart w:id="404" w:name="_Toc86907978"/>
              <w:bookmarkStart w:id="405" w:name="_Toc86909466"/>
              <w:bookmarkStart w:id="406" w:name="_Toc86909599"/>
              <w:bookmarkStart w:id="407" w:name="_Toc86909733"/>
              <w:bookmarkStart w:id="408" w:name="_Toc86909867"/>
              <w:bookmarkStart w:id="409" w:name="_Toc86910383"/>
              <w:bookmarkStart w:id="410" w:name="_Toc86911429"/>
              <w:bookmarkStart w:id="411" w:name="_Toc86928653"/>
              <w:bookmarkStart w:id="412" w:name="_Toc86930173"/>
              <w:bookmarkStart w:id="413" w:name="_Toc86930617"/>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del>
          </w:p>
        </w:tc>
        <w:bookmarkStart w:id="414" w:name="_Toc66436179"/>
        <w:bookmarkStart w:id="415" w:name="_Toc66436536"/>
        <w:bookmarkStart w:id="416" w:name="_Toc66437075"/>
        <w:bookmarkStart w:id="417" w:name="_Toc66437422"/>
        <w:bookmarkStart w:id="418" w:name="_Toc66458613"/>
        <w:bookmarkStart w:id="419" w:name="_Toc66458992"/>
        <w:bookmarkStart w:id="420" w:name="_Toc66459355"/>
        <w:bookmarkStart w:id="421" w:name="_Toc66459975"/>
        <w:bookmarkStart w:id="422" w:name="_Toc66710999"/>
        <w:bookmarkStart w:id="423" w:name="_Toc66712513"/>
        <w:bookmarkStart w:id="424" w:name="_Toc66714365"/>
        <w:bookmarkStart w:id="425" w:name="_Toc66714540"/>
        <w:bookmarkStart w:id="426" w:name="_Toc66714674"/>
        <w:bookmarkStart w:id="427" w:name="_Toc66714808"/>
        <w:bookmarkStart w:id="428" w:name="_Toc66714942"/>
        <w:bookmarkStart w:id="429" w:name="_Toc66715076"/>
        <w:bookmarkStart w:id="430" w:name="_Toc66715210"/>
        <w:bookmarkStart w:id="431" w:name="_Toc66715344"/>
        <w:bookmarkStart w:id="432" w:name="_Toc66715478"/>
        <w:bookmarkStart w:id="433" w:name="_Toc66715612"/>
        <w:bookmarkStart w:id="434" w:name="_Toc66715746"/>
        <w:bookmarkStart w:id="435" w:name="_Toc66715880"/>
        <w:bookmarkStart w:id="436" w:name="_Toc66716014"/>
        <w:bookmarkStart w:id="437" w:name="_Toc66716147"/>
        <w:bookmarkStart w:id="438" w:name="_Toc66716281"/>
        <w:bookmarkStart w:id="439" w:name="_Toc66716415"/>
        <w:bookmarkStart w:id="440" w:name="_Toc86901794"/>
        <w:bookmarkStart w:id="441" w:name="_Toc86902134"/>
        <w:bookmarkStart w:id="442" w:name="_Toc86902267"/>
        <w:bookmarkStart w:id="443" w:name="_Toc86903814"/>
        <w:bookmarkStart w:id="444" w:name="_Toc86903947"/>
        <w:bookmarkStart w:id="445" w:name="_Toc86906374"/>
        <w:bookmarkStart w:id="446" w:name="_Toc86907728"/>
        <w:bookmarkStart w:id="447" w:name="_Toc86907979"/>
        <w:bookmarkStart w:id="448" w:name="_Toc86909467"/>
        <w:bookmarkStart w:id="449" w:name="_Toc86909600"/>
        <w:bookmarkStart w:id="450" w:name="_Toc86909734"/>
        <w:bookmarkStart w:id="451" w:name="_Toc86909868"/>
        <w:bookmarkStart w:id="452" w:name="_Toc86910384"/>
        <w:bookmarkStart w:id="453" w:name="_Toc86911430"/>
        <w:bookmarkStart w:id="454" w:name="_Toc86928654"/>
        <w:bookmarkStart w:id="455" w:name="_Toc86930174"/>
        <w:bookmarkStart w:id="456" w:name="_Toc86930618"/>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tr>
    </w:tbl>
    <w:p w14:paraId="49E90B3C" w14:textId="77777777" w:rsidR="00FC592D" w:rsidRPr="00376AFF" w:rsidDel="00585F46" w:rsidRDefault="00FC592D" w:rsidP="00FC592D">
      <w:pPr>
        <w:spacing w:after="0" w:line="240" w:lineRule="auto"/>
        <w:jc w:val="both"/>
        <w:rPr>
          <w:del w:id="457" w:author="Amicarelli Andrea (RSE)" w:date="2020-04-13T10:22:00Z"/>
          <w:rFonts w:ascii="Times New Roman" w:hAnsi="Times New Roman"/>
          <w:sz w:val="24"/>
          <w:szCs w:val="24"/>
        </w:rPr>
      </w:pPr>
      <w:bookmarkStart w:id="458" w:name="_Toc66436180"/>
      <w:bookmarkStart w:id="459" w:name="_Toc66436537"/>
      <w:bookmarkStart w:id="460" w:name="_Toc66437076"/>
      <w:bookmarkStart w:id="461" w:name="_Toc66437423"/>
      <w:bookmarkStart w:id="462" w:name="_Toc66458614"/>
      <w:bookmarkStart w:id="463" w:name="_Toc66458993"/>
      <w:bookmarkStart w:id="464" w:name="_Toc66459356"/>
      <w:bookmarkStart w:id="465" w:name="_Toc66459976"/>
      <w:bookmarkStart w:id="466" w:name="_Toc66711000"/>
      <w:bookmarkStart w:id="467" w:name="_Toc66712514"/>
      <w:bookmarkStart w:id="468" w:name="_Toc66714366"/>
      <w:bookmarkStart w:id="469" w:name="_Toc66714541"/>
      <w:bookmarkStart w:id="470" w:name="_Toc66714675"/>
      <w:bookmarkStart w:id="471" w:name="_Toc66714809"/>
      <w:bookmarkStart w:id="472" w:name="_Toc66714943"/>
      <w:bookmarkStart w:id="473" w:name="_Toc66715077"/>
      <w:bookmarkStart w:id="474" w:name="_Toc66715211"/>
      <w:bookmarkStart w:id="475" w:name="_Toc66715345"/>
      <w:bookmarkStart w:id="476" w:name="_Toc66715479"/>
      <w:bookmarkStart w:id="477" w:name="_Toc66715613"/>
      <w:bookmarkStart w:id="478" w:name="_Toc66715747"/>
      <w:bookmarkStart w:id="479" w:name="_Toc66715881"/>
      <w:bookmarkStart w:id="480" w:name="_Toc66716015"/>
      <w:bookmarkStart w:id="481" w:name="_Toc66716148"/>
      <w:bookmarkStart w:id="482" w:name="_Toc66716282"/>
      <w:bookmarkStart w:id="483" w:name="_Toc66716416"/>
      <w:bookmarkStart w:id="484" w:name="_Toc86901795"/>
      <w:bookmarkStart w:id="485" w:name="_Toc86902135"/>
      <w:bookmarkStart w:id="486" w:name="_Toc86902268"/>
      <w:bookmarkStart w:id="487" w:name="_Toc86903815"/>
      <w:bookmarkStart w:id="488" w:name="_Toc86903948"/>
      <w:bookmarkStart w:id="489" w:name="_Toc86906375"/>
      <w:bookmarkStart w:id="490" w:name="_Toc86907729"/>
      <w:bookmarkStart w:id="491" w:name="_Toc86907980"/>
      <w:bookmarkStart w:id="492" w:name="_Toc86909468"/>
      <w:bookmarkStart w:id="493" w:name="_Toc86909601"/>
      <w:bookmarkStart w:id="494" w:name="_Toc86909735"/>
      <w:bookmarkStart w:id="495" w:name="_Toc86909869"/>
      <w:bookmarkStart w:id="496" w:name="_Toc86910385"/>
      <w:bookmarkStart w:id="497" w:name="_Toc86911431"/>
      <w:bookmarkStart w:id="498" w:name="_Toc86928655"/>
      <w:bookmarkStart w:id="499" w:name="_Toc86930175"/>
      <w:bookmarkStart w:id="500" w:name="_Toc8693061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0C60EAA5" w14:textId="77777777" w:rsidR="00FC592D" w:rsidRPr="00376AFF" w:rsidDel="00585F46" w:rsidRDefault="00FC592D" w:rsidP="00FC592D">
      <w:pPr>
        <w:spacing w:after="0" w:line="240" w:lineRule="auto"/>
        <w:jc w:val="both"/>
        <w:rPr>
          <w:del w:id="501" w:author="Amicarelli Andrea (RSE)" w:date="2020-04-13T10:22:00Z"/>
          <w:rFonts w:ascii="Times New Roman" w:hAnsi="Times New Roman"/>
          <w:sz w:val="24"/>
          <w:szCs w:val="24"/>
        </w:rPr>
      </w:pPr>
      <w:del w:id="502" w:author="Amicarelli Andrea (RSE)" w:date="2020-04-13T10:22:00Z">
        <w:r w:rsidRPr="00376AFF" w:rsidDel="00585F46">
          <w:rPr>
            <w:rFonts w:ascii="Times New Roman" w:hAnsi="Times New Roman"/>
            <w:sz w:val="24"/>
            <w:szCs w:val="24"/>
          </w:rPr>
          <w:delText>The exact formulation reads:</w:delText>
        </w:r>
        <w:bookmarkStart w:id="503" w:name="_Toc66436181"/>
        <w:bookmarkStart w:id="504" w:name="_Toc66436538"/>
        <w:bookmarkStart w:id="505" w:name="_Toc66437077"/>
        <w:bookmarkStart w:id="506" w:name="_Toc66437424"/>
        <w:bookmarkStart w:id="507" w:name="_Toc66458615"/>
        <w:bookmarkStart w:id="508" w:name="_Toc66458994"/>
        <w:bookmarkStart w:id="509" w:name="_Toc66459357"/>
        <w:bookmarkStart w:id="510" w:name="_Toc66459977"/>
        <w:bookmarkStart w:id="511" w:name="_Toc66711001"/>
        <w:bookmarkStart w:id="512" w:name="_Toc66712515"/>
        <w:bookmarkStart w:id="513" w:name="_Toc66714367"/>
        <w:bookmarkStart w:id="514" w:name="_Toc66714542"/>
        <w:bookmarkStart w:id="515" w:name="_Toc66714676"/>
        <w:bookmarkStart w:id="516" w:name="_Toc66714810"/>
        <w:bookmarkStart w:id="517" w:name="_Toc66714944"/>
        <w:bookmarkStart w:id="518" w:name="_Toc66715078"/>
        <w:bookmarkStart w:id="519" w:name="_Toc66715212"/>
        <w:bookmarkStart w:id="520" w:name="_Toc66715346"/>
        <w:bookmarkStart w:id="521" w:name="_Toc66715480"/>
        <w:bookmarkStart w:id="522" w:name="_Toc66715614"/>
        <w:bookmarkStart w:id="523" w:name="_Toc66715748"/>
        <w:bookmarkStart w:id="524" w:name="_Toc66715882"/>
        <w:bookmarkStart w:id="525" w:name="_Toc66716016"/>
        <w:bookmarkStart w:id="526" w:name="_Toc66716149"/>
        <w:bookmarkStart w:id="527" w:name="_Toc66716283"/>
        <w:bookmarkStart w:id="528" w:name="_Toc66716417"/>
        <w:bookmarkStart w:id="529" w:name="_Toc86901796"/>
        <w:bookmarkStart w:id="530" w:name="_Toc86902136"/>
        <w:bookmarkStart w:id="531" w:name="_Toc86902269"/>
        <w:bookmarkStart w:id="532" w:name="_Toc86903816"/>
        <w:bookmarkStart w:id="533" w:name="_Toc86903949"/>
        <w:bookmarkStart w:id="534" w:name="_Toc86906376"/>
        <w:bookmarkStart w:id="535" w:name="_Toc86907730"/>
        <w:bookmarkStart w:id="536" w:name="_Toc86907981"/>
        <w:bookmarkStart w:id="537" w:name="_Toc86909469"/>
        <w:bookmarkStart w:id="538" w:name="_Toc86909602"/>
        <w:bookmarkStart w:id="539" w:name="_Toc86909736"/>
        <w:bookmarkStart w:id="540" w:name="_Toc86909870"/>
        <w:bookmarkStart w:id="541" w:name="_Toc86910386"/>
        <w:bookmarkStart w:id="542" w:name="_Toc86911432"/>
        <w:bookmarkStart w:id="543" w:name="_Toc86928656"/>
        <w:bookmarkStart w:id="544" w:name="_Toc86930176"/>
        <w:bookmarkStart w:id="545" w:name="_Toc86930620"/>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del>
    </w:p>
    <w:tbl>
      <w:tblPr>
        <w:tblW w:w="5000" w:type="pct"/>
        <w:tblLook w:val="01E0" w:firstRow="1" w:lastRow="1" w:firstColumn="1" w:lastColumn="1" w:noHBand="0" w:noVBand="0"/>
      </w:tblPr>
      <w:tblGrid>
        <w:gridCol w:w="8945"/>
        <w:gridCol w:w="909"/>
      </w:tblGrid>
      <w:tr w:rsidR="00FC592D" w:rsidRPr="00376AFF" w:rsidDel="00585F46" w14:paraId="38B16AEC" w14:textId="77777777" w:rsidTr="00B91873">
        <w:trPr>
          <w:del w:id="546" w:author="Amicarelli Andrea (RSE)" w:date="2020-04-13T10:22:00Z"/>
        </w:trPr>
        <w:tc>
          <w:tcPr>
            <w:tcW w:w="4539" w:type="pct"/>
            <w:vAlign w:val="center"/>
          </w:tcPr>
          <w:p w14:paraId="7D167A5A" w14:textId="77777777" w:rsidR="00FC592D" w:rsidRPr="00376AFF" w:rsidDel="00585F46" w:rsidRDefault="00FC592D" w:rsidP="00B91873">
            <w:pPr>
              <w:spacing w:line="240" w:lineRule="auto"/>
              <w:jc w:val="center"/>
              <w:rPr>
                <w:del w:id="547" w:author="Amicarelli Andrea (RSE)" w:date="2020-04-13T10:22:00Z"/>
              </w:rPr>
            </w:pPr>
            <w:del w:id="548" w:author="Amicarelli Andrea (RSE)" w:date="2020-04-13T10:22:00Z">
              <w:r w:rsidRPr="00376AFF" w:rsidDel="00585F46">
                <w:rPr>
                  <w:position w:val="-16"/>
                </w:rPr>
                <w:object w:dxaOrig="2900" w:dyaOrig="440" w14:anchorId="72287BC2">
                  <v:shape id="_x0000_i1123" type="#_x0000_t75" style="width:144.6pt;height:21.6pt" o:ole="">
                    <v:imagedata r:id="rId214" o:title=""/>
                  </v:shape>
                  <o:OLEObject Type="Embed" ProgID="Equation.3" ShapeID="_x0000_i1123" DrawAspect="Content" ObjectID="_1700914857" r:id="rId215"/>
                </w:object>
              </w:r>
              <w:bookmarkStart w:id="549" w:name="_Toc66436182"/>
              <w:bookmarkStart w:id="550" w:name="_Toc66436539"/>
              <w:bookmarkStart w:id="551" w:name="_Toc66437078"/>
              <w:bookmarkStart w:id="552" w:name="_Toc66437425"/>
              <w:bookmarkStart w:id="553" w:name="_Toc66458616"/>
              <w:bookmarkStart w:id="554" w:name="_Toc66458995"/>
              <w:bookmarkStart w:id="555" w:name="_Toc66459358"/>
              <w:bookmarkStart w:id="556" w:name="_Toc66459978"/>
              <w:bookmarkStart w:id="557" w:name="_Toc66711002"/>
              <w:bookmarkStart w:id="558" w:name="_Toc66712516"/>
              <w:bookmarkStart w:id="559" w:name="_Toc66714368"/>
              <w:bookmarkStart w:id="560" w:name="_Toc66714543"/>
              <w:bookmarkStart w:id="561" w:name="_Toc66714677"/>
              <w:bookmarkStart w:id="562" w:name="_Toc66714811"/>
              <w:bookmarkStart w:id="563" w:name="_Toc66714945"/>
              <w:bookmarkStart w:id="564" w:name="_Toc66715079"/>
              <w:bookmarkStart w:id="565" w:name="_Toc66715213"/>
              <w:bookmarkStart w:id="566" w:name="_Toc66715347"/>
              <w:bookmarkStart w:id="567" w:name="_Toc66715481"/>
              <w:bookmarkStart w:id="568" w:name="_Toc66715615"/>
              <w:bookmarkStart w:id="569" w:name="_Toc66715749"/>
              <w:bookmarkStart w:id="570" w:name="_Toc66715883"/>
              <w:bookmarkStart w:id="571" w:name="_Toc66716017"/>
              <w:bookmarkStart w:id="572" w:name="_Toc66716150"/>
              <w:bookmarkStart w:id="573" w:name="_Toc66716284"/>
              <w:bookmarkStart w:id="574" w:name="_Toc66716418"/>
              <w:bookmarkStart w:id="575" w:name="_Toc86901797"/>
              <w:bookmarkStart w:id="576" w:name="_Toc86902137"/>
              <w:bookmarkStart w:id="577" w:name="_Toc86902270"/>
              <w:bookmarkStart w:id="578" w:name="_Toc86903817"/>
              <w:bookmarkStart w:id="579" w:name="_Toc86903950"/>
              <w:bookmarkStart w:id="580" w:name="_Toc86906377"/>
              <w:bookmarkStart w:id="581" w:name="_Toc86907731"/>
              <w:bookmarkStart w:id="582" w:name="_Toc86907982"/>
              <w:bookmarkStart w:id="583" w:name="_Toc86909470"/>
              <w:bookmarkStart w:id="584" w:name="_Toc86909603"/>
              <w:bookmarkStart w:id="585" w:name="_Toc86909737"/>
              <w:bookmarkStart w:id="586" w:name="_Toc86909871"/>
              <w:bookmarkStart w:id="587" w:name="_Toc86910387"/>
              <w:bookmarkStart w:id="588" w:name="_Toc86911433"/>
              <w:bookmarkStart w:id="589" w:name="_Toc86928657"/>
              <w:bookmarkStart w:id="590" w:name="_Toc86930177"/>
              <w:bookmarkStart w:id="591" w:name="_Toc86930621"/>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del>
          </w:p>
        </w:tc>
        <w:tc>
          <w:tcPr>
            <w:tcW w:w="461" w:type="pct"/>
            <w:vAlign w:val="center"/>
          </w:tcPr>
          <w:p w14:paraId="6260DAA9" w14:textId="77777777" w:rsidR="00FC592D" w:rsidRPr="00376AFF" w:rsidDel="00585F46" w:rsidRDefault="00FC592D" w:rsidP="00B91873">
            <w:pPr>
              <w:pStyle w:val="Didascalia"/>
              <w:keepNext/>
              <w:spacing w:after="0"/>
              <w:rPr>
                <w:del w:id="592" w:author="Amicarelli Andrea (RSE)" w:date="2020-04-13T10:22:00Z"/>
                <w:rFonts w:ascii="Times New Roman" w:eastAsia="Times New Roman" w:hAnsi="Times New Roman"/>
                <w:b w:val="0"/>
                <w:bCs w:val="0"/>
                <w:color w:val="auto"/>
                <w:sz w:val="24"/>
                <w:szCs w:val="24"/>
                <w:lang w:eastAsia="it-IT"/>
              </w:rPr>
            </w:pPr>
            <w:del w:id="593"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594" w:name="_Toc66436183"/>
              <w:bookmarkStart w:id="595" w:name="_Toc66436540"/>
              <w:bookmarkStart w:id="596" w:name="_Toc66437079"/>
              <w:bookmarkStart w:id="597" w:name="_Toc66437426"/>
              <w:bookmarkStart w:id="598" w:name="_Toc66458617"/>
              <w:bookmarkStart w:id="599" w:name="_Toc66458996"/>
              <w:bookmarkStart w:id="600" w:name="_Toc66459359"/>
              <w:bookmarkStart w:id="601" w:name="_Toc66459979"/>
              <w:bookmarkStart w:id="602" w:name="_Toc66711003"/>
              <w:bookmarkStart w:id="603" w:name="_Toc66712517"/>
              <w:bookmarkStart w:id="604" w:name="_Toc66714369"/>
              <w:bookmarkStart w:id="605" w:name="_Toc66714544"/>
              <w:bookmarkStart w:id="606" w:name="_Toc66714678"/>
              <w:bookmarkStart w:id="607" w:name="_Toc66714812"/>
              <w:bookmarkStart w:id="608" w:name="_Toc66714946"/>
              <w:bookmarkStart w:id="609" w:name="_Toc66715080"/>
              <w:bookmarkStart w:id="610" w:name="_Toc66715214"/>
              <w:bookmarkStart w:id="611" w:name="_Toc66715348"/>
              <w:bookmarkStart w:id="612" w:name="_Toc66715482"/>
              <w:bookmarkStart w:id="613" w:name="_Toc66715616"/>
              <w:bookmarkStart w:id="614" w:name="_Toc66715750"/>
              <w:bookmarkStart w:id="615" w:name="_Toc66715884"/>
              <w:bookmarkStart w:id="616" w:name="_Toc66716018"/>
              <w:bookmarkStart w:id="617" w:name="_Toc66716151"/>
              <w:bookmarkStart w:id="618" w:name="_Toc66716285"/>
              <w:bookmarkStart w:id="619" w:name="_Toc66716419"/>
              <w:bookmarkStart w:id="620" w:name="_Toc86901798"/>
              <w:bookmarkStart w:id="621" w:name="_Toc86902138"/>
              <w:bookmarkStart w:id="622" w:name="_Toc86902271"/>
              <w:bookmarkStart w:id="623" w:name="_Toc86903818"/>
              <w:bookmarkStart w:id="624" w:name="_Toc86903951"/>
              <w:bookmarkStart w:id="625" w:name="_Toc86906378"/>
              <w:bookmarkStart w:id="626" w:name="_Toc86907732"/>
              <w:bookmarkStart w:id="627" w:name="_Toc86907983"/>
              <w:bookmarkStart w:id="628" w:name="_Toc86909471"/>
              <w:bookmarkStart w:id="629" w:name="_Toc86909604"/>
              <w:bookmarkStart w:id="630" w:name="_Toc86909738"/>
              <w:bookmarkStart w:id="631" w:name="_Toc86909872"/>
              <w:bookmarkStart w:id="632" w:name="_Toc86910388"/>
              <w:bookmarkStart w:id="633" w:name="_Toc86911434"/>
              <w:bookmarkStart w:id="634" w:name="_Toc86928658"/>
              <w:bookmarkStart w:id="635" w:name="_Toc86930178"/>
              <w:bookmarkStart w:id="636" w:name="_Toc86930622"/>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del>
          </w:p>
        </w:tc>
        <w:bookmarkStart w:id="637" w:name="_Toc66436184"/>
        <w:bookmarkStart w:id="638" w:name="_Toc66436541"/>
        <w:bookmarkStart w:id="639" w:name="_Toc66437080"/>
        <w:bookmarkStart w:id="640" w:name="_Toc66437427"/>
        <w:bookmarkStart w:id="641" w:name="_Toc66458618"/>
        <w:bookmarkStart w:id="642" w:name="_Toc66458997"/>
        <w:bookmarkStart w:id="643" w:name="_Toc66459360"/>
        <w:bookmarkStart w:id="644" w:name="_Toc66459980"/>
        <w:bookmarkStart w:id="645" w:name="_Toc66711004"/>
        <w:bookmarkStart w:id="646" w:name="_Toc66712518"/>
        <w:bookmarkStart w:id="647" w:name="_Toc66714370"/>
        <w:bookmarkStart w:id="648" w:name="_Toc66714545"/>
        <w:bookmarkStart w:id="649" w:name="_Toc66714679"/>
        <w:bookmarkStart w:id="650" w:name="_Toc66714813"/>
        <w:bookmarkStart w:id="651" w:name="_Toc66714947"/>
        <w:bookmarkStart w:id="652" w:name="_Toc66715081"/>
        <w:bookmarkStart w:id="653" w:name="_Toc66715215"/>
        <w:bookmarkStart w:id="654" w:name="_Toc66715349"/>
        <w:bookmarkStart w:id="655" w:name="_Toc66715483"/>
        <w:bookmarkStart w:id="656" w:name="_Toc66715617"/>
        <w:bookmarkStart w:id="657" w:name="_Toc66715751"/>
        <w:bookmarkStart w:id="658" w:name="_Toc66715885"/>
        <w:bookmarkStart w:id="659" w:name="_Toc66716019"/>
        <w:bookmarkStart w:id="660" w:name="_Toc66716152"/>
        <w:bookmarkStart w:id="661" w:name="_Toc66716286"/>
        <w:bookmarkStart w:id="662" w:name="_Toc66716420"/>
        <w:bookmarkStart w:id="663" w:name="_Toc86901799"/>
        <w:bookmarkStart w:id="664" w:name="_Toc86902139"/>
        <w:bookmarkStart w:id="665" w:name="_Toc86902272"/>
        <w:bookmarkStart w:id="666" w:name="_Toc86903819"/>
        <w:bookmarkStart w:id="667" w:name="_Toc86903952"/>
        <w:bookmarkStart w:id="668" w:name="_Toc86906379"/>
        <w:bookmarkStart w:id="669" w:name="_Toc86907733"/>
        <w:bookmarkStart w:id="670" w:name="_Toc86907984"/>
        <w:bookmarkStart w:id="671" w:name="_Toc86909472"/>
        <w:bookmarkStart w:id="672" w:name="_Toc86909605"/>
        <w:bookmarkStart w:id="673" w:name="_Toc86909739"/>
        <w:bookmarkStart w:id="674" w:name="_Toc86909873"/>
        <w:bookmarkStart w:id="675" w:name="_Toc86910389"/>
        <w:bookmarkStart w:id="676" w:name="_Toc86911435"/>
        <w:bookmarkStart w:id="677" w:name="_Toc86928659"/>
        <w:bookmarkStart w:id="678" w:name="_Toc86930179"/>
        <w:bookmarkStart w:id="679" w:name="_Toc86930623"/>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tr>
    </w:tbl>
    <w:p w14:paraId="095FBE4C" w14:textId="77777777" w:rsidR="00FC592D" w:rsidRPr="00376AFF" w:rsidRDefault="00FC592D" w:rsidP="00FC592D">
      <w:pPr>
        <w:pStyle w:val="Amicarellititle2"/>
      </w:pPr>
      <w:bookmarkStart w:id="680" w:name="_Toc482633747"/>
      <w:bookmarkStart w:id="681" w:name="_Ref521058298"/>
      <w:bookmarkStart w:id="682" w:name="_Toc86930624"/>
      <w:r w:rsidRPr="00376AFF">
        <w:lastRenderedPageBreak/>
        <w:t>Body-boundary normal reaction force under sliding (at null normal velocity)</w:t>
      </w:r>
      <w:bookmarkEnd w:id="680"/>
      <w:bookmarkEnd w:id="681"/>
      <w:bookmarkEnd w:id="682"/>
    </w:p>
    <w:p w14:paraId="391425ED" w14:textId="77777777" w:rsidR="00FC592D" w:rsidRPr="00376AFF" w:rsidRDefault="00FC592D" w:rsidP="00FC592D">
      <w:pPr>
        <w:pStyle w:val="Amicarellititle3"/>
        <w:rPr>
          <w:lang w:val="en-GB"/>
        </w:rPr>
      </w:pPr>
      <w:bookmarkStart w:id="683" w:name="_Toc482633748"/>
      <w:bookmarkStart w:id="684" w:name="_Toc86930625"/>
      <w:r w:rsidRPr="00376AFF">
        <w:rPr>
          <w:lang w:val="en-GB"/>
        </w:rPr>
        <w:t>Aerial stage</w:t>
      </w:r>
      <w:bookmarkEnd w:id="683"/>
      <w:bookmarkEnd w:id="684"/>
    </w:p>
    <w:p w14:paraId="54FFD7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14:paraId="1D572D5A" w14:textId="77777777" w:rsidTr="00B91873">
        <w:tc>
          <w:tcPr>
            <w:tcW w:w="4539" w:type="pct"/>
            <w:vAlign w:val="center"/>
          </w:tcPr>
          <w:p w14:paraId="75F7703E" w14:textId="77777777" w:rsidR="00FC592D" w:rsidRPr="00376AFF" w:rsidRDefault="00FC592D" w:rsidP="00B91873">
            <w:pPr>
              <w:spacing w:line="240" w:lineRule="auto"/>
              <w:jc w:val="center"/>
            </w:pPr>
            <w:r w:rsidRPr="00376AFF">
              <w:rPr>
                <w:position w:val="-16"/>
              </w:rPr>
              <w:object w:dxaOrig="3440" w:dyaOrig="420" w14:anchorId="1620B35F">
                <v:shape id="_x0000_i1124" type="#_x0000_t75" style="width:171pt;height:21.6pt" o:ole="">
                  <v:imagedata r:id="rId216" o:title=""/>
                </v:shape>
                <o:OLEObject Type="Embed" ProgID="Equation.3" ShapeID="_x0000_i1124" DrawAspect="Content" ObjectID="_1700914858" r:id="rId217"/>
              </w:object>
            </w:r>
          </w:p>
        </w:tc>
        <w:tc>
          <w:tcPr>
            <w:tcW w:w="461" w:type="pct"/>
            <w:vAlign w:val="center"/>
          </w:tcPr>
          <w:p w14:paraId="3099F4F5" w14:textId="75E175CD"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73A113" w14:textId="77777777" w:rsidR="00FC592D" w:rsidRPr="00376AFF" w:rsidRDefault="00FC592D" w:rsidP="00FC592D">
      <w:pPr>
        <w:spacing w:after="0" w:line="240" w:lineRule="auto"/>
        <w:jc w:val="both"/>
        <w:rPr>
          <w:rFonts w:ascii="Times New Roman" w:hAnsi="Times New Roman"/>
          <w:sz w:val="24"/>
          <w:szCs w:val="24"/>
        </w:rPr>
      </w:pPr>
    </w:p>
    <w:p w14:paraId="52F725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-Eq.(6.32)-. The overall normal of the neighbouring frontiers is the unit vector aligned with the vector sum of the neighbouring normals.</w:t>
      </w:r>
    </w:p>
    <w:p w14:paraId="6E62AF8A" w14:textId="77777777" w:rsidR="00FC592D" w:rsidRPr="00376AFF" w:rsidRDefault="00FC592D" w:rsidP="00FC592D">
      <w:pPr>
        <w:pStyle w:val="Amicarellititle3"/>
        <w:rPr>
          <w:lang w:val="en-GB"/>
        </w:rPr>
      </w:pPr>
      <w:bookmarkStart w:id="685" w:name="_Toc482633749"/>
      <w:bookmarkStart w:id="686" w:name="_Toc86930626"/>
      <w:r w:rsidRPr="00376AFF">
        <w:rPr>
          <w:lang w:val="en-GB"/>
        </w:rPr>
        <w:t>Submerged stage</w:t>
      </w:r>
      <w:bookmarkEnd w:id="685"/>
      <w:bookmarkEnd w:id="686"/>
    </w:p>
    <w:p w14:paraId="5AF53A2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14:paraId="4B8D08B4" w14:textId="77777777" w:rsidTr="00B91873">
        <w:tc>
          <w:tcPr>
            <w:tcW w:w="4539" w:type="pct"/>
            <w:vAlign w:val="center"/>
          </w:tcPr>
          <w:p w14:paraId="0CC45E68" w14:textId="77777777" w:rsidR="00FC592D" w:rsidRPr="00376AFF" w:rsidRDefault="00FC592D" w:rsidP="00B91873">
            <w:pPr>
              <w:spacing w:line="240" w:lineRule="auto"/>
              <w:jc w:val="center"/>
            </w:pPr>
            <w:r w:rsidRPr="00376AFF">
              <w:rPr>
                <w:position w:val="-16"/>
              </w:rPr>
              <w:object w:dxaOrig="2040" w:dyaOrig="400" w14:anchorId="7F8DFA95">
                <v:shape id="_x0000_i1125" type="#_x0000_t75" style="width:101.4pt;height:20.4pt" o:ole="">
                  <v:imagedata r:id="rId218" o:title=""/>
                </v:shape>
                <o:OLEObject Type="Embed" ProgID="Equation.3" ShapeID="_x0000_i1125" DrawAspect="Content" ObjectID="_1700914859" r:id="rId219"/>
              </w:object>
            </w:r>
          </w:p>
        </w:tc>
        <w:tc>
          <w:tcPr>
            <w:tcW w:w="461" w:type="pct"/>
            <w:vAlign w:val="center"/>
          </w:tcPr>
          <w:p w14:paraId="646681C3" w14:textId="6661B4C5"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3CCAF" w14:textId="77433233"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According to Monaghan (2005</w:t>
      </w:r>
      <w:r w:rsidR="002251EE">
        <w:rPr>
          <w:rFonts w:ascii="Times New Roman" w:hAnsi="Times New Roman"/>
          <w:sz w:val="24"/>
          <w:szCs w:val="24"/>
        </w:rPr>
        <w:t>,</w:t>
      </w:r>
      <w:sdt>
        <w:sdtPr>
          <w:rPr>
            <w:rFonts w:ascii="Times New Roman" w:hAnsi="Times New Roman"/>
            <w:sz w:val="24"/>
            <w:szCs w:val="24"/>
          </w:rPr>
          <w:id w:val="536003804"/>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[24]</w:t>
          </w:r>
          <w:r w:rsidR="002251EE">
            <w:rPr>
              <w:rFonts w:ascii="Times New Roman" w:hAnsi="Times New Roman"/>
              <w:sz w:val="24"/>
              <w:szCs w:val="24"/>
            </w:rPr>
            <w:fldChar w:fldCharType="end"/>
          </w:r>
        </w:sdtContent>
      </w:sdt>
      <w:r w:rsidRPr="00376AFF">
        <w:rPr>
          <w:rFonts w:ascii="Times New Roman" w:hAnsi="Times New Roman"/>
          <w:sz w:val="24"/>
          <w:szCs w:val="24"/>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14:paraId="456EDADE" w14:textId="77777777" w:rsidTr="00B91873">
        <w:tc>
          <w:tcPr>
            <w:tcW w:w="4539" w:type="pct"/>
            <w:vAlign w:val="center"/>
          </w:tcPr>
          <w:p w14:paraId="4D2059F9" w14:textId="77777777" w:rsidR="00FC592D" w:rsidRPr="00376AFF" w:rsidRDefault="00FC592D" w:rsidP="00B91873">
            <w:pPr>
              <w:spacing w:line="240" w:lineRule="auto"/>
              <w:jc w:val="center"/>
            </w:pPr>
            <w:r w:rsidRPr="00376AFF">
              <w:rPr>
                <w:position w:val="-16"/>
              </w:rPr>
              <w:object w:dxaOrig="3180" w:dyaOrig="420" w14:anchorId="04D31361">
                <v:shape id="_x0000_i1126" type="#_x0000_t75" style="width:158.4pt;height:21.6pt" o:ole="">
                  <v:imagedata r:id="rId220" o:title=""/>
                </v:shape>
                <o:OLEObject Type="Embed" ProgID="Equation.3" ShapeID="_x0000_i1126" DrawAspect="Content" ObjectID="_1700914860" r:id="rId221"/>
              </w:object>
            </w:r>
          </w:p>
        </w:tc>
        <w:tc>
          <w:tcPr>
            <w:tcW w:w="461" w:type="pct"/>
            <w:vAlign w:val="center"/>
          </w:tcPr>
          <w:p w14:paraId="6D287DCC" w14:textId="1E0BE9B1"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CF55E2" w14:textId="77777777" w:rsidR="00FC592D" w:rsidRPr="00376AFF" w:rsidRDefault="00FC592D" w:rsidP="00FB0BAA">
      <w:pPr>
        <w:pStyle w:val="Normale1"/>
        <w:spacing w:line="240" w:lineRule="auto"/>
        <w:rPr>
          <w:rFonts w:ascii="Times New Roman" w:hAnsi="Times New Roman"/>
          <w:lang w:val="en-GB"/>
        </w:rPr>
      </w:pPr>
    </w:p>
    <w:p w14:paraId="551E93C5" w14:textId="77777777" w:rsidR="00F91289" w:rsidRPr="00376AFF" w:rsidRDefault="00B90520" w:rsidP="003D504A">
      <w:pPr>
        <w:pStyle w:val="Amicarellititle2"/>
      </w:pPr>
      <w:bookmarkStart w:id="687" w:name="_Ref448249340"/>
      <w:bookmarkStart w:id="688" w:name="_Ref449701630"/>
      <w:bookmarkStart w:id="689" w:name="_Toc86930627"/>
      <w:r w:rsidRPr="00376AFF">
        <w:t>F</w:t>
      </w:r>
      <w:r w:rsidR="00F91289" w:rsidRPr="00376AFF">
        <w:t>luid-body interaction terms</w:t>
      </w:r>
      <w:bookmarkEnd w:id="687"/>
      <w:bookmarkEnd w:id="688"/>
      <w:bookmarkEnd w:id="689"/>
      <w:r w:rsidR="00F91289" w:rsidRPr="00376AFF">
        <w:t xml:space="preserve"> </w:t>
      </w:r>
    </w:p>
    <w:p w14:paraId="49E59E85" w14:textId="13FD2677" w:rsidR="0056045F" w:rsidRDefault="0056045F"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Pr>
          <w:rFonts w:ascii="Times New Roman" w:hAnsi="Times New Roman"/>
          <w:lang w:val="en-GB"/>
        </w:rPr>
        <w:t>Amicarelli et al. (2015,</w:t>
      </w:r>
      <w:sdt>
        <w:sdtPr>
          <w:rPr>
            <w:rFonts w:ascii="Times New Roman" w:hAnsi="Times New Roman"/>
            <w:lang w:val="en-GB"/>
          </w:rPr>
          <w:id w:val="-1912846010"/>
          <w:citation/>
        </w:sdtPr>
        <w:sdtEndPr/>
        <w:sdtContent>
          <w:r>
            <w:rPr>
              <w:rFonts w:ascii="Times New Roman" w:hAnsi="Times New Roman"/>
              <w:lang w:val="en-GB"/>
            </w:rPr>
            <w:fldChar w:fldCharType="begin"/>
          </w:r>
          <w:r>
            <w:rPr>
              <w:rFonts w:ascii="Times New Roman" w:hAnsi="Times New Roman"/>
            </w:rPr>
            <w:instrText xml:space="preserve"> CITATION Ami15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Pr>
              <w:rFonts w:ascii="Times New Roman" w:hAnsi="Times New Roman"/>
              <w:lang w:val="en-GB"/>
            </w:rPr>
            <w:fldChar w:fldCharType="end"/>
          </w:r>
        </w:sdtContent>
      </w:sdt>
      <w:r>
        <w:rPr>
          <w:rFonts w:ascii="Times New Roman" w:hAnsi="Times New Roman"/>
          <w:lang w:val="en-GB"/>
        </w:rPr>
        <w:t>), Amicarelli et al. (2020,</w:t>
      </w:r>
      <w:sdt>
        <w:sdtPr>
          <w:rPr>
            <w:rFonts w:ascii="Times New Roman" w:hAnsi="Times New Roman"/>
            <w:lang w:val="en-GB"/>
          </w:rPr>
          <w:id w:val="1156033695"/>
          <w:citation/>
        </w:sdtPr>
        <w:sdtEndPr/>
        <w:sdtContent>
          <w:r>
            <w:rPr>
              <w:rFonts w:ascii="Times New Roman" w:hAnsi="Times New Roman"/>
              <w:lang w:val="en-GB"/>
            </w:rPr>
            <w:fldChar w:fldCharType="begin"/>
          </w:r>
          <w:r>
            <w:rPr>
              <w:rFonts w:ascii="Times New Roman" w:hAnsi="Times New Roman"/>
            </w:rPr>
            <w:instrText xml:space="preserve"> CITATION Ami20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[30]</w:t>
          </w:r>
          <w:r>
            <w:rPr>
              <w:rFonts w:ascii="Times New Roman" w:hAnsi="Times New Roman"/>
              <w:lang w:val="en-GB"/>
            </w:rPr>
            <w:fldChar w:fldCharType="end"/>
          </w:r>
        </w:sdtContent>
      </w:sdt>
      <w:r>
        <w:rPr>
          <w:rFonts w:ascii="Times New Roman" w:hAnsi="Times New Roman"/>
          <w:lang w:val="en-GB"/>
        </w:rPr>
        <w:t>), the RSE developments in Paggi et al. (2021,</w:t>
      </w:r>
      <w:sdt>
        <w:sdtPr>
          <w:rPr>
            <w:rFonts w:ascii="Times New Roman" w:hAnsi="Times New Roman"/>
            <w:lang w:val="en-GB"/>
          </w:rPr>
          <w:id w:val="-1500958840"/>
          <w:citation/>
        </w:sdtPr>
        <w:sdtEndPr/>
        <w:sdtContent>
          <w:r>
            <w:rPr>
              <w:rFonts w:ascii="Times New Roman" w:hAnsi="Times New Roman"/>
              <w:lang w:val="en-GB"/>
            </w:rPr>
            <w:fldChar w:fldCharType="begin"/>
          </w:r>
          <w:r>
            <w:rPr>
              <w:rFonts w:ascii="Times New Roman" w:hAnsi="Times New Roman"/>
            </w:rPr>
            <w:instrText xml:space="preserve"> CITATION Pagne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[31]</w:t>
          </w:r>
          <w:r>
            <w:rPr>
              <w:rFonts w:ascii="Times New Roman" w:hAnsi="Times New Roman"/>
              <w:lang w:val="en-GB"/>
            </w:rPr>
            <w:fldChar w:fldCharType="end"/>
          </w:r>
        </w:sdtContent>
      </w:sdt>
      <w:r>
        <w:rPr>
          <w:rFonts w:ascii="Times New Roman" w:hAnsi="Times New Roman"/>
          <w:lang w:val="en-GB"/>
        </w:rPr>
        <w:t>) and Amicarelli et al. (2021,</w:t>
      </w:r>
      <w:sdt>
        <w:sdtPr>
          <w:rPr>
            <w:rFonts w:ascii="Times New Roman" w:hAnsi="Times New Roman"/>
            <w:lang w:val="en-GB"/>
          </w:rPr>
          <w:id w:val="-1179188005"/>
          <w:citation/>
        </w:sdtPr>
        <w:sdtEnd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[32]</w:t>
          </w:r>
          <w:r>
            <w:rPr>
              <w:rFonts w:ascii="Times New Roman" w:hAnsi="Times New Roman"/>
              <w:lang w:val="en-GB"/>
            </w:rPr>
            <w:fldChar w:fldCharType="end"/>
          </w:r>
        </w:sdtContent>
      </w:sdt>
      <w:r>
        <w:rPr>
          <w:rFonts w:ascii="Times New Roman" w:hAnsi="Times New Roman"/>
          <w:lang w:val="en-GB"/>
        </w:rPr>
        <w:t>)</w:t>
      </w:r>
      <w:r w:rsidRPr="00376AFF">
        <w:rPr>
          <w:rFonts w:ascii="Times New Roman" w:hAnsi="Times New Roman"/>
          <w:lang w:val="en-GB"/>
        </w:rPr>
        <w:t>, whose reading is suggested for further details.</w:t>
      </w:r>
    </w:p>
    <w:p w14:paraId="599904A4" w14:textId="6C8C2DB5"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r w:rsidR="003E30F0" w:rsidRPr="00376AFF">
        <w:rPr>
          <w:rFonts w:ascii="Times New Roman" w:hAnsi="Times New Roman"/>
          <w:lang w:val="en-GB"/>
        </w:rPr>
        <w:t>Adami et al. (2012,</w:t>
      </w:r>
      <w:sdt>
        <w:sdtPr>
          <w:rPr>
            <w:rFonts w:ascii="Times New Roman" w:hAnsi="Times New Roman"/>
            <w:lang w:val="en-GB"/>
          </w:rPr>
          <w:id w:val="289253653"/>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w:t>
      </w:r>
      <w:sdt>
        <w:sdtPr>
          <w:rPr>
            <w:rFonts w:ascii="Times New Roman" w:hAnsi="Times New Roman"/>
            <w:lang w:val="en-GB"/>
          </w:rPr>
          <w:id w:val="-592780612"/>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56045F">
            <w:rPr>
              <w:rFonts w:ascii="Times New Roman" w:hAnsi="Times New Roman"/>
              <w:lang w:val="en-GB"/>
            </w:rPr>
            <w:fldChar w:fldCharType="end"/>
          </w:r>
        </w:sdtContent>
      </w:sdt>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6B40CB">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The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lang w:val="en-GB"/>
        </w:rPr>
        <w:t>(6.5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r w:rsidR="003E30F0" w:rsidRPr="00376AFF">
        <w:rPr>
          <w:rFonts w:ascii="Times New Roman" w:hAnsi="Times New Roman"/>
          <w:lang w:val="en-GB"/>
        </w:rPr>
        <w:t>Adami et al. (2012,</w:t>
      </w:r>
      <w:sdt>
        <w:sdtPr>
          <w:rPr>
            <w:rFonts w:ascii="Times New Roman" w:hAnsi="Times New Roman"/>
            <w:lang w:val="en-GB"/>
          </w:rPr>
          <w:id w:val="86278939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14:paraId="5E53E251" w14:textId="66360BFB"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14:paraId="2CB0FD20" w14:textId="77777777" w:rsidTr="0059092D">
        <w:tc>
          <w:tcPr>
            <w:tcW w:w="4539" w:type="pct"/>
            <w:vAlign w:val="center"/>
          </w:tcPr>
          <w:p w14:paraId="531E15FD"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w14:anchorId="309B1D6C">
                <v:shape id="_x0000_i1127" type="#_x0000_t75" style="width:147pt;height:27pt" o:ole="">
                  <v:imagedata r:id="rId222" o:title=""/>
                </v:shape>
                <o:OLEObject Type="Embed" ProgID="Equation.3" ShapeID="_x0000_i1127" DrawAspect="Content" ObjectID="_1700914861" r:id="rId223"/>
              </w:object>
            </w:r>
          </w:p>
        </w:tc>
        <w:tc>
          <w:tcPr>
            <w:tcW w:w="461" w:type="pct"/>
            <w:vAlign w:val="center"/>
          </w:tcPr>
          <w:p w14:paraId="443E7F93" w14:textId="194B2EB0"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690"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0"/>
            <w:r w:rsidRPr="00376AFF">
              <w:rPr>
                <w:rFonts w:ascii="Times New Roman" w:eastAsia="Times New Roman" w:hAnsi="Times New Roman"/>
                <w:b w:val="0"/>
                <w:bCs w:val="0"/>
                <w:color w:val="auto"/>
                <w:sz w:val="24"/>
                <w:szCs w:val="24"/>
                <w:lang w:eastAsia="it-IT"/>
              </w:rPr>
              <w:t xml:space="preserve"> </w:t>
            </w:r>
          </w:p>
        </w:tc>
      </w:tr>
    </w:tbl>
    <w:p w14:paraId="1CEB7C7C" w14:textId="43131B7A" w:rsidR="00C41506" w:rsidRPr="00376AFF" w:rsidRDefault="00C41506" w:rsidP="00C41506">
      <w:pPr>
        <w:pStyle w:val="Normale1"/>
        <w:spacing w:line="240" w:lineRule="auto"/>
        <w:jc w:val="both"/>
        <w:rPr>
          <w:rFonts w:ascii="Times New Roman" w:hAnsi="Times New Roman"/>
          <w:lang w:val="en-GB"/>
        </w:rPr>
      </w:pPr>
      <w:commentRangeStart w:id="691"/>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6B40CB" w:rsidRPr="006B40CB">
        <w:rPr>
          <w:rFonts w:ascii="Times New Roman" w:hAnsi="Times New Roman"/>
          <w:lang w:val="en-GB"/>
        </w:rPr>
        <w:t>(6.70)</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14:paraId="569DCB42" w14:textId="77777777" w:rsidTr="00897949">
        <w:tc>
          <w:tcPr>
            <w:tcW w:w="4539" w:type="pct"/>
            <w:vAlign w:val="center"/>
          </w:tcPr>
          <w:p w14:paraId="11135BF2" w14:textId="77777777"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w14:anchorId="49C48004">
                <v:shape id="_x0000_i1128" type="#_x0000_t75" style="width:2in;height:24.6pt" o:ole="">
                  <v:imagedata r:id="rId224" o:title=""/>
                </v:shape>
                <o:OLEObject Type="Embed" ProgID="Equation.3" ShapeID="_x0000_i1128" DrawAspect="Content" ObjectID="_1700914862" r:id="rId225"/>
              </w:object>
            </w:r>
          </w:p>
        </w:tc>
        <w:tc>
          <w:tcPr>
            <w:tcW w:w="461" w:type="pct"/>
            <w:vAlign w:val="center"/>
          </w:tcPr>
          <w:p w14:paraId="2EBAFD8D" w14:textId="6A68EF2D"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691"/>
    <w:p w14:paraId="7E8B964A" w14:textId="77777777" w:rsidR="00323837" w:rsidRPr="00376AFF" w:rsidRDefault="00323837" w:rsidP="00E705B5">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691"/>
      </w:r>
    </w:p>
    <w:p w14:paraId="4C1183A0" w14:textId="3E0F505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6B40CB" w:rsidRPr="006B40CB">
        <w:rPr>
          <w:rFonts w:ascii="Times New Roman" w:hAnsi="Times New Roman"/>
          <w:bCs/>
          <w:lang w:val="en-GB"/>
        </w:rPr>
        <w:t>(6.16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14:paraId="54382991" w14:textId="77777777" w:rsidTr="0059092D">
        <w:tc>
          <w:tcPr>
            <w:tcW w:w="4539" w:type="pct"/>
            <w:vAlign w:val="center"/>
          </w:tcPr>
          <w:commentRangeStart w:id="692"/>
          <w:p w14:paraId="56F37CF2" w14:textId="77777777"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w14:anchorId="126FF3BF">
                <v:shape id="_x0000_i1129" type="#_x0000_t75" style="width:244.8pt;height:37.8pt" o:ole="">
                  <v:imagedata r:id="rId226" o:title=""/>
                </v:shape>
                <o:OLEObject Type="Embed" ProgID="Equation.3" ShapeID="_x0000_i1129" DrawAspect="Content" ObjectID="_1700914863" r:id="rId227"/>
              </w:object>
            </w:r>
            <w:commentRangeEnd w:id="692"/>
            <w:r w:rsidRPr="00376AFF">
              <w:rPr>
                <w:rStyle w:val="Rimandocommento"/>
                <w:rFonts w:ascii="Times New Roman" w:eastAsia="Times New Roman" w:hAnsi="Times New Roman"/>
                <w:szCs w:val="20"/>
                <w:lang w:eastAsia="it-IT"/>
              </w:rPr>
              <w:commentReference w:id="692"/>
            </w:r>
          </w:p>
        </w:tc>
        <w:tc>
          <w:tcPr>
            <w:tcW w:w="461" w:type="pct"/>
            <w:vAlign w:val="center"/>
          </w:tcPr>
          <w:p w14:paraId="560D385D" w14:textId="79478388"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693"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3"/>
            <w:r w:rsidRPr="00376AFF">
              <w:rPr>
                <w:rFonts w:ascii="Times New Roman" w:eastAsia="Times New Roman" w:hAnsi="Times New Roman"/>
                <w:b w:val="0"/>
                <w:bCs w:val="0"/>
                <w:color w:val="auto"/>
                <w:sz w:val="24"/>
                <w:szCs w:val="24"/>
                <w:lang w:eastAsia="it-IT"/>
              </w:rPr>
              <w:t xml:space="preserve"> </w:t>
            </w:r>
          </w:p>
        </w:tc>
      </w:tr>
    </w:tbl>
    <w:p w14:paraId="099F7B18" w14:textId="77777777" w:rsidR="00F91289" w:rsidRPr="00376AFF" w:rsidRDefault="00F91289" w:rsidP="00E705B5">
      <w:pPr>
        <w:pStyle w:val="Normale1"/>
        <w:spacing w:line="240" w:lineRule="auto"/>
        <w:jc w:val="both"/>
        <w:rPr>
          <w:rFonts w:ascii="Times New Roman" w:hAnsi="Times New Roman"/>
          <w:lang w:val="en-GB"/>
        </w:rPr>
      </w:pPr>
    </w:p>
    <w:p w14:paraId="4641EBE9" w14:textId="7A43E2C2" w:rsidR="0072353B" w:rsidRPr="00376AFF" w:rsidRDefault="0072353B" w:rsidP="00E705B5">
      <w:pPr>
        <w:pStyle w:val="Normale1"/>
        <w:spacing w:line="240" w:lineRule="auto"/>
        <w:jc w:val="both"/>
        <w:rPr>
          <w:rFonts w:ascii="Times New Roman" w:hAnsi="Times New Roman"/>
          <w:lang w:val="en-GB"/>
        </w:rPr>
      </w:pPr>
      <w:commentRangeStart w:id="694"/>
      <w:r w:rsidRPr="00376AFF">
        <w:rPr>
          <w:rFonts w:ascii="Times New Roman" w:hAnsi="Times New Roman"/>
          <w:lang w:val="en-GB"/>
        </w:rPr>
        <w:lastRenderedPageBreak/>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w:t>
      </w:r>
      <w:commentRangeEnd w:id="694"/>
      <w:r w:rsidRPr="00376AFF">
        <w:rPr>
          <w:rStyle w:val="Rimandocommento"/>
          <w:rFonts w:ascii="Times New Roman" w:hAnsi="Times New Roman"/>
          <w:szCs w:val="20"/>
          <w:lang w:val="en-GB"/>
        </w:rPr>
        <w:commentReference w:id="694"/>
      </w:r>
      <w:commentRangeStart w:id="695"/>
      <w:r w:rsidRPr="00376AFF">
        <w:rPr>
          <w:rFonts w:ascii="Times New Roman" w:hAnsi="Times New Roman"/>
          <w:lang w:val="en-GB"/>
        </w:rPr>
        <w:t xml:space="preserve">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(6.72)</w:t>
      </w:r>
      <w:r w:rsidRPr="00376AFF">
        <w:rPr>
          <w:rFonts w:ascii="Times New Roman" w:hAnsi="Times New Roman"/>
          <w:lang w:val="en-GB"/>
        </w:rPr>
        <w:fldChar w:fldCharType="end"/>
      </w:r>
      <w:r w:rsidRPr="00376AFF">
        <w:rPr>
          <w:rFonts w:ascii="Times New Roman" w:hAnsi="Times New Roman"/>
          <w:lang w:val="en-GB"/>
        </w:rPr>
        <w:t xml:space="preserve"> is reported by Adami et al. (2012,</w:t>
      </w:r>
      <w:sdt>
        <w:sdtPr>
          <w:rPr>
            <w:rFonts w:ascii="Times New Roman" w:hAnsi="Times New Roman"/>
            <w:lang w:val="en-GB"/>
          </w:rPr>
          <w:id w:val="1001328026"/>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Pr="00376AFF">
        <w:rPr>
          <w:rFonts w:ascii="Times New Roman" w:hAnsi="Times New Roman"/>
          <w:lang w:val="en-GB"/>
        </w:rPr>
        <w:t>) whereas the last term will be discussed later on this section.</w:t>
      </w:r>
      <w:commentRangeEnd w:id="695"/>
      <w:r w:rsidRPr="00376AFF">
        <w:rPr>
          <w:rStyle w:val="Rimandocommento"/>
          <w:rFonts w:ascii="Times New Roman" w:hAnsi="Times New Roman"/>
          <w:szCs w:val="20"/>
          <w:lang w:val="en-GB"/>
        </w:rPr>
        <w:commentReference w:id="695"/>
      </w:r>
    </w:p>
    <w:p w14:paraId="6A041937"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14:paraId="3A484F70"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14:paraId="1968E963" w14:textId="77777777" w:rsidTr="0059092D">
        <w:tc>
          <w:tcPr>
            <w:tcW w:w="4539" w:type="pct"/>
            <w:vAlign w:val="center"/>
          </w:tcPr>
          <w:p w14:paraId="031C4A3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w14:anchorId="6BE69524">
                <v:shape id="_x0000_i1130" type="#_x0000_t75" style="width:215.4pt;height:39.6pt" o:ole="">
                  <v:imagedata r:id="rId228" o:title=""/>
                </v:shape>
                <o:OLEObject Type="Embed" ProgID="Equation.3" ShapeID="_x0000_i1130" DrawAspect="Content" ObjectID="_1700914864" r:id="rId229"/>
              </w:object>
            </w:r>
          </w:p>
        </w:tc>
        <w:tc>
          <w:tcPr>
            <w:tcW w:w="461" w:type="pct"/>
            <w:vAlign w:val="center"/>
          </w:tcPr>
          <w:p w14:paraId="6F57E13E" w14:textId="470D1159"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696"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6"/>
            <w:r w:rsidRPr="00376AFF">
              <w:rPr>
                <w:rFonts w:ascii="Times New Roman" w:eastAsia="Times New Roman" w:hAnsi="Times New Roman"/>
                <w:b w:val="0"/>
                <w:bCs w:val="0"/>
                <w:color w:val="auto"/>
                <w:sz w:val="24"/>
                <w:szCs w:val="24"/>
                <w:lang w:eastAsia="it-IT"/>
              </w:rPr>
              <w:t xml:space="preserve"> </w:t>
            </w:r>
          </w:p>
        </w:tc>
      </w:tr>
    </w:tbl>
    <w:p w14:paraId="68CE27B2" w14:textId="77777777" w:rsidR="00F91289" w:rsidRPr="00376AFF" w:rsidRDefault="00F91289" w:rsidP="00E705B5">
      <w:pPr>
        <w:pStyle w:val="Normale1"/>
        <w:spacing w:line="240" w:lineRule="auto"/>
        <w:jc w:val="both"/>
        <w:rPr>
          <w:rFonts w:ascii="Times New Roman" w:hAnsi="Times New Roman"/>
          <w:lang w:val="en-GB"/>
        </w:rPr>
      </w:pPr>
    </w:p>
    <w:p w14:paraId="47D5C25D" w14:textId="0F88C5D4"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6B40CB" w:rsidRPr="006B40CB">
        <w:rPr>
          <w:rFonts w:ascii="Times New Roman" w:hAnsi="Times New Roman"/>
          <w:bCs/>
          <w:lang w:val="en-GB"/>
        </w:rPr>
        <w:t>(6.73)</w:t>
      </w:r>
      <w:r w:rsidR="005849F8" w:rsidRPr="00376AFF">
        <w:rPr>
          <w:rFonts w:ascii="Times New Roman" w:hAnsi="Times New Roman"/>
          <w:lang w:val="en-GB"/>
        </w:rPr>
        <w:fldChar w:fldCharType="end"/>
      </w:r>
      <w:r w:rsidRPr="00376AFF">
        <w:rPr>
          <w:rFonts w:ascii="Times New Roman" w:hAnsi="Times New Roman"/>
          <w:lang w:val="en-GB"/>
        </w:rPr>
        <w:t>. This depends on the particular computational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14:paraId="6F6BF8E4" w14:textId="77777777" w:rsidTr="00585F46">
        <w:tc>
          <w:tcPr>
            <w:tcW w:w="4539" w:type="pct"/>
            <w:vAlign w:val="center"/>
          </w:tcPr>
          <w:p w14:paraId="6E8E366F"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w14:anchorId="07F46D1C">
                <v:shape id="_x0000_i1131" type="#_x0000_t75" style="width:204.6pt;height:60pt" o:ole="">
                  <v:imagedata r:id="rId230" o:title=""/>
                </v:shape>
                <o:OLEObject Type="Embed" ProgID="Equation.3" ShapeID="_x0000_i1131" DrawAspect="Content" ObjectID="_1700914865" r:id="rId231"/>
              </w:object>
            </w:r>
          </w:p>
        </w:tc>
        <w:tc>
          <w:tcPr>
            <w:tcW w:w="461" w:type="pct"/>
            <w:vAlign w:val="center"/>
          </w:tcPr>
          <w:p w14:paraId="60CB398E" w14:textId="43D8DDCA"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697"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97"/>
            <w:r w:rsidRPr="00376AFF">
              <w:rPr>
                <w:rFonts w:ascii="Times New Roman" w:eastAsia="Times New Roman" w:hAnsi="Times New Roman"/>
                <w:b w:val="0"/>
                <w:bCs w:val="0"/>
                <w:color w:val="auto"/>
                <w:sz w:val="24"/>
                <w:szCs w:val="24"/>
                <w:lang w:eastAsia="it-IT"/>
              </w:rPr>
              <w:t xml:space="preserve"> </w:t>
            </w:r>
          </w:p>
        </w:tc>
      </w:tr>
    </w:tbl>
    <w:p w14:paraId="1C3829C8" w14:textId="77777777" w:rsidR="00593811" w:rsidRPr="00376AFF" w:rsidRDefault="00593811" w:rsidP="00593811">
      <w:pPr>
        <w:pStyle w:val="Normale1"/>
        <w:spacing w:line="240" w:lineRule="auto"/>
        <w:jc w:val="both"/>
        <w:rPr>
          <w:rFonts w:ascii="Times New Roman" w:hAnsi="Times New Roman"/>
          <w:lang w:val="en-GB"/>
        </w:rPr>
      </w:pPr>
    </w:p>
    <w:p w14:paraId="31A7A750" w14:textId="77777777"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14:paraId="07CA70BF" w14:textId="5CF8310F"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One </w:t>
      </w:r>
      <w:del w:id="698" w:author="Amicarelli Andrea (RSE)" w:date="2020-04-13T10:37:00Z">
        <w:r w:rsidRPr="00376AFF" w:rsidDel="00EC11DB">
          <w:rPr>
            <w:rFonts w:ascii="Times New Roman" w:hAnsi="Times New Roman"/>
            <w:lang w:val="en-GB"/>
          </w:rPr>
          <w:delText xml:space="preserve">may </w:delText>
        </w:r>
      </w:del>
      <w:r w:rsidRPr="00376AFF">
        <w:rPr>
          <w:rFonts w:ascii="Times New Roman" w:hAnsi="Times New Roman"/>
          <w:lang w:val="en-GB"/>
        </w:rPr>
        <w:t>appl</w:t>
      </w:r>
      <w:ins w:id="699" w:author="Amicarelli Andrea (RSE)" w:date="2020-04-13T10:37:00Z">
        <w:r w:rsidR="00EC11DB" w:rsidRPr="00376AFF">
          <w:rPr>
            <w:rFonts w:ascii="Times New Roman" w:hAnsi="Times New Roman"/>
            <w:lang w:val="en-GB"/>
          </w:rPr>
          <w:t>ies</w:t>
        </w:r>
      </w:ins>
      <w:del w:id="700" w:author="Amicarelli Andrea (RSE)" w:date="2020-04-13T10:37:00Z">
        <w:r w:rsidRPr="00376AFF" w:rsidDel="00EC11DB">
          <w:rPr>
            <w:rFonts w:ascii="Times New Roman" w:hAnsi="Times New Roman"/>
            <w:lang w:val="en-GB"/>
          </w:rPr>
          <w:delText>y</w:delText>
        </w:r>
      </w:del>
      <w:r w:rsidRPr="00376AFF">
        <w:rPr>
          <w:rFonts w:ascii="Times New Roman" w:hAnsi="Times New Roman"/>
          <w:lang w:val="en-GB"/>
        </w:rPr>
        <w:t xml:space="preserve"> a SPH interpolation over all the pressure values estimated according to </w:t>
      </w:r>
      <w:r w:rsidR="002E081B" w:rsidRPr="00376AFF">
        <w:rPr>
          <w:rFonts w:ascii="Times New Roman" w:hAnsi="Times New Roman"/>
          <w:lang w:val="en-GB"/>
        </w:rPr>
        <w:t>Adami et al. (2012,</w:t>
      </w:r>
      <w:sdt>
        <w:sdtPr>
          <w:rPr>
            <w:rFonts w:ascii="Times New Roman" w:hAnsi="Times New Roman"/>
            <w:lang w:val="en-GB"/>
          </w:rPr>
          <w:id w:val="-1800536678"/>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Ada12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E81ECE">
            <w:rPr>
              <w:rFonts w:ascii="Times New Roman" w:hAnsi="Times New Roman"/>
              <w:lang w:val="en-GB"/>
            </w:rPr>
            <w:fldChar w:fldCharType="end"/>
          </w:r>
        </w:sdtContent>
      </w:sdt>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14:paraId="24BF7EAE" w14:textId="77777777" w:rsidTr="00585F46">
        <w:tc>
          <w:tcPr>
            <w:tcW w:w="4539" w:type="pct"/>
            <w:vAlign w:val="center"/>
          </w:tcPr>
          <w:p w14:paraId="7C540A34"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w14:anchorId="470A755B">
                <v:shape id="_x0000_i1132" type="#_x0000_t75" style="width:344.4pt;height:1in" o:ole="">
                  <v:imagedata r:id="rId232" o:title=""/>
                </v:shape>
                <o:OLEObject Type="Embed" ProgID="Equation.3" ShapeID="_x0000_i1132" DrawAspect="Content" ObjectID="_1700914866" r:id="rId233"/>
              </w:object>
            </w:r>
          </w:p>
        </w:tc>
        <w:tc>
          <w:tcPr>
            <w:tcW w:w="461" w:type="pct"/>
            <w:vAlign w:val="center"/>
          </w:tcPr>
          <w:p w14:paraId="3F185D49" w14:textId="4DA95D6E"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701" w:name="_Ref520973008"/>
            <w:bookmarkStart w:id="702"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1"/>
            <w:bookmarkEnd w:id="702"/>
            <w:r w:rsidRPr="00376AFF">
              <w:rPr>
                <w:rFonts w:ascii="Times New Roman" w:eastAsia="Times New Roman" w:hAnsi="Times New Roman"/>
                <w:b w:val="0"/>
                <w:bCs w:val="0"/>
                <w:color w:val="auto"/>
                <w:sz w:val="24"/>
                <w:szCs w:val="24"/>
                <w:lang w:eastAsia="it-IT"/>
              </w:rPr>
              <w:t xml:space="preserve"> </w:t>
            </w:r>
          </w:p>
        </w:tc>
      </w:tr>
    </w:tbl>
    <w:p w14:paraId="616BA5C9" w14:textId="77777777" w:rsidR="000657D8" w:rsidRPr="00376AFF" w:rsidRDefault="000657D8" w:rsidP="00593811">
      <w:pPr>
        <w:pStyle w:val="Normale1"/>
        <w:spacing w:line="240" w:lineRule="auto"/>
        <w:jc w:val="both"/>
        <w:rPr>
          <w:rFonts w:ascii="Times New Roman" w:hAnsi="Times New Roman"/>
          <w:lang w:val="en-GB"/>
        </w:rPr>
      </w:pPr>
    </w:p>
    <w:p w14:paraId="79C40248" w14:textId="4D481DAA" w:rsidR="000657D8" w:rsidRPr="00376AFF" w:rsidRDefault="000657D8" w:rsidP="00593811">
      <w:pPr>
        <w:pStyle w:val="Normale1"/>
        <w:spacing w:line="240" w:lineRule="auto"/>
        <w:jc w:val="both"/>
        <w:rPr>
          <w:rFonts w:ascii="Times New Roman" w:hAnsi="Times New Roman"/>
          <w:lang w:val="en-GB"/>
        </w:rPr>
      </w:pPr>
      <w:commentRangeStart w:id="703"/>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6B40CB" w:rsidRPr="006B40CB">
        <w:rPr>
          <w:rFonts w:ascii="Times New Roman" w:hAnsi="Times New Roman"/>
          <w:lang w:val="en-GB"/>
        </w:rPr>
        <w:t>(6.73)</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14:paraId="0936CF14" w14:textId="77777777" w:rsidTr="005A34BA">
        <w:tc>
          <w:tcPr>
            <w:tcW w:w="4539" w:type="pct"/>
            <w:vAlign w:val="center"/>
          </w:tcPr>
          <w:p w14:paraId="6F98846E" w14:textId="77777777"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w14:anchorId="77450803">
                <v:shape id="_x0000_i1133" type="#_x0000_t75" style="width:188.4pt;height:39.6pt" o:ole="">
                  <v:imagedata r:id="rId234" o:title=""/>
                </v:shape>
                <o:OLEObject Type="Embed" ProgID="Equation.3" ShapeID="_x0000_i1133" DrawAspect="Content" ObjectID="_1700914867" r:id="rId235"/>
              </w:object>
            </w:r>
          </w:p>
        </w:tc>
        <w:tc>
          <w:tcPr>
            <w:tcW w:w="461" w:type="pct"/>
            <w:vAlign w:val="center"/>
          </w:tcPr>
          <w:p w14:paraId="491D6EF7" w14:textId="4C81CAD7"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6B2E179" w14:textId="77777777" w:rsidR="00593811" w:rsidRPr="00376AFF" w:rsidRDefault="00593811" w:rsidP="00593811">
      <w:pPr>
        <w:pStyle w:val="Normale1"/>
        <w:spacing w:line="240" w:lineRule="auto"/>
        <w:jc w:val="both"/>
        <w:rPr>
          <w:rFonts w:ascii="Times New Roman" w:hAnsi="Times New Roman"/>
          <w:lang w:val="en-GB"/>
        </w:rPr>
      </w:pPr>
    </w:p>
    <w:p w14:paraId="6780A311" w14:textId="50191620"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(6.74)</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14:paraId="0FC15CC9" w14:textId="77777777" w:rsidTr="005A34BA">
        <w:tc>
          <w:tcPr>
            <w:tcW w:w="4539" w:type="pct"/>
            <w:vAlign w:val="center"/>
          </w:tcPr>
          <w:p w14:paraId="4CFCA149"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w14:anchorId="2E5140C5">
                <v:shape id="_x0000_i1134" type="#_x0000_t75" style="width:376.2pt;height:36pt" o:ole="">
                  <v:imagedata r:id="rId236" o:title=""/>
                </v:shape>
                <o:OLEObject Type="Embed" ProgID="Equation.3" ShapeID="_x0000_i1134" DrawAspect="Content" ObjectID="_1700914868" r:id="rId237"/>
              </w:object>
            </w:r>
          </w:p>
        </w:tc>
        <w:tc>
          <w:tcPr>
            <w:tcW w:w="461" w:type="pct"/>
            <w:vAlign w:val="center"/>
          </w:tcPr>
          <w:p w14:paraId="12C44CC2" w14:textId="4FBBD8A6"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811483D" w14:textId="77777777" w:rsidR="005A34BA" w:rsidRPr="00376AFF" w:rsidRDefault="005A34BA" w:rsidP="00593811">
      <w:pPr>
        <w:pStyle w:val="Normale1"/>
        <w:spacing w:line="240" w:lineRule="auto"/>
        <w:jc w:val="both"/>
        <w:rPr>
          <w:rFonts w:ascii="Times New Roman" w:hAnsi="Times New Roman"/>
          <w:lang w:val="en-GB"/>
        </w:rPr>
      </w:pPr>
    </w:p>
    <w:p w14:paraId="1A0D0F00" w14:textId="7C29A02E"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6.75</w:t>
      </w:r>
      <w:r w:rsidR="006B40CB" w:rsidRPr="006B40CB">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14:paraId="7B9ACB5A" w14:textId="77777777" w:rsidTr="00585F46">
        <w:tc>
          <w:tcPr>
            <w:tcW w:w="4539" w:type="pct"/>
            <w:vAlign w:val="center"/>
          </w:tcPr>
          <w:p w14:paraId="02052761" w14:textId="77777777"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w14:anchorId="7E2E8BC5">
                <v:shape id="_x0000_i1135" type="#_x0000_t75" style="width:325.8pt;height:1in" o:ole="">
                  <v:imagedata r:id="rId238" o:title=""/>
                </v:shape>
                <o:OLEObject Type="Embed" ProgID="Equation.3" ShapeID="_x0000_i1135" DrawAspect="Content" ObjectID="_1700914869" r:id="rId239"/>
              </w:object>
            </w:r>
          </w:p>
        </w:tc>
        <w:tc>
          <w:tcPr>
            <w:tcW w:w="461" w:type="pct"/>
            <w:vAlign w:val="center"/>
          </w:tcPr>
          <w:p w14:paraId="1AC46671" w14:textId="347AD6C1"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704"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4"/>
            <w:r w:rsidRPr="00376AFF">
              <w:rPr>
                <w:rFonts w:ascii="Times New Roman" w:eastAsia="Times New Roman" w:hAnsi="Times New Roman"/>
                <w:b w:val="0"/>
                <w:bCs w:val="0"/>
                <w:color w:val="auto"/>
                <w:sz w:val="24"/>
                <w:szCs w:val="24"/>
                <w:lang w:eastAsia="it-IT"/>
              </w:rPr>
              <w:t xml:space="preserve"> </w:t>
            </w:r>
          </w:p>
        </w:tc>
      </w:tr>
    </w:tbl>
    <w:p w14:paraId="7C78256A" w14:textId="77777777" w:rsidR="00572A1A" w:rsidRPr="00376AFF" w:rsidRDefault="00572A1A" w:rsidP="00593811">
      <w:pPr>
        <w:pStyle w:val="Normale1"/>
        <w:spacing w:line="240" w:lineRule="auto"/>
        <w:jc w:val="both"/>
        <w:rPr>
          <w:rFonts w:ascii="Times New Roman" w:hAnsi="Times New Roman"/>
          <w:lang w:val="en-GB"/>
        </w:rPr>
      </w:pPr>
    </w:p>
    <w:p w14:paraId="28405F1A" w14:textId="77777777"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lastRenderedPageBreak/>
        <w:t>which is at the moment approximated by this formula:</w:t>
      </w:r>
    </w:p>
    <w:tbl>
      <w:tblPr>
        <w:tblW w:w="5000" w:type="pct"/>
        <w:tblLook w:val="01E0" w:firstRow="1" w:lastRow="1" w:firstColumn="1" w:lastColumn="1" w:noHBand="0" w:noVBand="0"/>
      </w:tblPr>
      <w:tblGrid>
        <w:gridCol w:w="8945"/>
        <w:gridCol w:w="909"/>
      </w:tblGrid>
      <w:tr w:rsidR="005A34BA" w:rsidRPr="00376AFF" w14:paraId="4B6D16DE" w14:textId="77777777" w:rsidTr="005A34BA">
        <w:tc>
          <w:tcPr>
            <w:tcW w:w="4539" w:type="pct"/>
            <w:vAlign w:val="center"/>
          </w:tcPr>
          <w:p w14:paraId="488D2B35"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w14:anchorId="5AB50C56">
                <v:shape id="_x0000_i1136" type="#_x0000_t75" style="width:276.6pt;height:73.8pt" o:ole="">
                  <v:imagedata r:id="rId240" o:title=""/>
                </v:shape>
                <o:OLEObject Type="Embed" ProgID="Equation.3" ShapeID="_x0000_i1136" DrawAspect="Content" ObjectID="_1700914870" r:id="rId241"/>
              </w:object>
            </w:r>
          </w:p>
        </w:tc>
        <w:tc>
          <w:tcPr>
            <w:tcW w:w="461" w:type="pct"/>
            <w:vAlign w:val="center"/>
          </w:tcPr>
          <w:p w14:paraId="6ABF6405" w14:textId="23204ECE"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705"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05"/>
            <w:r w:rsidRPr="00376AFF">
              <w:rPr>
                <w:rFonts w:ascii="Times New Roman" w:eastAsia="Times New Roman" w:hAnsi="Times New Roman"/>
                <w:b w:val="0"/>
                <w:bCs w:val="0"/>
                <w:color w:val="auto"/>
                <w:sz w:val="24"/>
                <w:szCs w:val="24"/>
                <w:lang w:eastAsia="it-IT"/>
              </w:rPr>
              <w:t xml:space="preserve"> </w:t>
            </w:r>
          </w:p>
        </w:tc>
      </w:tr>
    </w:tbl>
    <w:p w14:paraId="33131093" w14:textId="77777777" w:rsidR="005A34BA" w:rsidRPr="00376AFF" w:rsidRDefault="005A34BA" w:rsidP="00593811">
      <w:pPr>
        <w:pStyle w:val="Normale1"/>
        <w:spacing w:line="240" w:lineRule="auto"/>
        <w:jc w:val="both"/>
        <w:rPr>
          <w:rFonts w:ascii="Times New Roman" w:hAnsi="Times New Roman"/>
          <w:lang w:val="en-GB"/>
        </w:rPr>
      </w:pPr>
    </w:p>
    <w:p w14:paraId="7D6FADA4" w14:textId="27291412"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6.75</w:t>
      </w:r>
      <w:r w:rsidR="006B40CB" w:rsidRPr="006B40CB">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6B40CB" w:rsidRPr="006B40CB">
        <w:rPr>
          <w:rFonts w:ascii="Times New Roman" w:hAnsi="Times New Roman"/>
          <w:lang w:val="en-GB"/>
        </w:rPr>
        <w:t>(6.79)</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6B40CB" w:rsidRPr="006B40CB">
        <w:rPr>
          <w:rFonts w:ascii="Times New Roman" w:hAnsi="Times New Roman"/>
          <w:lang w:val="en-GB"/>
        </w:rPr>
        <w:t>(6.72)</w:t>
      </w:r>
      <w:r w:rsidR="00AC365E" w:rsidRPr="00376AFF">
        <w:rPr>
          <w:rFonts w:ascii="Times New Roman" w:hAnsi="Times New Roman"/>
          <w:lang w:val="en-GB"/>
        </w:rPr>
        <w:fldChar w:fldCharType="end"/>
      </w:r>
      <w:r w:rsidRPr="00376AFF">
        <w:rPr>
          <w:rFonts w:ascii="Times New Roman" w:hAnsi="Times New Roman"/>
          <w:lang w:val="en-GB"/>
        </w:rPr>
        <w:t xml:space="preserve">. </w:t>
      </w:r>
      <w:commentRangeEnd w:id="703"/>
      <w:r w:rsidR="00C41506" w:rsidRPr="00376AFF">
        <w:rPr>
          <w:rStyle w:val="Rimandocommento"/>
          <w:rFonts w:ascii="Times New Roman" w:hAnsi="Times New Roman"/>
          <w:szCs w:val="20"/>
          <w:lang w:val="en-GB"/>
        </w:rPr>
        <w:commentReference w:id="703"/>
      </w:r>
    </w:p>
    <w:p w14:paraId="40656F67" w14:textId="77777777"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14:paraId="0E6FA1F4" w14:textId="75095A80"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6B40CB" w:rsidRPr="006B40CB">
        <w:rPr>
          <w:rFonts w:ascii="Times New Roman" w:hAnsi="Times New Roman"/>
          <w:bCs/>
          <w:lang w:val="en-GB"/>
        </w:rPr>
        <w:t>(6.78)</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6B40CB" w:rsidRPr="006B40CB">
        <w:rPr>
          <w:rFonts w:ascii="Times New Roman" w:hAnsi="Times New Roman"/>
          <w:bCs/>
          <w:lang w:val="en-GB"/>
        </w:rPr>
        <w:t>(6.78)</w:t>
      </w:r>
      <w:r w:rsidR="00187505" w:rsidRPr="00376AFF">
        <w:rPr>
          <w:rFonts w:ascii="Times New Roman" w:hAnsi="Times New Roman"/>
          <w:lang w:val="en-GB"/>
        </w:rPr>
        <w:fldChar w:fldCharType="end"/>
      </w:r>
      <w:r w:rsidRPr="00376AFF">
        <w:rPr>
          <w:rFonts w:ascii="Times New Roman" w:hAnsi="Times New Roman"/>
          <w:lang w:val="en-GB"/>
        </w:rPr>
        <w:t xml:space="preserve">. </w:t>
      </w:r>
    </w:p>
    <w:p w14:paraId="6BA4D7D1" w14:textId="786A2D18"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6B40CB" w:rsidRPr="006B40CB">
        <w:rPr>
          <w:rFonts w:ascii="Times New Roman" w:hAnsi="Times New Roman"/>
          <w:bCs/>
          <w:lang w:val="en-GB"/>
        </w:rPr>
        <w:t>(6.73)</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bCs/>
          <w:lang w:val="en-GB"/>
        </w:rPr>
        <w:t>(6.78)</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14:paraId="2DF86663" w14:textId="77777777" w:rsidR="007B78B0" w:rsidRPr="00376AFF" w:rsidRDefault="007B78B0" w:rsidP="007B78B0">
      <w:pPr>
        <w:pStyle w:val="Normale1"/>
        <w:spacing w:line="240" w:lineRule="auto"/>
        <w:jc w:val="both"/>
        <w:rPr>
          <w:rFonts w:ascii="Times New Roman" w:hAnsi="Times New Roman"/>
          <w:lang w:val="en-GB"/>
        </w:rPr>
      </w:pPr>
      <w:commentRangeStart w:id="706"/>
      <w:r w:rsidRPr="00376AFF">
        <w:rPr>
          <w:rFonts w:ascii="Times New Roman" w:hAnsi="Times New Roman"/>
          <w:lang w:val="en-GB"/>
        </w:rPr>
        <w:t>The search for the fluid-body interaction normals is only carried out in case of free-slip conditions.</w:t>
      </w:r>
    </w:p>
    <w:p w14:paraId="2D7CA860" w14:textId="73F2CECD"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An improvement on the searching algorithm for the fluid-body interaction normals provides more accurate results and a computational time reduction with respect to Amicarelli et al. (2015,</w:t>
      </w:r>
      <w:sdt>
        <w:sdtPr>
          <w:rPr>
            <w:rFonts w:ascii="Times New Roman" w:hAnsi="Times New Roman"/>
            <w:lang w:val="en-GB"/>
          </w:rPr>
          <w:id w:val="-1664384114"/>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Ami15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56045F">
            <w:rPr>
              <w:rFonts w:ascii="Times New Roman" w:hAnsi="Times New Roman"/>
              <w:lang w:val="en-GB"/>
            </w:rPr>
            <w:fldChar w:fldCharType="end"/>
          </w:r>
        </w:sdtContent>
      </w:sdt>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14:paraId="176E46A3" w14:textId="77777777" w:rsidTr="007B78B0">
        <w:tc>
          <w:tcPr>
            <w:tcW w:w="4539" w:type="pct"/>
            <w:vAlign w:val="center"/>
          </w:tcPr>
          <w:p w14:paraId="22543E7F"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w14:anchorId="6EA71E2C">
                <v:shape id="_x0000_i1137" type="#_x0000_t75" style="width:108pt;height:19.8pt" o:ole="">
                  <v:imagedata r:id="rId242" o:title=""/>
                </v:shape>
                <o:OLEObject Type="Embed" ProgID="Equation.3" ShapeID="_x0000_i1137" DrawAspect="Content" ObjectID="_1700914871" r:id="rId243"/>
              </w:object>
            </w:r>
          </w:p>
        </w:tc>
        <w:tc>
          <w:tcPr>
            <w:tcW w:w="461" w:type="pct"/>
            <w:vAlign w:val="center"/>
          </w:tcPr>
          <w:p w14:paraId="14EE5CE4" w14:textId="5FD9EE9C"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88A57" w14:textId="77777777" w:rsidR="007B78B0" w:rsidRPr="00376AFF" w:rsidRDefault="007B78B0" w:rsidP="007B78B0">
      <w:pPr>
        <w:pStyle w:val="Normale1"/>
        <w:spacing w:line="240" w:lineRule="auto"/>
        <w:jc w:val="both"/>
        <w:rPr>
          <w:rFonts w:ascii="Times New Roman" w:hAnsi="Times New Roman"/>
          <w:lang w:val="en-GB"/>
        </w:rPr>
      </w:pPr>
    </w:p>
    <w:p w14:paraId="0300357A" w14:textId="4A1CA101"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6B40CB" w:rsidRPr="00376AFF">
        <w:rPr>
          <w:rFonts w:ascii="Times New Roman" w:hAnsi="Times New Roman"/>
        </w:rPr>
        <w:t xml:space="preserve">Figure </w:t>
      </w:r>
      <w:r w:rsidR="006B40CB">
        <w:rPr>
          <w:rFonts w:ascii="Times New Roman" w:hAnsi="Times New Roman"/>
          <w:noProof/>
        </w:rPr>
        <w:t>6</w:t>
      </w:r>
      <w:r w:rsidR="006B40CB" w:rsidRPr="00376AFF">
        <w:rPr>
          <w:rFonts w:ascii="Times New Roman" w:hAnsi="Times New Roman"/>
        </w:rPr>
        <w:t>.</w:t>
      </w:r>
      <w:r w:rsidR="006B40CB">
        <w:rPr>
          <w:rFonts w:ascii="Times New Roman" w:hAnsi="Times New Roman"/>
          <w:noProof/>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14:paraId="00794FCF" w14:textId="77777777" w:rsidTr="007B78B0">
        <w:tc>
          <w:tcPr>
            <w:tcW w:w="4539" w:type="pct"/>
            <w:vAlign w:val="center"/>
          </w:tcPr>
          <w:p w14:paraId="3A104530"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w14:anchorId="1C3D8382">
                <v:shape id="_x0000_i1138" type="#_x0000_t75" style="width:204.6pt;height:38.4pt" o:ole="">
                  <v:imagedata r:id="rId244" o:title=""/>
                </v:shape>
                <o:OLEObject Type="Embed" ProgID="Equation.3" ShapeID="_x0000_i1138" DrawAspect="Content" ObjectID="_1700914872" r:id="rId245"/>
              </w:object>
            </w:r>
          </w:p>
        </w:tc>
        <w:tc>
          <w:tcPr>
            <w:tcW w:w="461" w:type="pct"/>
            <w:vAlign w:val="center"/>
          </w:tcPr>
          <w:p w14:paraId="1D3B214D" w14:textId="37412DF1"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F75A97" w14:textId="77777777" w:rsidR="008B5034" w:rsidRPr="00376AFF" w:rsidRDefault="008B5034" w:rsidP="007B78B0">
      <w:pPr>
        <w:pStyle w:val="Normale1"/>
        <w:spacing w:line="240" w:lineRule="auto"/>
        <w:jc w:val="both"/>
        <w:rPr>
          <w:rFonts w:ascii="Times New Roman" w:hAnsi="Times New Roman"/>
          <w:lang w:val="en-GB"/>
        </w:rPr>
      </w:pPr>
    </w:p>
    <w:p w14:paraId="545B3B02" w14:textId="77777777"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(m) is here the distance between two points.</w:t>
      </w:r>
      <w:commentRangeEnd w:id="706"/>
      <w:r w:rsidRPr="00376AFF">
        <w:rPr>
          <w:rStyle w:val="Rimandocommento"/>
          <w:rFonts w:ascii="Times New Roman" w:hAnsi="Times New Roman"/>
          <w:szCs w:val="20"/>
          <w:lang w:val="en-GB"/>
        </w:rPr>
        <w:commentReference w:id="706"/>
      </w:r>
    </w:p>
    <w:p w14:paraId="4AF38D19" w14:textId="77777777" w:rsidR="003B1BF6" w:rsidRPr="00376AFF" w:rsidRDefault="003B1BF6" w:rsidP="007B78B0">
      <w:pPr>
        <w:pStyle w:val="Normale1"/>
        <w:spacing w:line="240" w:lineRule="auto"/>
        <w:jc w:val="both"/>
        <w:rPr>
          <w:rFonts w:ascii="Times New Roman" w:hAnsi="Times New Roman"/>
          <w:lang w:val="en-GB"/>
        </w:rPr>
      </w:pPr>
    </w:p>
    <w:tbl>
      <w:tblPr>
        <w:tblW w:w="5000" w:type="pct"/>
        <w:jc w:val="center"/>
        <w:tblLayout w:type="fixed"/>
        <w:tblLook w:val="04A0" w:firstRow="1" w:lastRow="0" w:firstColumn="1" w:lastColumn="0" w:noHBand="0" w:noVBand="1"/>
      </w:tblPr>
      <w:tblGrid>
        <w:gridCol w:w="9854"/>
      </w:tblGrid>
      <w:tr w:rsidR="003B1BF6" w:rsidRPr="00376AFF" w14:paraId="439B4B14" w14:textId="77777777" w:rsidTr="00E741EF">
        <w:trPr>
          <w:jc w:val="center"/>
        </w:trPr>
        <w:tc>
          <w:tcPr>
            <w:tcW w:w="5000" w:type="pct"/>
            <w:vAlign w:val="center"/>
          </w:tcPr>
          <w:p w14:paraId="7C78DBF5" w14:textId="77777777" w:rsidR="003B1BF6" w:rsidRPr="00376AFF" w:rsidRDefault="00606AE1" w:rsidP="00E741EF">
            <w:pPr>
              <w:spacing w:after="0" w:line="240" w:lineRule="auto"/>
              <w:jc w:val="center"/>
              <w:rPr>
                <w:position w:val="-10"/>
                <w:sz w:val="16"/>
                <w:szCs w:val="16"/>
              </w:rPr>
            </w:pPr>
            <w:r>
              <w:pict w14:anchorId="13A32E8B">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6"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7" o:title=""/>
                  </v:shape>
                  <v:shape id="_x0000_s1238" type="#_x0000_t75" style="position:absolute;left:6659;top:6563;width:186;height:240">
                    <v:imagedata r:id="rId248" o:title=""/>
                  </v:shape>
                  <v:shape id="_x0000_s1239" type="#_x0000_t75" style="position:absolute;left:6600;top:6040;width:227;height:254">
                    <v:imagedata r:id="rId249" o:title=""/>
                  </v:shape>
                  <v:shape id="_x0000_s1240" type="#_x0000_t75" style="position:absolute;left:6090;top:6360;width:227;height:254">
                    <v:imagedata r:id="rId250" o:title=""/>
                  </v:shape>
                  <w10:wrap type="none"/>
                  <w10:anchorlock/>
                </v:group>
                <o:OLEObject Type="Embed" ProgID="Equation.3" ShapeID="_x0000_s1234" DrawAspect="Content" ObjectID="_1700915009" r:id="rId251"/>
                <o:OLEObject Type="Embed" ProgID="Equation.3" ShapeID="_x0000_s1237" DrawAspect="Content" ObjectID="_1700915010" r:id="rId252"/>
                <o:OLEObject Type="Embed" ProgID="Equation.3" ShapeID="_x0000_s1238" DrawAspect="Content" ObjectID="_1700915011" r:id="rId253"/>
                <o:OLEObject Type="Embed" ProgID="Equation.3" ShapeID="_x0000_s1239" DrawAspect="Content" ObjectID="_1700915012" r:id="rId254"/>
                <o:OLEObject Type="Embed" ProgID="Equation.3" ShapeID="_x0000_s1240" DrawAspect="Content" ObjectID="_1700915013" r:id="rId255"/>
              </w:pict>
            </w:r>
          </w:p>
        </w:tc>
      </w:tr>
    </w:tbl>
    <w:p w14:paraId="379C0885" w14:textId="31900E63" w:rsidR="003B1BF6" w:rsidRPr="00376AFF" w:rsidRDefault="003B1BF6" w:rsidP="003B1BF6">
      <w:pPr>
        <w:spacing w:after="0" w:line="240" w:lineRule="auto"/>
        <w:jc w:val="center"/>
        <w:rPr>
          <w:rFonts w:ascii="Times New Roman" w:hAnsi="Times New Roman"/>
          <w:szCs w:val="24"/>
        </w:rPr>
      </w:pPr>
      <w:bookmarkStart w:id="707" w:name="_Ref37685198"/>
      <w:commentRangeStart w:id="70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1</w:t>
      </w:r>
      <w:r w:rsidRPr="00376AFF">
        <w:rPr>
          <w:rFonts w:ascii="Times New Roman" w:hAnsi="Times New Roman"/>
          <w:szCs w:val="24"/>
        </w:rPr>
        <w:fldChar w:fldCharType="end"/>
      </w:r>
      <w:bookmarkEnd w:id="707"/>
      <w:r w:rsidRPr="00376AFF">
        <w:rPr>
          <w:rFonts w:ascii="Times New Roman" w:hAnsi="Times New Roman"/>
          <w:szCs w:val="24"/>
        </w:rPr>
        <w:t>. Searching volume in fluid-body interactions to define the interaction normal to the fluid-body interface.</w:t>
      </w:r>
      <w:commentRangeEnd w:id="708"/>
      <w:r w:rsidRPr="00376AFF">
        <w:rPr>
          <w:rStyle w:val="Rimandocommento"/>
          <w:rFonts w:ascii="Times New Roman" w:eastAsia="Times New Roman" w:hAnsi="Times New Roman"/>
          <w:szCs w:val="20"/>
          <w:lang w:eastAsia="it-IT"/>
        </w:rPr>
        <w:commentReference w:id="708"/>
      </w:r>
    </w:p>
    <w:p w14:paraId="77FFB061" w14:textId="77777777" w:rsidR="003B1BF6" w:rsidRPr="00376AFF" w:rsidRDefault="003B1BF6" w:rsidP="007B78B0">
      <w:pPr>
        <w:pStyle w:val="Normale1"/>
        <w:spacing w:line="240" w:lineRule="auto"/>
        <w:jc w:val="both"/>
        <w:rPr>
          <w:rFonts w:ascii="Times New Roman" w:hAnsi="Times New Roman"/>
          <w:lang w:val="en-GB"/>
        </w:rPr>
      </w:pPr>
    </w:p>
    <w:p w14:paraId="271E5FD1" w14:textId="77777777" w:rsidR="00D27D01" w:rsidRPr="00376AFF" w:rsidRDefault="00D27D01" w:rsidP="00D27D01">
      <w:pPr>
        <w:pStyle w:val="Normale1"/>
        <w:spacing w:line="240" w:lineRule="auto"/>
        <w:jc w:val="both"/>
        <w:rPr>
          <w:ins w:id="709" w:author="Amicarelli Andrea (RSE)" w:date="2020-04-13T15:58:00Z"/>
          <w:rFonts w:ascii="Times New Roman" w:hAnsi="Times New Roman"/>
          <w:lang w:val="en-GB"/>
        </w:rPr>
      </w:pPr>
      <w:ins w:id="710" w:author="Amicarelli Andrea (RSE)" w:date="2020-04-13T15:58:00Z">
        <w:r w:rsidRPr="00376AFF">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14:paraId="534EA207" w14:textId="77777777"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14:paraId="0AAABCDD"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14:paraId="7F92D3FB" w14:textId="77777777" w:rsidTr="00585F46">
        <w:tc>
          <w:tcPr>
            <w:tcW w:w="4539" w:type="pct"/>
            <w:vAlign w:val="center"/>
          </w:tcPr>
          <w:p w14:paraId="531C275A"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w14:anchorId="763D44DD">
                <v:shape id="_x0000_i1145" type="#_x0000_t75" style="width:42.6pt;height:17.4pt" o:ole="">
                  <v:imagedata r:id="rId256" o:title=""/>
                </v:shape>
                <o:OLEObject Type="Embed" ProgID="Equation.3" ShapeID="_x0000_i1145" DrawAspect="Content" ObjectID="_1700914873" r:id="rId257"/>
              </w:object>
            </w:r>
          </w:p>
        </w:tc>
        <w:tc>
          <w:tcPr>
            <w:tcW w:w="461" w:type="pct"/>
            <w:vAlign w:val="center"/>
          </w:tcPr>
          <w:p w14:paraId="7A1E82F4" w14:textId="06CEF4C2"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EDB4270" w14:textId="77777777" w:rsidR="00DB6C78" w:rsidRPr="00376AFF" w:rsidRDefault="00DB6C78" w:rsidP="00DB6C78">
      <w:pPr>
        <w:pStyle w:val="Normale1"/>
        <w:spacing w:line="240" w:lineRule="auto"/>
        <w:jc w:val="both"/>
        <w:rPr>
          <w:rFonts w:ascii="Times New Roman" w:hAnsi="Times New Roman"/>
          <w:lang w:val="en-GB"/>
        </w:rPr>
      </w:pPr>
    </w:p>
    <w:p w14:paraId="7C909F12"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14:paraId="06B16922" w14:textId="77777777" w:rsidTr="00585F46">
        <w:tc>
          <w:tcPr>
            <w:tcW w:w="4539" w:type="pct"/>
            <w:vAlign w:val="center"/>
          </w:tcPr>
          <w:p w14:paraId="53337451"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w14:anchorId="2787BF3C">
                <v:shape id="_x0000_i1146" type="#_x0000_t75" style="width:317.4pt;height:22.8pt" o:ole="">
                  <v:imagedata r:id="rId258" o:title=""/>
                </v:shape>
                <o:OLEObject Type="Embed" ProgID="Equation.3" ShapeID="_x0000_i1146" DrawAspect="Content" ObjectID="_1700914874" r:id="rId259"/>
              </w:object>
            </w:r>
          </w:p>
        </w:tc>
        <w:tc>
          <w:tcPr>
            <w:tcW w:w="461" w:type="pct"/>
            <w:vAlign w:val="center"/>
          </w:tcPr>
          <w:p w14:paraId="78022E26" w14:textId="60D81948"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711"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11"/>
            <w:r w:rsidRPr="00376AFF">
              <w:rPr>
                <w:rFonts w:ascii="Times New Roman" w:eastAsia="Times New Roman" w:hAnsi="Times New Roman"/>
                <w:b w:val="0"/>
                <w:bCs w:val="0"/>
                <w:color w:val="auto"/>
                <w:sz w:val="24"/>
                <w:szCs w:val="24"/>
                <w:lang w:eastAsia="it-IT"/>
              </w:rPr>
              <w:t xml:space="preserve"> </w:t>
            </w:r>
          </w:p>
        </w:tc>
      </w:tr>
    </w:tbl>
    <w:p w14:paraId="5F1B049B" w14:textId="77777777" w:rsidR="00DB6C78" w:rsidRPr="00376AFF" w:rsidRDefault="00DB6C78" w:rsidP="00DB6C78">
      <w:pPr>
        <w:pStyle w:val="Normale1"/>
        <w:spacing w:line="240" w:lineRule="auto"/>
        <w:jc w:val="both"/>
        <w:rPr>
          <w:rFonts w:ascii="Times New Roman" w:hAnsi="Times New Roman"/>
          <w:lang w:val="en-GB"/>
        </w:rPr>
      </w:pPr>
    </w:p>
    <w:p w14:paraId="2A8CA48C" w14:textId="7365452D"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Right Hand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6.83</w:t>
      </w:r>
      <w:r w:rsidR="006B40CB" w:rsidRPr="006B40CB">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14:paraId="70915A76" w14:textId="143CB5E6" w:rsidR="0072353B" w:rsidRPr="00376AFF" w:rsidRDefault="00EE1DF7" w:rsidP="0072353B">
      <w:pPr>
        <w:pStyle w:val="Normale1"/>
        <w:spacing w:line="240" w:lineRule="auto"/>
        <w:jc w:val="both"/>
        <w:rPr>
          <w:rFonts w:ascii="Times New Roman" w:hAnsi="Times New Roman"/>
          <w:lang w:val="en-GB"/>
        </w:rPr>
      </w:pPr>
      <w:commentRangeStart w:id="712"/>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Right Hand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6B40CB" w:rsidRPr="006B40CB">
        <w:rPr>
          <w:rFonts w:ascii="Times New Roman" w:hAnsi="Times New Roman"/>
          <w:lang w:val="en-GB"/>
        </w:rPr>
        <w:t>(6.72)</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takes into account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14:paraId="13484546" w14:textId="77777777"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14:paraId="54AAF5B9" w14:textId="77777777" w:rsidTr="005A34BA">
        <w:tc>
          <w:tcPr>
            <w:tcW w:w="4539" w:type="pct"/>
            <w:vAlign w:val="center"/>
          </w:tcPr>
          <w:p w14:paraId="56965131"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w14:anchorId="1DC01879">
                <v:shape id="_x0000_i1147" type="#_x0000_t75" style="width:98.4pt;height:71.4pt" o:ole="">
                  <v:imagedata r:id="rId260" o:title=""/>
                </v:shape>
                <o:OLEObject Type="Embed" ProgID="Equation.3" ShapeID="_x0000_i1147" DrawAspect="Content" ObjectID="_1700914875" r:id="rId261"/>
              </w:object>
            </w:r>
          </w:p>
        </w:tc>
        <w:tc>
          <w:tcPr>
            <w:tcW w:w="461" w:type="pct"/>
            <w:vAlign w:val="center"/>
          </w:tcPr>
          <w:p w14:paraId="5FB59892" w14:textId="5F1313DC"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DA1AE7F"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14:paraId="7EB01460"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14:paraId="3F1DB97E" w14:textId="77777777" w:rsidTr="005A34BA">
        <w:tc>
          <w:tcPr>
            <w:tcW w:w="4539" w:type="pct"/>
            <w:vAlign w:val="center"/>
          </w:tcPr>
          <w:p w14:paraId="440AA9B3"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w14:anchorId="6D778BDB">
                <v:shape id="_x0000_i1148" type="#_x0000_t75" style="width:300pt;height:18.6pt" o:ole="">
                  <v:imagedata r:id="rId262" o:title=""/>
                </v:shape>
                <o:OLEObject Type="Embed" ProgID="Equation.3" ShapeID="_x0000_i1148" DrawAspect="Content" ObjectID="_1700914876" r:id="rId263"/>
              </w:object>
            </w:r>
          </w:p>
        </w:tc>
        <w:tc>
          <w:tcPr>
            <w:tcW w:w="461" w:type="pct"/>
            <w:vAlign w:val="center"/>
          </w:tcPr>
          <w:p w14:paraId="681D178F" w14:textId="70C9469E"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261E9DE"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14:paraId="1AA4646C" w14:textId="77777777" w:rsidTr="005A34BA">
        <w:tc>
          <w:tcPr>
            <w:tcW w:w="4539" w:type="pct"/>
            <w:vAlign w:val="center"/>
          </w:tcPr>
          <w:p w14:paraId="3155D459"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w14:anchorId="1E3D4FB7">
                <v:shape id="_x0000_i1149" type="#_x0000_t75" style="width:252.6pt;height:17.4pt" o:ole="">
                  <v:imagedata r:id="rId264" o:title=""/>
                </v:shape>
                <o:OLEObject Type="Embed" ProgID="Equation.3" ShapeID="_x0000_i1149" DrawAspect="Content" ObjectID="_1700914877" r:id="rId265"/>
              </w:object>
            </w:r>
          </w:p>
        </w:tc>
        <w:tc>
          <w:tcPr>
            <w:tcW w:w="461" w:type="pct"/>
            <w:vAlign w:val="center"/>
          </w:tcPr>
          <w:p w14:paraId="44C026FC" w14:textId="2AF44DE4"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FAD32AA"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14:paraId="227D7CC6"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14:paraId="1993C55C" w14:textId="77777777" w:rsidTr="005A34BA">
        <w:tc>
          <w:tcPr>
            <w:tcW w:w="4539" w:type="pct"/>
            <w:vAlign w:val="center"/>
          </w:tcPr>
          <w:p w14:paraId="432889AD"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w14:anchorId="3127DC66">
                <v:shape id="_x0000_i1150" type="#_x0000_t75" style="width:96.6pt;height:15.6pt" o:ole="">
                  <v:imagedata r:id="rId56" o:title=""/>
                </v:shape>
                <o:OLEObject Type="Embed" ProgID="Equation.3" ShapeID="_x0000_i1150" DrawAspect="Content" ObjectID="_1700914878" r:id="rId266"/>
              </w:object>
            </w:r>
          </w:p>
        </w:tc>
        <w:tc>
          <w:tcPr>
            <w:tcW w:w="461" w:type="pct"/>
            <w:vAlign w:val="center"/>
          </w:tcPr>
          <w:p w14:paraId="05369236" w14:textId="1B582529"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12"/>
    <w:p w14:paraId="5507268C" w14:textId="77777777" w:rsidR="00C41506" w:rsidRPr="00376AFF" w:rsidRDefault="00C41506" w:rsidP="00EE1DF7">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12"/>
      </w:r>
    </w:p>
    <w:p w14:paraId="0E5EB7AF" w14:textId="77777777" w:rsidR="00F91289" w:rsidRPr="00376AFF" w:rsidRDefault="00652F0F" w:rsidP="003D504A">
      <w:pPr>
        <w:pStyle w:val="Amicarellititle2"/>
      </w:pPr>
      <w:bookmarkStart w:id="713" w:name="_Ref448249341"/>
      <w:bookmarkStart w:id="714" w:name="_Toc86930628"/>
      <w:r w:rsidRPr="00376AFF">
        <w:t>S</w:t>
      </w:r>
      <w:r w:rsidR="00F91289" w:rsidRPr="00376AFF">
        <w:t>olid-solid interaction terms</w:t>
      </w:r>
      <w:bookmarkEnd w:id="713"/>
      <w:bookmarkEnd w:id="714"/>
      <w:r w:rsidR="00F91289" w:rsidRPr="00376AFF">
        <w:t xml:space="preserve"> </w:t>
      </w:r>
    </w:p>
    <w:p w14:paraId="0BA7FD8A" w14:textId="652BF61E" w:rsidR="0056045F" w:rsidRDefault="0056045F"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relies on </w:t>
      </w:r>
      <w:r>
        <w:rPr>
          <w:rFonts w:ascii="Times New Roman" w:hAnsi="Times New Roman"/>
          <w:lang w:val="en-GB"/>
        </w:rPr>
        <w:t>Amicarelli et al. (2015,</w:t>
      </w:r>
      <w:sdt>
        <w:sdtPr>
          <w:rPr>
            <w:rFonts w:ascii="Times New Roman" w:hAnsi="Times New Roman"/>
            <w:lang w:val="en-GB"/>
          </w:rPr>
          <w:id w:val="2034918975"/>
          <w:citation/>
        </w:sdtPr>
        <w:sdtEndPr/>
        <w:sdtContent>
          <w:r>
            <w:rPr>
              <w:rFonts w:ascii="Times New Roman" w:hAnsi="Times New Roman"/>
              <w:lang w:val="en-GB"/>
            </w:rPr>
            <w:fldChar w:fldCharType="begin"/>
          </w:r>
          <w:r>
            <w:rPr>
              <w:rFonts w:ascii="Times New Roman" w:hAnsi="Times New Roman"/>
            </w:rPr>
            <w:instrText xml:space="preserve"> CITATION Ami15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Pr>
              <w:rFonts w:ascii="Times New Roman" w:hAnsi="Times New Roman"/>
              <w:lang w:val="en-GB"/>
            </w:rPr>
            <w:fldChar w:fldCharType="end"/>
          </w:r>
        </w:sdtContent>
      </w:sdt>
      <w:r>
        <w:rPr>
          <w:rFonts w:ascii="Times New Roman" w:hAnsi="Times New Roman"/>
          <w:lang w:val="en-GB"/>
        </w:rPr>
        <w:t>), Amicarelli et al. (2020,</w:t>
      </w:r>
      <w:sdt>
        <w:sdtPr>
          <w:rPr>
            <w:rFonts w:ascii="Times New Roman" w:hAnsi="Times New Roman"/>
            <w:lang w:val="en-GB"/>
          </w:rPr>
          <w:id w:val="-529420395"/>
          <w:citation/>
        </w:sdtPr>
        <w:sdtEndPr/>
        <w:sdtContent>
          <w:r>
            <w:rPr>
              <w:rFonts w:ascii="Times New Roman" w:hAnsi="Times New Roman"/>
              <w:lang w:val="en-GB"/>
            </w:rPr>
            <w:fldChar w:fldCharType="begin"/>
          </w:r>
          <w:r>
            <w:rPr>
              <w:rFonts w:ascii="Times New Roman" w:hAnsi="Times New Roman"/>
            </w:rPr>
            <w:instrText xml:space="preserve"> CITATION Ami20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[30]</w:t>
          </w:r>
          <w:r>
            <w:rPr>
              <w:rFonts w:ascii="Times New Roman" w:hAnsi="Times New Roman"/>
              <w:lang w:val="en-GB"/>
            </w:rPr>
            <w:fldChar w:fldCharType="end"/>
          </w:r>
        </w:sdtContent>
      </w:sdt>
      <w:r>
        <w:rPr>
          <w:rFonts w:ascii="Times New Roman" w:hAnsi="Times New Roman"/>
          <w:lang w:val="en-GB"/>
        </w:rPr>
        <w:t>), and Amicarelli et al. (2021,</w:t>
      </w:r>
      <w:sdt>
        <w:sdtPr>
          <w:rPr>
            <w:rFonts w:ascii="Times New Roman" w:hAnsi="Times New Roman"/>
            <w:lang w:val="en-GB"/>
          </w:rPr>
          <w:id w:val="-417486716"/>
          <w:citation/>
        </w:sdtPr>
        <w:sdtEndPr/>
        <w:sdtContent>
          <w:r>
            <w:rPr>
              <w:rFonts w:ascii="Times New Roman" w:hAnsi="Times New Roman"/>
              <w:lang w:val="en-GB"/>
            </w:rPr>
            <w:fldChar w:fldCharType="begin"/>
          </w:r>
          <w:r>
            <w:rPr>
              <w:rFonts w:ascii="Times New Roman" w:hAnsi="Times New Roman"/>
            </w:rPr>
            <w:instrText xml:space="preserve"> CITATION Ami \l 1040 </w:instrText>
          </w:r>
          <w:r>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[32]</w:t>
          </w:r>
          <w:r>
            <w:rPr>
              <w:rFonts w:ascii="Times New Roman" w:hAnsi="Times New Roman"/>
              <w:lang w:val="en-GB"/>
            </w:rPr>
            <w:fldChar w:fldCharType="end"/>
          </w:r>
        </w:sdtContent>
      </w:sdt>
      <w:r>
        <w:rPr>
          <w:rFonts w:ascii="Times New Roman" w:hAnsi="Times New Roman"/>
          <w:lang w:val="en-GB"/>
        </w:rPr>
        <w:t>)</w:t>
      </w:r>
      <w:r w:rsidRPr="00376AFF">
        <w:rPr>
          <w:rFonts w:ascii="Times New Roman" w:hAnsi="Times New Roman"/>
          <w:lang w:val="en-GB"/>
        </w:rPr>
        <w:t>, whose reading is suggested for further details.</w:t>
      </w:r>
    </w:p>
    <w:p w14:paraId="7BD143CD" w14:textId="1460E873"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lang w:val="en-GB"/>
        </w:rPr>
        <w:t>(6.40)</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14:paraId="2622F9DF" w14:textId="5C0AE945"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Monaghan (2005,</w:t>
      </w:r>
      <w:sdt>
        <w:sdtPr>
          <w:rPr>
            <w:rFonts w:ascii="Times New Roman" w:hAnsi="Times New Roman"/>
            <w:lang w:val="en-GB"/>
          </w:rPr>
          <w:id w:val="-2020920887"/>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w14:anchorId="613F0261">
          <v:shape id="_x0000_i1151" type="#_x0000_t75" style="width:28.8pt;height:19.8pt" o:ole="">
            <v:imagedata r:id="rId267" o:title=""/>
          </v:shape>
          <o:OLEObject Type="Embed" ProgID="Equation.3" ShapeID="_x0000_i1151" DrawAspect="Content" ObjectID="_1700914879" r:id="rId268"/>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14:paraId="40F386F9" w14:textId="77777777" w:rsidTr="009B773C">
        <w:tc>
          <w:tcPr>
            <w:tcW w:w="4539" w:type="pct"/>
            <w:vAlign w:val="center"/>
          </w:tcPr>
          <w:p w14:paraId="26D8B728" w14:textId="77777777"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w14:anchorId="494B2E76">
                <v:shape id="_x0000_i1152" type="#_x0000_t75" style="width:114pt;height:37.2pt" o:ole="">
                  <v:imagedata r:id="rId269" o:title=""/>
                </v:shape>
                <o:OLEObject Type="Embed" ProgID="Equation.3" ShapeID="_x0000_i1152" DrawAspect="Content" ObjectID="_1700914880" r:id="rId270"/>
              </w:object>
            </w:r>
          </w:p>
        </w:tc>
        <w:tc>
          <w:tcPr>
            <w:tcW w:w="461" w:type="pct"/>
            <w:vAlign w:val="center"/>
          </w:tcPr>
          <w:p w14:paraId="62F73685" w14:textId="36D4E887"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715"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15"/>
          </w:p>
        </w:tc>
      </w:tr>
    </w:tbl>
    <w:p w14:paraId="598DE58F" w14:textId="77777777" w:rsidR="00365BA5" w:rsidRPr="00376AFF" w:rsidRDefault="00365BA5" w:rsidP="00E705B5">
      <w:pPr>
        <w:pStyle w:val="Normale1"/>
        <w:spacing w:line="240" w:lineRule="auto"/>
        <w:jc w:val="both"/>
        <w:rPr>
          <w:rFonts w:ascii="Times New Roman" w:hAnsi="Times New Roman"/>
          <w:lang w:val="en-GB"/>
        </w:rPr>
      </w:pPr>
    </w:p>
    <w:p w14:paraId="33AC7664" w14:textId="093BACB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r w:rsidRPr="00376AFF">
        <w:rPr>
          <w:rFonts w:ascii="Times New Roman" w:hAnsi="Times New Roman"/>
          <w:i/>
          <w:lang w:val="en-GB"/>
        </w:rPr>
        <w:t>f</w:t>
      </w:r>
      <w:r w:rsidRPr="00376AFF">
        <w:rPr>
          <w:rFonts w:ascii="Times New Roman" w:hAnsi="Times New Roman"/>
          <w:i/>
          <w:vertAlign w:val="subscript"/>
          <w:lang w:val="en-GB"/>
        </w:rPr>
        <w:t>bfp</w:t>
      </w:r>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bCs/>
          <w:lang w:val="en-GB"/>
        </w:rPr>
        <w:t>(6.88)</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w14:anchorId="64423BEF">
          <v:shape id="_x0000_i1153" type="#_x0000_t75" style="width:106.2pt;height:19.8pt" o:ole="">
            <v:imagedata r:id="rId271" o:title=""/>
          </v:shape>
          <o:OLEObject Type="Embed" ProgID="Equation.3" ShapeID="_x0000_i1153" DrawAspect="Content" ObjectID="_1700914881" r:id="rId272"/>
        </w:object>
      </w:r>
      <w:r w:rsidRPr="00376AFF">
        <w:rPr>
          <w:rFonts w:ascii="Times New Roman" w:hAnsi="Times New Roman"/>
          <w:lang w:val="en-GB"/>
        </w:rPr>
        <w:t xml:space="preserve"> and kinetic energy (one may notice that </w:t>
      </w:r>
      <w:r w:rsidR="00365BA5" w:rsidRPr="00376AFF">
        <w:rPr>
          <w:rFonts w:ascii="Times New Roman" w:hAnsi="Times New Roman"/>
          <w:position w:val="-14"/>
          <w:lang w:val="en-GB"/>
        </w:rPr>
        <w:object w:dxaOrig="980" w:dyaOrig="380" w14:anchorId="5C021C36">
          <v:shape id="_x0000_i1154" type="#_x0000_t75" style="width:49.2pt;height:19.8pt" o:ole="">
            <v:imagedata r:id="rId273" o:title=""/>
          </v:shape>
          <o:OLEObject Type="Embed" ProgID="Equation.3" ShapeID="_x0000_i1154" DrawAspect="Content" ObjectID="_1700914882" r:id="rId274"/>
        </w:object>
      </w:r>
      <w:r w:rsidRPr="00376AFF">
        <w:rPr>
          <w:rFonts w:ascii="Times New Roman" w:hAnsi="Times New Roman"/>
          <w:lang w:val="en-GB"/>
        </w:rPr>
        <w:t xml:space="preserve"> and </w:t>
      </w:r>
      <w:r w:rsidRPr="00376AFF">
        <w:rPr>
          <w:rFonts w:ascii="Times New Roman" w:hAnsi="Times New Roman"/>
          <w:position w:val="-14"/>
          <w:lang w:val="en-GB"/>
        </w:rPr>
        <w:object w:dxaOrig="840" w:dyaOrig="380" w14:anchorId="58011C08">
          <v:shape id="_x0000_i1155" type="#_x0000_t75" style="width:42pt;height:19.8pt" o:ole="">
            <v:imagedata r:id="rId275" o:title=""/>
          </v:shape>
          <o:OLEObject Type="Embed" ProgID="Equation.3" ShapeID="_x0000_i1155" DrawAspect="Content" ObjectID="_1700914883" r:id="rId276"/>
        </w:object>
      </w:r>
      <w:r w:rsidRPr="00376AFF">
        <w:rPr>
          <w:rFonts w:ascii="Times New Roman" w:hAnsi="Times New Roman"/>
          <w:lang w:val="en-GB"/>
        </w:rPr>
        <w:t>). The formulation works for inter-particle high velocity impacts.</w:t>
      </w:r>
    </w:p>
    <w:p w14:paraId="7A46B331"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14:paraId="055548FA"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14:paraId="33DD6122"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14:paraId="33753F3C" w14:textId="77777777" w:rsidTr="0059092D">
        <w:tc>
          <w:tcPr>
            <w:tcW w:w="4539" w:type="pct"/>
            <w:vAlign w:val="center"/>
          </w:tcPr>
          <w:p w14:paraId="4EE425AD" w14:textId="6D762A56" w:rsidR="00F91289" w:rsidRPr="00376AFF" w:rsidRDefault="003A46BE"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rPr>
              <w:object w:dxaOrig="2500" w:dyaOrig="880" w14:anchorId="1687A94A">
                <v:shape id="_x0000_i1156" type="#_x0000_t75" style="width:118.8pt;height:42pt" o:ole="">
                  <v:imagedata r:id="rId277" o:title=""/>
                </v:shape>
                <o:OLEObject Type="Embed" ProgID="Equation.3" ShapeID="_x0000_i1156" DrawAspect="Content" ObjectID="_1700914884" r:id="rId278"/>
              </w:object>
            </w:r>
            <w:commentRangeStart w:id="716"/>
          </w:p>
        </w:tc>
        <w:tc>
          <w:tcPr>
            <w:tcW w:w="461" w:type="pct"/>
            <w:vAlign w:val="center"/>
          </w:tcPr>
          <w:p w14:paraId="21862CE6" w14:textId="185550A6"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commentRangeEnd w:id="716"/>
            <w:r w:rsidR="006C0892" w:rsidRPr="00376AFF">
              <w:rPr>
                <w:rStyle w:val="Rimandocommento"/>
                <w:rFonts w:ascii="Times New Roman" w:eastAsia="Times New Roman" w:hAnsi="Times New Roman"/>
                <w:b w:val="0"/>
                <w:bCs w:val="0"/>
                <w:color w:val="auto"/>
                <w:szCs w:val="20"/>
                <w:lang w:eastAsia="it-IT"/>
              </w:rPr>
              <w:commentReference w:id="716"/>
            </w:r>
          </w:p>
        </w:tc>
      </w:tr>
    </w:tbl>
    <w:p w14:paraId="2470B4D7" w14:textId="31270602" w:rsidR="006C0892" w:rsidRPr="00376AFF" w:rsidRDefault="006C0892" w:rsidP="006C0892">
      <w:pPr>
        <w:pStyle w:val="Normale1"/>
        <w:spacing w:line="240" w:lineRule="auto"/>
        <w:jc w:val="both"/>
        <w:rPr>
          <w:ins w:id="717" w:author="Amicarelli Andrea (RSE)" w:date="2020-04-13T11:45:00Z"/>
          <w:rFonts w:ascii="Times New Roman" w:hAnsi="Times New Roman"/>
          <w:lang w:val="en-GB"/>
        </w:rPr>
      </w:pPr>
      <w:ins w:id="718" w:author="Amicarelli Andrea (RSE)" w:date="2020-04-13T11:45:00Z">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w:t>
        </w:r>
      </w:ins>
      <w:ins w:id="719" w:author="Amicarelli Andrea (RSE)" w:date="2021-11-04T15:13:00Z">
        <w:r w:rsidR="003A46BE">
          <w:rPr>
            <w:rFonts w:ascii="Times New Roman" w:hAnsi="Times New Roman"/>
            <w:lang w:val="en-GB"/>
          </w:rPr>
          <w:t xml:space="preserve">neighbouring </w:t>
        </w:r>
      </w:ins>
      <w:ins w:id="720" w:author="Amicarelli Andrea (RSE)" w:date="2020-04-13T11:45:00Z">
        <w:r w:rsidRPr="00376AFF">
          <w:rPr>
            <w:rFonts w:ascii="Times New Roman" w:hAnsi="Times New Roman"/>
            <w:lang w:val="en-GB"/>
          </w:rPr>
          <w:t>boundary frontiers.</w:t>
        </w:r>
      </w:ins>
    </w:p>
    <w:p w14:paraId="12D6704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5450C9EA" w14:textId="77777777" w:rsidTr="0059092D">
        <w:tc>
          <w:tcPr>
            <w:tcW w:w="4539" w:type="pct"/>
            <w:vAlign w:val="center"/>
          </w:tcPr>
          <w:p w14:paraId="479D206A"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w14:anchorId="558532D0">
                <v:shape id="_x0000_i1157" type="#_x0000_t75" style="width:232.2pt;height:37.8pt" o:ole="">
                  <v:imagedata r:id="rId279" o:title=""/>
                </v:shape>
                <o:OLEObject Type="Embed" ProgID="Equation.3" ShapeID="_x0000_i1157" DrawAspect="Content" ObjectID="_1700914885" r:id="rId280"/>
              </w:object>
            </w:r>
          </w:p>
        </w:tc>
        <w:tc>
          <w:tcPr>
            <w:tcW w:w="461" w:type="pct"/>
            <w:vAlign w:val="center"/>
          </w:tcPr>
          <w:p w14:paraId="71F16230" w14:textId="62EBE96B"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721"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1"/>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14:paraId="3A5F073A" w14:textId="77777777" w:rsidR="00F91289" w:rsidRPr="00376AFF" w:rsidRDefault="00F91289" w:rsidP="00E705B5">
      <w:pPr>
        <w:pStyle w:val="Normale1"/>
        <w:spacing w:line="240" w:lineRule="auto"/>
        <w:jc w:val="both"/>
        <w:rPr>
          <w:rFonts w:ascii="Times New Roman" w:hAnsi="Times New Roman"/>
          <w:lang w:val="en-GB"/>
        </w:rPr>
      </w:pPr>
    </w:p>
    <w:p w14:paraId="6AA50127" w14:textId="5AF7E4BA"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i/>
          <w:vertAlign w:val="subscript"/>
          <w:lang w:val="en-GB"/>
        </w:rPr>
        <w:t>par</w:t>
      </w:r>
      <w:r w:rsidRPr="00376AFF">
        <w:rPr>
          <w:rFonts w:ascii="Times New Roman" w:hAnsi="Times New Roman"/>
          <w:lang w:val="en-GB"/>
        </w:rPr>
        <w:t xml:space="preserve"> and </w:t>
      </w:r>
      <w:r w:rsidRPr="00376AFF">
        <w:rPr>
          <w:rFonts w:ascii="Times New Roman" w:hAnsi="Times New Roman"/>
          <w:i/>
          <w:u w:val="single"/>
          <w:lang w:val="en-GB"/>
        </w:rPr>
        <w:t>r</w:t>
      </w:r>
      <w:r w:rsidRPr="00376AFF">
        <w:rPr>
          <w:rFonts w:ascii="Times New Roman" w:hAnsi="Times New Roman"/>
          <w:i/>
          <w:vertAlign w:val="subscript"/>
          <w:lang w:val="en-GB"/>
        </w:rPr>
        <w:t>per</w:t>
      </w:r>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bCs/>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r w:rsidRPr="00376AFF">
        <w:rPr>
          <w:rFonts w:ascii="Times New Roman" w:hAnsi="Times New Roman"/>
          <w:i/>
          <w:lang w:val="en-GB"/>
        </w:rPr>
        <w:t>dx</w:t>
      </w:r>
      <w:r w:rsidRPr="00376AFF">
        <w:rPr>
          <w:rFonts w:ascii="Times New Roman" w:hAnsi="Times New Roman"/>
          <w:i/>
          <w:vertAlign w:val="subscript"/>
          <w:lang w:val="en-GB"/>
        </w:rPr>
        <w:t>s</w:t>
      </w:r>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Monaghan (2005,</w:t>
      </w:r>
      <w:sdt>
        <w:sdtPr>
          <w:rPr>
            <w:rFonts w:ascii="Times New Roman" w:hAnsi="Times New Roman"/>
            <w:lang w:val="en-GB"/>
          </w:rPr>
          <w:id w:val="894937161"/>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r w:rsidRPr="00376AFF">
        <w:rPr>
          <w:rFonts w:ascii="Times New Roman" w:hAnsi="Times New Roman"/>
          <w:i/>
          <w:lang w:val="en-GB"/>
        </w:rPr>
        <w:t>r</w:t>
      </w:r>
      <w:r w:rsidRPr="00376AFF">
        <w:rPr>
          <w:rFonts w:ascii="Times New Roman" w:hAnsi="Times New Roman"/>
          <w:i/>
          <w:vertAlign w:val="subscript"/>
          <w:lang w:val="en-GB"/>
        </w:rPr>
        <w:t>jk</w:t>
      </w:r>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DFCE8FC" w14:textId="77777777" w:rsidTr="0059092D">
        <w:tc>
          <w:tcPr>
            <w:tcW w:w="4539" w:type="pct"/>
            <w:vAlign w:val="center"/>
          </w:tcPr>
          <w:p w14:paraId="572A212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w14:anchorId="71FB4308">
                <v:shape id="_x0000_i1158" type="#_x0000_t75" style="width:165.6pt;height:117pt" o:ole="">
                  <v:imagedata r:id="rId281" o:title=""/>
                </v:shape>
                <o:OLEObject Type="Embed" ProgID="Equation.3" ShapeID="_x0000_i1158" DrawAspect="Content" ObjectID="_1700914886" r:id="rId282"/>
              </w:object>
            </w:r>
          </w:p>
        </w:tc>
        <w:tc>
          <w:tcPr>
            <w:tcW w:w="461" w:type="pct"/>
            <w:vAlign w:val="center"/>
          </w:tcPr>
          <w:p w14:paraId="0646321B" w14:textId="305A8D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14:paraId="7A82E7B5" w14:textId="77777777" w:rsidR="00F91289" w:rsidRPr="00376AFF" w:rsidRDefault="00F91289" w:rsidP="00E705B5">
      <w:pPr>
        <w:pStyle w:val="Normale1"/>
        <w:spacing w:line="240" w:lineRule="auto"/>
        <w:jc w:val="both"/>
        <w:rPr>
          <w:rFonts w:ascii="Times New Roman" w:hAnsi="Times New Roman"/>
          <w:lang w:val="en-GB"/>
        </w:rPr>
      </w:pPr>
    </w:p>
    <w:p w14:paraId="0AFFF4A2" w14:textId="51BED9C6"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376AFF">
        <w:rPr>
          <w:rFonts w:ascii="Times New Roman" w:hAnsi="Times New Roman"/>
          <w:position w:val="-14"/>
          <w:lang w:val="en-GB"/>
        </w:rPr>
        <w:object w:dxaOrig="480" w:dyaOrig="400" w14:anchorId="4F477235">
          <v:shape id="_x0000_i1159" type="#_x0000_t75" style="width:24.6pt;height:20.4pt" o:ole="">
            <v:imagedata r:id="rId283" o:title=""/>
          </v:shape>
          <o:OLEObject Type="Embed" ProgID="Equation.3" ShapeID="_x0000_i1159" DrawAspect="Content" ObjectID="_1700914887" r:id="rId284"/>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Monaghan (2005,</w:t>
      </w:r>
      <w:sdt>
        <w:sdtPr>
          <w:rPr>
            <w:rFonts w:ascii="Times New Roman" w:hAnsi="Times New Roman"/>
            <w:lang w:val="en-GB"/>
          </w:rPr>
          <w:id w:val="819697670"/>
          <w:citation/>
        </w:sdtPr>
        <w:sdtEndPr/>
        <w:sdtContent>
          <w:r w:rsidR="002251EE">
            <w:rPr>
              <w:rFonts w:ascii="Times New Roman" w:hAnsi="Times New Roman"/>
              <w:lang w:val="en-GB"/>
            </w:rPr>
            <w:fldChar w:fldCharType="begin"/>
          </w:r>
          <w:r w:rsidR="002251EE">
            <w:rPr>
              <w:rFonts w:ascii="Times New Roman" w:hAnsi="Times New Roman"/>
            </w:rPr>
            <w:instrText xml:space="preserve"> CITATION Mon05 \l 1040 </w:instrText>
          </w:r>
          <w:r w:rsidR="002251E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2251EE">
            <w:rPr>
              <w:rFonts w:ascii="Times New Roman" w:hAnsi="Times New Roman"/>
              <w:lang w:val="en-GB"/>
            </w:rPr>
            <w:fldChar w:fldCharType="end"/>
          </w:r>
        </w:sdtContent>
      </w:sdt>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14:paraId="311CE7DA" w14:textId="77777777" w:rsidTr="0059092D">
        <w:tc>
          <w:tcPr>
            <w:tcW w:w="4539" w:type="pct"/>
            <w:vAlign w:val="center"/>
          </w:tcPr>
          <w:p w14:paraId="1858914B"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w14:anchorId="02F52F1A">
                <v:shape id="_x0000_i1160" type="#_x0000_t75" style="width:230.4pt;height:21.6pt" o:ole="">
                  <v:imagedata r:id="rId285" o:title=""/>
                </v:shape>
                <o:OLEObject Type="Embed" ProgID="Equation.3" ShapeID="_x0000_i1160" DrawAspect="Content" ObjectID="_1700914888" r:id="rId286"/>
              </w:object>
            </w:r>
          </w:p>
        </w:tc>
        <w:tc>
          <w:tcPr>
            <w:tcW w:w="461" w:type="pct"/>
            <w:vAlign w:val="center"/>
          </w:tcPr>
          <w:p w14:paraId="18CAA4B1" w14:textId="147C4BAE"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722"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2"/>
            <w:r w:rsidR="00501921" w:rsidRPr="00376AFF">
              <w:rPr>
                <w:rFonts w:ascii="Times New Roman" w:eastAsia="Times New Roman" w:hAnsi="Times New Roman"/>
                <w:b w:val="0"/>
                <w:bCs w:val="0"/>
                <w:color w:val="auto"/>
                <w:sz w:val="24"/>
                <w:szCs w:val="24"/>
                <w:lang w:eastAsia="it-IT"/>
              </w:rPr>
              <w:t xml:space="preserve"> </w:t>
            </w:r>
          </w:p>
        </w:tc>
      </w:tr>
    </w:tbl>
    <w:p w14:paraId="3CF76FF6" w14:textId="77777777" w:rsidR="00F91289" w:rsidRPr="00376AFF" w:rsidRDefault="00F91289" w:rsidP="00E705B5">
      <w:pPr>
        <w:pStyle w:val="Normale1"/>
        <w:spacing w:line="240" w:lineRule="auto"/>
        <w:jc w:val="both"/>
        <w:rPr>
          <w:rFonts w:ascii="Times New Roman" w:hAnsi="Times New Roman"/>
          <w:lang w:val="en-GB"/>
        </w:rPr>
      </w:pPr>
    </w:p>
    <w:p w14:paraId="7B8EFB11" w14:textId="4E0F3EE6"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6B40CB" w:rsidRPr="006B40CB">
        <w:rPr>
          <w:rFonts w:ascii="Times New Roman" w:hAnsi="Times New Roman"/>
          <w:bCs/>
          <w:lang w:val="en-GB"/>
        </w:rPr>
        <w:t>(6.92)</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3742BF0D" w14:textId="77E19339"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lang w:val="en-GB"/>
        </w:rPr>
        <w:t>(6.90)</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is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14:paraId="2B6D066F" w14:textId="77777777" w:rsidTr="0059092D">
        <w:tc>
          <w:tcPr>
            <w:tcW w:w="4539" w:type="pct"/>
            <w:vAlign w:val="center"/>
          </w:tcPr>
          <w:p w14:paraId="16A8239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w14:anchorId="131CB5BD">
                <v:shape id="_x0000_i1161" type="#_x0000_t75" style="width:127.8pt;height:37.2pt" o:ole="">
                  <v:imagedata r:id="rId287" o:title=""/>
                </v:shape>
                <o:OLEObject Type="Embed" ProgID="Equation.3" ShapeID="_x0000_i1161" DrawAspect="Content" ObjectID="_1700914889" r:id="rId288"/>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w14:anchorId="4F74DD77">
                <v:shape id="_x0000_i1162" type="#_x0000_t75" style="width:232.2pt;height:20.4pt" o:ole="">
                  <v:imagedata r:id="rId289" o:title=""/>
                </v:shape>
                <o:OLEObject Type="Embed" ProgID="Equation.3" ShapeID="_x0000_i1162" DrawAspect="Content" ObjectID="_1700914890" r:id="rId290"/>
              </w:object>
            </w:r>
            <w:r w:rsidRPr="00376AFF">
              <w:rPr>
                <w:rFonts w:ascii="Times New Roman" w:hAnsi="Times New Roman"/>
                <w:position w:val="-30"/>
                <w:sz w:val="24"/>
                <w:szCs w:val="24"/>
              </w:rPr>
              <w:t xml:space="preserve"> </w:t>
            </w:r>
          </w:p>
        </w:tc>
        <w:tc>
          <w:tcPr>
            <w:tcW w:w="461" w:type="pct"/>
            <w:vAlign w:val="center"/>
          </w:tcPr>
          <w:p w14:paraId="4B698DAD" w14:textId="2BBA62A9"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9C88F9" w14:textId="77777777" w:rsidR="00F91289" w:rsidRPr="00376AFF" w:rsidRDefault="00F91289" w:rsidP="00E705B5">
      <w:pPr>
        <w:pStyle w:val="Normale1"/>
        <w:spacing w:line="240" w:lineRule="auto"/>
        <w:jc w:val="both"/>
        <w:rPr>
          <w:rFonts w:ascii="Times New Roman" w:hAnsi="Times New Roman"/>
          <w:lang w:val="en-GB"/>
        </w:rPr>
      </w:pPr>
    </w:p>
    <w:p w14:paraId="603F78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w14:anchorId="51610BDA">
          <v:shape id="_x0000_i1163" type="#_x0000_t75" style="width:27pt;height:20.4pt" o:ole="">
            <v:imagedata r:id="rId291" o:title=""/>
          </v:shape>
          <o:OLEObject Type="Embed" ProgID="Equation.3" ShapeID="_x0000_i1163" DrawAspect="Content" ObjectID="_1700914891" r:id="rId292"/>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w14:anchorId="13107A12">
          <v:shape id="_x0000_i1164" type="#_x0000_t75" style="width:27pt;height:20.4pt" o:ole="">
            <v:imagedata r:id="rId293" o:title=""/>
          </v:shape>
          <o:OLEObject Type="Embed" ProgID="Equation.3" ShapeID="_x0000_i1164" DrawAspect="Content" ObjectID="_1700914892" r:id="rId294"/>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14:paraId="7DF3EC4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14:paraId="54F56E34" w14:textId="77777777" w:rsidTr="0059092D">
        <w:tc>
          <w:tcPr>
            <w:tcW w:w="4539" w:type="pct"/>
            <w:vAlign w:val="center"/>
          </w:tcPr>
          <w:p w14:paraId="11BC9499"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w14:anchorId="7A27D023">
                <v:shape id="_x0000_i1165" type="#_x0000_t75" style="width:296.4pt;height:73.2pt" o:ole="">
                  <v:imagedata r:id="rId295" o:title=""/>
                </v:shape>
                <o:OLEObject Type="Embed" ProgID="Equation.3" ShapeID="_x0000_i1165" DrawAspect="Content" ObjectID="_1700914893" r:id="rId296"/>
              </w:object>
            </w:r>
          </w:p>
        </w:tc>
        <w:tc>
          <w:tcPr>
            <w:tcW w:w="461" w:type="pct"/>
            <w:vAlign w:val="center"/>
          </w:tcPr>
          <w:p w14:paraId="0A9D709A" w14:textId="5B56F73C"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723"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23"/>
            <w:r w:rsidRPr="00376AFF">
              <w:rPr>
                <w:rFonts w:ascii="Times New Roman" w:eastAsia="Times New Roman" w:hAnsi="Times New Roman"/>
                <w:b w:val="0"/>
                <w:bCs w:val="0"/>
                <w:color w:val="auto"/>
                <w:sz w:val="24"/>
                <w:szCs w:val="24"/>
                <w:lang w:eastAsia="it-IT"/>
              </w:rPr>
              <w:t xml:space="preserve"> </w:t>
            </w:r>
          </w:p>
        </w:tc>
      </w:tr>
    </w:tbl>
    <w:p w14:paraId="6691ABD0" w14:textId="77777777" w:rsidR="00F91289" w:rsidRPr="00376AFF" w:rsidRDefault="00F91289" w:rsidP="00E705B5">
      <w:pPr>
        <w:pStyle w:val="Normale1"/>
        <w:spacing w:line="240" w:lineRule="auto"/>
        <w:jc w:val="both"/>
        <w:rPr>
          <w:rFonts w:ascii="Times New Roman" w:hAnsi="Times New Roman"/>
          <w:lang w:val="en-GB"/>
        </w:rPr>
      </w:pPr>
    </w:p>
    <w:p w14:paraId="7D792C1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14:paraId="16978E5F" w14:textId="77777777" w:rsidTr="0059092D">
        <w:tc>
          <w:tcPr>
            <w:tcW w:w="4539" w:type="pct"/>
            <w:vAlign w:val="center"/>
          </w:tcPr>
          <w:p w14:paraId="2C9E67C5"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w14:anchorId="6468D97B">
                <v:shape id="_x0000_i1166" type="#_x0000_t75" style="width:296.4pt;height:70.8pt" o:ole="">
                  <v:imagedata r:id="rId297" o:title=""/>
                </v:shape>
                <o:OLEObject Type="Embed" ProgID="Equation.3" ShapeID="_x0000_i1166" DrawAspect="Content" ObjectID="_1700914894" r:id="rId298"/>
              </w:object>
            </w:r>
          </w:p>
        </w:tc>
        <w:tc>
          <w:tcPr>
            <w:tcW w:w="461" w:type="pct"/>
            <w:vAlign w:val="center"/>
          </w:tcPr>
          <w:p w14:paraId="53FFC78F" w14:textId="61546620"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3D88AF" w14:textId="77777777" w:rsidR="00F91289" w:rsidRPr="00376AFF" w:rsidRDefault="00F91289" w:rsidP="00E705B5">
      <w:pPr>
        <w:pStyle w:val="Normale1"/>
        <w:spacing w:line="240" w:lineRule="auto"/>
        <w:jc w:val="both"/>
        <w:rPr>
          <w:rFonts w:ascii="Times New Roman" w:hAnsi="Times New Roman"/>
          <w:lang w:val="en-GB"/>
        </w:rPr>
      </w:pPr>
    </w:p>
    <w:p w14:paraId="06B187EE" w14:textId="77777777"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14:paraId="63B86D95" w14:textId="74B4A7BD"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6B40CB" w:rsidRPr="006B40CB">
        <w:rPr>
          <w:rFonts w:ascii="Times New Roman" w:hAnsi="Times New Roman"/>
          <w:bCs/>
          <w:lang w:val="en-GB"/>
        </w:rPr>
        <w:t>(6.94)</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3550C8D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14:paraId="6D0EB3A9" w14:textId="77777777" w:rsidTr="0059092D">
        <w:tc>
          <w:tcPr>
            <w:tcW w:w="4539" w:type="pct"/>
            <w:vAlign w:val="center"/>
          </w:tcPr>
          <w:p w14:paraId="7735C688" w14:textId="77777777"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w14:anchorId="256C2CCF">
                <v:shape id="_x0000_i1167" type="#_x0000_t75" style="width:342.6pt;height:70.8pt" o:ole="">
                  <v:imagedata r:id="rId299" o:title=""/>
                </v:shape>
                <o:OLEObject Type="Embed" ProgID="Equation.3" ShapeID="_x0000_i1167" DrawAspect="Content" ObjectID="_1700914895" r:id="rId300"/>
              </w:object>
            </w:r>
          </w:p>
        </w:tc>
        <w:tc>
          <w:tcPr>
            <w:tcW w:w="461" w:type="pct"/>
            <w:vAlign w:val="center"/>
          </w:tcPr>
          <w:p w14:paraId="650E34DB" w14:textId="664CF86B"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80F4F21" w14:textId="77777777" w:rsidR="00A6515C" w:rsidRPr="00376AFF" w:rsidRDefault="00A6515C" w:rsidP="0059092D">
      <w:pPr>
        <w:spacing w:after="0" w:line="240" w:lineRule="auto"/>
        <w:jc w:val="both"/>
        <w:rPr>
          <w:rFonts w:ascii="Cambria Math" w:hAnsi="Cambria Math"/>
          <w:sz w:val="24"/>
          <w:szCs w:val="24"/>
        </w:rPr>
      </w:pPr>
    </w:p>
    <w:p w14:paraId="2E5BA531" w14:textId="77777777"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CDD1A7A" w14:textId="77777777" w:rsidR="006C0892" w:rsidRPr="00376AFF" w:rsidRDefault="006C0892" w:rsidP="0059092D">
      <w:pPr>
        <w:spacing w:after="0" w:line="240" w:lineRule="auto"/>
        <w:jc w:val="both"/>
        <w:rPr>
          <w:rFonts w:ascii="Cambria Math" w:hAnsi="Cambria Math"/>
          <w:sz w:val="24"/>
          <w:szCs w:val="24"/>
        </w:rPr>
      </w:pPr>
    </w:p>
    <w:p w14:paraId="194D6D59" w14:textId="77777777" w:rsidR="009253B9" w:rsidRPr="00376AFF" w:rsidRDefault="009253B9" w:rsidP="009253B9">
      <w:pPr>
        <w:pStyle w:val="Amicarellititle2"/>
      </w:pPr>
      <w:bookmarkStart w:id="724" w:name="_Toc482633750"/>
      <w:bookmarkStart w:id="725" w:name="_Ref521058313"/>
      <w:bookmarkStart w:id="726" w:name="_Toc86930629"/>
      <w:r w:rsidRPr="00376AFF">
        <w:t>Normal restitution coefficient</w:t>
      </w:r>
      <w:bookmarkEnd w:id="724"/>
      <w:bookmarkEnd w:id="725"/>
      <w:bookmarkEnd w:id="726"/>
    </w:p>
    <w:p w14:paraId="4A68BD8F" w14:textId="77777777"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14:paraId="2F3CE2B4" w14:textId="77777777" w:rsidR="009253B9" w:rsidRPr="00376AFF" w:rsidRDefault="009253B9" w:rsidP="009253B9">
      <w:pPr>
        <w:spacing w:after="0" w:line="240" w:lineRule="auto"/>
        <w:jc w:val="both"/>
        <w:rPr>
          <w:rFonts w:ascii="Times New Roman" w:hAnsi="Times New Roman"/>
          <w:sz w:val="24"/>
          <w:szCs w:val="24"/>
        </w:rPr>
      </w:pPr>
    </w:p>
    <w:p w14:paraId="4DD1DF5E" w14:textId="77777777" w:rsidR="003D504A" w:rsidRPr="00376AFF" w:rsidRDefault="003D504A" w:rsidP="001E6489">
      <w:pPr>
        <w:spacing w:after="0" w:line="240" w:lineRule="auto"/>
        <w:rPr>
          <w:rFonts w:ascii="Times New Roman" w:hAnsi="Times New Roman"/>
          <w:sz w:val="24"/>
          <w:szCs w:val="24"/>
        </w:rPr>
      </w:pPr>
    </w:p>
    <w:p w14:paraId="0772FA09" w14:textId="77777777"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27" w:name="_Toc447794863"/>
      <w:bookmarkStart w:id="728" w:name="_Toc447795348"/>
      <w:bookmarkStart w:id="729" w:name="_Toc447795455"/>
      <w:bookmarkStart w:id="730" w:name="_Ref449963221"/>
      <w:bookmarkStart w:id="731" w:name="_Toc86930630"/>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727"/>
      <w:bookmarkEnd w:id="728"/>
      <w:bookmarkEnd w:id="729"/>
      <w:bookmarkEnd w:id="730"/>
      <w:bookmarkEnd w:id="731"/>
    </w:p>
    <w:p w14:paraId="60EED96C" w14:textId="449D9FB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w:t>
      </w:r>
      <w:sdt>
        <w:sdtPr>
          <w:rPr>
            <w:rFonts w:ascii="Times New Roman" w:hAnsi="Times New Roman"/>
            <w:lang w:val="en-GB"/>
          </w:rPr>
          <w:id w:val="1115250764"/>
          <w:citation/>
        </w:sdtPr>
        <w:sdtEndPr/>
        <w:sdtContent>
          <w:r w:rsidR="00AB6BBF">
            <w:rPr>
              <w:rFonts w:ascii="Times New Roman" w:hAnsi="Times New Roman"/>
              <w:lang w:val="en-GB"/>
            </w:rPr>
            <w:fldChar w:fldCharType="begin"/>
          </w:r>
          <w:r w:rsidR="00AB6BBF">
            <w:rPr>
              <w:rFonts w:ascii="Times New Roman" w:hAnsi="Times New Roman"/>
            </w:rPr>
            <w:instrText xml:space="preserve"> CITATION Ami17 \l 1040 </w:instrText>
          </w:r>
          <w:r w:rsidR="00AB6BB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w:t>
          </w:r>
          <w:r w:rsidR="00AB6BBF">
            <w:rPr>
              <w:rFonts w:ascii="Times New Roman" w:hAnsi="Times New Roman"/>
              <w:lang w:val="en-GB"/>
            </w:rPr>
            <w:fldChar w:fldCharType="end"/>
          </w:r>
        </w:sdtContent>
      </w:sdt>
      <w:r w:rsidR="00AB6BBF">
        <w:rPr>
          <w:rFonts w:ascii="Times New Roman" w:hAnsi="Times New Roman"/>
          <w:lang w:val="en-GB"/>
        </w:rPr>
        <w:t>,</w:t>
      </w:r>
      <w:r w:rsidR="00D05FC1" w:rsidRPr="00376AFF">
        <w:rPr>
          <w:rFonts w:ascii="Times New Roman" w:hAnsi="Times New Roman"/>
          <w:lang w:val="en-GB"/>
        </w:rPr>
        <w:t xml:space="preserve">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6B40CB">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00CA61D1">
            <w:rPr>
              <w:rFonts w:ascii="Times New Roman" w:hAnsi="Times New Roman"/>
              <w:lang w:val="en-GB"/>
            </w:rPr>
            <w:fldChar w:fldCharType="begin"/>
          </w:r>
          <w:r w:rsidR="00CA61D1">
            <w:rPr>
              <w:rFonts w:ascii="Times New Roman" w:hAnsi="Times New Roman"/>
            </w:rPr>
            <w:instrText xml:space="preserve"> CITATION Ami14 \l 1040 </w:instrText>
          </w:r>
          <w:r w:rsidR="00CA61D1">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[33]</w:t>
          </w:r>
          <w:r w:rsidR="00CA61D1">
            <w:rPr>
              <w:rFonts w:ascii="Times New Roman" w:hAnsi="Times New Roman"/>
              <w:lang w:val="en-GB"/>
            </w:rPr>
            <w:fldChar w:fldCharType="end"/>
          </w:r>
        </w:sdtContent>
      </w:sdt>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which extends the (1-interface) 2D erosion scheme of Manenti et al. (2012,</w:t>
      </w:r>
      <w:sdt>
        <w:sdtPr>
          <w:rPr>
            <w:rFonts w:ascii="Times New Roman" w:hAnsi="Times New Roman"/>
            <w:lang w:val="en-GB"/>
          </w:rPr>
          <w:id w:val="-434288641"/>
          <w:citation/>
        </w:sdtPr>
        <w:sdtEndPr/>
        <w:sdtContent>
          <w:r w:rsidR="00E81ECE">
            <w:rPr>
              <w:rFonts w:ascii="Times New Roman" w:hAnsi="Times New Roman"/>
              <w:lang w:val="en-GB"/>
            </w:rPr>
            <w:fldChar w:fldCharType="begin"/>
          </w:r>
          <w:r w:rsidR="00E81ECE">
            <w:rPr>
              <w:rFonts w:ascii="Times New Roman" w:hAnsi="Times New Roman"/>
            </w:rPr>
            <w:instrText xml:space="preserve"> CITATION Man12 \l 1040 </w:instrText>
          </w:r>
          <w:r w:rsidR="00E81EC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[4]</w:t>
          </w:r>
          <w:r w:rsidR="00E81ECE">
            <w:rPr>
              <w:rFonts w:ascii="Times New Roman" w:hAnsi="Times New Roman"/>
              <w:lang w:val="en-GB"/>
            </w:rPr>
            <w:fldChar w:fldCharType="end"/>
          </w:r>
        </w:sdtContent>
      </w:sdt>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14:paraId="4618003E" w14:textId="77777777"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14:paraId="21CE159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14:paraId="7A1F8EEE" w14:textId="77777777" w:rsidR="00D11CE8" w:rsidRPr="00376AFF" w:rsidRDefault="00D11CE8" w:rsidP="00D05FC1">
      <w:pPr>
        <w:pStyle w:val="Normale1"/>
        <w:spacing w:line="240" w:lineRule="auto"/>
        <w:jc w:val="both"/>
        <w:rPr>
          <w:rFonts w:ascii="Times New Roman" w:hAnsi="Times New Roman"/>
          <w:lang w:val="en-GB"/>
        </w:rPr>
      </w:pPr>
    </w:p>
    <w:p w14:paraId="27BB466F" w14:textId="77777777" w:rsidR="00D11CE8" w:rsidRPr="00376AFF" w:rsidRDefault="00D11CE8" w:rsidP="00D11CE8">
      <w:pPr>
        <w:pStyle w:val="Amicarellititle2"/>
      </w:pPr>
      <w:bookmarkStart w:id="732" w:name="_Ref520373755"/>
      <w:bookmarkStart w:id="733" w:name="_Toc86930631"/>
      <w:r w:rsidRPr="00376AFF">
        <w:t>Mixture model for dense granular flows</w:t>
      </w:r>
      <w:bookmarkEnd w:id="732"/>
      <w:bookmarkEnd w:id="733"/>
    </w:p>
    <w:p w14:paraId="5689E178" w14:textId="1DEEFACC"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001730AA">
            <w:rPr>
              <w:rFonts w:ascii="Times New Roman" w:hAnsi="Times New Roman"/>
              <w:lang w:val="en-GB"/>
            </w:rPr>
            <w:fldChar w:fldCharType="begin"/>
          </w:r>
          <w:r w:rsidR="001730AA">
            <w:rPr>
              <w:rFonts w:ascii="Times New Roman" w:hAnsi="Times New Roman"/>
            </w:rPr>
            <w:instrText xml:space="preserve"> CITATION Ami17 \l 1040 </w:instrText>
          </w:r>
          <w:r w:rsidR="001730A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w:t>
          </w:r>
          <w:r w:rsidR="001730AA">
            <w:rPr>
              <w:rFonts w:ascii="Times New Roman" w:hAnsi="Times New Roman"/>
              <w:lang w:val="en-GB"/>
            </w:rPr>
            <w:fldChar w:fldCharType="end"/>
          </w:r>
        </w:sdtContent>
      </w:sdt>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14:paraId="029BADEF" w14:textId="51F80C7E"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w:t>
      </w:r>
      <w:r w:rsidR="0056045F">
        <w:rPr>
          <w:rFonts w:ascii="Times New Roman" w:hAnsi="Times New Roman"/>
          <w:lang w:val="en-GB"/>
        </w:rPr>
        <w:t>; Armstrong et al., 2010,</w:t>
      </w:r>
      <w:sdt>
        <w:sdtPr>
          <w:rPr>
            <w:rFonts w:ascii="Times New Roman" w:hAnsi="Times New Roman"/>
            <w:lang w:val="en-GB"/>
          </w:rPr>
          <w:id w:val="-1522159441"/>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296C6E89" w14:textId="4B9F1262"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44085B">
        <w:rPr>
          <w:rFonts w:ascii="Times New Roman" w:hAnsi="Times New Roman"/>
          <w:i/>
          <w:vertAlign w:val="subscript"/>
          <w:lang w:val="en-GB"/>
        </w:rPr>
        <w:t>f</w:t>
      </w:r>
      <w:r w:rsidRPr="00376AFF">
        <w:rPr>
          <w:rFonts w:ascii="Times New Roman" w:hAnsi="Times New Roman"/>
          <w:lang w:val="en-GB"/>
        </w:rPr>
        <w:t>”) can be expressed as follows (</w:t>
      </w:r>
      <w:r w:rsidR="0056045F">
        <w:rPr>
          <w:rFonts w:ascii="Times New Roman" w:hAnsi="Times New Roman"/>
          <w:lang w:val="en-GB"/>
        </w:rPr>
        <w:t>Armstrong et al., 2010,</w:t>
      </w:r>
      <w:sdt>
        <w:sdtPr>
          <w:rPr>
            <w:rFonts w:ascii="Times New Roman" w:hAnsi="Times New Roman"/>
            <w:lang w:val="en-GB"/>
          </w:rPr>
          <w:id w:val="1760945285"/>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AA8BD09" w14:textId="77777777" w:rsidTr="00116C36">
        <w:tc>
          <w:tcPr>
            <w:tcW w:w="4539" w:type="pct"/>
            <w:vAlign w:val="center"/>
          </w:tcPr>
          <w:p w14:paraId="3FD946E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w14:anchorId="41FFD4F8">
                <v:shape id="_x0000_i1168" type="#_x0000_t75" style="width:108.6pt;height:36pt" o:ole="">
                  <v:imagedata r:id="rId301" o:title=""/>
                </v:shape>
                <o:OLEObject Type="Embed" ProgID="Equation.3" ShapeID="_x0000_i1168" DrawAspect="Content" ObjectID="_1700914896" r:id="rId302"/>
              </w:object>
            </w:r>
          </w:p>
        </w:tc>
        <w:tc>
          <w:tcPr>
            <w:tcW w:w="461" w:type="pct"/>
            <w:vAlign w:val="center"/>
          </w:tcPr>
          <w:p w14:paraId="0D81E131" w14:textId="2C2F369B"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4"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4"/>
          </w:p>
        </w:tc>
      </w:tr>
    </w:tbl>
    <w:p w14:paraId="4668F0DD" w14:textId="77777777" w:rsidR="00CF4C3E" w:rsidRPr="00376AFF" w:rsidRDefault="00CF4C3E" w:rsidP="00D05FC1">
      <w:pPr>
        <w:pStyle w:val="Normale1"/>
        <w:spacing w:line="240" w:lineRule="auto"/>
        <w:jc w:val="both"/>
        <w:rPr>
          <w:rFonts w:ascii="Times New Roman" w:hAnsi="Times New Roman"/>
          <w:lang w:val="en-GB"/>
        </w:rPr>
      </w:pPr>
    </w:p>
    <w:p w14:paraId="42ED2C05"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14:paraId="1FBE9E93" w14:textId="02DA46C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56045F">
        <w:rPr>
          <w:rFonts w:ascii="Times New Roman" w:hAnsi="Times New Roman"/>
          <w:lang w:val="en-GB"/>
        </w:rPr>
        <w:t>Armstrong et al., 2010,</w:t>
      </w:r>
      <w:sdt>
        <w:sdtPr>
          <w:rPr>
            <w:rFonts w:ascii="Times New Roman" w:hAnsi="Times New Roman"/>
            <w:lang w:val="en-GB"/>
          </w:rPr>
          <w:id w:val="1102072167"/>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14:paraId="1BC2B003" w14:textId="77777777" w:rsidTr="00116C36">
        <w:tc>
          <w:tcPr>
            <w:tcW w:w="4539" w:type="pct"/>
            <w:vAlign w:val="center"/>
          </w:tcPr>
          <w:p w14:paraId="6ED6305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w14:anchorId="0E9A0AC9">
                <v:shape id="_x0000_i1169" type="#_x0000_t75" style="width:101.4pt;height:36pt" o:ole="">
                  <v:imagedata r:id="rId303" o:title=""/>
                </v:shape>
                <o:OLEObject Type="Embed" ProgID="Equation.3" ShapeID="_x0000_i1169" DrawAspect="Content" ObjectID="_1700914897" r:id="rId304"/>
              </w:object>
            </w:r>
          </w:p>
        </w:tc>
        <w:tc>
          <w:tcPr>
            <w:tcW w:w="461" w:type="pct"/>
            <w:vAlign w:val="center"/>
          </w:tcPr>
          <w:p w14:paraId="2A084EC5" w14:textId="186C60FB"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5"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5"/>
          </w:p>
        </w:tc>
      </w:tr>
    </w:tbl>
    <w:p w14:paraId="16E731C4" w14:textId="77777777" w:rsidR="00CF4C3E" w:rsidRPr="00376AFF" w:rsidRDefault="00CF4C3E" w:rsidP="00D05FC1">
      <w:pPr>
        <w:pStyle w:val="Normale1"/>
        <w:spacing w:line="240" w:lineRule="auto"/>
        <w:jc w:val="both"/>
        <w:rPr>
          <w:rFonts w:ascii="Times New Roman" w:hAnsi="Times New Roman"/>
          <w:lang w:val="en-GB"/>
        </w:rPr>
      </w:pPr>
    </w:p>
    <w:p w14:paraId="3E6CFB6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14:paraId="65C37518" w14:textId="77777777" w:rsidTr="00116C36">
        <w:tc>
          <w:tcPr>
            <w:tcW w:w="4539" w:type="pct"/>
            <w:vAlign w:val="center"/>
          </w:tcPr>
          <w:p w14:paraId="75F5780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w14:anchorId="469C6895">
                <v:shape id="_x0000_i1170" type="#_x0000_t75" style="width:45pt;height:15.6pt" o:ole="">
                  <v:imagedata r:id="rId305" o:title=""/>
                </v:shape>
                <o:OLEObject Type="Embed" ProgID="Equation.3" ShapeID="_x0000_i1170" DrawAspect="Content" ObjectID="_1700914898" r:id="rId306"/>
              </w:object>
            </w:r>
          </w:p>
        </w:tc>
        <w:tc>
          <w:tcPr>
            <w:tcW w:w="461" w:type="pct"/>
            <w:vAlign w:val="center"/>
          </w:tcPr>
          <w:p w14:paraId="650AAE09" w14:textId="5306605E"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6701428" w14:textId="77777777" w:rsidR="00CF4C3E" w:rsidRPr="00376AFF" w:rsidRDefault="00CF4C3E" w:rsidP="00D05FC1">
      <w:pPr>
        <w:pStyle w:val="Normale1"/>
        <w:spacing w:line="240" w:lineRule="auto"/>
        <w:jc w:val="both"/>
        <w:rPr>
          <w:rFonts w:ascii="Times New Roman" w:hAnsi="Times New Roman"/>
          <w:lang w:val="en-GB"/>
        </w:rPr>
      </w:pPr>
    </w:p>
    <w:p w14:paraId="64C1EE5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14:paraId="6166A508" w14:textId="77777777" w:rsidTr="00116C36">
        <w:tc>
          <w:tcPr>
            <w:tcW w:w="4539" w:type="pct"/>
            <w:vAlign w:val="center"/>
          </w:tcPr>
          <w:p w14:paraId="7EE2499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w14:anchorId="7964F25E">
                <v:shape id="_x0000_i1171" type="#_x0000_t75" style="width:206.4pt;height:34.2pt" o:ole="">
                  <v:imagedata r:id="rId307" o:title=""/>
                </v:shape>
                <o:OLEObject Type="Embed" ProgID="Equation.3" ShapeID="_x0000_i1171" DrawAspect="Content" ObjectID="_1700914899" r:id="rId308"/>
              </w:object>
            </w:r>
          </w:p>
        </w:tc>
        <w:tc>
          <w:tcPr>
            <w:tcW w:w="461" w:type="pct"/>
            <w:vAlign w:val="center"/>
          </w:tcPr>
          <w:p w14:paraId="4A2DFD99" w14:textId="69AB480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D60490" w14:textId="77777777" w:rsidR="008A6A20" w:rsidRPr="00376AFF" w:rsidRDefault="008A6A20" w:rsidP="008A6A20">
      <w:pPr>
        <w:pStyle w:val="Normale1"/>
        <w:spacing w:line="240" w:lineRule="auto"/>
        <w:rPr>
          <w:rFonts w:ascii="Times New Roman" w:hAnsi="Times New Roman"/>
          <w:lang w:val="en-GB"/>
        </w:rPr>
      </w:pPr>
    </w:p>
    <w:p w14:paraId="6279EE4A" w14:textId="2D91836A"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7.1</w:t>
      </w:r>
      <w:r w:rsidR="006B40CB" w:rsidRPr="006B40CB">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7.2</w:t>
      </w:r>
      <w:r w:rsidR="006B40CB" w:rsidRPr="006B40CB">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4BACDF49" w14:textId="77777777" w:rsidTr="00116C36">
        <w:tc>
          <w:tcPr>
            <w:tcW w:w="4539" w:type="pct"/>
            <w:vAlign w:val="center"/>
          </w:tcPr>
          <w:p w14:paraId="7AB76EE3"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w14:anchorId="30B302F9">
                <v:shape id="_x0000_i1172" type="#_x0000_t75" style="width:67.8pt;height:36pt" o:ole="">
                  <v:imagedata r:id="rId309" o:title=""/>
                </v:shape>
                <o:OLEObject Type="Embed" ProgID="Equation.3" ShapeID="_x0000_i1172" DrawAspect="Content" ObjectID="_1700914900" r:id="rId310"/>
              </w:object>
            </w:r>
          </w:p>
        </w:tc>
        <w:tc>
          <w:tcPr>
            <w:tcW w:w="461" w:type="pct"/>
            <w:vAlign w:val="center"/>
          </w:tcPr>
          <w:p w14:paraId="6A25EAC8" w14:textId="6793AF8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1FECB30" w14:textId="77777777" w:rsidR="008A6A20" w:rsidRPr="00376AFF" w:rsidRDefault="008A6A20" w:rsidP="00D05FC1">
      <w:pPr>
        <w:pStyle w:val="Normale1"/>
        <w:spacing w:line="240" w:lineRule="auto"/>
        <w:jc w:val="both"/>
        <w:rPr>
          <w:rFonts w:ascii="Times New Roman" w:hAnsi="Times New Roman"/>
          <w:lang w:val="en-GB"/>
        </w:rPr>
      </w:pPr>
    </w:p>
    <w:p w14:paraId="66C5B7D8" w14:textId="11DB4C36"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w:t>
      </w:r>
      <w:r w:rsidR="0056045F">
        <w:rPr>
          <w:rFonts w:ascii="Times New Roman" w:hAnsi="Times New Roman"/>
          <w:lang w:val="en-GB"/>
        </w:rPr>
        <w:t>;</w:t>
      </w:r>
      <w:r w:rsidRPr="00376AFF">
        <w:rPr>
          <w:rFonts w:ascii="Times New Roman" w:hAnsi="Times New Roman"/>
          <w:lang w:val="en-GB"/>
        </w:rPr>
        <w:t xml:space="preserve"> </w:t>
      </w:r>
      <w:r w:rsidR="0056045F">
        <w:rPr>
          <w:rFonts w:ascii="Times New Roman" w:hAnsi="Times New Roman"/>
          <w:lang w:val="en-GB"/>
        </w:rPr>
        <w:t>Armstrong et al., 2010,</w:t>
      </w:r>
      <w:sdt>
        <w:sdtPr>
          <w:rPr>
            <w:rFonts w:ascii="Times New Roman" w:hAnsi="Times New Roman"/>
            <w:lang w:val="en-GB"/>
          </w:rPr>
          <w:id w:val="1690648053"/>
          <w:citation/>
        </w:sdtPr>
        <w:sdtEndPr/>
        <w:sdtContent>
          <w:r w:rsidR="0056045F">
            <w:rPr>
              <w:rFonts w:ascii="Times New Roman" w:hAnsi="Times New Roman"/>
              <w:lang w:val="en-GB"/>
            </w:rPr>
            <w:fldChar w:fldCharType="begin"/>
          </w:r>
          <w:r w:rsidR="0056045F">
            <w:rPr>
              <w:rFonts w:ascii="Times New Roman" w:hAnsi="Times New Roman"/>
            </w:rPr>
            <w:instrText xml:space="preserve"> CITATION Arm10 \l 1040 </w:instrText>
          </w:r>
          <w:r w:rsidR="0056045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6045F">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F41951B" w14:textId="77777777" w:rsidTr="00116C36">
        <w:tc>
          <w:tcPr>
            <w:tcW w:w="4539" w:type="pct"/>
            <w:vAlign w:val="center"/>
          </w:tcPr>
          <w:p w14:paraId="4A2AB74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w14:anchorId="5E85E9FD">
                <v:shape id="_x0000_i1173" type="#_x0000_t75" style="width:84pt;height:36pt" o:ole="">
                  <v:imagedata r:id="rId311" o:title=""/>
                </v:shape>
                <o:OLEObject Type="Embed" ProgID="Equation.3" ShapeID="_x0000_i1173" DrawAspect="Content" ObjectID="_1700914901" r:id="rId312"/>
              </w:object>
            </w:r>
          </w:p>
        </w:tc>
        <w:tc>
          <w:tcPr>
            <w:tcW w:w="461" w:type="pct"/>
            <w:vAlign w:val="center"/>
          </w:tcPr>
          <w:p w14:paraId="63C60884" w14:textId="601EEF1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6"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6"/>
          </w:p>
        </w:tc>
      </w:tr>
    </w:tbl>
    <w:p w14:paraId="52020EE4" w14:textId="77777777" w:rsidR="00CF4C3E" w:rsidRPr="00376AFF" w:rsidRDefault="00CF4C3E" w:rsidP="00D05FC1">
      <w:pPr>
        <w:pStyle w:val="Normale1"/>
        <w:spacing w:line="240" w:lineRule="auto"/>
        <w:jc w:val="both"/>
        <w:rPr>
          <w:rFonts w:ascii="Times New Roman" w:hAnsi="Times New Roman"/>
          <w:lang w:val="en-GB"/>
        </w:rPr>
      </w:pPr>
    </w:p>
    <w:p w14:paraId="340211C0" w14:textId="07DF9FDF"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7.6</w:t>
      </w:r>
      <w:r w:rsidR="006B40CB" w:rsidRPr="006B40CB">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14:paraId="758510CF" w14:textId="77777777" w:rsidTr="00116C36">
        <w:tc>
          <w:tcPr>
            <w:tcW w:w="4539" w:type="pct"/>
            <w:vAlign w:val="center"/>
          </w:tcPr>
          <w:p w14:paraId="4E6FD32F"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w14:anchorId="526E7F74">
                <v:shape id="_x0000_i1174" type="#_x0000_t75" style="width:63.6pt;height:37.8pt" o:ole="">
                  <v:imagedata r:id="rId313" o:title=""/>
                </v:shape>
                <o:OLEObject Type="Embed" ProgID="Equation.3" ShapeID="_x0000_i1174" DrawAspect="Content" ObjectID="_1700914902" r:id="rId314"/>
              </w:object>
            </w:r>
          </w:p>
        </w:tc>
        <w:tc>
          <w:tcPr>
            <w:tcW w:w="461" w:type="pct"/>
            <w:vAlign w:val="center"/>
          </w:tcPr>
          <w:p w14:paraId="33058326" w14:textId="60D90770"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37"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37"/>
          </w:p>
        </w:tc>
      </w:tr>
    </w:tbl>
    <w:p w14:paraId="0CE2C465" w14:textId="77777777" w:rsidR="008A6A20" w:rsidRPr="00376AFF" w:rsidRDefault="008A6A20" w:rsidP="00D05FC1">
      <w:pPr>
        <w:pStyle w:val="Normale1"/>
        <w:spacing w:line="240" w:lineRule="auto"/>
        <w:jc w:val="both"/>
        <w:rPr>
          <w:rFonts w:ascii="Times New Roman" w:hAnsi="Times New Roman"/>
          <w:lang w:val="en-GB"/>
        </w:rPr>
      </w:pPr>
    </w:p>
    <w:p w14:paraId="72951F72" w14:textId="155799E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multi-phase approach of </w:t>
      </w:r>
      <w:r w:rsidR="00514CB7">
        <w:rPr>
          <w:rFonts w:ascii="Times New Roman" w:hAnsi="Times New Roman"/>
          <w:lang w:val="en-GB"/>
        </w:rPr>
        <w:t>Colagrossi &amp; Landrini (2003,</w:t>
      </w:r>
      <w:sdt>
        <w:sdtPr>
          <w:rPr>
            <w:rFonts w:ascii="Times New Roman" w:hAnsi="Times New Roman"/>
            <w:lang w:val="en-GB"/>
          </w:rPr>
          <w:id w:val="205388400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Col03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[35]</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7.7</w:t>
      </w:r>
      <w:r w:rsidR="006B40CB" w:rsidRPr="006B40CB">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14:paraId="1127BFC5" w14:textId="77777777" w:rsidTr="00116C36">
        <w:tc>
          <w:tcPr>
            <w:tcW w:w="4539" w:type="pct"/>
            <w:vAlign w:val="center"/>
          </w:tcPr>
          <w:p w14:paraId="5DE4409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w14:anchorId="741C583C">
                <v:shape id="_x0000_i1175" type="#_x0000_t75" style="width:265.2pt;height:37.8pt" o:ole="">
                  <v:imagedata r:id="rId315" o:title=""/>
                </v:shape>
                <o:OLEObject Type="Embed" ProgID="Equation.3" ShapeID="_x0000_i1175" DrawAspect="Content" ObjectID="_1700914903" r:id="rId316"/>
              </w:object>
            </w:r>
          </w:p>
        </w:tc>
        <w:tc>
          <w:tcPr>
            <w:tcW w:w="461" w:type="pct"/>
            <w:vAlign w:val="center"/>
          </w:tcPr>
          <w:p w14:paraId="188DC0BD" w14:textId="7102E56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F4A961" w14:textId="77777777" w:rsidR="008A6A20" w:rsidRPr="00376AFF" w:rsidRDefault="008A6A20" w:rsidP="00D05FC1">
      <w:pPr>
        <w:pStyle w:val="Normale1"/>
        <w:spacing w:line="240" w:lineRule="auto"/>
        <w:jc w:val="both"/>
        <w:rPr>
          <w:rFonts w:ascii="Times New Roman" w:hAnsi="Times New Roman"/>
          <w:lang w:val="en-GB"/>
        </w:rPr>
      </w:pPr>
    </w:p>
    <w:p w14:paraId="1112CCA7" w14:textId="615300C4"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refer to the computational particle, a neighbouring particle and a wall frontier, respectively. The integral boundary term is computed according to</w:t>
      </w:r>
      <w:r w:rsidR="00514CB7">
        <w:rPr>
          <w:rFonts w:ascii="Times New Roman" w:hAnsi="Times New Roman"/>
          <w:lang w:val="en-GB"/>
        </w:rPr>
        <w:t xml:space="preserve"> Di Monaco et al. (2011,</w:t>
      </w:r>
      <w:sdt>
        <w:sdtPr>
          <w:rPr>
            <w:rFonts w:ascii="Times New Roman" w:hAnsi="Times New Roman"/>
            <w:lang w:val="en-GB"/>
          </w:rPr>
          <w:id w:val="16860273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DiM11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and represents the effects of wall frontiers.</w:t>
      </w:r>
    </w:p>
    <w:p w14:paraId="1941D10D" w14:textId="77777777" w:rsidR="00BC3F1D" w:rsidRPr="00376AFF" w:rsidRDefault="00BC3F1D" w:rsidP="00BC3F1D">
      <w:pPr>
        <w:pStyle w:val="Normale1"/>
        <w:spacing w:line="240" w:lineRule="auto"/>
        <w:jc w:val="both"/>
        <w:rPr>
          <w:ins w:id="738" w:author="Amicarelli Andrea (RSE)" w:date="2021-03-29T15:48:00Z"/>
          <w:rFonts w:ascii="Times New Roman" w:hAnsi="Times New Roman"/>
          <w:lang w:val="en-GB"/>
        </w:rPr>
      </w:pPr>
      <w:ins w:id="739" w:author="Amicarelli Andrea (RSE)" w:date="2021-03-29T15:48:00Z">
        <w:r>
          <w:rPr>
            <w:rFonts w:ascii="Times New Roman" w:hAnsi="Times New Roman"/>
            <w:lang w:val="en-GB"/>
          </w:rPr>
          <w:t>This approximation of the continuity equation does not violate the mass conservation as the particle volume is undetermined.</w:t>
        </w:r>
      </w:ins>
    </w:p>
    <w:p w14:paraId="0CFDA3E9" w14:textId="6BEC57E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514CB7">
        <w:rPr>
          <w:rFonts w:ascii="Times New Roman" w:hAnsi="Times New Roman"/>
          <w:lang w:val="en-GB"/>
        </w:rPr>
        <w:t>Armstrong et al., 2010,</w:t>
      </w:r>
      <w:sdt>
        <w:sdtPr>
          <w:rPr>
            <w:rFonts w:ascii="Times New Roman" w:hAnsi="Times New Roman"/>
            <w:lang w:val="en-GB"/>
          </w:rPr>
          <w:id w:val="1965610954"/>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8A3D0D0" w14:textId="77777777" w:rsidTr="00116C36">
        <w:tc>
          <w:tcPr>
            <w:tcW w:w="4539" w:type="pct"/>
            <w:vAlign w:val="center"/>
          </w:tcPr>
          <w:p w14:paraId="7985E0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w14:anchorId="7E71E07E">
                <v:shape id="_x0000_i1176" type="#_x0000_t75" style="width:270pt;height:36pt" o:ole="">
                  <v:imagedata r:id="rId317" o:title=""/>
                </v:shape>
                <o:OLEObject Type="Embed" ProgID="Equation.3" ShapeID="_x0000_i1176" DrawAspect="Content" ObjectID="_1700914904" r:id="rId318"/>
              </w:object>
            </w:r>
          </w:p>
        </w:tc>
        <w:tc>
          <w:tcPr>
            <w:tcW w:w="461" w:type="pct"/>
            <w:vAlign w:val="center"/>
          </w:tcPr>
          <w:p w14:paraId="1FFD0489" w14:textId="0C92A059"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0"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0"/>
          </w:p>
        </w:tc>
      </w:tr>
    </w:tbl>
    <w:p w14:paraId="4F8E9B9F" w14:textId="77777777" w:rsidR="008A6A20" w:rsidRPr="00376AFF" w:rsidRDefault="008A6A20" w:rsidP="00D05FC1">
      <w:pPr>
        <w:pStyle w:val="Normale1"/>
        <w:spacing w:line="240" w:lineRule="auto"/>
        <w:jc w:val="both"/>
        <w:rPr>
          <w:rFonts w:ascii="Times New Roman" w:hAnsi="Times New Roman"/>
          <w:lang w:val="en-GB"/>
        </w:rPr>
      </w:pPr>
    </w:p>
    <w:p w14:paraId="2CF4F75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14:paraId="4CC23AAB" w14:textId="1CD6848F"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514CB7">
        <w:rPr>
          <w:rFonts w:ascii="Times New Roman" w:hAnsi="Times New Roman"/>
          <w:lang w:val="en-GB"/>
        </w:rPr>
        <w:t>Armstrong et al., 2010,</w:t>
      </w:r>
      <w:sdt>
        <w:sdtPr>
          <w:rPr>
            <w:rFonts w:ascii="Times New Roman" w:hAnsi="Times New Roman"/>
            <w:lang w:val="en-GB"/>
          </w:rPr>
          <w:id w:val="1240056954"/>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63D9A98" w14:textId="77777777" w:rsidTr="00116C36">
        <w:tc>
          <w:tcPr>
            <w:tcW w:w="4539" w:type="pct"/>
            <w:vAlign w:val="center"/>
          </w:tcPr>
          <w:p w14:paraId="52519F7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w14:anchorId="71BE34C9">
                <v:shape id="_x0000_i1177" type="#_x0000_t75" style="width:286.8pt;height:36pt" o:ole="">
                  <v:imagedata r:id="rId319" o:title=""/>
                </v:shape>
                <o:OLEObject Type="Embed" ProgID="Equation.3" ShapeID="_x0000_i1177" DrawAspect="Content" ObjectID="_1700914905" r:id="rId320"/>
              </w:object>
            </w:r>
          </w:p>
        </w:tc>
        <w:tc>
          <w:tcPr>
            <w:tcW w:w="461" w:type="pct"/>
            <w:vAlign w:val="center"/>
          </w:tcPr>
          <w:p w14:paraId="205E8C6B" w14:textId="16ADB0F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1"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1"/>
          </w:p>
        </w:tc>
      </w:tr>
    </w:tbl>
    <w:p w14:paraId="64609C1F" w14:textId="77777777" w:rsidR="00CF4C3E" w:rsidRPr="00376AFF" w:rsidRDefault="00CF4C3E" w:rsidP="00D05FC1">
      <w:pPr>
        <w:pStyle w:val="Normale1"/>
        <w:spacing w:line="240" w:lineRule="auto"/>
        <w:jc w:val="both"/>
        <w:rPr>
          <w:rFonts w:ascii="Times New Roman" w:hAnsi="Times New Roman"/>
          <w:lang w:val="en-GB"/>
        </w:rPr>
      </w:pPr>
    </w:p>
    <w:p w14:paraId="69524878" w14:textId="62CCA6D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7.9</w:t>
      </w:r>
      <w:r w:rsidR="006B40CB" w:rsidRPr="006B40CB">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6B40CB" w:rsidRPr="006B40CB">
        <w:rPr>
          <w:rFonts w:ascii="Times New Roman" w:hAnsi="Times New Roman"/>
          <w:lang w:val="en-GB"/>
        </w:rPr>
        <w:t>(</w:t>
      </w:r>
      <w:r w:rsidR="006B40CB" w:rsidRPr="006B40CB">
        <w:rPr>
          <w:rFonts w:ascii="Times New Roman" w:hAnsi="Times New Roman"/>
          <w:bCs/>
          <w:lang w:val="en-GB"/>
        </w:rPr>
        <w:t>7.10</w:t>
      </w:r>
      <w:r w:rsidR="006B40CB" w:rsidRPr="006B40CB">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61BD3297" w14:textId="77777777" w:rsidTr="00116C36">
        <w:tc>
          <w:tcPr>
            <w:tcW w:w="4539" w:type="pct"/>
            <w:vAlign w:val="center"/>
          </w:tcPr>
          <w:p w14:paraId="14B3236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w14:anchorId="28FBFC55">
                <v:shape id="_x0000_i1178" type="#_x0000_t75" style="width:207pt;height:36pt" o:ole="">
                  <v:imagedata r:id="rId321" o:title=""/>
                </v:shape>
                <o:OLEObject Type="Embed" ProgID="Equation.3" ShapeID="_x0000_i1178" DrawAspect="Content" ObjectID="_1700914906" r:id="rId322"/>
              </w:object>
            </w:r>
          </w:p>
        </w:tc>
        <w:tc>
          <w:tcPr>
            <w:tcW w:w="461" w:type="pct"/>
            <w:vAlign w:val="center"/>
          </w:tcPr>
          <w:p w14:paraId="3762BB6E" w14:textId="3504E3F6"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24ABD92" w14:textId="77777777" w:rsidR="008A6A20" w:rsidRPr="00376AFF" w:rsidRDefault="008A6A20" w:rsidP="00D05FC1">
      <w:pPr>
        <w:pStyle w:val="Normale1"/>
        <w:spacing w:line="240" w:lineRule="auto"/>
        <w:jc w:val="both"/>
        <w:rPr>
          <w:rFonts w:ascii="Times New Roman" w:hAnsi="Times New Roman"/>
          <w:lang w:val="en-GB"/>
        </w:rPr>
      </w:pPr>
    </w:p>
    <w:p w14:paraId="78576766" w14:textId="5316349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514CB7">
        <w:rPr>
          <w:rFonts w:ascii="Times New Roman" w:hAnsi="Times New Roman"/>
          <w:lang w:val="en-GB"/>
        </w:rPr>
        <w:t>Armstrong et al., 2010,</w:t>
      </w:r>
      <w:sdt>
        <w:sdtPr>
          <w:rPr>
            <w:rFonts w:ascii="Times New Roman" w:hAnsi="Times New Roman"/>
            <w:lang w:val="en-GB"/>
          </w:rPr>
          <w:id w:val="1836954320"/>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Arm10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[34]</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F629065" w14:textId="77777777" w:rsidTr="00116C36">
        <w:tc>
          <w:tcPr>
            <w:tcW w:w="4539" w:type="pct"/>
            <w:vAlign w:val="center"/>
          </w:tcPr>
          <w:p w14:paraId="4C269A55"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w14:anchorId="660BFF5A">
                <v:shape id="_x0000_i1179" type="#_x0000_t75" style="width:184.8pt;height:43.2pt" o:ole="">
                  <v:imagedata r:id="rId323" o:title=""/>
                </v:shape>
                <o:OLEObject Type="Embed" ProgID="Equation.3" ShapeID="_x0000_i1179" DrawAspect="Content" ObjectID="_1700914907" r:id="rId324"/>
              </w:object>
            </w:r>
          </w:p>
        </w:tc>
        <w:tc>
          <w:tcPr>
            <w:tcW w:w="461" w:type="pct"/>
            <w:vAlign w:val="center"/>
          </w:tcPr>
          <w:p w14:paraId="7FFB8677" w14:textId="0761C98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34A54A0" w14:textId="77777777" w:rsidR="00CF4C3E" w:rsidRPr="00376AFF" w:rsidRDefault="00CF4C3E" w:rsidP="00D05FC1">
      <w:pPr>
        <w:pStyle w:val="Normale1"/>
        <w:spacing w:line="240" w:lineRule="auto"/>
        <w:jc w:val="both"/>
        <w:rPr>
          <w:rFonts w:ascii="Times New Roman" w:hAnsi="Times New Roman"/>
          <w:lang w:val="en-GB"/>
        </w:rPr>
      </w:pPr>
    </w:p>
    <w:p w14:paraId="459D4130" w14:textId="43C3B3A9"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(Pa×s) represents viscosity. Under the hypothesis of plain strain, the shear stress gradient term is represented by </w:t>
      </w:r>
      <w:r w:rsidR="00514CB7">
        <w:rPr>
          <w:rFonts w:ascii="Times New Roman" w:hAnsi="Times New Roman"/>
          <w:lang w:val="en-GB"/>
        </w:rPr>
        <w:t>Schaeffer (1987,</w:t>
      </w:r>
      <w:sdt>
        <w:sdtPr>
          <w:rPr>
            <w:rFonts w:ascii="Times New Roman" w:hAnsi="Times New Roman"/>
            <w:lang w:val="en-GB"/>
          </w:rPr>
          <w:id w:val="-833602569"/>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[36]</w:t>
          </w:r>
          <w:r w:rsidR="00514CB7">
            <w:rPr>
              <w:rFonts w:ascii="Times New Roman" w:hAnsi="Times New Roman"/>
              <w:lang w:val="en-GB"/>
            </w:rPr>
            <w:fldChar w:fldCharType="end"/>
          </w:r>
        </w:sdtContent>
      </w:sdt>
      <w:r w:rsidR="00514CB7">
        <w:rPr>
          <w:rFonts w:ascii="Times New Roman" w:hAnsi="Times New Roman"/>
          <w:lang w:val="en-GB"/>
        </w:rPr>
        <w:t xml:space="preserve">; </w:t>
      </w:r>
      <w:r w:rsidRPr="00376AFF">
        <w:rPr>
          <w:rFonts w:ascii="Times New Roman" w:hAnsi="Times New Roman"/>
          <w:lang w:val="en-GB"/>
        </w:rPr>
        <w:t>visco-plastic model for dry granular material based on internal friction), by means of a parameter, which KTFG names frictional viscosity, as described in the following.</w:t>
      </w:r>
    </w:p>
    <w:p w14:paraId="3CDA97B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14:paraId="078DC02E" w14:textId="77777777" w:rsidTr="00116C36">
        <w:tc>
          <w:tcPr>
            <w:tcW w:w="4539" w:type="pct"/>
            <w:vAlign w:val="center"/>
          </w:tcPr>
          <w:p w14:paraId="28FB3A0C"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w14:anchorId="754FFB8E">
                <v:shape id="_x0000_i1180" type="#_x0000_t75" style="width:76.8pt;height:36pt" o:ole="">
                  <v:imagedata r:id="rId325" o:title=""/>
                </v:shape>
                <o:OLEObject Type="Embed" ProgID="Equation.3" ShapeID="_x0000_i1180" DrawAspect="Content" ObjectID="_1700914908" r:id="rId326"/>
              </w:object>
            </w:r>
            <w:r w:rsidRPr="00376AFF">
              <w:t xml:space="preserve">,   </w:t>
            </w:r>
            <w:r w:rsidRPr="00376AFF">
              <w:rPr>
                <w:position w:val="-28"/>
              </w:rPr>
              <w:object w:dxaOrig="1140" w:dyaOrig="680" w14:anchorId="18726AF4">
                <v:shape id="_x0000_i1181" type="#_x0000_t75" style="width:54pt;height:33pt" o:ole="">
                  <v:imagedata r:id="rId327" o:title=""/>
                </v:shape>
                <o:OLEObject Type="Embed" ProgID="Equation.3" ShapeID="_x0000_i1181" DrawAspect="Content" ObjectID="_1700914909" r:id="rId328"/>
              </w:object>
            </w:r>
          </w:p>
        </w:tc>
        <w:tc>
          <w:tcPr>
            <w:tcW w:w="461" w:type="pct"/>
            <w:vAlign w:val="center"/>
          </w:tcPr>
          <w:p w14:paraId="48EEADC8" w14:textId="021F1A1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412551D" w14:textId="77777777" w:rsidR="00CF4C3E" w:rsidRPr="00376AFF" w:rsidRDefault="00CF4C3E" w:rsidP="00D05FC1">
      <w:pPr>
        <w:pStyle w:val="Normale1"/>
        <w:spacing w:line="240" w:lineRule="auto"/>
        <w:jc w:val="both"/>
        <w:rPr>
          <w:rFonts w:ascii="Times New Roman" w:hAnsi="Times New Roman"/>
          <w:lang w:val="en-GB"/>
        </w:rPr>
      </w:pPr>
    </w:p>
    <w:p w14:paraId="2E58206A" w14:textId="2FE7F6D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Times New Roman" w:hAnsi="Times New Roman"/>
          <w:position w:val="-12"/>
          <w:lang w:val="en-GB"/>
        </w:rPr>
        <w:object w:dxaOrig="279" w:dyaOrig="380" w14:anchorId="787DC98F">
          <v:shape id="_x0000_i1182" type="#_x0000_t75" style="width:13.2pt;height:19.8pt" o:ole="">
            <v:imagedata r:id="rId329" o:title=""/>
          </v:shape>
          <o:OLEObject Type="Embed" ProgID="Equation.3" ShapeID="_x0000_i1182" DrawAspect="Content" ObjectID="_1700914910" r:id="rId330"/>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w14:anchorId="0CAA78A0">
          <v:shape id="_x0000_i1183" type="#_x0000_t75" style="width:15.6pt;height:19.8pt" o:ole="">
            <v:imagedata r:id="rId331" o:title=""/>
          </v:shape>
          <o:OLEObject Type="Embed" ProgID="Equation.3" ShapeID="_x0000_i1183" DrawAspect="Content" ObjectID="_1700914911" r:id="rId332"/>
        </w:object>
      </w:r>
      <w:r w:rsidRPr="00376AFF">
        <w:rPr>
          <w:rFonts w:ascii="Times New Roman" w:hAnsi="Times New Roman"/>
          <w:lang w:val="en-GB"/>
        </w:rPr>
        <w:t>(Pa) is the mean effective stress (</w:t>
      </w:r>
      <w:r w:rsidR="00514CB7">
        <w:rPr>
          <w:rFonts w:ascii="Times New Roman" w:hAnsi="Times New Roman"/>
          <w:lang w:val="en-GB"/>
        </w:rPr>
        <w:t>Schaeffer, 1987,</w:t>
      </w:r>
      <w:sdt>
        <w:sdtPr>
          <w:rPr>
            <w:rFonts w:ascii="Times New Roman" w:hAnsi="Times New Roman"/>
            <w:lang w:val="en-GB"/>
          </w:rPr>
          <w:id w:val="-1762517317"/>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[36]</w:t>
          </w:r>
          <w:r w:rsidR="00514CB7">
            <w:rPr>
              <w:rFonts w:ascii="Times New Roman" w:hAnsi="Times New Roman"/>
              <w:lang w:val="en-GB"/>
            </w:rPr>
            <w:fldChar w:fldCharType="end"/>
          </w:r>
        </w:sdtContent>
      </w:sdt>
      <w:r w:rsidR="00514CB7">
        <w:rPr>
          <w:rFonts w:ascii="Times New Roman" w:hAnsi="Times New Roman"/>
          <w:lang w:val="en-GB"/>
        </w:rPr>
        <w:t>,</w:t>
      </w:r>
      <w:r w:rsidRPr="00376AFF">
        <w:rPr>
          <w:rFonts w:ascii="Times New Roman" w:hAnsi="Times New Roman"/>
          <w:lang w:val="en-GB"/>
        </w:rPr>
        <w:t xml:space="preserve"> refers to a smoothed approximation of the 3D Mohr-Coulomb criterion; the extension to Mohr-Coulomb-Terzaghi criterion for saturated soils is straightforward). The shear stress gradient term in the momentum equation can be expressed as follows (</w:t>
      </w:r>
      <w:r w:rsidR="00514CB7">
        <w:rPr>
          <w:rFonts w:ascii="Times New Roman" w:hAnsi="Times New Roman"/>
          <w:lang w:val="en-GB"/>
        </w:rPr>
        <w:t>Schaeffer, 1987,</w:t>
      </w:r>
      <w:sdt>
        <w:sdtPr>
          <w:rPr>
            <w:rFonts w:ascii="Times New Roman" w:hAnsi="Times New Roman"/>
            <w:lang w:val="en-GB"/>
          </w:rPr>
          <w:id w:val="-1934965916"/>
          <w:citation/>
        </w:sdtPr>
        <w:sdtEndPr/>
        <w:sdtContent>
          <w:r w:rsidR="00514CB7">
            <w:rPr>
              <w:rFonts w:ascii="Times New Roman" w:hAnsi="Times New Roman"/>
              <w:lang w:val="en-GB"/>
            </w:rPr>
            <w:fldChar w:fldCharType="begin"/>
          </w:r>
          <w:r w:rsidR="00514CB7">
            <w:rPr>
              <w:rFonts w:ascii="Times New Roman" w:hAnsi="Times New Roman"/>
            </w:rPr>
            <w:instrText xml:space="preserve"> CITATION Sch87 \l 1040 </w:instrText>
          </w:r>
          <w:r w:rsidR="00514CB7">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[36]</w:t>
          </w:r>
          <w:r w:rsidR="00514CB7">
            <w:rPr>
              <w:rFonts w:ascii="Times New Roman" w:hAnsi="Times New Roman"/>
              <w:lang w:val="en-GB"/>
            </w:rPr>
            <w:fldChar w:fldCharType="end"/>
          </w:r>
        </w:sdtContent>
      </w:sdt>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035A2248" w14:textId="77777777" w:rsidTr="00116C36">
        <w:tc>
          <w:tcPr>
            <w:tcW w:w="4539" w:type="pct"/>
            <w:vAlign w:val="center"/>
          </w:tcPr>
          <w:p w14:paraId="05E0450C" w14:textId="77777777" w:rsidR="00CF4C3E" w:rsidRPr="00376AFF" w:rsidRDefault="00CF4C3E" w:rsidP="00CF4C3E">
            <w:pPr>
              <w:spacing w:line="240" w:lineRule="auto"/>
              <w:jc w:val="center"/>
            </w:pPr>
            <w:r w:rsidRPr="00376AFF">
              <w:rPr>
                <w:position w:val="-32"/>
              </w:rPr>
              <w:object w:dxaOrig="3000" w:dyaOrig="720" w14:anchorId="02E24767">
                <v:shape id="_x0000_i1184" type="#_x0000_t75" style="width:141.6pt;height:36pt" o:ole="">
                  <v:imagedata r:id="rId333" o:title=""/>
                </v:shape>
                <o:OLEObject Type="Embed" ProgID="Equation.3" ShapeID="_x0000_i1184" DrawAspect="Content" ObjectID="_1700914912" r:id="rId334"/>
              </w:object>
            </w:r>
            <w:r w:rsidRPr="00376AFF">
              <w:t xml:space="preserve">,   </w:t>
            </w:r>
            <w:r w:rsidRPr="00376AFF">
              <w:rPr>
                <w:position w:val="-34"/>
              </w:rPr>
              <w:object w:dxaOrig="1880" w:dyaOrig="800" w14:anchorId="3DD9F384">
                <v:shape id="_x0000_i1185" type="#_x0000_t75" style="width:87.6pt;height:39.6pt" o:ole="">
                  <v:imagedata r:id="rId335" o:title=""/>
                </v:shape>
                <o:OLEObject Type="Embed" ProgID="Equation.3" ShapeID="_x0000_i1185" DrawAspect="Content" ObjectID="_1700914913" r:id="rId336"/>
              </w:object>
            </w:r>
          </w:p>
          <w:p w14:paraId="07C59C3A" w14:textId="77777777"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w14:anchorId="6D5FD22A">
                <v:shape id="_x0000_i1186" type="#_x0000_t75" style="width:122.4pt;height:45pt" o:ole="">
                  <v:imagedata r:id="rId337" o:title=""/>
                </v:shape>
                <o:OLEObject Type="Embed" ProgID="Equation.3" ShapeID="_x0000_i1186" DrawAspect="Content" ObjectID="_1700914914" r:id="rId338"/>
              </w:object>
            </w:r>
            <w:r w:rsidRPr="00376AFF">
              <w:t xml:space="preserve">,   </w:t>
            </w:r>
            <w:r w:rsidRPr="00376AFF">
              <w:rPr>
                <w:position w:val="-10"/>
              </w:rPr>
              <w:object w:dxaOrig="1359" w:dyaOrig="380" w14:anchorId="100E837B">
                <v:shape id="_x0000_i1187" type="#_x0000_t75" style="width:63.6pt;height:18pt" o:ole="">
                  <v:imagedata r:id="rId339" o:title=""/>
                </v:shape>
                <o:OLEObject Type="Embed" ProgID="Equation.3" ShapeID="_x0000_i1187" DrawAspect="Content" ObjectID="_1700914915" r:id="rId340"/>
              </w:object>
            </w:r>
          </w:p>
        </w:tc>
        <w:tc>
          <w:tcPr>
            <w:tcW w:w="461" w:type="pct"/>
            <w:vAlign w:val="center"/>
          </w:tcPr>
          <w:p w14:paraId="43071FC2" w14:textId="6846D4D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2"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2"/>
          </w:p>
        </w:tc>
      </w:tr>
    </w:tbl>
    <w:p w14:paraId="33E1DE9A" w14:textId="77777777" w:rsidR="00CF4C3E" w:rsidRPr="00376AFF" w:rsidRDefault="00CF4C3E" w:rsidP="00D05FC1">
      <w:pPr>
        <w:pStyle w:val="Normale1"/>
        <w:spacing w:line="240" w:lineRule="auto"/>
        <w:jc w:val="both"/>
        <w:rPr>
          <w:rFonts w:ascii="Times New Roman" w:hAnsi="Times New Roman"/>
          <w:lang w:val="en-GB"/>
        </w:rPr>
      </w:pPr>
    </w:p>
    <w:p w14:paraId="7B25877E" w14:textId="5FF3E770"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w:t>
      </w:r>
      <w:del w:id="743" w:author="Amicarelli Andrea (RSE)" w:date="2021-11-04T15:10:00Z">
        <w:r w:rsidRPr="00376AFF" w:rsidDel="006B40CB">
          <w:rPr>
            <w:rFonts w:ascii="Times New Roman" w:hAnsi="Times New Roman"/>
            <w:lang w:val="en-GB"/>
          </w:rPr>
          <w:delText>second invariant</w:delText>
        </w:r>
      </w:del>
      <w:ins w:id="744" w:author="Amicarelli Andrea (RSE)" w:date="2021-11-04T15:10:00Z">
        <w:r w:rsidR="006B40CB">
          <w:rPr>
            <w:rFonts w:ascii="Times New Roman" w:hAnsi="Times New Roman"/>
            <w:lang w:val="en-GB"/>
          </w:rPr>
          <w:t>quadratic invariant</w:t>
        </w:r>
      </w:ins>
      <w:r w:rsidRPr="00376AFF">
        <w:rPr>
          <w:rFonts w:ascii="Times New Roman" w:hAnsi="Times New Roman"/>
          <w:lang w:val="en-GB"/>
        </w:rPr>
        <w:t xml:space="preserve">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(7.14)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14:paraId="372B8504" w14:textId="77777777" w:rsidTr="00116C36">
        <w:tc>
          <w:tcPr>
            <w:tcW w:w="4539" w:type="pct"/>
            <w:vAlign w:val="center"/>
          </w:tcPr>
          <w:p w14:paraId="69CBECE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w14:anchorId="17D6C0A8">
                <v:shape id="_x0000_i1188" type="#_x0000_t75" style="width:163.2pt;height:44.4pt" o:ole="">
                  <v:imagedata r:id="rId341" o:title=""/>
                </v:shape>
                <o:OLEObject Type="Embed" ProgID="Equation.3" ShapeID="_x0000_i1188" DrawAspect="Content" ObjectID="_1700914916" r:id="rId342"/>
              </w:object>
            </w:r>
          </w:p>
        </w:tc>
        <w:tc>
          <w:tcPr>
            <w:tcW w:w="461" w:type="pct"/>
            <w:vAlign w:val="center"/>
          </w:tcPr>
          <w:p w14:paraId="4F4C24C5" w14:textId="5B6B9D2D"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B9AB010" w14:textId="77777777" w:rsidR="00CF4C3E" w:rsidRPr="00376AFF" w:rsidRDefault="00CF4C3E" w:rsidP="00D05FC1">
      <w:pPr>
        <w:pStyle w:val="Normale1"/>
        <w:spacing w:line="240" w:lineRule="auto"/>
        <w:jc w:val="both"/>
        <w:rPr>
          <w:rFonts w:ascii="Times New Roman" w:hAnsi="Times New Roman"/>
          <w:lang w:val="en-GB"/>
        </w:rPr>
      </w:pPr>
    </w:p>
    <w:p w14:paraId="186125D7" w14:textId="77777777"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14:paraId="27E5974D" w14:textId="77777777" w:rsidTr="00585F46">
        <w:tc>
          <w:tcPr>
            <w:tcW w:w="4539" w:type="pct"/>
            <w:vAlign w:val="center"/>
          </w:tcPr>
          <w:p w14:paraId="61F55C48" w14:textId="77777777"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w14:anchorId="24A99EA3">
                <v:shape id="_x0000_i1189" type="#_x0000_t75" style="width:87pt;height:39.6pt" o:ole="">
                  <v:imagedata r:id="rId335" o:title=""/>
                </v:shape>
                <o:OLEObject Type="Embed" ProgID="Equation.3" ShapeID="_x0000_i1189" DrawAspect="Content" ObjectID="_1700914917" r:id="rId343"/>
              </w:object>
            </w:r>
          </w:p>
        </w:tc>
        <w:tc>
          <w:tcPr>
            <w:tcW w:w="461" w:type="pct"/>
            <w:vAlign w:val="center"/>
          </w:tcPr>
          <w:p w14:paraId="1CE21252" w14:textId="2CBF5C08"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DEA31B3" w14:textId="77777777" w:rsidR="00A023AB" w:rsidRPr="00376AFF" w:rsidRDefault="00A023AB" w:rsidP="00A023AB">
      <w:pPr>
        <w:spacing w:after="0" w:line="240" w:lineRule="auto"/>
        <w:rPr>
          <w:rFonts w:ascii="Times New Roman" w:hAnsi="Times New Roman"/>
          <w:sz w:val="24"/>
          <w:szCs w:val="24"/>
        </w:rPr>
      </w:pPr>
    </w:p>
    <w:p w14:paraId="0C8179DF" w14:textId="210CAB64"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whereas its </w:t>
      </w:r>
      <w:del w:id="745" w:author="Amicarelli Andrea (RSE)" w:date="2021-11-04T15:10:00Z">
        <w:r w:rsidRPr="00376AFF" w:rsidDel="006B40CB">
          <w:rPr>
            <w:rFonts w:ascii="Times New Roman" w:hAnsi="Times New Roman"/>
            <w:sz w:val="24"/>
            <w:szCs w:val="24"/>
          </w:rPr>
          <w:delText>second invariant</w:delText>
        </w:r>
      </w:del>
      <w:ins w:id="746" w:author="Amicarelli Andrea (RSE)" w:date="2021-11-04T15:10:00Z">
        <w:r w:rsidR="006B40CB">
          <w:rPr>
            <w:rFonts w:ascii="Times New Roman" w:hAnsi="Times New Roman"/>
            <w:sz w:val="24"/>
            <w:szCs w:val="24"/>
          </w:rPr>
          <w:t>quadratic invariant</w:t>
        </w:r>
      </w:ins>
      <w:r w:rsidRPr="00376AFF">
        <w:rPr>
          <w:rFonts w:ascii="Times New Roman" w:hAnsi="Times New Roman"/>
          <w:sz w:val="24"/>
          <w:szCs w:val="24"/>
        </w:rPr>
        <w:t xml:space="preserve">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14:paraId="15E40CF0" w14:textId="77777777" w:rsidTr="00585F46">
        <w:tc>
          <w:tcPr>
            <w:tcW w:w="4539" w:type="pct"/>
            <w:vAlign w:val="center"/>
          </w:tcPr>
          <w:commentRangeStart w:id="747"/>
          <w:p w14:paraId="5E2D0B52" w14:textId="563A663F" w:rsidR="00A023AB" w:rsidRPr="00376AFF" w:rsidRDefault="006B40CB"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8220" w:dyaOrig="880" w14:anchorId="1A379022">
                <v:shape id="_x0000_i1190" type="#_x0000_t75" style="width:348.6pt;height:38.4pt" o:ole="">
                  <v:imagedata r:id="rId344" o:title=""/>
                </v:shape>
                <o:OLEObject Type="Embed" ProgID="Equation.3" ShapeID="_x0000_i1190" DrawAspect="Content" ObjectID="_1700914918" r:id="rId345"/>
              </w:object>
            </w:r>
          </w:p>
        </w:tc>
        <w:tc>
          <w:tcPr>
            <w:tcW w:w="461" w:type="pct"/>
            <w:vAlign w:val="center"/>
          </w:tcPr>
          <w:p w14:paraId="0118222F" w14:textId="57F2D12D"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748"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8"/>
            <w:commentRangeEnd w:id="747"/>
            <w:r w:rsidR="000A5F83" w:rsidRPr="00376AFF">
              <w:rPr>
                <w:rStyle w:val="Rimandocommento"/>
                <w:rFonts w:ascii="Times New Roman" w:eastAsia="Times New Roman" w:hAnsi="Times New Roman"/>
                <w:b w:val="0"/>
                <w:bCs w:val="0"/>
                <w:color w:val="auto"/>
                <w:szCs w:val="20"/>
                <w:lang w:eastAsia="it-IT"/>
              </w:rPr>
              <w:commentReference w:id="747"/>
            </w:r>
          </w:p>
        </w:tc>
      </w:tr>
    </w:tbl>
    <w:p w14:paraId="68D11EF0" w14:textId="77777777" w:rsidR="00A023AB" w:rsidRPr="00376AFF" w:rsidRDefault="00A023AB" w:rsidP="00A023AB">
      <w:pPr>
        <w:spacing w:after="0" w:line="240" w:lineRule="auto"/>
        <w:rPr>
          <w:rFonts w:ascii="Times New Roman" w:hAnsi="Times New Roman"/>
          <w:sz w:val="24"/>
          <w:szCs w:val="24"/>
        </w:rPr>
      </w:pPr>
    </w:p>
    <w:p w14:paraId="399CDB08" w14:textId="697B9E78"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(Randles &amp; Libertsky, 1996,</w:t>
      </w:r>
      <w:sdt>
        <w:sdtPr>
          <w:rPr>
            <w:rFonts w:ascii="Times New Roman" w:hAnsi="Times New Roman"/>
            <w:sz w:val="24"/>
            <w:szCs w:val="24"/>
          </w:rPr>
          <w:id w:val="183926966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Ran96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[37]</w:t>
          </w:r>
          <w:r w:rsidR="00526FC4">
            <w:rPr>
              <w:rFonts w:ascii="Times New Roman" w:hAnsi="Times New Roman"/>
              <w:sz w:val="24"/>
              <w:szCs w:val="24"/>
            </w:rPr>
            <w:fldChar w:fldCharType="end"/>
          </w:r>
        </w:sdtContent>
      </w:sdt>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7.17</w:t>
      </w:r>
      <w:r w:rsidR="006B40CB"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14:paraId="4D989B38" w14:textId="77777777" w:rsidTr="00585F46">
        <w:tc>
          <w:tcPr>
            <w:tcW w:w="4539" w:type="pct"/>
            <w:vAlign w:val="center"/>
          </w:tcPr>
          <w:p w14:paraId="518B8B09" w14:textId="77777777" w:rsidR="00A023AB" w:rsidRPr="00376AFF" w:rsidRDefault="00606AE1"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14:paraId="7161BCE5" w14:textId="129B1B09"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87A143" w14:textId="77777777" w:rsidR="00A023AB" w:rsidRPr="00376AFF" w:rsidRDefault="00A023AB" w:rsidP="00A023AB">
      <w:pPr>
        <w:spacing w:after="0" w:line="240" w:lineRule="auto"/>
        <w:rPr>
          <w:rFonts w:ascii="Times New Roman" w:hAnsi="Times New Roman"/>
          <w:sz w:val="24"/>
          <w:szCs w:val="24"/>
        </w:rPr>
      </w:pPr>
    </w:p>
    <w:p w14:paraId="58427316"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r w:rsidRPr="00376AFF">
        <w:rPr>
          <w:rFonts w:ascii="Times New Roman" w:hAnsi="Times New Roman"/>
          <w:i/>
          <w:vertAlign w:val="subscript"/>
          <w:lang w:val="en-GB"/>
        </w:rPr>
        <w:t>fr</w:t>
      </w:r>
      <w:r w:rsidRPr="00376AFF">
        <w:rPr>
          <w:rFonts w:ascii="Times New Roman" w:hAnsi="Times New Roman"/>
          <w:lang w:val="en-GB"/>
        </w:rPr>
        <w:t xml:space="preserve"> (Pa×s):</w:t>
      </w:r>
    </w:p>
    <w:tbl>
      <w:tblPr>
        <w:tblW w:w="5192" w:type="pct"/>
        <w:tblLayout w:type="fixed"/>
        <w:tblLook w:val="01E0" w:firstRow="1" w:lastRow="1" w:firstColumn="1" w:lastColumn="1" w:noHBand="0" w:noVBand="0"/>
      </w:tblPr>
      <w:tblGrid>
        <w:gridCol w:w="9289"/>
        <w:gridCol w:w="943"/>
      </w:tblGrid>
      <w:tr w:rsidR="00CF4C3E" w:rsidRPr="00376AFF" w14:paraId="1D1AC5BE" w14:textId="77777777" w:rsidTr="00116C36">
        <w:tc>
          <w:tcPr>
            <w:tcW w:w="4539" w:type="pct"/>
            <w:vAlign w:val="center"/>
          </w:tcPr>
          <w:p w14:paraId="0845F4A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w14:anchorId="60A135AD">
                <v:shape id="_x0000_i1191" type="#_x0000_t75" style="width:83.4pt;height:44.4pt" o:ole="">
                  <v:imagedata r:id="rId346" o:title=""/>
                </v:shape>
                <o:OLEObject Type="Embed" ProgID="Equation.3" ShapeID="_x0000_i1191" DrawAspect="Content" ObjectID="_1700914919" r:id="rId347"/>
              </w:object>
            </w:r>
          </w:p>
        </w:tc>
        <w:tc>
          <w:tcPr>
            <w:tcW w:w="461" w:type="pct"/>
            <w:vAlign w:val="center"/>
          </w:tcPr>
          <w:p w14:paraId="7EC66B99" w14:textId="60DAAEC2"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49"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49"/>
          </w:p>
        </w:tc>
      </w:tr>
    </w:tbl>
    <w:p w14:paraId="2720D8ED" w14:textId="77777777" w:rsidR="00CF4C3E" w:rsidRPr="00376AFF" w:rsidRDefault="00CF4C3E" w:rsidP="00D05FC1">
      <w:pPr>
        <w:pStyle w:val="Normale1"/>
        <w:spacing w:line="240" w:lineRule="auto"/>
        <w:jc w:val="both"/>
        <w:rPr>
          <w:rFonts w:ascii="Times New Roman" w:hAnsi="Times New Roman"/>
          <w:lang w:val="en-GB"/>
        </w:rPr>
      </w:pPr>
    </w:p>
    <w:p w14:paraId="322EB9D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14:paraId="28416D41" w14:textId="77777777" w:rsidTr="00116C36">
        <w:tc>
          <w:tcPr>
            <w:tcW w:w="4539" w:type="pct"/>
            <w:vAlign w:val="center"/>
          </w:tcPr>
          <w:p w14:paraId="459C3A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w14:anchorId="23951912">
                <v:shape id="_x0000_i1192" type="#_x0000_t75" style="width:93.6pt;height:37.8pt" o:ole="">
                  <v:imagedata r:id="rId348" o:title=""/>
                </v:shape>
                <o:OLEObject Type="Embed" ProgID="Equation.3" ShapeID="_x0000_i1192" DrawAspect="Content" ObjectID="_1700914920" r:id="rId349"/>
              </w:object>
            </w:r>
          </w:p>
        </w:tc>
        <w:tc>
          <w:tcPr>
            <w:tcW w:w="461" w:type="pct"/>
            <w:vAlign w:val="center"/>
          </w:tcPr>
          <w:p w14:paraId="15779951" w14:textId="441F53CC"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0"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0"/>
          </w:p>
        </w:tc>
      </w:tr>
    </w:tbl>
    <w:p w14:paraId="71090C42" w14:textId="77777777" w:rsidR="008A6A20" w:rsidRPr="00376AFF" w:rsidRDefault="008A6A20" w:rsidP="00D05FC1">
      <w:pPr>
        <w:pStyle w:val="Normale1"/>
        <w:spacing w:line="240" w:lineRule="auto"/>
        <w:jc w:val="both"/>
        <w:rPr>
          <w:rFonts w:ascii="Times New Roman" w:hAnsi="Times New Roman"/>
          <w:lang w:val="en-GB"/>
        </w:rPr>
      </w:pPr>
    </w:p>
    <w:p w14:paraId="03284248" w14:textId="44416844"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Eq.</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(7.20)</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14:paraId="3A8372D6" w14:textId="33E4941C"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In analogy to the Navier-Stokes equation (for incompressible flows), under the strong but accepted hypothesis of smooth spatial variations of </w:t>
      </w:r>
      <w:r w:rsidRPr="00376AFF">
        <w:rPr>
          <w:rFonts w:ascii="Symbol" w:hAnsi="Symbol"/>
          <w:lang w:val="en-GB"/>
        </w:rPr>
        <w:t></w:t>
      </w:r>
      <w:r w:rsidRPr="00376AFF">
        <w:rPr>
          <w:rFonts w:ascii="Times New Roman" w:hAnsi="Times New Roman"/>
          <w:vertAlign w:val="subscript"/>
          <w:lang w:val="en-GB"/>
        </w:rPr>
        <w:t>fr</w:t>
      </w:r>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(7.20)</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14:paraId="13198D16" w14:textId="77777777" w:rsidTr="00116C36">
        <w:tc>
          <w:tcPr>
            <w:tcW w:w="4539" w:type="pct"/>
            <w:vAlign w:val="center"/>
          </w:tcPr>
          <w:p w14:paraId="5FD95BC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w14:anchorId="29EF9E9B">
                <v:shape id="_x0000_i1193" type="#_x0000_t75" style="width:76.8pt;height:37.8pt" o:ole="">
                  <v:imagedata r:id="rId350" o:title=""/>
                </v:shape>
                <o:OLEObject Type="Embed" ProgID="Equation.3" ShapeID="_x0000_i1193" DrawAspect="Content" ObjectID="_1700914921" r:id="rId351"/>
              </w:object>
            </w:r>
          </w:p>
        </w:tc>
        <w:tc>
          <w:tcPr>
            <w:tcW w:w="461" w:type="pct"/>
            <w:vAlign w:val="center"/>
          </w:tcPr>
          <w:p w14:paraId="30A3B312" w14:textId="65FB471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6464CC6" w14:textId="77777777" w:rsidR="00CF4C3E" w:rsidRPr="00376AFF" w:rsidRDefault="00CF4C3E" w:rsidP="00D05FC1">
      <w:pPr>
        <w:pStyle w:val="Normale1"/>
        <w:spacing w:line="240" w:lineRule="auto"/>
        <w:jc w:val="both"/>
        <w:rPr>
          <w:rFonts w:ascii="Times New Roman" w:hAnsi="Times New Roman"/>
          <w:lang w:val="en-GB"/>
        </w:rPr>
      </w:pPr>
    </w:p>
    <w:p w14:paraId="61FC2237" w14:textId="509F72C5"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which is valid in the “packing limit” of the KTGF (i.e.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4E033E">
        <w:rPr>
          <w:rFonts w:ascii="Times New Roman" w:hAnsi="Times New Roman"/>
          <w:lang w:val="en-GB"/>
        </w:rPr>
        <w:t>Kumaran, 2015,</w:t>
      </w:r>
      <w:sdt>
        <w:sdtPr>
          <w:rPr>
            <w:rFonts w:ascii="Times New Roman" w:hAnsi="Times New Roman"/>
            <w:lang w:val="en-GB"/>
          </w:rPr>
          <w:id w:val="188822901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Kum15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[38]</w:t>
          </w:r>
          <w:r w:rsidR="004E033E">
            <w:rPr>
              <w:rFonts w:ascii="Times New Roman" w:hAnsi="Times New Roman"/>
              <w:lang w:val="en-GB"/>
            </w:rPr>
            <w:fldChar w:fldCharType="end"/>
          </w:r>
        </w:sdtContent>
      </w:sdt>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14:paraId="5FA4ADAA" w14:textId="77777777" w:rsidTr="00116C36">
        <w:tc>
          <w:tcPr>
            <w:tcW w:w="4539" w:type="pct"/>
            <w:vAlign w:val="center"/>
          </w:tcPr>
          <w:p w14:paraId="20B9937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w14:anchorId="68A47CB1">
                <v:shape id="_x0000_i1194" type="#_x0000_t75" style="width:57pt;height:20.4pt" o:ole="">
                  <v:imagedata r:id="rId352" o:title=""/>
                </v:shape>
                <o:OLEObject Type="Embed" ProgID="Equation.3" ShapeID="_x0000_i1194" DrawAspect="Content" ObjectID="_1700914922" r:id="rId353"/>
              </w:object>
            </w:r>
          </w:p>
        </w:tc>
        <w:tc>
          <w:tcPr>
            <w:tcW w:w="461" w:type="pct"/>
            <w:vAlign w:val="center"/>
          </w:tcPr>
          <w:p w14:paraId="0A5AFCE6" w14:textId="17B12CFE"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1"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1"/>
          </w:p>
        </w:tc>
      </w:tr>
    </w:tbl>
    <w:p w14:paraId="4BA72FBE" w14:textId="77777777" w:rsidR="00CF4C3E" w:rsidRPr="00376AFF" w:rsidRDefault="00CF4C3E" w:rsidP="00D05FC1">
      <w:pPr>
        <w:pStyle w:val="Normale1"/>
        <w:spacing w:line="240" w:lineRule="auto"/>
        <w:jc w:val="both"/>
        <w:rPr>
          <w:rFonts w:ascii="Times New Roman" w:hAnsi="Times New Roman"/>
          <w:lang w:val="en-GB"/>
        </w:rPr>
      </w:pPr>
    </w:p>
    <w:p w14:paraId="67DF75D2"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w14:anchorId="09509115">
          <v:shape id="_x0000_i1195" type="#_x0000_t75" style="width:15.6pt;height:19.8pt" o:ole="">
            <v:imagedata r:id="rId354" o:title=""/>
          </v:shape>
          <o:OLEObject Type="Embed" ProgID="Equation.3" ShapeID="_x0000_i1195" DrawAspect="Content" ObjectID="_1700914923" r:id="rId355"/>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14:paraId="74C49C1B" w14:textId="77777777" w:rsidTr="00116C36">
        <w:tc>
          <w:tcPr>
            <w:tcW w:w="4539" w:type="pct"/>
            <w:vAlign w:val="center"/>
          </w:tcPr>
          <w:p w14:paraId="02B7E56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w14:anchorId="72DA92FD">
                <v:shape id="_x0000_i1196" type="#_x0000_t75" style="width:114.6pt;height:16.2pt" o:ole="">
                  <v:imagedata r:id="rId356" o:title=""/>
                </v:shape>
                <o:OLEObject Type="Embed" ProgID="Equation.3" ShapeID="_x0000_i1196" DrawAspect="Content" ObjectID="_1700914924" r:id="rId357"/>
              </w:object>
            </w:r>
          </w:p>
        </w:tc>
        <w:tc>
          <w:tcPr>
            <w:tcW w:w="461" w:type="pct"/>
            <w:vAlign w:val="center"/>
          </w:tcPr>
          <w:p w14:paraId="63E8CB1A" w14:textId="5C816AB6"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5A5ABB9" w14:textId="77777777" w:rsidR="008A6A20" w:rsidRPr="00376AFF" w:rsidRDefault="008A6A20" w:rsidP="00D05FC1">
      <w:pPr>
        <w:pStyle w:val="Normale1"/>
        <w:spacing w:line="240" w:lineRule="auto"/>
        <w:jc w:val="both"/>
        <w:rPr>
          <w:rFonts w:ascii="Times New Roman" w:hAnsi="Times New Roman"/>
          <w:lang w:val="en-GB"/>
        </w:rPr>
      </w:pPr>
    </w:p>
    <w:p w14:paraId="2FB9B20C"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14:paraId="27CB15D7" w14:textId="77777777" w:rsidTr="00116C36">
        <w:tc>
          <w:tcPr>
            <w:tcW w:w="4539" w:type="pct"/>
            <w:vAlign w:val="center"/>
          </w:tcPr>
          <w:p w14:paraId="01F04809"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w14:anchorId="4645F53D">
                <v:shape id="_x0000_i1197" type="#_x0000_t75" style="width:301.8pt;height:37.8pt" o:ole="">
                  <v:imagedata r:id="rId358" o:title=""/>
                </v:shape>
                <o:OLEObject Type="Embed" ProgID="Equation.3" ShapeID="_x0000_i1197" DrawAspect="Content" ObjectID="_1700914925" r:id="rId359"/>
              </w:object>
            </w:r>
          </w:p>
        </w:tc>
        <w:tc>
          <w:tcPr>
            <w:tcW w:w="461" w:type="pct"/>
            <w:vAlign w:val="center"/>
          </w:tcPr>
          <w:p w14:paraId="7A08344B" w14:textId="15C27C6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2"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2"/>
          </w:p>
        </w:tc>
      </w:tr>
    </w:tbl>
    <w:p w14:paraId="35119593" w14:textId="77777777" w:rsidR="00CF4C3E" w:rsidRPr="00376AFF" w:rsidRDefault="00CF4C3E" w:rsidP="00D05FC1">
      <w:pPr>
        <w:pStyle w:val="Normale1"/>
        <w:spacing w:line="240" w:lineRule="auto"/>
        <w:jc w:val="both"/>
        <w:rPr>
          <w:rFonts w:ascii="Times New Roman" w:hAnsi="Times New Roman"/>
          <w:lang w:val="en-GB"/>
        </w:rPr>
      </w:pPr>
    </w:p>
    <w:p w14:paraId="7EA3F24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ε</w:t>
      </w:r>
      <w:r w:rsidRPr="00376AFF">
        <w:rPr>
          <w:rFonts w:ascii="Times New Roman" w:hAnsi="Times New Roman"/>
          <w:i/>
          <w:vertAlign w:val="subscript"/>
          <w:lang w:val="en-GB"/>
        </w:rPr>
        <w:t>s,p</w:t>
      </w:r>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14:paraId="73BFDB91" w14:textId="77777777" w:rsidTr="00116C36">
        <w:tc>
          <w:tcPr>
            <w:tcW w:w="4539" w:type="pct"/>
            <w:vAlign w:val="center"/>
          </w:tcPr>
          <w:p w14:paraId="729291B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w14:anchorId="04DDEC6C">
                <v:shape id="_x0000_i1198" type="#_x0000_t75" style="width:91.8pt;height:28.8pt" o:ole="">
                  <v:imagedata r:id="rId360" o:title=""/>
                </v:shape>
                <o:OLEObject Type="Embed" ProgID="Equation.3" ShapeID="_x0000_i1198" DrawAspect="Content" ObjectID="_1700914926" r:id="rId361"/>
              </w:object>
            </w:r>
          </w:p>
        </w:tc>
        <w:tc>
          <w:tcPr>
            <w:tcW w:w="461" w:type="pct"/>
            <w:vAlign w:val="center"/>
          </w:tcPr>
          <w:p w14:paraId="7BEDFAEA" w14:textId="1CB6E0D3"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572D8F" w14:textId="77777777" w:rsidR="00CF4C3E" w:rsidRPr="00376AFF" w:rsidRDefault="00CF4C3E" w:rsidP="00D05FC1">
      <w:pPr>
        <w:pStyle w:val="Normale1"/>
        <w:spacing w:line="240" w:lineRule="auto"/>
        <w:jc w:val="both"/>
        <w:rPr>
          <w:rFonts w:ascii="Times New Roman" w:hAnsi="Times New Roman"/>
          <w:lang w:val="en-GB"/>
        </w:rPr>
      </w:pPr>
    </w:p>
    <w:p w14:paraId="057B7F60"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Assuming SPH conservative particles implies that the velocity of each phase is basically equal to the one of the mixture:</w:t>
      </w:r>
    </w:p>
    <w:tbl>
      <w:tblPr>
        <w:tblW w:w="5192" w:type="pct"/>
        <w:tblLayout w:type="fixed"/>
        <w:tblLook w:val="01E0" w:firstRow="1" w:lastRow="1" w:firstColumn="1" w:lastColumn="1" w:noHBand="0" w:noVBand="0"/>
      </w:tblPr>
      <w:tblGrid>
        <w:gridCol w:w="9289"/>
        <w:gridCol w:w="943"/>
      </w:tblGrid>
      <w:tr w:rsidR="00CF4C3E" w:rsidRPr="00376AFF" w14:paraId="46BF7530" w14:textId="77777777" w:rsidTr="00116C36">
        <w:tc>
          <w:tcPr>
            <w:tcW w:w="4539" w:type="pct"/>
            <w:vAlign w:val="center"/>
          </w:tcPr>
          <w:p w14:paraId="6DD230B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w14:anchorId="50C394BE">
                <v:shape id="_x0000_i1199" type="#_x0000_t75" style="width:113.4pt;height:20.4pt" o:ole="">
                  <v:imagedata r:id="rId362" o:title=""/>
                </v:shape>
                <o:OLEObject Type="Embed" ProgID="Equation.3" ShapeID="_x0000_i1199" DrawAspect="Content" ObjectID="_1700914927" r:id="rId363"/>
              </w:object>
            </w:r>
          </w:p>
        </w:tc>
        <w:tc>
          <w:tcPr>
            <w:tcW w:w="461" w:type="pct"/>
            <w:vAlign w:val="center"/>
          </w:tcPr>
          <w:p w14:paraId="33A4723E" w14:textId="069E13DD"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FF82E9" w14:textId="77777777" w:rsidR="00CF4C3E" w:rsidRPr="00376AFF" w:rsidRDefault="00CF4C3E" w:rsidP="00D05FC1">
      <w:pPr>
        <w:pStyle w:val="Normale1"/>
        <w:spacing w:line="240" w:lineRule="auto"/>
        <w:jc w:val="both"/>
        <w:rPr>
          <w:rFonts w:ascii="Times New Roman" w:hAnsi="Times New Roman"/>
          <w:lang w:val="en-GB"/>
        </w:rPr>
      </w:pPr>
    </w:p>
    <w:p w14:paraId="1A4E01A2" w14:textId="3551C971"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(7.22)</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6B40CB" w:rsidRPr="006B40CB">
        <w:rPr>
          <w:rFonts w:ascii="Times New Roman" w:hAnsi="Times New Roman"/>
          <w:bCs/>
          <w:lang w:val="en-GB"/>
        </w:rPr>
        <w:t>(7.24)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14:paraId="633D3C89" w14:textId="77777777" w:rsidTr="00116C36">
        <w:tc>
          <w:tcPr>
            <w:tcW w:w="4539" w:type="pct"/>
            <w:vAlign w:val="center"/>
          </w:tcPr>
          <w:p w14:paraId="3DA1674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w14:anchorId="7A2E2EFC">
                <v:shape id="_x0000_i1200" type="#_x0000_t75" style="width:127.2pt;height:36pt" o:ole="">
                  <v:imagedata r:id="rId364" o:title=""/>
                </v:shape>
                <o:OLEObject Type="Embed" ProgID="Equation.3" ShapeID="_x0000_i1200" DrawAspect="Content" ObjectID="_1700914928" r:id="rId365"/>
              </w:object>
            </w:r>
          </w:p>
        </w:tc>
        <w:tc>
          <w:tcPr>
            <w:tcW w:w="461" w:type="pct"/>
            <w:vAlign w:val="center"/>
          </w:tcPr>
          <w:p w14:paraId="740447A3" w14:textId="7EF82FD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3"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3"/>
          </w:p>
        </w:tc>
      </w:tr>
    </w:tbl>
    <w:p w14:paraId="3F484B95" w14:textId="77777777" w:rsidR="00CF4C3E" w:rsidRPr="00376AFF" w:rsidRDefault="00CF4C3E" w:rsidP="00D05FC1">
      <w:pPr>
        <w:pStyle w:val="Normale1"/>
        <w:spacing w:line="240" w:lineRule="auto"/>
        <w:jc w:val="both"/>
        <w:rPr>
          <w:rFonts w:ascii="Times New Roman" w:hAnsi="Times New Roman"/>
          <w:lang w:val="en-GB"/>
        </w:rPr>
      </w:pPr>
    </w:p>
    <w:p w14:paraId="5388579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14:paraId="516BD2A8" w14:textId="77777777" w:rsidTr="00116C36">
        <w:tc>
          <w:tcPr>
            <w:tcW w:w="4539" w:type="pct"/>
            <w:vAlign w:val="center"/>
          </w:tcPr>
          <w:p w14:paraId="3095FCA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w14:anchorId="58CD8450">
                <v:shape id="_x0000_i1201" type="#_x0000_t75" style="width:122.4pt;height:18pt" o:ole="">
                  <v:imagedata r:id="rId366" o:title=""/>
                </v:shape>
                <o:OLEObject Type="Embed" ProgID="Equation.3" ShapeID="_x0000_i1201" DrawAspect="Content" ObjectID="_1700914929" r:id="rId367"/>
              </w:object>
            </w:r>
          </w:p>
        </w:tc>
        <w:tc>
          <w:tcPr>
            <w:tcW w:w="461" w:type="pct"/>
            <w:vAlign w:val="center"/>
          </w:tcPr>
          <w:p w14:paraId="050950C2" w14:textId="2F4739D5"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07D4901" w14:textId="77777777" w:rsidR="008A6A20" w:rsidRPr="00376AFF" w:rsidRDefault="008A6A20" w:rsidP="008A6A20">
      <w:pPr>
        <w:pStyle w:val="Normale1"/>
        <w:spacing w:line="240" w:lineRule="auto"/>
        <w:rPr>
          <w:rFonts w:ascii="Times New Roman" w:hAnsi="Times New Roman"/>
          <w:lang w:val="en-GB"/>
        </w:rPr>
      </w:pPr>
    </w:p>
    <w:p w14:paraId="51667A4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Pr="00376AFF">
        <w:rPr>
          <w:position w:val="-28"/>
          <w:lang w:val="en-GB"/>
        </w:rPr>
        <w:object w:dxaOrig="660" w:dyaOrig="660" w14:anchorId="5F59DA2F">
          <v:shape id="_x0000_i1202" type="#_x0000_t75" style="width:27pt;height:27pt" o:ole="">
            <v:imagedata r:id="rId368" o:title=""/>
          </v:shape>
          <o:OLEObject Type="Embed" ProgID="Equation.3" ShapeID="_x0000_i1202" DrawAspect="Content" ObjectID="_1700914930" r:id="rId369"/>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14:paraId="636D4071" w14:textId="34352C18"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multi-phase approach of </w:t>
      </w:r>
      <w:r w:rsidR="004E033E">
        <w:rPr>
          <w:rFonts w:ascii="Times New Roman" w:hAnsi="Times New Roman"/>
          <w:lang w:val="en-GB"/>
        </w:rPr>
        <w:t>Colagrossi &amp; Landrini (2003,</w:t>
      </w:r>
      <w:sdt>
        <w:sdtPr>
          <w:rPr>
            <w:rFonts w:ascii="Times New Roman" w:hAnsi="Times New Roman"/>
            <w:lang w:val="en-GB"/>
          </w:rPr>
          <w:id w:val="813069630"/>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Col03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with the boundary treatment method proposed by </w:t>
      </w:r>
      <w:r w:rsidR="004E033E">
        <w:rPr>
          <w:rFonts w:ascii="Times New Roman" w:hAnsi="Times New Roman"/>
          <w:lang w:val="en-GB"/>
        </w:rPr>
        <w:t>Di Monaco et al. (2011,</w:t>
      </w:r>
      <w:sdt>
        <w:sdtPr>
          <w:rPr>
            <w:rFonts w:ascii="Times New Roman" w:hAnsi="Times New Roman"/>
            <w:lang w:val="en-GB"/>
          </w:rPr>
          <w:id w:val="164839409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DiM11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6B40CB" w:rsidRPr="006B40CB">
        <w:rPr>
          <w:rFonts w:ascii="Times New Roman" w:hAnsi="Times New Roman"/>
          <w:bCs/>
          <w:lang w:val="en-GB"/>
        </w:rPr>
        <w:t>(7.27)</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14:paraId="2D64266E" w14:textId="77777777" w:rsidTr="00116C36">
        <w:tc>
          <w:tcPr>
            <w:tcW w:w="4539" w:type="pct"/>
            <w:vAlign w:val="center"/>
          </w:tcPr>
          <w:p w14:paraId="714E22A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w14:anchorId="15143736">
                <v:shape id="_x0000_i1203" type="#_x0000_t75" style="width:174pt;height:32.4pt" o:ole="">
                  <v:imagedata r:id="rId370" o:title=""/>
                </v:shape>
                <o:OLEObject Type="Embed" ProgID="Equation.3" ShapeID="_x0000_i1203" DrawAspect="Content" ObjectID="_1700914931" r:id="rId371"/>
              </w:object>
            </w:r>
            <w:r w:rsidRPr="00376AFF">
              <w:rPr>
                <w:position w:val="-36"/>
              </w:rPr>
              <w:object w:dxaOrig="4680" w:dyaOrig="800" w14:anchorId="4396C8F1">
                <v:shape id="_x0000_i1204" type="#_x0000_t75" style="width:199.2pt;height:32.4pt" o:ole="">
                  <v:imagedata r:id="rId372" o:title=""/>
                </v:shape>
                <o:OLEObject Type="Embed" ProgID="Equation.3" ShapeID="_x0000_i1204" DrawAspect="Content" ObjectID="_1700914932" r:id="rId373"/>
              </w:object>
            </w:r>
            <w:r w:rsidRPr="00376AFF">
              <w:rPr>
                <w:position w:val="-34"/>
              </w:rPr>
              <w:object w:dxaOrig="3660" w:dyaOrig="780" w14:anchorId="0AA7937B">
                <v:shape id="_x0000_i1205" type="#_x0000_t75" style="width:153pt;height:33pt" o:ole="">
                  <v:imagedata r:id="rId374" o:title=""/>
                </v:shape>
                <o:OLEObject Type="Embed" ProgID="Equation.3" ShapeID="_x0000_i1205" DrawAspect="Content" ObjectID="_1700914933" r:id="rId375"/>
              </w:object>
            </w:r>
            <w:r w:rsidRPr="00376AFF">
              <w:rPr>
                <w:position w:val="-38"/>
              </w:rPr>
              <w:object w:dxaOrig="3960" w:dyaOrig="880" w14:anchorId="59D18590">
                <v:shape id="_x0000_i1206" type="#_x0000_t75" style="width:165.6pt;height:37.8pt" o:ole="">
                  <v:imagedata r:id="rId376" o:title=""/>
                </v:shape>
                <o:OLEObject Type="Embed" ProgID="Equation.3" ShapeID="_x0000_i1206" DrawAspect="Content" ObjectID="_1700914934" r:id="rId377"/>
              </w:object>
            </w:r>
            <w:r w:rsidRPr="00376AFF">
              <w:rPr>
                <w:position w:val="-38"/>
              </w:rPr>
              <w:object w:dxaOrig="2880" w:dyaOrig="880" w14:anchorId="55FDC1C6">
                <v:shape id="_x0000_i1207" type="#_x0000_t75" style="width:121.2pt;height:37.8pt" o:ole="">
                  <v:imagedata r:id="rId378" o:title=""/>
                </v:shape>
                <o:OLEObject Type="Embed" ProgID="Equation.3" ShapeID="_x0000_i1207" DrawAspect="Content" ObjectID="_1700914935" r:id="rId379"/>
              </w:object>
            </w:r>
          </w:p>
        </w:tc>
        <w:tc>
          <w:tcPr>
            <w:tcW w:w="461" w:type="pct"/>
            <w:vAlign w:val="center"/>
          </w:tcPr>
          <w:p w14:paraId="5D94B803" w14:textId="25D60641"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4" w:name="_Ref6792534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4"/>
          </w:p>
        </w:tc>
      </w:tr>
    </w:tbl>
    <w:p w14:paraId="76230D8B" w14:textId="77777777" w:rsidR="00CF4C3E" w:rsidRPr="00376AFF" w:rsidRDefault="00CF4C3E" w:rsidP="00D05FC1">
      <w:pPr>
        <w:pStyle w:val="Normale1"/>
        <w:spacing w:line="240" w:lineRule="auto"/>
        <w:jc w:val="both"/>
        <w:rPr>
          <w:rFonts w:ascii="Times New Roman" w:hAnsi="Times New Roman"/>
          <w:lang w:val="en-GB"/>
        </w:rPr>
      </w:pPr>
    </w:p>
    <w:p w14:paraId="39CB878E" w14:textId="720D0A8A"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4E033E">
        <w:rPr>
          <w:rFonts w:ascii="Times New Roman" w:hAnsi="Times New Roman"/>
          <w:lang w:val="en-GB"/>
        </w:rPr>
        <w:t>Monaghan, 1992,</w:t>
      </w:r>
      <w:sdt>
        <w:sdtPr>
          <w:rPr>
            <w:rFonts w:ascii="Times New Roman" w:hAnsi="Times New Roman"/>
            <w:lang w:val="en-GB"/>
          </w:rPr>
          <w:id w:val="1377436524"/>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Mon92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[39]</w:t>
          </w:r>
          <w:r w:rsidR="004E033E">
            <w:rPr>
              <w:rFonts w:ascii="Times New Roman" w:hAnsi="Times New Roman"/>
              <w:lang w:val="en-GB"/>
            </w:rPr>
            <w:fldChar w:fldCharType="end"/>
          </w:r>
        </w:sdtContent>
      </w:sdt>
      <w:r w:rsidRPr="00376AFF">
        <w:rPr>
          <w:rFonts w:ascii="Times New Roman" w:hAnsi="Times New Roman"/>
          <w:lang w:val="en-GB"/>
        </w:rPr>
        <w:t xml:space="preserve">). The boundary value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xml:space="preserve">) of the kernel support is assigned according to </w:t>
      </w:r>
      <w:r w:rsidR="004E033E">
        <w:rPr>
          <w:rFonts w:ascii="Times New Roman" w:hAnsi="Times New Roman"/>
          <w:lang w:val="en-GB"/>
        </w:rPr>
        <w:t>Di Monaco et al. (2011,</w:t>
      </w:r>
      <w:sdt>
        <w:sdtPr>
          <w:rPr>
            <w:rFonts w:ascii="Times New Roman" w:hAnsi="Times New Roman"/>
            <w:lang w:val="en-GB"/>
          </w:rPr>
          <w:id w:val="-1665088933"/>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DiM11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So far, the last term, representing the bottom drag, has been validated in 2D.</w:t>
      </w:r>
    </w:p>
    <w:p w14:paraId="6345EA40" w14:textId="19E715A7" w:rsidR="0052367F" w:rsidRDefault="0052367F" w:rsidP="0052367F">
      <w:pPr>
        <w:pStyle w:val="Normale1"/>
        <w:spacing w:line="240" w:lineRule="auto"/>
        <w:jc w:val="both"/>
        <w:rPr>
          <w:rFonts w:ascii="Times New Roman" w:hAnsi="Times New Roman"/>
          <w:lang w:val="en-GB"/>
        </w:rPr>
      </w:pPr>
      <w:commentRangeStart w:id="755"/>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mass is homogeneous because: </w:t>
      </w:r>
    </w:p>
    <w:tbl>
      <w:tblPr>
        <w:tblW w:w="5192" w:type="pct"/>
        <w:tblLayout w:type="fixed"/>
        <w:tblLook w:val="01E0" w:firstRow="1" w:lastRow="1" w:firstColumn="1" w:lastColumn="1" w:noHBand="0" w:noVBand="0"/>
      </w:tblPr>
      <w:tblGrid>
        <w:gridCol w:w="9289"/>
        <w:gridCol w:w="943"/>
      </w:tblGrid>
      <w:tr w:rsidR="0052367F" w:rsidRPr="00376AFF" w14:paraId="736700C2" w14:textId="77777777" w:rsidTr="00E177E2">
        <w:tc>
          <w:tcPr>
            <w:tcW w:w="4539" w:type="pct"/>
            <w:vAlign w:val="center"/>
          </w:tcPr>
          <w:p w14:paraId="0C38915D" w14:textId="77777777" w:rsidR="0052367F" w:rsidRPr="00376AFF" w:rsidRDefault="0052367F" w:rsidP="00E177E2">
            <w:pPr>
              <w:spacing w:after="0" w:line="240" w:lineRule="auto"/>
              <w:jc w:val="center"/>
              <w:rPr>
                <w:rFonts w:ascii="Times New Roman" w:eastAsia="Times New Roman" w:hAnsi="Times New Roman"/>
                <w:position w:val="-34"/>
                <w:sz w:val="24"/>
                <w:szCs w:val="24"/>
                <w:lang w:eastAsia="it-IT"/>
              </w:rPr>
            </w:pPr>
            <w:r w:rsidRPr="0052367F">
              <w:rPr>
                <w:position w:val="-30"/>
              </w:rPr>
              <w:object w:dxaOrig="3260" w:dyaOrig="680" w14:anchorId="02FFA851">
                <v:shape id="_x0000_i1208" type="#_x0000_t75" style="width:137.4pt;height:29.4pt" o:ole="">
                  <v:imagedata r:id="rId380" o:title=""/>
                </v:shape>
                <o:OLEObject Type="Embed" ProgID="Equation.3" ShapeID="_x0000_i1208" DrawAspect="Content" ObjectID="_1700914936" r:id="rId381"/>
              </w:object>
            </w:r>
          </w:p>
        </w:tc>
        <w:tc>
          <w:tcPr>
            <w:tcW w:w="461" w:type="pct"/>
            <w:vAlign w:val="center"/>
          </w:tcPr>
          <w:p w14:paraId="712D56C7" w14:textId="419EC477" w:rsidR="0052367F" w:rsidRPr="00376AFF" w:rsidRDefault="0052367F" w:rsidP="00E177E2">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195050B" w14:textId="77777777" w:rsidR="0052367F" w:rsidRDefault="0052367F" w:rsidP="0052367F">
      <w:pPr>
        <w:pStyle w:val="Normale1"/>
        <w:spacing w:line="240" w:lineRule="auto"/>
        <w:jc w:val="both"/>
        <w:rPr>
          <w:rFonts w:ascii="Times New Roman" w:hAnsi="Times New Roman"/>
          <w:lang w:val="en-GB"/>
        </w:rPr>
      </w:pPr>
    </w:p>
    <w:p w14:paraId="5CEF467E" w14:textId="06C02B43" w:rsidR="0052367F" w:rsidRPr="00376AF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density and the particle kinematic viscosity are homogeneous.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006B40CB" w:rsidRPr="00376AFF">
        <w:rPr>
          <w:rFonts w:ascii="Times New Roman" w:hAnsi="Times New Roman"/>
        </w:rPr>
        <w:t>(</w:t>
      </w:r>
      <w:r w:rsidR="006B40CB">
        <w:rPr>
          <w:rFonts w:ascii="Times New Roman" w:hAnsi="Times New Roman"/>
          <w:b/>
          <w:bCs/>
          <w:noProof/>
        </w:rPr>
        <w:t>7</w:t>
      </w:r>
      <w:r w:rsidR="006B40CB" w:rsidRPr="00376AFF">
        <w:rPr>
          <w:rFonts w:ascii="Times New Roman" w:hAnsi="Times New Roman"/>
        </w:rPr>
        <w:t>.</w:t>
      </w:r>
      <w:r w:rsidR="006B40CB">
        <w:rPr>
          <w:rFonts w:ascii="Times New Roman" w:hAnsi="Times New Roman"/>
          <w:b/>
          <w:bCs/>
          <w:noProof/>
        </w:rPr>
        <w:t>29</w:t>
      </w:r>
      <w:r w:rsidR="006B40CB"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55"/>
      <w:r>
        <w:rPr>
          <w:rStyle w:val="Rimandocommento"/>
          <w:rFonts w:ascii="Times New Roman" w:hAnsi="Times New Roman"/>
          <w:szCs w:val="20"/>
        </w:rPr>
        <w:commentReference w:id="755"/>
      </w:r>
    </w:p>
    <w:p w14:paraId="62704542" w14:textId="5EF16430"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w:t>
      </w:r>
      <w:sdt>
        <w:sdtPr>
          <w:rPr>
            <w:rFonts w:ascii="Times New Roman" w:hAnsi="Times New Roman"/>
            <w:sz w:val="24"/>
            <w:szCs w:val="24"/>
          </w:rPr>
          <w:id w:val="-1808692026"/>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9E19BA">
            <w:rPr>
              <w:rFonts w:ascii="Times New Roman" w:hAnsi="Times New Roman"/>
              <w:sz w:val="24"/>
              <w:szCs w:val="24"/>
            </w:rPr>
            <w:fldChar w:fldCharType="end"/>
          </w:r>
        </w:sdtContent>
      </w:sdt>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14:paraId="4C474E7D" w14:textId="77777777" w:rsidTr="00585F46">
        <w:tc>
          <w:tcPr>
            <w:tcW w:w="4539" w:type="pct"/>
            <w:vAlign w:val="center"/>
          </w:tcPr>
          <w:p w14:paraId="081DEDFD" w14:textId="77777777" w:rsidR="00A023AB" w:rsidRPr="00376AFF" w:rsidRDefault="00606AE1"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14:paraId="7F3FC3CB" w14:textId="71C16D8E"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69AE21B" w14:textId="77777777" w:rsidR="00A023AB" w:rsidRPr="00376AFF" w:rsidRDefault="00A023AB" w:rsidP="00D05FC1">
      <w:pPr>
        <w:pStyle w:val="Normale1"/>
        <w:spacing w:line="240" w:lineRule="auto"/>
        <w:jc w:val="both"/>
        <w:rPr>
          <w:rFonts w:ascii="Times New Roman" w:hAnsi="Times New Roman"/>
          <w:lang w:val="en-GB"/>
        </w:rPr>
      </w:pPr>
    </w:p>
    <w:p w14:paraId="5EE117B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14:paraId="18CE7B15" w14:textId="77777777" w:rsidTr="00116C36">
        <w:tc>
          <w:tcPr>
            <w:tcW w:w="4539" w:type="pct"/>
            <w:vAlign w:val="center"/>
          </w:tcPr>
          <w:p w14:paraId="7C570B7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w14:anchorId="24E8E7AC">
                <v:shape id="_x0000_i1209" type="#_x0000_t75" style="width:333pt;height:39.6pt" o:ole="">
                  <v:imagedata r:id="rId382" o:title=""/>
                </v:shape>
                <o:OLEObject Type="Embed" ProgID="Equation.3" ShapeID="_x0000_i1209" DrawAspect="Content" ObjectID="_1700914937" r:id="rId383"/>
              </w:object>
            </w:r>
          </w:p>
        </w:tc>
        <w:tc>
          <w:tcPr>
            <w:tcW w:w="461" w:type="pct"/>
            <w:vAlign w:val="center"/>
          </w:tcPr>
          <w:p w14:paraId="325F9B1D" w14:textId="3203938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6"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6"/>
          </w:p>
        </w:tc>
      </w:tr>
    </w:tbl>
    <w:p w14:paraId="44549C69" w14:textId="77777777" w:rsidR="00CF4C3E" w:rsidRPr="00376AFF" w:rsidRDefault="00CF4C3E" w:rsidP="00D05FC1">
      <w:pPr>
        <w:pStyle w:val="Normale1"/>
        <w:spacing w:line="240" w:lineRule="auto"/>
        <w:jc w:val="both"/>
        <w:rPr>
          <w:rFonts w:ascii="Times New Roman" w:hAnsi="Times New Roman"/>
          <w:lang w:val="en-GB"/>
        </w:rPr>
      </w:pPr>
    </w:p>
    <w:p w14:paraId="7D01426E" w14:textId="0254169A"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r w:rsidRPr="00376AFF">
        <w:rPr>
          <w:rFonts w:ascii="Times New Roman" w:hAnsi="Times New Roman"/>
          <w:i/>
          <w:vertAlign w:val="subscript"/>
          <w:lang w:val="en-GB"/>
        </w:rPr>
        <w:t>blt-top</w:t>
      </w:r>
      <w:r w:rsidRPr="00376AFF">
        <w:rPr>
          <w:rFonts w:ascii="Times New Roman" w:hAnsi="Times New Roman"/>
          <w:lang w:val="en-GB"/>
        </w:rPr>
        <w:t>” refers to the top of the bed-load transport layer (or the layer of saturated material). Eq.</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6B40CB" w:rsidRPr="006B40CB">
        <w:rPr>
          <w:rFonts w:ascii="Times New Roman" w:hAnsi="Times New Roman"/>
          <w:bCs/>
          <w:lang w:val="en-GB"/>
        </w:rPr>
        <w:t>(7.32)</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r w:rsidRPr="00376AFF">
        <w:rPr>
          <w:rFonts w:ascii="Times New Roman" w:hAnsi="Times New Roman"/>
          <w:i/>
          <w:u w:val="single"/>
          <w:lang w:val="en-GB"/>
        </w:rPr>
        <w:t>n</w:t>
      </w:r>
      <w:r w:rsidRPr="00376AFF">
        <w:rPr>
          <w:rFonts w:ascii="Times New Roman" w:hAnsi="Times New Roman"/>
          <w:i/>
          <w:vertAlign w:val="subscript"/>
          <w:lang w:val="en-GB"/>
        </w:rPr>
        <w:t>blt-top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14:paraId="093E46BE" w14:textId="77777777" w:rsidTr="00116C36">
        <w:tc>
          <w:tcPr>
            <w:tcW w:w="4539" w:type="pct"/>
            <w:vAlign w:val="center"/>
          </w:tcPr>
          <w:p w14:paraId="345E7172"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w14:anchorId="160C6677">
                <v:shape id="_x0000_i1210" type="#_x0000_t75" style="width:135.6pt;height:30.6pt" o:ole="">
                  <v:imagedata r:id="rId384" o:title=""/>
                </v:shape>
                <o:OLEObject Type="Embed" ProgID="Equation.3" ShapeID="_x0000_i1210" DrawAspect="Content" ObjectID="_1700914938" r:id="rId385"/>
              </w:object>
            </w:r>
          </w:p>
        </w:tc>
        <w:tc>
          <w:tcPr>
            <w:tcW w:w="461" w:type="pct"/>
            <w:vAlign w:val="center"/>
          </w:tcPr>
          <w:p w14:paraId="2632E314" w14:textId="2345476A"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757"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57"/>
          </w:p>
        </w:tc>
      </w:tr>
    </w:tbl>
    <w:p w14:paraId="352C9DA6" w14:textId="77777777" w:rsidR="00CF4C3E" w:rsidRPr="00376AFF" w:rsidRDefault="00CF4C3E" w:rsidP="00D05FC1">
      <w:pPr>
        <w:pStyle w:val="Normale1"/>
        <w:spacing w:line="240" w:lineRule="auto"/>
        <w:jc w:val="both"/>
        <w:rPr>
          <w:rFonts w:ascii="Times New Roman" w:hAnsi="Times New Roman"/>
          <w:lang w:val="en-GB"/>
        </w:rPr>
      </w:pPr>
    </w:p>
    <w:p w14:paraId="0BA8ACBE" w14:textId="15F5F976"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6B40CB" w:rsidRPr="006B40CB">
        <w:rPr>
          <w:rFonts w:ascii="Times New Roman" w:hAnsi="Times New Roman"/>
          <w:bCs/>
          <w:lang w:val="en-GB"/>
        </w:rPr>
        <w:t>(7.33)</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14:paraId="60F7BAC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CE3F793" w14:textId="77777777" w:rsidTr="00116C36">
        <w:tc>
          <w:tcPr>
            <w:tcW w:w="4539" w:type="pct"/>
            <w:vAlign w:val="center"/>
          </w:tcPr>
          <w:p w14:paraId="1AC5689E"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w14:anchorId="74C39774">
                <v:shape id="_x0000_i1211" type="#_x0000_t75" style="width:66pt;height:16.2pt" o:ole="">
                  <v:imagedata r:id="rId386" o:title=""/>
                </v:shape>
                <o:OLEObject Type="Embed" ProgID="Equation.3" ShapeID="_x0000_i1211" DrawAspect="Content" ObjectID="_1700914939" r:id="rId387"/>
              </w:object>
            </w:r>
          </w:p>
        </w:tc>
        <w:tc>
          <w:tcPr>
            <w:tcW w:w="461" w:type="pct"/>
            <w:vAlign w:val="center"/>
          </w:tcPr>
          <w:p w14:paraId="224B46B3" w14:textId="1FA13A14"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09DA53C" w14:textId="77777777" w:rsidR="00CF4C3E" w:rsidRPr="00376AFF" w:rsidRDefault="00CF4C3E" w:rsidP="00D05FC1">
      <w:pPr>
        <w:pStyle w:val="Normale1"/>
        <w:spacing w:line="240" w:lineRule="auto"/>
        <w:jc w:val="both"/>
        <w:rPr>
          <w:rFonts w:ascii="Times New Roman" w:hAnsi="Times New Roman"/>
          <w:lang w:val="en-GB"/>
        </w:rPr>
      </w:pPr>
    </w:p>
    <w:p w14:paraId="0AD8B8AE" w14:textId="2F08A8FB"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4E033E">
        <w:rPr>
          <w:rFonts w:ascii="Times New Roman" w:hAnsi="Times New Roman"/>
          <w:lang w:val="en-GB"/>
        </w:rPr>
        <w:t>Monaghan, 2005,</w:t>
      </w:r>
      <w:sdt>
        <w:sdtPr>
          <w:rPr>
            <w:rFonts w:ascii="Times New Roman" w:hAnsi="Times New Roman"/>
            <w:lang w:val="en-GB"/>
          </w:rPr>
          <w:id w:val="-1463334282"/>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Mon05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[24]</w:t>
          </w:r>
          <w:r w:rsidR="004E033E">
            <w:rPr>
              <w:rFonts w:ascii="Times New Roman" w:hAnsi="Times New Roman"/>
              <w:lang w:val="en-GB"/>
            </w:rPr>
            <w:fldChar w:fldCharType="end"/>
          </w:r>
        </w:sdtContent>
      </w:sdt>
      <w:r w:rsidRPr="00376AFF">
        <w:rPr>
          <w:rFonts w:ascii="Times New Roman" w:hAnsi="Times New Roman"/>
          <w:lang w:val="en-GB"/>
        </w:rPr>
        <w:t>). A unique speed of sound can be chosen (i.e. the highest among the SPH particle values, no matter about their phase volume fractions).</w:t>
      </w:r>
    </w:p>
    <w:p w14:paraId="3731A26F" w14:textId="5BD7D7B1"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6B40CB" w:rsidRPr="006B40CB">
        <w:rPr>
          <w:rFonts w:ascii="Times New Roman" w:hAnsi="Times New Roman"/>
          <w:lang w:val="en-GB"/>
        </w:rPr>
        <w:t>(7.19)</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w:t>
      </w:r>
      <w:r w:rsidRPr="00376AFF">
        <w:rPr>
          <w:rFonts w:ascii="Times New Roman" w:hAnsi="Times New Roman"/>
          <w:lang w:val="en-GB"/>
        </w:rPr>
        <w:lastRenderedPageBreak/>
        <w:t xml:space="preserve">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14:paraId="5E167F2D" w14:textId="77777777" w:rsidTr="00585F46">
        <w:tc>
          <w:tcPr>
            <w:tcW w:w="4539" w:type="pct"/>
            <w:vAlign w:val="center"/>
          </w:tcPr>
          <w:p w14:paraId="06315126" w14:textId="77777777"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w14:anchorId="0E962E23">
                <v:shape id="_x0000_i1212" type="#_x0000_t75" style="width:45.6pt;height:24.6pt" o:ole="">
                  <v:imagedata r:id="rId388" o:title=""/>
                </v:shape>
                <o:OLEObject Type="Embed" ProgID="Equation.3" ShapeID="_x0000_i1212" DrawAspect="Content" ObjectID="_1700914940" r:id="rId389"/>
              </w:object>
            </w:r>
          </w:p>
        </w:tc>
        <w:tc>
          <w:tcPr>
            <w:tcW w:w="461" w:type="pct"/>
            <w:vAlign w:val="center"/>
          </w:tcPr>
          <w:p w14:paraId="2D02C399" w14:textId="1F929E47"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019BCD6" w14:textId="77777777" w:rsidR="005920E5" w:rsidRPr="00376AFF" w:rsidRDefault="005920E5" w:rsidP="005920E5">
      <w:pPr>
        <w:pStyle w:val="Normale1"/>
        <w:spacing w:line="240" w:lineRule="auto"/>
        <w:jc w:val="both"/>
        <w:rPr>
          <w:rFonts w:ascii="Times New Roman" w:hAnsi="Times New Roman"/>
          <w:lang w:val="en-GB"/>
        </w:rPr>
      </w:pPr>
    </w:p>
    <w:p w14:paraId="166E2F44" w14:textId="77777777"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1C180F29" w14:textId="6A9AEFF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w:t>
      </w:r>
      <w:sdt>
        <w:sdtPr>
          <w:rPr>
            <w:rFonts w:ascii="Times New Roman" w:hAnsi="Times New Roman"/>
            <w:lang w:val="en-GB"/>
          </w:rPr>
          <w:id w:val="814763075"/>
          <w:citation/>
        </w:sdtPr>
        <w:sdtEndPr/>
        <w:sdtContent>
          <w:r w:rsidR="001730AA">
            <w:rPr>
              <w:rFonts w:ascii="Times New Roman" w:hAnsi="Times New Roman"/>
              <w:lang w:val="en-GB"/>
            </w:rPr>
            <w:fldChar w:fldCharType="begin"/>
          </w:r>
          <w:r w:rsidR="001730AA">
            <w:rPr>
              <w:rFonts w:ascii="Times New Roman" w:hAnsi="Times New Roman"/>
            </w:rPr>
            <w:instrText xml:space="preserve"> CITATION Ami17 \l 1040 </w:instrText>
          </w:r>
          <w:r w:rsidR="001730A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[1]</w:t>
          </w:r>
          <w:r w:rsidR="001730AA">
            <w:rPr>
              <w:rFonts w:ascii="Times New Roman" w:hAnsi="Times New Roman"/>
              <w:lang w:val="en-GB"/>
            </w:rPr>
            <w:fldChar w:fldCharType="end"/>
          </w:r>
        </w:sdtContent>
      </w:sdt>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14:paraId="620A47FF" w14:textId="77777777"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14:paraId="3F78F301" w14:textId="77777777"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14:paraId="282934A7" w14:textId="77777777" w:rsidTr="00585F46">
        <w:tc>
          <w:tcPr>
            <w:tcW w:w="4539" w:type="pct"/>
            <w:vAlign w:val="center"/>
          </w:tcPr>
          <w:p w14:paraId="1E0F4063" w14:textId="77777777"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w14:anchorId="3274A4E5">
                <v:shape id="_x0000_i1213" type="#_x0000_t75" style="width:141.6pt;height:32.4pt" o:ole="">
                  <v:imagedata r:id="rId390" o:title=""/>
                </v:shape>
                <o:OLEObject Type="Embed" ProgID="Equation.3" ShapeID="_x0000_i1213" DrawAspect="Content" ObjectID="_1700914941" r:id="rId391"/>
              </w:object>
            </w:r>
          </w:p>
        </w:tc>
        <w:tc>
          <w:tcPr>
            <w:tcW w:w="461" w:type="pct"/>
            <w:vAlign w:val="center"/>
          </w:tcPr>
          <w:p w14:paraId="4A25D355" w14:textId="134C4B76"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D5BD2A" w14:textId="77777777" w:rsidR="00652F0F" w:rsidRPr="00376AFF" w:rsidRDefault="00652F0F" w:rsidP="00652F0F">
      <w:pPr>
        <w:spacing w:after="0" w:line="240" w:lineRule="auto"/>
        <w:jc w:val="both"/>
        <w:rPr>
          <w:rFonts w:ascii="Times New Roman" w:hAnsi="Times New Roman"/>
          <w:sz w:val="24"/>
          <w:szCs w:val="24"/>
        </w:rPr>
      </w:pPr>
    </w:p>
    <w:p w14:paraId="55C6CD92" w14:textId="6B20CB56"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r w:rsidRPr="00376AFF">
        <w:rPr>
          <w:rFonts w:ascii="Times New Roman" w:hAnsi="Times New Roman"/>
          <w:i/>
          <w:sz w:val="24"/>
          <w:szCs w:val="24"/>
        </w:rPr>
        <w:t>c</w:t>
      </w:r>
      <w:r w:rsidRPr="00376AFF">
        <w:rPr>
          <w:rFonts w:ascii="Times New Roman" w:hAnsi="Times New Roman"/>
          <w:i/>
          <w:sz w:val="24"/>
          <w:szCs w:val="24"/>
          <w:vertAlign w:val="subscript"/>
        </w:rPr>
        <w:t>ref</w:t>
      </w:r>
      <w:r w:rsidRPr="00376AFF">
        <w:rPr>
          <w:rFonts w:ascii="Times New Roman" w:hAnsi="Times New Roman"/>
          <w:sz w:val="24"/>
          <w:szCs w:val="24"/>
        </w:rPr>
        <w:t xml:space="preserve">) should be at least 10 times </w:t>
      </w:r>
      <w:ins w:id="758" w:author="Amicarelli Andrea (RSE)" w:date="2020-04-13T16:28:00Z">
        <w:r w:rsidR="00A56E56" w:rsidRPr="00376AFF">
          <w:rPr>
            <w:rFonts w:ascii="Times New Roman" w:hAnsi="Times New Roman"/>
            <w:sz w:val="24"/>
            <w:szCs w:val="24"/>
          </w:rPr>
          <w:t>(Monaghan, 2005,</w:t>
        </w:r>
      </w:ins>
      <w:sdt>
        <w:sdtPr>
          <w:rPr>
            <w:rFonts w:ascii="Times New Roman" w:hAnsi="Times New Roman"/>
            <w:sz w:val="24"/>
            <w:szCs w:val="24"/>
          </w:rPr>
          <w:id w:val="859865349"/>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[24]</w:t>
          </w:r>
          <w:r w:rsidR="002251EE">
            <w:rPr>
              <w:rFonts w:ascii="Times New Roman" w:hAnsi="Times New Roman"/>
              <w:sz w:val="24"/>
              <w:szCs w:val="24"/>
            </w:rPr>
            <w:fldChar w:fldCharType="end"/>
          </w:r>
        </w:sdtContent>
      </w:sdt>
      <w:ins w:id="759" w:author="Amicarelli Andrea (RSE)" w:date="2020-04-13T16:28:00Z">
        <w:r w:rsidR="00A56E56" w:rsidRPr="00376AFF">
          <w:rPr>
            <w:rFonts w:ascii="Times New Roman" w:hAnsi="Times New Roman"/>
            <w:sz w:val="24"/>
            <w:szCs w:val="24"/>
          </w:rPr>
          <w:t xml:space="preserve"> assumed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r w:rsidR="00A56E56" w:rsidRPr="00376AFF">
          <w:rPr>
            <w:rFonts w:ascii="Times New Roman" w:hAnsi="Times New Roman"/>
            <w:sz w:val="24"/>
            <w:szCs w:val="24"/>
          </w:rPr>
          <w:t xml:space="preserve">=2; 5 times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ins>
      <w:r w:rsidR="00D617A0" w:rsidRPr="00376AFF">
        <w:rPr>
          <w:rFonts w:ascii="Times New Roman" w:hAnsi="Times New Roman"/>
          <w:i/>
          <w:sz w:val="24"/>
          <w:szCs w:val="24"/>
          <w:vertAlign w:val="subscript"/>
        </w:rPr>
        <w:t xml:space="preserve"> </w:t>
      </w:r>
      <w:ins w:id="760" w:author="Amicarelli Andrea (RSE)" w:date="2020-04-13T16:29:00Z">
        <w:r w:rsidR="00D617A0" w:rsidRPr="00376AFF">
          <w:rPr>
            <w:rFonts w:ascii="Times New Roman" w:hAnsi="Times New Roman"/>
            <w:sz w:val="24"/>
            <w:szCs w:val="24"/>
          </w:rPr>
          <w:t>for higher pressure peaks</w:t>
        </w:r>
      </w:ins>
      <w:ins w:id="761" w:author="Amicarelli Andrea (RSE)" w:date="2020-04-13T16:28:00Z">
        <w:r w:rsidR="00A56E56" w:rsidRPr="00376AFF">
          <w:rPr>
            <w:rFonts w:ascii="Times New Roman" w:hAnsi="Times New Roman"/>
            <w:sz w:val="24"/>
            <w:szCs w:val="24"/>
          </w:rPr>
          <w:t>)</w:t>
        </w:r>
      </w:ins>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w:t>
      </w:r>
      <w:sdt>
        <w:sdtPr>
          <w:rPr>
            <w:rFonts w:ascii="Times New Roman" w:hAnsi="Times New Roman"/>
            <w:sz w:val="24"/>
            <w:szCs w:val="24"/>
          </w:rPr>
          <w:id w:val="1265808707"/>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Mon05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[24]</w:t>
          </w:r>
          <w:r w:rsidR="002251EE">
            <w:rPr>
              <w:rFonts w:ascii="Times New Roman" w:hAnsi="Times New Roman"/>
              <w:sz w:val="24"/>
              <w:szCs w:val="24"/>
            </w:rPr>
            <w:fldChar w:fldCharType="end"/>
          </w:r>
        </w:sdtContent>
      </w:sdt>
      <w:r w:rsidRPr="00376AFF">
        <w:rPr>
          <w:rFonts w:ascii="Times New Roman" w:hAnsi="Times New Roman"/>
          <w:sz w:val="24"/>
          <w:szCs w:val="24"/>
        </w:rPr>
        <w:t>).</w:t>
      </w:r>
    </w:p>
    <w:p w14:paraId="46C947A9"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U</w:t>
      </w:r>
      <w:r w:rsidRPr="00376AFF">
        <w:rPr>
          <w:rFonts w:ascii="Times New Roman" w:hAnsi="Times New Roman"/>
          <w:i/>
          <w:sz w:val="24"/>
          <w:szCs w:val="24"/>
          <w:vertAlign w:val="subscript"/>
        </w:rPr>
        <w:t>scale</w:t>
      </w:r>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14:paraId="1DC8BC87" w14:textId="77777777" w:rsidTr="00585F46">
        <w:tc>
          <w:tcPr>
            <w:tcW w:w="4539" w:type="pct"/>
            <w:vAlign w:val="center"/>
          </w:tcPr>
          <w:commentRangeStart w:id="762"/>
          <w:p w14:paraId="32CEEE45" w14:textId="77777777"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w14:anchorId="3FE6B72A">
                <v:shape id="_x0000_i1214" type="#_x0000_t75" style="width:180pt;height:36pt" o:ole="">
                  <v:imagedata r:id="rId392" o:title=""/>
                </v:shape>
                <o:OLEObject Type="Embed" ProgID="Equation.3" ShapeID="_x0000_i1214" DrawAspect="Content" ObjectID="_1700914942" r:id="rId393"/>
              </w:object>
            </w:r>
            <w:commentRangeEnd w:id="762"/>
            <w:r w:rsidR="00A56E56" w:rsidRPr="00376AFF">
              <w:rPr>
                <w:rStyle w:val="Rimandocommento"/>
                <w:rFonts w:ascii="Times New Roman" w:eastAsia="Times New Roman" w:hAnsi="Times New Roman"/>
                <w:szCs w:val="20"/>
                <w:lang w:eastAsia="it-IT"/>
              </w:rPr>
              <w:commentReference w:id="762"/>
            </w:r>
          </w:p>
        </w:tc>
        <w:tc>
          <w:tcPr>
            <w:tcW w:w="461" w:type="pct"/>
            <w:vAlign w:val="center"/>
          </w:tcPr>
          <w:p w14:paraId="479798AB" w14:textId="45C9A8CA"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F549CE" w14:textId="77777777" w:rsidR="00652F0F" w:rsidRPr="00376AFF" w:rsidRDefault="00652F0F" w:rsidP="00652F0F">
      <w:pPr>
        <w:spacing w:after="0" w:line="240" w:lineRule="auto"/>
        <w:jc w:val="both"/>
        <w:rPr>
          <w:rFonts w:ascii="Times New Roman" w:hAnsi="Times New Roman"/>
          <w:sz w:val="24"/>
          <w:szCs w:val="24"/>
        </w:rPr>
      </w:pPr>
    </w:p>
    <w:p w14:paraId="351D379B"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Y</w:t>
      </w:r>
      <w:r w:rsidRPr="00376AFF">
        <w:rPr>
          <w:rFonts w:ascii="Times New Roman" w:hAnsi="Times New Roman"/>
          <w:i/>
          <w:sz w:val="24"/>
          <w:szCs w:val="24"/>
          <w:vertAlign w:val="subscript"/>
        </w:rPr>
        <w:t>max</w:t>
      </w:r>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w14:anchorId="110D9529">
          <v:shape id="_x0000_i1215" type="#_x0000_t75" style="width:22.8pt;height:19.8pt" o:ole="">
            <v:imagedata r:id="rId394" o:title=""/>
          </v:shape>
          <o:OLEObject Type="Embed" ProgID="Equation.3" ShapeID="_x0000_i1215" DrawAspect="Content" ObjectID="_1700914943" r:id="rId395"/>
        </w:object>
      </w:r>
      <w:r w:rsidRPr="00376AFF">
        <w:rPr>
          <w:rFonts w:ascii="Times New Roman" w:hAnsi="Times New Roman"/>
          <w:sz w:val="24"/>
          <w:szCs w:val="24"/>
        </w:rPr>
        <w:t xml:space="preserve"> is the maximum absolute value of velocity (the maxima operate both over the whole simulated time and the whole 3D domain space).</w:t>
      </w:r>
    </w:p>
    <w:p w14:paraId="3CEB11FF" w14:textId="77777777" w:rsidR="00B75062" w:rsidRPr="00376AFF" w:rsidRDefault="00B75062" w:rsidP="00652F0F">
      <w:pPr>
        <w:spacing w:after="0" w:line="240" w:lineRule="auto"/>
        <w:jc w:val="both"/>
        <w:rPr>
          <w:rFonts w:ascii="Times New Roman" w:hAnsi="Times New Roman"/>
          <w:sz w:val="24"/>
          <w:szCs w:val="24"/>
        </w:rPr>
      </w:pPr>
      <w:ins w:id="763" w:author="Amicarelli Andrea (RSE)" w:date="2020-04-13T12:00:00Z">
        <w:r w:rsidRPr="00376AFF">
          <w:rPr>
            <w:rFonts w:ascii="Times New Roman" w:hAnsi="Times New Roman"/>
            <w:sz w:val="24"/>
            <w:szCs w:val="24"/>
          </w:rPr>
          <w:t>In order to impose the initial pressure field for granular flows, a dynamic setup of hydrostatic conditions is suggested within the elasto-plastic layer because “mono-phase” hydrostatic conditions are instantaneously imposed.</w:t>
        </w:r>
      </w:ins>
    </w:p>
    <w:p w14:paraId="211E3190" w14:textId="77777777" w:rsidR="00FF3ED7" w:rsidRPr="00376AFF" w:rsidRDefault="0035318C" w:rsidP="00652F0F">
      <w:pPr>
        <w:spacing w:after="0" w:line="240" w:lineRule="auto"/>
        <w:jc w:val="both"/>
        <w:rPr>
          <w:rFonts w:ascii="Times New Roman" w:hAnsi="Times New Roman"/>
          <w:sz w:val="24"/>
          <w:szCs w:val="24"/>
        </w:rPr>
      </w:pPr>
      <w:ins w:id="764" w:author="Amicarelli Andrea (RSE)" w:date="2020-04-13T16:10:00Z">
        <w:r w:rsidRPr="00376AFF">
          <w:rPr>
            <w:rFonts w:ascii="Times New Roman" w:hAnsi="Times New Roman"/>
            <w:sz w:val="24"/>
            <w:szCs w:val="24"/>
          </w:rPr>
          <w:t xml:space="preserve">One notices that </w:t>
        </w:r>
        <w:r w:rsidRPr="00376AFF">
          <w:rPr>
            <w:rFonts w:ascii="Times New Roman" w:hAnsi="Times New Roman"/>
            <w:i/>
            <w:sz w:val="24"/>
            <w:szCs w:val="24"/>
          </w:rPr>
          <w:t>ε</w:t>
        </w:r>
        <w:r w:rsidRPr="00376AFF">
          <w:rPr>
            <w:rFonts w:ascii="Times New Roman" w:hAnsi="Times New Roman"/>
            <w:i/>
            <w:sz w:val="24"/>
            <w:szCs w:val="24"/>
            <w:vertAlign w:val="subscript"/>
          </w:rPr>
          <w:t>s,p</w:t>
        </w:r>
        <w:r w:rsidRPr="00376AFF">
          <w:rPr>
            <w:rFonts w:ascii="Times New Roman" w:hAnsi="Times New Roman"/>
            <w:sz w:val="24"/>
            <w:szCs w:val="24"/>
          </w:rPr>
          <w:t xml:space="preserve"> is used in the balance equations of this model, but the value of </w:t>
        </w:r>
        <w:r w:rsidRPr="00376AFF">
          <w:rPr>
            <w:rFonts w:ascii="Times New Roman" w:hAnsi="Times New Roman"/>
            <w:i/>
            <w:sz w:val="24"/>
            <w:szCs w:val="24"/>
          </w:rPr>
          <w:t>ε</w:t>
        </w:r>
        <w:r w:rsidRPr="00376AFF">
          <w:rPr>
            <w:rFonts w:ascii="Times New Roman" w:hAnsi="Times New Roman"/>
            <w:i/>
            <w:sz w:val="24"/>
            <w:szCs w:val="24"/>
            <w:vertAlign w:val="subscript"/>
          </w:rPr>
          <w:t>s</w:t>
        </w:r>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ins>
      <w:r w:rsidR="006D397E" w:rsidRPr="00376AFF">
        <w:rPr>
          <w:rFonts w:ascii="Times New Roman" w:hAnsi="Times New Roman"/>
          <w:sz w:val="24"/>
          <w:szCs w:val="24"/>
        </w:rPr>
        <w:t xml:space="preserve"> </w:t>
      </w:r>
      <w:ins w:id="765" w:author="Amicarelli Andrea (RSE)" w:date="2020-04-13T16:13:00Z">
        <w:r w:rsidR="006D397E" w:rsidRPr="00376AFF">
          <w:rPr>
            <w:rFonts w:ascii="Times New Roman" w:hAnsi="Times New Roman"/>
            <w:sz w:val="24"/>
            <w:szCs w:val="24"/>
          </w:rPr>
          <w:t xml:space="preserve">Sometimes, the void ratio </w:t>
        </w:r>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376AFF" w14:paraId="72F3EEBE" w14:textId="77777777" w:rsidTr="00E741EF">
        <w:tc>
          <w:tcPr>
            <w:tcW w:w="4539" w:type="pct"/>
            <w:vAlign w:val="center"/>
          </w:tcPr>
          <w:p w14:paraId="1E60378F" w14:textId="77777777"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w14:anchorId="512003A2">
                <v:shape id="_x0000_i1216" type="#_x0000_t75" style="width:160.8pt;height:37.2pt" o:ole="">
                  <v:imagedata r:id="rId396" o:title=""/>
                </v:shape>
                <o:OLEObject Type="Embed" ProgID="Equation.3" ShapeID="_x0000_i1216" DrawAspect="Content" ObjectID="_1700914944" r:id="rId397"/>
              </w:object>
            </w:r>
          </w:p>
        </w:tc>
        <w:tc>
          <w:tcPr>
            <w:tcW w:w="461" w:type="pct"/>
            <w:vAlign w:val="center"/>
          </w:tcPr>
          <w:p w14:paraId="6C401F0C" w14:textId="3AACAA23"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31AD1B5" w14:textId="77777777" w:rsidR="001632C8" w:rsidRPr="00376AFF" w:rsidRDefault="001632C8" w:rsidP="001632C8">
      <w:pPr>
        <w:spacing w:after="0" w:line="240" w:lineRule="auto"/>
        <w:jc w:val="both"/>
        <w:rPr>
          <w:rFonts w:ascii="Times New Roman" w:hAnsi="Times New Roman"/>
          <w:sz w:val="24"/>
          <w:szCs w:val="24"/>
        </w:rPr>
      </w:pPr>
    </w:p>
    <w:p w14:paraId="06EBC8C6" w14:textId="77777777" w:rsidR="001632C8" w:rsidRPr="00376AFF" w:rsidRDefault="001632C8" w:rsidP="001632C8">
      <w:pPr>
        <w:spacing w:after="0" w:line="240" w:lineRule="auto"/>
        <w:jc w:val="both"/>
        <w:rPr>
          <w:rFonts w:ascii="Times New Roman" w:hAnsi="Times New Roman"/>
          <w:sz w:val="24"/>
          <w:szCs w:val="24"/>
        </w:rPr>
      </w:pPr>
      <w:ins w:id="766" w:author="Amicarelli Andrea (RSE)" w:date="2020-04-13T16:15:00Z">
        <w:r w:rsidRPr="00376AFF">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376AFF" w14:paraId="41A3E3EF" w14:textId="77777777" w:rsidTr="00E741EF">
        <w:tc>
          <w:tcPr>
            <w:tcW w:w="4539" w:type="pct"/>
            <w:vAlign w:val="center"/>
          </w:tcPr>
          <w:p w14:paraId="1E821A5D" w14:textId="77777777"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w14:anchorId="54385177">
                <v:shape id="_x0000_i1217" type="#_x0000_t75" style="width:238.8pt;height:19.8pt" o:ole="">
                  <v:imagedata r:id="rId398" o:title=""/>
                </v:shape>
                <o:OLEObject Type="Embed" ProgID="Equation.3" ShapeID="_x0000_i1217" DrawAspect="Content" ObjectID="_1700914945" r:id="rId399"/>
              </w:object>
            </w:r>
          </w:p>
          <w:p w14:paraId="003A31BD" w14:textId="77777777"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w14:anchorId="0F9A267D">
                <v:shape id="_x0000_i1218" type="#_x0000_t75" style="width:237pt;height:37.2pt" o:ole="">
                  <v:imagedata r:id="rId400" o:title=""/>
                </v:shape>
                <o:OLEObject Type="Embed" ProgID="Equation.3" ShapeID="_x0000_i1218" DrawAspect="Content" ObjectID="_1700914946" r:id="rId401"/>
              </w:object>
            </w:r>
          </w:p>
        </w:tc>
        <w:tc>
          <w:tcPr>
            <w:tcW w:w="461" w:type="pct"/>
            <w:vAlign w:val="center"/>
          </w:tcPr>
          <w:p w14:paraId="5392CBDE" w14:textId="61315EA1"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76C1959" w14:textId="77777777" w:rsidR="001632C8" w:rsidRPr="00376AFF" w:rsidRDefault="001632C8" w:rsidP="001632C8">
      <w:pPr>
        <w:spacing w:after="0" w:line="240" w:lineRule="auto"/>
        <w:jc w:val="both"/>
        <w:rPr>
          <w:rFonts w:ascii="Times New Roman" w:hAnsi="Times New Roman"/>
          <w:sz w:val="20"/>
        </w:rPr>
      </w:pPr>
    </w:p>
    <w:p w14:paraId="191536CA" w14:textId="77777777" w:rsidR="00C70139" w:rsidRPr="00376AFF" w:rsidRDefault="00C87941" w:rsidP="00C70139">
      <w:pPr>
        <w:pStyle w:val="Amicarellititle2"/>
      </w:pPr>
      <w:bookmarkStart w:id="767" w:name="_Toc447005694"/>
      <w:bookmarkStart w:id="768" w:name="_Ref448247886"/>
      <w:bookmarkStart w:id="769" w:name="_Ref57038570"/>
      <w:bookmarkStart w:id="770" w:name="_Toc86930632"/>
      <w:r w:rsidRPr="00376AFF">
        <w:t>2-interface 3D erosion criterion</w:t>
      </w:r>
      <w:bookmarkEnd w:id="767"/>
      <w:bookmarkEnd w:id="768"/>
      <w:bookmarkEnd w:id="769"/>
      <w:bookmarkEnd w:id="770"/>
    </w:p>
    <w:p w14:paraId="5DE3937C" w14:textId="5E140B67"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6B40CB">
        <w:rPr>
          <w:rFonts w:ascii="Times New Roman" w:hAnsi="Times New Roman"/>
          <w:sz w:val="24"/>
          <w:szCs w:val="24"/>
        </w:rPr>
        <w:t>7.1</w:t>
      </w:r>
      <w:r w:rsidR="00737B27" w:rsidRPr="00376AFF">
        <w:rPr>
          <w:rFonts w:ascii="Times New Roman" w:hAnsi="Times New Roman"/>
          <w:sz w:val="24"/>
          <w:szCs w:val="24"/>
        </w:rPr>
        <w:fldChar w:fldCharType="end"/>
      </w:r>
      <w:r w:rsidRPr="00376AFF">
        <w:rPr>
          <w:rFonts w:ascii="Times New Roman" w:hAnsi="Times New Roman"/>
          <w:sz w:val="24"/>
          <w:szCs w:val="24"/>
        </w:rPr>
        <w:t xml:space="preserve">), </w:t>
      </w:r>
      <w:r w:rsidR="002C3D96" w:rsidRPr="00376AFF">
        <w:rPr>
          <w:rFonts w:ascii="Times New Roman" w:hAnsi="Times New Roman"/>
          <w:sz w:val="24"/>
          <w:szCs w:val="24"/>
        </w:rPr>
        <w:t xml:space="preserve">if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14:paraId="7E9DED69" w14:textId="089F390C"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r w:rsidR="00C70139" w:rsidRPr="00376AFF">
        <w:rPr>
          <w:rFonts w:ascii="Times New Roman" w:hAnsi="Times New Roman"/>
          <w:sz w:val="24"/>
          <w:szCs w:val="24"/>
        </w:rPr>
        <w:t>Manenti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00E81ECE">
        <w:rPr>
          <w:rFonts w:ascii="Times New Roman" w:hAnsi="Times New Roman"/>
          <w:sz w:val="24"/>
          <w:szCs w:val="24"/>
        </w:rPr>
        <w:t>,</w:t>
      </w:r>
      <w:sdt>
        <w:sdtPr>
          <w:rPr>
            <w:rFonts w:ascii="Times New Roman" w:hAnsi="Times New Roman"/>
            <w:sz w:val="24"/>
            <w:szCs w:val="24"/>
          </w:rPr>
          <w:id w:val="-40645382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14:paraId="0BA9CE88" w14:textId="77777777"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14:paraId="0C64F4C7" w14:textId="06DCFDDA"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w:t>
      </w:r>
      <w:sdt>
        <w:sdtPr>
          <w:rPr>
            <w:rFonts w:ascii="Times New Roman" w:hAnsi="Times New Roman"/>
            <w:sz w:val="24"/>
            <w:szCs w:val="24"/>
          </w:rPr>
          <w:id w:val="-40314842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Van93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[40]</w:t>
          </w:r>
          <w:r w:rsidR="00526FC4">
            <w:rPr>
              <w:rFonts w:ascii="Times New Roman" w:hAnsi="Times New Roman"/>
              <w:sz w:val="24"/>
              <w:szCs w:val="24"/>
            </w:rPr>
            <w:fldChar w:fldCharType="end"/>
          </w:r>
        </w:sdtContent>
      </w:sdt>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14:paraId="4F45BCC7" w14:textId="77777777" w:rsidTr="00EB747A">
        <w:tc>
          <w:tcPr>
            <w:tcW w:w="4539" w:type="pct"/>
            <w:vAlign w:val="center"/>
          </w:tcPr>
          <w:commentRangeStart w:id="771"/>
          <w:p w14:paraId="180F20B5" w14:textId="77777777" w:rsidR="002F35B9" w:rsidRPr="00376AFF" w:rsidRDefault="008238C4" w:rsidP="00EB747A">
            <w:pPr>
              <w:jc w:val="center"/>
              <w:rPr>
                <w:sz w:val="24"/>
                <w:szCs w:val="24"/>
              </w:rPr>
            </w:pPr>
            <w:r w:rsidRPr="00376AFF">
              <w:rPr>
                <w:position w:val="-68"/>
              </w:rPr>
              <w:object w:dxaOrig="6540" w:dyaOrig="1480" w14:anchorId="27C33E3D">
                <v:shape id="_x0000_i1219" type="#_x0000_t75" style="width:273.6pt;height:64.8pt" o:ole="">
                  <v:imagedata r:id="rId402" o:title=""/>
                </v:shape>
                <o:OLEObject Type="Embed" ProgID="Equation.3" ShapeID="_x0000_i1219" DrawAspect="Content" ObjectID="_1700914947" r:id="rId403"/>
              </w:object>
            </w:r>
          </w:p>
        </w:tc>
        <w:tc>
          <w:tcPr>
            <w:tcW w:w="461" w:type="pct"/>
            <w:vAlign w:val="center"/>
          </w:tcPr>
          <w:p w14:paraId="17666BE4" w14:textId="2DA22625"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772"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72"/>
            <w:commentRangeEnd w:id="771"/>
            <w:r w:rsidR="00AB6FB4" w:rsidRPr="00376AFF">
              <w:rPr>
                <w:rStyle w:val="Rimandocommento"/>
                <w:rFonts w:ascii="Times New Roman" w:eastAsia="Times New Roman" w:hAnsi="Times New Roman"/>
                <w:b w:val="0"/>
                <w:bCs w:val="0"/>
                <w:color w:val="auto"/>
                <w:szCs w:val="20"/>
                <w:lang w:eastAsia="it-IT"/>
              </w:rPr>
              <w:commentReference w:id="771"/>
            </w:r>
          </w:p>
        </w:tc>
      </w:tr>
    </w:tbl>
    <w:p w14:paraId="41680BEA" w14:textId="77777777" w:rsidR="00C70139" w:rsidRPr="00376AFF" w:rsidRDefault="00C70139" w:rsidP="00C70139">
      <w:pPr>
        <w:spacing w:after="0" w:line="240" w:lineRule="auto"/>
        <w:jc w:val="both"/>
        <w:rPr>
          <w:rFonts w:ascii="Times New Roman" w:hAnsi="Times New Roman"/>
          <w:sz w:val="24"/>
          <w:szCs w:val="24"/>
        </w:rPr>
      </w:pPr>
    </w:p>
    <w:p w14:paraId="4F9DDFE1" w14:textId="77777777"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629A9DE" w14:textId="77777777" w:rsidTr="00EB747A">
        <w:tc>
          <w:tcPr>
            <w:tcW w:w="4539" w:type="pct"/>
            <w:vAlign w:val="center"/>
          </w:tcPr>
          <w:commentRangeStart w:id="773"/>
          <w:p w14:paraId="76A2ACB4" w14:textId="77777777" w:rsidR="00C70139" w:rsidRPr="00376AFF" w:rsidRDefault="00B23D4C" w:rsidP="00EB747A">
            <w:pPr>
              <w:jc w:val="center"/>
              <w:rPr>
                <w:sz w:val="24"/>
                <w:szCs w:val="24"/>
              </w:rPr>
            </w:pPr>
            <w:r w:rsidRPr="00376AFF">
              <w:rPr>
                <w:position w:val="-32"/>
              </w:rPr>
              <w:object w:dxaOrig="1140" w:dyaOrig="700" w14:anchorId="08375FD0">
                <v:shape id="_x0000_i1220" type="#_x0000_t75" style="width:50.4pt;height:32.4pt" o:ole="">
                  <v:imagedata r:id="rId404" o:title=""/>
                </v:shape>
                <o:OLEObject Type="Embed" ProgID="Equation.3" ShapeID="_x0000_i1220" DrawAspect="Content" ObjectID="_1700914948" r:id="rId405"/>
              </w:object>
            </w:r>
          </w:p>
        </w:tc>
        <w:tc>
          <w:tcPr>
            <w:tcW w:w="461" w:type="pct"/>
            <w:vAlign w:val="center"/>
          </w:tcPr>
          <w:p w14:paraId="59C859CB" w14:textId="7AEE60AE"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73"/>
            <w:r w:rsidR="00AB6FB4" w:rsidRPr="00376AFF">
              <w:rPr>
                <w:rStyle w:val="Rimandocommento"/>
                <w:rFonts w:ascii="Times New Roman" w:eastAsia="Times New Roman" w:hAnsi="Times New Roman"/>
                <w:b w:val="0"/>
                <w:bCs w:val="0"/>
                <w:color w:val="auto"/>
                <w:szCs w:val="20"/>
                <w:lang w:eastAsia="it-IT"/>
              </w:rPr>
              <w:commentReference w:id="773"/>
            </w:r>
          </w:p>
        </w:tc>
      </w:tr>
    </w:tbl>
    <w:p w14:paraId="77A60C7D" w14:textId="31539442" w:rsidR="00B23D4C" w:rsidRPr="00376AFF" w:rsidRDefault="00B23D4C" w:rsidP="00B23D4C">
      <w:pPr>
        <w:spacing w:after="0" w:line="240" w:lineRule="auto"/>
        <w:jc w:val="both"/>
        <w:rPr>
          <w:rFonts w:ascii="Times New Roman" w:hAnsi="Times New Roman"/>
          <w:sz w:val="24"/>
          <w:szCs w:val="24"/>
        </w:rPr>
      </w:pPr>
      <w:ins w:id="774" w:author="Amicarelli Andrea (RSE)" w:date="2020-08-06T11:58:00Z">
        <w:r w:rsidRPr="00376AFF">
          <w:rPr>
            <w:rFonts w:ascii="Times New Roman" w:hAnsi="Times New Roman"/>
            <w:sz w:val="24"/>
            <w:szCs w:val="24"/>
          </w:rPr>
          <w:t>w</w:t>
        </w:r>
      </w:ins>
      <w:ins w:id="775" w:author="Amicarelli Andrea (RSE)" w:date="2020-08-06T11:56:00Z">
        <w:r w:rsidRPr="00376AFF">
          <w:rPr>
            <w:rFonts w:ascii="Times New Roman" w:hAnsi="Times New Roman"/>
            <w:sz w:val="24"/>
            <w:szCs w:val="24"/>
          </w:rPr>
          <w:t xml:space="preserve">here </w:t>
        </w:r>
      </w:ins>
      <w:ins w:id="776" w:author="Amicarelli Andrea (RSE)" w:date="2020-08-06T12:00:00Z">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r w:rsidR="00020B92" w:rsidRPr="00376AFF">
          <w:rPr>
            <w:rFonts w:ascii="Times New Roman" w:hAnsi="Times New Roman"/>
            <w:sz w:val="24"/>
            <w:szCs w:val="24"/>
          </w:rPr>
          <w:t xml:space="preserve"> is a roughness length scale with </w:t>
        </w:r>
      </w:ins>
      <w:ins w:id="777" w:author="Amicarelli Andrea (RSE)" w:date="2020-08-06T11:56:00Z">
        <w:r w:rsidRPr="00376AFF">
          <w:rPr>
            <w:rFonts w:ascii="Times New Roman" w:hAnsi="Times New Roman"/>
            <w:sz w:val="24"/>
            <w:szCs w:val="24"/>
          </w:rPr>
          <w:t>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ins>
      <w:ins w:id="778" w:author="Amicarelli Andrea (RSE)" w:date="2020-08-06T12:00:00Z">
        <w:r w:rsidR="00020B92" w:rsidRPr="00376AFF">
          <w:rPr>
            <w:rFonts w:ascii="Times New Roman" w:hAnsi="Times New Roman"/>
            <w:sz w:val="24"/>
            <w:szCs w:val="24"/>
          </w:rPr>
          <w:t>a</w:t>
        </w:r>
      </w:ins>
      <w:ins w:id="779" w:author="Amicarelli Andrea (RSE)" w:date="2020-08-06T11:58:00Z">
        <w:r w:rsidRPr="00376AFF">
          <w:rPr>
            <w:rFonts w:ascii="Times New Roman" w:hAnsi="Times New Roman"/>
            <w:sz w:val="24"/>
            <w:szCs w:val="24"/>
          </w:rPr>
          <w:t xml:space="preserve">s </w:t>
        </w:r>
      </w:ins>
      <w:ins w:id="780" w:author="Amicarelli Andrea (RSE)" w:date="2020-08-06T11:56:00Z">
        <w:r w:rsidRPr="00376AFF">
          <w:rPr>
            <w:rFonts w:ascii="Times New Roman" w:hAnsi="Times New Roman"/>
            <w:sz w:val="24"/>
            <w:szCs w:val="24"/>
          </w:rPr>
          <w:t>an approximation for 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xml:space="preserve">. </w:t>
        </w:r>
      </w:ins>
      <w:ins w:id="781" w:author="Amicarelli Andrea (RSE)" w:date="2020-08-06T11:57:00Z">
        <w:r w:rsidRPr="00376AFF">
          <w:rPr>
            <w:rFonts w:ascii="Times New Roman" w:hAnsi="Times New Roman"/>
            <w:sz w:val="24"/>
            <w:szCs w:val="24"/>
          </w:rPr>
          <w:t xml:space="preserve">It is </w:t>
        </w:r>
      </w:ins>
      <w:ins w:id="782" w:author="Amicarelli Andrea (RSE)" w:date="2020-08-06T11:56:00Z">
        <w:r w:rsidRPr="00376AFF">
          <w:rPr>
            <w:rFonts w:ascii="Times New Roman" w:hAnsi="Times New Roman"/>
            <w:sz w:val="24"/>
            <w:szCs w:val="24"/>
          </w:rPr>
          <w:t xml:space="preserve">a local erosion criterion, </w:t>
        </w:r>
      </w:ins>
      <w:ins w:id="783" w:author="Amicarelli Andrea (RSE)" w:date="2020-08-06T11:57:00Z">
        <w:r w:rsidRPr="00376AFF">
          <w:rPr>
            <w:rFonts w:ascii="Times New Roman" w:hAnsi="Times New Roman"/>
            <w:sz w:val="24"/>
            <w:szCs w:val="24"/>
          </w:rPr>
          <w:t xml:space="preserve">thus </w:t>
        </w:r>
      </w:ins>
      <w:ins w:id="784" w:author="Amicarelli Andrea (RSE)" w:date="2020-08-06T11:56:00Z">
        <w:r w:rsidRPr="00376AFF">
          <w:rPr>
            <w:rFonts w:ascii="Times New Roman" w:hAnsi="Times New Roman"/>
            <w:sz w:val="24"/>
            <w:szCs w:val="24"/>
          </w:rPr>
          <w:t xml:space="preserve">roughness </w:t>
        </w:r>
      </w:ins>
      <w:ins w:id="785" w:author="Amicarelli Andrea (RSE)" w:date="2020-08-06T11:57:00Z">
        <w:r w:rsidRPr="00376AFF">
          <w:rPr>
            <w:rFonts w:ascii="Times New Roman" w:hAnsi="Times New Roman"/>
            <w:sz w:val="24"/>
            <w:szCs w:val="24"/>
          </w:rPr>
          <w:t xml:space="preserve">is computed </w:t>
        </w:r>
      </w:ins>
      <w:ins w:id="786" w:author="Amicarelli Andrea (RSE)" w:date="2020-08-06T11:56:00Z">
        <w:r w:rsidRPr="00376AFF">
          <w:rPr>
            <w:rFonts w:ascii="Times New Roman" w:hAnsi="Times New Roman"/>
            <w:sz w:val="24"/>
            <w:szCs w:val="24"/>
          </w:rPr>
          <w:t xml:space="preserve">locally, </w:t>
        </w:r>
      </w:ins>
      <w:ins w:id="787" w:author="Amicarelli Andrea (RSE)" w:date="2020-08-06T11:57:00Z">
        <w:r w:rsidRPr="00376AFF">
          <w:rPr>
            <w:rFonts w:ascii="Times New Roman" w:hAnsi="Times New Roman"/>
            <w:sz w:val="24"/>
            <w:szCs w:val="24"/>
          </w:rPr>
          <w:t xml:space="preserve">instead of adopting a formulation for </w:t>
        </w:r>
      </w:ins>
      <w:ins w:id="788" w:author="Amicarelli Andrea (RSE)" w:date="2020-08-06T11:56:00Z">
        <w:r w:rsidRPr="00376AFF">
          <w:rPr>
            <w:rFonts w:ascii="Times New Roman" w:hAnsi="Times New Roman"/>
            <w:sz w:val="24"/>
            <w:szCs w:val="24"/>
          </w:rPr>
          <w:t>bed forms (</w:t>
        </w:r>
      </w:ins>
      <w:r w:rsidR="004E033E">
        <w:rPr>
          <w:rFonts w:ascii="Times New Roman" w:hAnsi="Times New Roman"/>
          <w:sz w:val="24"/>
          <w:szCs w:val="24"/>
        </w:rPr>
        <w:t>van Rijn, 1982,</w:t>
      </w:r>
      <w:sdt>
        <w:sdtPr>
          <w:rPr>
            <w:rFonts w:ascii="Times New Roman" w:hAnsi="Times New Roman"/>
            <w:sz w:val="24"/>
            <w:szCs w:val="24"/>
          </w:rPr>
          <w:id w:val="1033148650"/>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Van82 \l 1040 </w:instrText>
          </w:r>
          <w:r w:rsidR="004E033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[41]</w:t>
          </w:r>
          <w:r w:rsidR="004E033E">
            <w:rPr>
              <w:rFonts w:ascii="Times New Roman" w:hAnsi="Times New Roman"/>
              <w:sz w:val="24"/>
              <w:szCs w:val="24"/>
            </w:rPr>
            <w:fldChar w:fldCharType="end"/>
          </w:r>
        </w:sdtContent>
      </w:sdt>
      <w:ins w:id="789" w:author="Amicarelli Andrea (RSE)" w:date="2020-08-06T11:56:00Z">
        <w:r w:rsidRPr="00376AFF">
          <w:rPr>
            <w:rFonts w:ascii="Times New Roman" w:hAnsi="Times New Roman"/>
            <w:sz w:val="24"/>
            <w:szCs w:val="24"/>
          </w:rPr>
          <w:t>)</w:t>
        </w:r>
      </w:ins>
      <w:ins w:id="790" w:author="Amicarelli Andrea (RSE)" w:date="2020-08-06T11:58:00Z">
        <w:r w:rsidRPr="00376AFF">
          <w:rPr>
            <w:rFonts w:ascii="Times New Roman" w:hAnsi="Times New Roman"/>
            <w:sz w:val="24"/>
            <w:szCs w:val="24"/>
          </w:rPr>
          <w:t>.</w:t>
        </w:r>
      </w:ins>
    </w:p>
    <w:p w14:paraId="383A19A3"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14:paraId="27F6505E" w14:textId="3BD2385C"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r w:rsidR="00C70139" w:rsidRPr="00376AFF">
        <w:rPr>
          <w:rFonts w:ascii="Times New Roman" w:hAnsi="Times New Roman"/>
          <w:sz w:val="24"/>
          <w:szCs w:val="24"/>
        </w:rPr>
        <w:t>Manenti et al. (2012</w:t>
      </w:r>
      <w:r w:rsidRPr="00376AFF">
        <w:rPr>
          <w:rFonts w:ascii="Times New Roman" w:hAnsi="Times New Roman"/>
          <w:sz w:val="24"/>
          <w:szCs w:val="24"/>
        </w:rPr>
        <w:t>,</w:t>
      </w:r>
      <w:sdt>
        <w:sdtPr>
          <w:rPr>
            <w:rFonts w:ascii="Times New Roman" w:hAnsi="Times New Roman"/>
            <w:sz w:val="24"/>
            <w:szCs w:val="24"/>
          </w:rPr>
          <w:id w:val="-2028626172"/>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AF1183F" w14:textId="77777777" w:rsidTr="00EB747A">
        <w:tc>
          <w:tcPr>
            <w:tcW w:w="4539" w:type="pct"/>
            <w:vAlign w:val="center"/>
          </w:tcPr>
          <w:commentRangeStart w:id="791"/>
          <w:p w14:paraId="2F75EAEF" w14:textId="77777777" w:rsidR="00C70139" w:rsidRPr="00376AFF" w:rsidRDefault="00020B92" w:rsidP="00AB6FB4">
            <w:pPr>
              <w:jc w:val="center"/>
              <w:rPr>
                <w:sz w:val="24"/>
                <w:szCs w:val="24"/>
              </w:rPr>
            </w:pPr>
            <w:r w:rsidRPr="00376AFF">
              <w:rPr>
                <w:position w:val="-56"/>
              </w:rPr>
              <w:object w:dxaOrig="3879" w:dyaOrig="980" w14:anchorId="4F636423">
                <v:shape id="_x0000_i1221" type="#_x0000_t75" style="width:167.4pt;height:43.2pt" o:ole="">
                  <v:imagedata r:id="rId406" o:title=""/>
                </v:shape>
                <o:OLEObject Type="Embed" ProgID="Equation.3" ShapeID="_x0000_i1221" DrawAspect="Content" ObjectID="_1700914949" r:id="rId407"/>
              </w:object>
            </w:r>
          </w:p>
        </w:tc>
        <w:tc>
          <w:tcPr>
            <w:tcW w:w="461" w:type="pct"/>
            <w:vAlign w:val="center"/>
          </w:tcPr>
          <w:p w14:paraId="59C2A2EC" w14:textId="050E66E2"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91"/>
            <w:r w:rsidR="00AB6FB4" w:rsidRPr="00376AFF">
              <w:rPr>
                <w:rStyle w:val="Rimandocommento"/>
                <w:rFonts w:ascii="Times New Roman" w:eastAsia="Times New Roman" w:hAnsi="Times New Roman"/>
                <w:b w:val="0"/>
                <w:bCs w:val="0"/>
                <w:color w:val="auto"/>
                <w:szCs w:val="20"/>
                <w:lang w:eastAsia="it-IT"/>
              </w:rPr>
              <w:commentReference w:id="791"/>
            </w:r>
          </w:p>
        </w:tc>
      </w:tr>
    </w:tbl>
    <w:p w14:paraId="2E3BDA91" w14:textId="77777777" w:rsidR="00DD5B86" w:rsidRPr="00376AFF" w:rsidRDefault="00DD5B86" w:rsidP="00C70139">
      <w:pPr>
        <w:spacing w:after="0" w:line="240" w:lineRule="auto"/>
        <w:jc w:val="both"/>
        <w:rPr>
          <w:rFonts w:ascii="Times New Roman" w:hAnsi="Times New Roman"/>
          <w:sz w:val="24"/>
          <w:szCs w:val="24"/>
        </w:rPr>
      </w:pPr>
    </w:p>
    <w:p w14:paraId="493CB090"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14:paraId="384E4D85" w14:textId="77777777"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3B3AFD59" w14:textId="77777777" w:rsidTr="00EB747A">
        <w:tc>
          <w:tcPr>
            <w:tcW w:w="4539" w:type="pct"/>
            <w:vAlign w:val="center"/>
          </w:tcPr>
          <w:commentRangeStart w:id="792"/>
          <w:p w14:paraId="2F00AC8D" w14:textId="77777777" w:rsidR="00C70139" w:rsidRPr="00376AFF" w:rsidRDefault="008238C4" w:rsidP="00EB747A">
            <w:pPr>
              <w:jc w:val="center"/>
              <w:rPr>
                <w:sz w:val="24"/>
                <w:szCs w:val="24"/>
              </w:rPr>
            </w:pPr>
            <w:r w:rsidRPr="00376AFF">
              <w:rPr>
                <w:position w:val="-26"/>
              </w:rPr>
              <w:object w:dxaOrig="1200" w:dyaOrig="720" w14:anchorId="330567AF">
                <v:shape id="_x0000_i1222" type="#_x0000_t75" style="width:55.2pt;height:35.4pt" o:ole="">
                  <v:imagedata r:id="rId408" o:title=""/>
                </v:shape>
                <o:OLEObject Type="Embed" ProgID="Equation.3" ShapeID="_x0000_i1222" DrawAspect="Content" ObjectID="_1700914950" r:id="rId409"/>
              </w:object>
            </w:r>
          </w:p>
        </w:tc>
        <w:tc>
          <w:tcPr>
            <w:tcW w:w="461" w:type="pct"/>
            <w:vAlign w:val="center"/>
          </w:tcPr>
          <w:p w14:paraId="47E870C4" w14:textId="17F6D8D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92"/>
            <w:r w:rsidR="008238C4" w:rsidRPr="00376AFF">
              <w:rPr>
                <w:rStyle w:val="Rimandocommento"/>
                <w:rFonts w:ascii="Times New Roman" w:eastAsia="Times New Roman" w:hAnsi="Times New Roman"/>
                <w:b w:val="0"/>
                <w:bCs w:val="0"/>
                <w:color w:val="auto"/>
                <w:szCs w:val="20"/>
                <w:lang w:eastAsia="it-IT"/>
              </w:rPr>
              <w:commentReference w:id="792"/>
            </w:r>
          </w:p>
        </w:tc>
      </w:tr>
    </w:tbl>
    <w:p w14:paraId="6116199E" w14:textId="77777777" w:rsidR="00C70139" w:rsidRPr="00376AFF" w:rsidRDefault="00C70139" w:rsidP="00C70139">
      <w:pPr>
        <w:spacing w:after="0" w:line="240" w:lineRule="auto"/>
        <w:jc w:val="both"/>
        <w:rPr>
          <w:rFonts w:ascii="Times New Roman" w:hAnsi="Times New Roman"/>
          <w:sz w:val="24"/>
          <w:szCs w:val="24"/>
        </w:rPr>
      </w:pPr>
    </w:p>
    <w:p w14:paraId="27E1BDE2"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14:paraId="1A3E47C4"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39B242D" w14:textId="77777777" w:rsidTr="00EB747A">
        <w:tc>
          <w:tcPr>
            <w:tcW w:w="4539" w:type="pct"/>
            <w:vAlign w:val="center"/>
          </w:tcPr>
          <w:commentRangeStart w:id="793"/>
          <w:p w14:paraId="6253FAAD" w14:textId="77777777" w:rsidR="00C70139" w:rsidRPr="00376AFF" w:rsidRDefault="002F35B9" w:rsidP="00EB747A">
            <w:pPr>
              <w:jc w:val="center"/>
              <w:rPr>
                <w:sz w:val="24"/>
                <w:szCs w:val="24"/>
              </w:rPr>
            </w:pPr>
            <w:r w:rsidRPr="00376AFF">
              <w:rPr>
                <w:position w:val="-32"/>
              </w:rPr>
              <w:object w:dxaOrig="3320" w:dyaOrig="700" w14:anchorId="71677DA9">
                <v:shape id="_x0000_i1223" type="#_x0000_t75" style="width:147pt;height:32.4pt" o:ole="">
                  <v:imagedata r:id="rId410" o:title=""/>
                </v:shape>
                <o:OLEObject Type="Embed" ProgID="Equation.3" ShapeID="_x0000_i1223" DrawAspect="Content" ObjectID="_1700914951" r:id="rId411"/>
              </w:object>
            </w:r>
          </w:p>
        </w:tc>
        <w:tc>
          <w:tcPr>
            <w:tcW w:w="461" w:type="pct"/>
            <w:vAlign w:val="center"/>
          </w:tcPr>
          <w:p w14:paraId="4AC49BD5" w14:textId="270ED72D"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793"/>
            <w:r w:rsidR="002F35B9" w:rsidRPr="00376AFF">
              <w:rPr>
                <w:rStyle w:val="Rimandocommento"/>
                <w:rFonts w:ascii="Times New Roman" w:eastAsia="Times New Roman" w:hAnsi="Times New Roman"/>
                <w:b w:val="0"/>
                <w:bCs w:val="0"/>
                <w:color w:val="auto"/>
                <w:szCs w:val="20"/>
                <w:lang w:eastAsia="it-IT"/>
              </w:rPr>
              <w:commentReference w:id="793"/>
            </w:r>
          </w:p>
        </w:tc>
      </w:tr>
    </w:tbl>
    <w:p w14:paraId="21C7BE79" w14:textId="77777777" w:rsidR="00C70139" w:rsidRPr="00376AFF" w:rsidRDefault="00C70139" w:rsidP="00C70139">
      <w:pPr>
        <w:spacing w:after="0" w:line="240" w:lineRule="auto"/>
        <w:jc w:val="both"/>
        <w:rPr>
          <w:rFonts w:ascii="Times New Roman" w:hAnsi="Times New Roman"/>
          <w:sz w:val="24"/>
          <w:szCs w:val="24"/>
        </w:rPr>
      </w:pPr>
    </w:p>
    <w:p w14:paraId="06E2DFA2" w14:textId="77777777"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14:paraId="48A9FBC1"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3C2BF3E7"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157419B" w14:textId="77777777" w:rsidTr="00EB747A">
        <w:tc>
          <w:tcPr>
            <w:tcW w:w="4539" w:type="pct"/>
            <w:vAlign w:val="center"/>
          </w:tcPr>
          <w:p w14:paraId="7D38C81F" w14:textId="77777777" w:rsidR="00C70139" w:rsidRPr="00376AFF" w:rsidRDefault="00606AE1"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14:paraId="066239FD" w14:textId="209BC569"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794"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94"/>
          </w:p>
        </w:tc>
      </w:tr>
    </w:tbl>
    <w:p w14:paraId="0B7C8E9C" w14:textId="77777777" w:rsidR="00C70139" w:rsidRPr="00376AFF" w:rsidRDefault="00C70139" w:rsidP="00C70139">
      <w:pPr>
        <w:spacing w:after="0" w:line="240" w:lineRule="auto"/>
        <w:jc w:val="both"/>
        <w:rPr>
          <w:rFonts w:ascii="Times New Roman" w:hAnsi="Times New Roman"/>
          <w:sz w:val="24"/>
          <w:szCs w:val="24"/>
        </w:rPr>
      </w:pPr>
    </w:p>
    <w:p w14:paraId="4477AC19" w14:textId="48CB53EE"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6B40CB" w:rsidRPr="006B40CB">
        <w:rPr>
          <w:rFonts w:ascii="Times New Roman" w:hAnsi="Times New Roman"/>
          <w:sz w:val="24"/>
          <w:szCs w:val="24"/>
        </w:rPr>
        <w:t>(7.45)</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which is not take</w:t>
      </w:r>
      <w:r w:rsidR="00EA22FF" w:rsidRPr="00376AFF">
        <w:rPr>
          <w:rFonts w:ascii="Times New Roman" w:hAnsi="Times New Roman"/>
          <w:sz w:val="24"/>
          <w:szCs w:val="24"/>
        </w:rPr>
        <w:t>n</w:t>
      </w:r>
      <w:r w:rsidRPr="00376AFF">
        <w:rPr>
          <w:rFonts w:ascii="Times New Roman" w:hAnsi="Times New Roman"/>
          <w:sz w:val="24"/>
          <w:szCs w:val="24"/>
        </w:rPr>
        <w:t xml:space="preserve"> into account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14:paraId="3E120D9E" w14:textId="77777777"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42B0437F" w14:textId="77777777" w:rsidTr="00EB747A">
        <w:tc>
          <w:tcPr>
            <w:tcW w:w="4539" w:type="pct"/>
            <w:vAlign w:val="center"/>
          </w:tcPr>
          <w:p w14:paraId="55A12FFA" w14:textId="77777777" w:rsidR="00C70139" w:rsidRPr="00376AFF" w:rsidRDefault="00606AE1"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14:paraId="23BA71E6" w14:textId="49ACB441"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F1A28CA" w14:textId="77777777" w:rsidR="00C70139" w:rsidRPr="00376AFF" w:rsidRDefault="00C70139" w:rsidP="00C70139">
      <w:pPr>
        <w:spacing w:after="0" w:line="240" w:lineRule="auto"/>
        <w:jc w:val="both"/>
        <w:rPr>
          <w:rFonts w:ascii="Times New Roman" w:hAnsi="Times New Roman"/>
          <w:sz w:val="24"/>
          <w:szCs w:val="24"/>
        </w:rPr>
      </w:pPr>
    </w:p>
    <w:p w14:paraId="299BBC6E" w14:textId="77777777"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is aligned with gravity, by definition.</w:t>
      </w:r>
    </w:p>
    <w:p w14:paraId="569882EE"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14:paraId="6EB67910" w14:textId="77777777" w:rsidTr="00EB747A">
        <w:tc>
          <w:tcPr>
            <w:tcW w:w="4539" w:type="pct"/>
            <w:vAlign w:val="center"/>
          </w:tcPr>
          <w:p w14:paraId="33E3BC6E" w14:textId="77777777"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14:paraId="42C084E1" w14:textId="2FAEB52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94F4608" w14:textId="77777777" w:rsidR="00C70139" w:rsidRPr="00376AFF" w:rsidRDefault="00C70139" w:rsidP="00C70139">
      <w:pPr>
        <w:spacing w:after="0" w:line="240" w:lineRule="auto"/>
        <w:jc w:val="both"/>
        <w:rPr>
          <w:rFonts w:ascii="Times New Roman" w:hAnsi="Times New Roman"/>
          <w:sz w:val="24"/>
          <w:szCs w:val="24"/>
        </w:rPr>
      </w:pPr>
    </w:p>
    <w:p w14:paraId="213E9E6A"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D9CF9ED" w14:textId="77777777" w:rsidTr="00EB747A">
        <w:tc>
          <w:tcPr>
            <w:tcW w:w="4539" w:type="pct"/>
            <w:vAlign w:val="center"/>
          </w:tcPr>
          <w:p w14:paraId="7A50057F" w14:textId="77777777"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14:paraId="6AEFD3CB" w14:textId="3FAD9C39"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A2CB138" w14:textId="77777777" w:rsidR="00C70139" w:rsidRPr="00376AFF" w:rsidRDefault="00C70139" w:rsidP="00C70139">
      <w:pPr>
        <w:spacing w:after="0" w:line="240" w:lineRule="auto"/>
        <w:jc w:val="both"/>
        <w:rPr>
          <w:rFonts w:ascii="Times New Roman" w:hAnsi="Times New Roman"/>
          <w:sz w:val="24"/>
          <w:szCs w:val="24"/>
        </w:rPr>
      </w:pPr>
    </w:p>
    <w:p w14:paraId="7F978D0D"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7136088" w14:textId="77777777" w:rsidTr="00EB747A">
        <w:tc>
          <w:tcPr>
            <w:tcW w:w="4539" w:type="pct"/>
            <w:vAlign w:val="center"/>
          </w:tcPr>
          <w:p w14:paraId="740B3883" w14:textId="77777777" w:rsidR="00C70139" w:rsidRPr="00376AF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14:paraId="6D83DF1D" w14:textId="65FC9C2C"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D6B2B21" w14:textId="77777777" w:rsidR="00C70139" w:rsidRPr="00376AFF" w:rsidRDefault="00C70139" w:rsidP="00C70139">
      <w:pPr>
        <w:spacing w:after="0" w:line="240" w:lineRule="auto"/>
        <w:jc w:val="both"/>
        <w:rPr>
          <w:rFonts w:ascii="Times New Roman" w:hAnsi="Times New Roman"/>
          <w:sz w:val="24"/>
          <w:szCs w:val="24"/>
        </w:rPr>
      </w:pPr>
    </w:p>
    <w:p w14:paraId="53627637" w14:textId="77777777"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14:paraId="035E0509" w14:textId="7C28B8AF"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r w:rsidR="00C70139" w:rsidRPr="00376AFF">
        <w:rPr>
          <w:rFonts w:ascii="Times New Roman" w:hAnsi="Times New Roman"/>
          <w:sz w:val="24"/>
          <w:szCs w:val="24"/>
        </w:rPr>
        <w:t>Seminara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w:t>
      </w:r>
      <w:sdt>
        <w:sdtPr>
          <w:rPr>
            <w:rFonts w:ascii="Times New Roman" w:hAnsi="Times New Roman"/>
            <w:sz w:val="24"/>
            <w:szCs w:val="24"/>
          </w:rPr>
          <w:id w:val="1125667552"/>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Sem02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[42]</w:t>
          </w:r>
          <w:r w:rsidR="00526FC4">
            <w:rPr>
              <w:rFonts w:ascii="Times New Roman" w:hAnsi="Times New Roman"/>
              <w:sz w:val="24"/>
              <w:szCs w:val="24"/>
            </w:rPr>
            <w:fldChar w:fldCharType="end"/>
          </w:r>
        </w:sdtContent>
      </w:sdt>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F49091B" w14:textId="77777777" w:rsidTr="00EB747A">
        <w:tc>
          <w:tcPr>
            <w:tcW w:w="4539" w:type="pct"/>
            <w:vAlign w:val="center"/>
          </w:tcPr>
          <w:p w14:paraId="48F3D0B5" w14:textId="77777777" w:rsidR="00C70139" w:rsidRPr="00376AFF" w:rsidRDefault="00C70139" w:rsidP="00EB747A">
            <w:pPr>
              <w:jc w:val="center"/>
              <w:rPr>
                <w:sz w:val="24"/>
                <w:szCs w:val="24"/>
              </w:rPr>
            </w:pPr>
            <m:oMathPara>
              <m:oMath>
                <m:r>
                  <w:rPr>
                    <w:rFonts w:ascii="Cambria Math" w:hAnsi="Cambria Math"/>
                    <w:sz w:val="24"/>
                    <w:szCs w:val="24"/>
                  </w:rPr>
                  <w:lastRenderedPageBreak/>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14:paraId="4C9A9090" w14:textId="77777777" w:rsidR="00C70139" w:rsidRPr="00376AF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14:paraId="60A8B1DD" w14:textId="77777777"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14:paraId="42BC450D" w14:textId="77777777"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4BB1CE6D" w14:textId="1AF45D5A"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FEF4506" w14:textId="77777777" w:rsidR="00C70139" w:rsidRPr="00376AFF" w:rsidRDefault="00C70139" w:rsidP="00C70139">
      <w:pPr>
        <w:spacing w:after="0" w:line="240" w:lineRule="auto"/>
        <w:jc w:val="both"/>
        <w:rPr>
          <w:rFonts w:ascii="Times New Roman" w:hAnsi="Times New Roman"/>
          <w:sz w:val="24"/>
          <w:szCs w:val="24"/>
        </w:rPr>
      </w:pPr>
    </w:p>
    <w:p w14:paraId="0937C688"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14:paraId="3BC81098" w14:textId="3AA4BA23"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w:t>
      </w:r>
      <w:sdt>
        <w:sdtPr>
          <w:rPr>
            <w:rFonts w:ascii="Times New Roman" w:hAnsi="Times New Roman"/>
            <w:sz w:val="24"/>
            <w:szCs w:val="24"/>
          </w:rPr>
          <w:id w:val="730820034"/>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Mor13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[43]</w:t>
          </w:r>
          <w:r w:rsidR="00267382">
            <w:rPr>
              <w:rFonts w:ascii="Times New Roman" w:hAnsi="Times New Roman"/>
              <w:sz w:val="24"/>
              <w:szCs w:val="24"/>
            </w:rPr>
            <w:fldChar w:fldCharType="end"/>
          </w:r>
        </w:sdtContent>
      </w:sdt>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7292F20" w14:textId="77777777" w:rsidTr="00EB747A">
        <w:tc>
          <w:tcPr>
            <w:tcW w:w="4539" w:type="pct"/>
            <w:vAlign w:val="center"/>
          </w:tcPr>
          <w:p w14:paraId="0531721C" w14:textId="77777777" w:rsidR="00C70139" w:rsidRPr="00376AFF" w:rsidRDefault="00606AE1"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54F35C4F" w14:textId="100A4B0B"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018BBC" w14:textId="77777777" w:rsidR="00C70139" w:rsidRPr="00376AFF" w:rsidRDefault="00C70139" w:rsidP="00C70139">
      <w:pPr>
        <w:spacing w:after="0" w:line="240" w:lineRule="auto"/>
        <w:jc w:val="both"/>
        <w:rPr>
          <w:rFonts w:ascii="Times New Roman" w:hAnsi="Times New Roman"/>
          <w:sz w:val="24"/>
          <w:szCs w:val="24"/>
        </w:rPr>
      </w:pPr>
    </w:p>
    <w:p w14:paraId="305A6C1C"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23D8990" w14:textId="77777777" w:rsidTr="00EB747A">
        <w:tc>
          <w:tcPr>
            <w:tcW w:w="4539" w:type="pct"/>
            <w:vAlign w:val="center"/>
          </w:tcPr>
          <w:p w14:paraId="17F24C96" w14:textId="77777777"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14:paraId="4570C4DF" w14:textId="2B53B0AF"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DD31807" w14:textId="77777777" w:rsidR="00C70139" w:rsidRPr="00376AFF" w:rsidRDefault="00C70139" w:rsidP="00C70139">
      <w:pPr>
        <w:spacing w:after="0" w:line="240" w:lineRule="auto"/>
        <w:jc w:val="both"/>
        <w:rPr>
          <w:rFonts w:ascii="Times New Roman" w:hAnsi="Times New Roman"/>
          <w:sz w:val="24"/>
          <w:szCs w:val="24"/>
        </w:rPr>
      </w:pPr>
    </w:p>
    <w:p w14:paraId="064D9FA9"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14:paraId="6AF2C513"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In this context, the lift is assumes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E6017CC" w14:textId="77777777" w:rsidTr="00EB747A">
        <w:tc>
          <w:tcPr>
            <w:tcW w:w="4539" w:type="pct"/>
            <w:vAlign w:val="center"/>
          </w:tcPr>
          <w:p w14:paraId="7E7F49F5" w14:textId="77777777" w:rsidR="00C70139" w:rsidRPr="00376AFF" w:rsidRDefault="00606AE1"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7445371C" w14:textId="3C616B54"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77DB2DE" w14:textId="77777777" w:rsidR="00C70139" w:rsidRPr="00376AFF" w:rsidRDefault="00C70139" w:rsidP="00C70139">
      <w:pPr>
        <w:spacing w:after="0" w:line="240" w:lineRule="auto"/>
        <w:jc w:val="both"/>
        <w:rPr>
          <w:rFonts w:ascii="Times New Roman" w:hAnsi="Times New Roman"/>
          <w:sz w:val="24"/>
          <w:szCs w:val="24"/>
        </w:rPr>
      </w:pPr>
    </w:p>
    <w:p w14:paraId="5C43CC9B" w14:textId="3DC3BC91"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r w:rsidR="00C70139" w:rsidRPr="00376AFF">
        <w:rPr>
          <w:rFonts w:ascii="Times New Roman" w:hAnsi="Times New Roman"/>
          <w:sz w:val="24"/>
          <w:szCs w:val="24"/>
        </w:rPr>
        <w:t>Seminara et al. (2002,</w:t>
      </w:r>
      <w:sdt>
        <w:sdtPr>
          <w:rPr>
            <w:rFonts w:ascii="Times New Roman" w:hAnsi="Times New Roman"/>
            <w:sz w:val="24"/>
            <w:szCs w:val="24"/>
          </w:rPr>
          <w:id w:val="-1051231234"/>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Sem02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[42]</w:t>
          </w:r>
          <w:r w:rsidR="00526FC4">
            <w:rPr>
              <w:rFonts w:ascii="Times New Roman" w:hAnsi="Times New Roman"/>
              <w:sz w:val="24"/>
              <w:szCs w:val="24"/>
            </w:rPr>
            <w:fldChar w:fldCharType="end"/>
          </w:r>
        </w:sdtContent>
      </w:sdt>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688E0931" w14:textId="77777777" w:rsidTr="00EB747A">
        <w:tc>
          <w:tcPr>
            <w:tcW w:w="4539" w:type="pct"/>
            <w:vAlign w:val="center"/>
          </w:tcPr>
          <w:p w14:paraId="300D4DF8" w14:textId="77777777" w:rsidR="00C70139" w:rsidRPr="00376AFF" w:rsidRDefault="00606AE1"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09750002" w14:textId="77A0DF3C"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038D0B" w14:textId="77777777" w:rsidR="00C70139" w:rsidRPr="00376AFF" w:rsidRDefault="00C70139" w:rsidP="00C70139">
      <w:pPr>
        <w:spacing w:after="0" w:line="240" w:lineRule="auto"/>
        <w:jc w:val="both"/>
        <w:rPr>
          <w:rFonts w:ascii="Times New Roman" w:hAnsi="Times New Roman"/>
          <w:sz w:val="24"/>
          <w:szCs w:val="24"/>
        </w:rPr>
      </w:pPr>
    </w:p>
    <w:p w14:paraId="1F46BC95" w14:textId="77777777"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14:paraId="77BD74F2" w14:textId="77777777"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E9C3FBA" w14:textId="77777777" w:rsidTr="00EB747A">
        <w:tc>
          <w:tcPr>
            <w:tcW w:w="4539" w:type="pct"/>
            <w:vAlign w:val="center"/>
          </w:tcPr>
          <w:p w14:paraId="3A3C596E" w14:textId="77777777" w:rsidR="00C70139" w:rsidRPr="00376AFF" w:rsidRDefault="00606AE1"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14:paraId="383FB1FE" w14:textId="5A6692E1"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B45B656" w14:textId="77777777" w:rsidR="00C70139" w:rsidRPr="00376AFF" w:rsidRDefault="00C70139" w:rsidP="00C70139">
      <w:pPr>
        <w:spacing w:after="0" w:line="240" w:lineRule="auto"/>
        <w:jc w:val="both"/>
        <w:rPr>
          <w:rFonts w:ascii="Times New Roman" w:hAnsi="Times New Roman"/>
          <w:sz w:val="24"/>
          <w:szCs w:val="24"/>
        </w:rPr>
      </w:pPr>
    </w:p>
    <w:p w14:paraId="4C70CD25" w14:textId="77777777"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14:paraId="1E7ADE5C" w14:textId="77777777" w:rsidR="00C70139" w:rsidRPr="00376AFF" w:rsidRDefault="00C70139" w:rsidP="00C70139">
      <w:pPr>
        <w:spacing w:after="0" w:line="240" w:lineRule="auto"/>
        <w:jc w:val="both"/>
        <w:rPr>
          <w:rFonts w:ascii="Times New Roman" w:hAnsi="Times New Roman"/>
          <w:sz w:val="24"/>
          <w:szCs w:val="24"/>
        </w:rPr>
      </w:pPr>
    </w:p>
    <w:p w14:paraId="6AB121B2" w14:textId="77777777" w:rsidR="00AE1A4C" w:rsidRPr="00376AFF" w:rsidRDefault="00DA6063" w:rsidP="00AE1A4C">
      <w:pPr>
        <w:pStyle w:val="Amicarellititle2"/>
      </w:pPr>
      <w:bookmarkStart w:id="795" w:name="_Toc86930633"/>
      <w:r w:rsidRPr="00376AFF">
        <w:t>A simplified approach for soil liquefaction</w:t>
      </w:r>
      <w:bookmarkEnd w:id="795"/>
    </w:p>
    <w:p w14:paraId="2866A54C" w14:textId="0C66447A"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w:t>
      </w:r>
      <w:sdt>
        <w:sdtPr>
          <w:rPr>
            <w:rFonts w:ascii="Times New Roman" w:hAnsi="Times New Roman"/>
            <w:sz w:val="24"/>
            <w:szCs w:val="24"/>
          </w:rPr>
          <w:id w:val="1539782659"/>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04E02337"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14:paraId="50E9FD6E" w14:textId="77777777" w:rsidTr="00585F46">
        <w:tc>
          <w:tcPr>
            <w:tcW w:w="4539" w:type="pct"/>
            <w:vAlign w:val="center"/>
          </w:tcPr>
          <w:p w14:paraId="25B396DA"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w14:anchorId="2A4CBB79">
                <v:shape id="_x0000_i1224" type="#_x0000_t75" style="width:2in;height:36pt" o:ole="">
                  <v:imagedata r:id="rId412" o:title=""/>
                </v:shape>
                <o:OLEObject Type="Embed" ProgID="Equation.3" ShapeID="_x0000_i1224" DrawAspect="Content" ObjectID="_1700914952" r:id="rId413"/>
              </w:object>
            </w:r>
          </w:p>
        </w:tc>
        <w:tc>
          <w:tcPr>
            <w:tcW w:w="461" w:type="pct"/>
            <w:vAlign w:val="center"/>
          </w:tcPr>
          <w:p w14:paraId="75AEE090" w14:textId="51C99341"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796"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796"/>
          </w:p>
        </w:tc>
      </w:tr>
    </w:tbl>
    <w:p w14:paraId="3BAC4E63" w14:textId="77777777" w:rsidR="00DA6063" w:rsidRPr="00376AFF" w:rsidRDefault="00DA6063" w:rsidP="00DA6063">
      <w:pPr>
        <w:spacing w:after="0" w:line="240" w:lineRule="auto"/>
        <w:jc w:val="both"/>
        <w:rPr>
          <w:rFonts w:ascii="Times New Roman" w:hAnsi="Times New Roman"/>
          <w:sz w:val="24"/>
          <w:szCs w:val="24"/>
        </w:rPr>
      </w:pPr>
    </w:p>
    <w:p w14:paraId="5C47F53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14:paraId="4F983E17" w14:textId="6F9CAAAB"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r w:rsidRPr="00376AFF">
        <w:rPr>
          <w:rFonts w:ascii="Times New Roman" w:hAnsi="Times New Roman"/>
          <w:i/>
          <w:sz w:val="24"/>
          <w:szCs w:val="24"/>
        </w:rPr>
        <w:t>t</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known and </w:t>
      </w:r>
      <w:r w:rsidRPr="00376AFF">
        <w:rPr>
          <w:rFonts w:ascii="Times New Roman" w:hAnsi="Times New Roman"/>
          <w:i/>
          <w:sz w:val="24"/>
          <w:szCs w:val="24"/>
        </w:rPr>
        <w:t>f</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7.56</w:t>
      </w:r>
      <w:r w:rsidR="006B40CB"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14:paraId="295D0155" w14:textId="77777777" w:rsidTr="00585F46">
        <w:tc>
          <w:tcPr>
            <w:tcW w:w="4539" w:type="pct"/>
            <w:vAlign w:val="center"/>
          </w:tcPr>
          <w:p w14:paraId="1E92C7C8"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w14:anchorId="5CC0ED31">
                <v:shape id="_x0000_i1225" type="#_x0000_t75" style="width:197.4pt;height:93.6pt" o:ole="">
                  <v:imagedata r:id="rId414" o:title=""/>
                </v:shape>
                <o:OLEObject Type="Embed" ProgID="Equation.3" ShapeID="_x0000_i1225" DrawAspect="Content" ObjectID="_1700914953" r:id="rId415"/>
              </w:object>
            </w:r>
          </w:p>
        </w:tc>
        <w:tc>
          <w:tcPr>
            <w:tcW w:w="461" w:type="pct"/>
            <w:vAlign w:val="center"/>
          </w:tcPr>
          <w:p w14:paraId="00070BD1" w14:textId="60CA5ED0"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08DA64" w14:textId="77777777" w:rsidR="00DA6063" w:rsidRPr="00376AFF" w:rsidRDefault="00DA6063" w:rsidP="00DA6063">
      <w:pPr>
        <w:spacing w:after="0" w:line="240" w:lineRule="auto"/>
        <w:jc w:val="both"/>
        <w:rPr>
          <w:rFonts w:ascii="Times New Roman" w:hAnsi="Times New Roman"/>
          <w:sz w:val="24"/>
          <w:szCs w:val="24"/>
        </w:rPr>
      </w:pPr>
    </w:p>
    <w:p w14:paraId="1EAF24D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r w:rsidRPr="00376AFF">
        <w:rPr>
          <w:rFonts w:ascii="Times New Roman" w:hAnsi="Times New Roman"/>
          <w:i/>
          <w:sz w:val="24"/>
          <w:szCs w:val="24"/>
        </w:rPr>
        <w:t>t</w:t>
      </w:r>
      <w:r w:rsidRPr="00376AFF">
        <w:rPr>
          <w:rFonts w:ascii="Times New Roman" w:hAnsi="Times New Roman"/>
          <w:i/>
          <w:sz w:val="24"/>
          <w:szCs w:val="24"/>
          <w:vertAlign w:val="subscript"/>
        </w:rPr>
        <w:t>qf</w:t>
      </w:r>
      <w:r w:rsidRPr="00376AFF">
        <w:rPr>
          <w:rFonts w:ascii="Times New Roman" w:hAnsi="Times New Roman"/>
          <w:sz w:val="24"/>
          <w:szCs w:val="24"/>
        </w:rPr>
        <w:t xml:space="preserve"> are the quake starting and ending times.</w:t>
      </w:r>
    </w:p>
    <w:p w14:paraId="402619E9" w14:textId="77777777" w:rsidR="00EB747A" w:rsidRPr="00376AFF" w:rsidRDefault="00EB747A" w:rsidP="00C70139">
      <w:pPr>
        <w:spacing w:after="0" w:line="240" w:lineRule="auto"/>
        <w:jc w:val="both"/>
        <w:rPr>
          <w:rFonts w:ascii="Times New Roman" w:hAnsi="Times New Roman"/>
          <w:sz w:val="24"/>
          <w:szCs w:val="24"/>
        </w:rPr>
      </w:pPr>
    </w:p>
    <w:p w14:paraId="10BCE181" w14:textId="77777777"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97" w:name="_Ref449963223"/>
      <w:bookmarkStart w:id="798" w:name="_Toc447005702"/>
      <w:bookmarkStart w:id="799" w:name="_Toc86930634"/>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797"/>
      <w:r w:rsidR="00E25FF0" w:rsidRPr="00376AFF">
        <w:rPr>
          <w:rFonts w:ascii="Book Antiqua" w:hAnsi="Book Antiqua"/>
          <w:caps/>
          <w:kern w:val="0"/>
          <w:sz w:val="24"/>
          <w:szCs w:val="24"/>
        </w:rPr>
        <w:t xml:space="preserve"> </w:t>
      </w:r>
      <w:bookmarkEnd w:id="798"/>
      <w:r w:rsidR="00433AD1" w:rsidRPr="00376AFF">
        <w:rPr>
          <w:rFonts w:ascii="Book Antiqua" w:hAnsi="Book Antiqua"/>
          <w:caps/>
          <w:kern w:val="0"/>
          <w:sz w:val="24"/>
          <w:szCs w:val="24"/>
        </w:rPr>
        <w:t>scheme</w:t>
      </w:r>
      <w:bookmarkEnd w:id="799"/>
    </w:p>
    <w:p w14:paraId="3923CDE2" w14:textId="77777777" w:rsidR="00E25FF0" w:rsidRPr="00376AFF" w:rsidRDefault="00E25FF0" w:rsidP="00E25FF0">
      <w:pPr>
        <w:spacing w:after="0" w:line="240" w:lineRule="auto"/>
        <w:jc w:val="both"/>
        <w:rPr>
          <w:rFonts w:ascii="Times New Roman" w:hAnsi="Times New Roman"/>
          <w:sz w:val="24"/>
          <w:szCs w:val="24"/>
        </w:rPr>
      </w:pPr>
    </w:p>
    <w:p w14:paraId="2D9E1D89" w14:textId="242E15DE"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w:t>
      </w:r>
      <w:sdt>
        <w:sdtPr>
          <w:rPr>
            <w:rFonts w:ascii="Times New Roman" w:hAnsi="Times New Roman"/>
            <w:sz w:val="24"/>
            <w:szCs w:val="24"/>
          </w:rPr>
          <w:id w:val="226892530"/>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Ami13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6B40CB">
        <w:rPr>
          <w:rFonts w:ascii="Times New Roman" w:hAnsi="Times New Roman"/>
          <w:b/>
          <w:bCs/>
          <w:sz w:val="24"/>
          <w:szCs w:val="24"/>
          <w:lang w:val="it-IT"/>
        </w:rPr>
        <w:t>Errore. L'origine riferimento non è stata trovata.</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14:paraId="25DFE0B8" w14:textId="77777777" w:rsidR="008F1DF0" w:rsidRPr="00376AFF" w:rsidRDefault="008F1DF0" w:rsidP="00E25FF0">
      <w:pPr>
        <w:spacing w:after="0" w:line="240" w:lineRule="auto"/>
        <w:jc w:val="both"/>
        <w:rPr>
          <w:rFonts w:ascii="Times New Roman" w:hAnsi="Times New Roman"/>
          <w:sz w:val="24"/>
          <w:szCs w:val="24"/>
        </w:rPr>
      </w:pPr>
    </w:p>
    <w:p w14:paraId="18BCC56B" w14:textId="77777777" w:rsidR="004F0A7F" w:rsidRPr="00376AFF" w:rsidRDefault="004F0A7F" w:rsidP="004F0A7F">
      <w:pPr>
        <w:pStyle w:val="Amicarellititle2"/>
      </w:pPr>
      <w:bookmarkStart w:id="800" w:name="_Ref521060122"/>
      <w:bookmarkStart w:id="801" w:name="_Toc86930635"/>
      <w:r w:rsidRPr="00376AFF">
        <w:t>DB-SPH particle approximation and modifications of the balance equations</w:t>
      </w:r>
      <w:bookmarkEnd w:id="800"/>
      <w:bookmarkEnd w:id="801"/>
    </w:p>
    <w:p w14:paraId="1CEE53C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14:paraId="1B4037DB" w14:textId="77777777" w:rsidTr="00B45EA3">
        <w:tc>
          <w:tcPr>
            <w:tcW w:w="4539" w:type="pct"/>
            <w:vAlign w:val="center"/>
          </w:tcPr>
          <w:p w14:paraId="7E1155E1" w14:textId="77777777"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w14:anchorId="705861A4">
                <v:shape id="_x0000_i1226" type="#_x0000_t75" style="width:252pt;height:41.4pt" o:ole="">
                  <v:imagedata r:id="rId416" o:title=""/>
                </v:shape>
                <o:OLEObject Type="Embed" ProgID="Equation.3" ShapeID="_x0000_i1226" DrawAspect="Content" ObjectID="_1700914954" r:id="rId417"/>
              </w:object>
            </w:r>
          </w:p>
        </w:tc>
        <w:tc>
          <w:tcPr>
            <w:tcW w:w="461" w:type="pct"/>
            <w:vAlign w:val="center"/>
          </w:tcPr>
          <w:p w14:paraId="7A188F59" w14:textId="5F4C30E6"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2" w:name="_Ref448227562"/>
            <w:bookmarkStart w:id="803"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802"/>
            <w:r w:rsidRPr="00376AFF">
              <w:rPr>
                <w:rFonts w:ascii="Times New Roman" w:eastAsia="Times New Roman" w:hAnsi="Times New Roman"/>
                <w:b w:val="0"/>
                <w:bCs w:val="0"/>
                <w:color w:val="auto"/>
                <w:sz w:val="24"/>
                <w:szCs w:val="24"/>
                <w:lang w:eastAsia="it-IT"/>
              </w:rPr>
              <w:t>)</w:t>
            </w:r>
            <w:bookmarkEnd w:id="803"/>
          </w:p>
        </w:tc>
      </w:tr>
    </w:tbl>
    <w:p w14:paraId="09AB7D0A" w14:textId="77777777" w:rsidR="00E25FF0" w:rsidRPr="00376AFF" w:rsidRDefault="00E25FF0" w:rsidP="00E25FF0">
      <w:pPr>
        <w:spacing w:after="0" w:line="240" w:lineRule="auto"/>
        <w:jc w:val="both"/>
        <w:rPr>
          <w:rFonts w:ascii="Times New Roman" w:hAnsi="Times New Roman"/>
          <w:sz w:val="24"/>
          <w:szCs w:val="24"/>
        </w:rPr>
      </w:pPr>
    </w:p>
    <w:p w14:paraId="12E8B01E" w14:textId="5B700B26"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(8.1)</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6B40CB" w:rsidRPr="006B40CB">
        <w:rPr>
          <w:rFonts w:ascii="Times New Roman" w:hAnsi="Times New Roman"/>
          <w:sz w:val="24"/>
          <w:szCs w:val="24"/>
        </w:rPr>
        <w:t>(6.2)</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(8.1)</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14:paraId="5A59CE49" w14:textId="77777777" w:rsidTr="00B45EA3">
        <w:tc>
          <w:tcPr>
            <w:tcW w:w="4539" w:type="pct"/>
            <w:vAlign w:val="center"/>
          </w:tcPr>
          <w:p w14:paraId="03B92D51"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w14:anchorId="09A6BF8D">
                <v:shape id="_x0000_i1227" type="#_x0000_t75" style="width:269.4pt;height:39.6pt" o:ole="">
                  <v:imagedata r:id="rId418" o:title=""/>
                </v:shape>
                <o:OLEObject Type="Embed" ProgID="Equation.3" ShapeID="_x0000_i1227" DrawAspect="Content" ObjectID="_1700914955" r:id="rId419"/>
              </w:object>
            </w:r>
          </w:p>
        </w:tc>
        <w:tc>
          <w:tcPr>
            <w:tcW w:w="461" w:type="pct"/>
            <w:vAlign w:val="center"/>
          </w:tcPr>
          <w:p w14:paraId="720C3BAA" w14:textId="2FFF47A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4"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4"/>
          </w:p>
        </w:tc>
      </w:tr>
    </w:tbl>
    <w:p w14:paraId="424BA527" w14:textId="77777777" w:rsidR="00E25FF0" w:rsidRPr="00376AFF" w:rsidRDefault="00E25FF0" w:rsidP="00E25FF0">
      <w:pPr>
        <w:spacing w:after="0" w:line="240" w:lineRule="auto"/>
        <w:jc w:val="both"/>
        <w:rPr>
          <w:rFonts w:ascii="Times New Roman" w:hAnsi="Times New Roman"/>
          <w:sz w:val="24"/>
          <w:szCs w:val="24"/>
        </w:rPr>
      </w:pPr>
    </w:p>
    <w:p w14:paraId="6B0BB2D1" w14:textId="77777777"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14:paraId="3AD7DA1C" w14:textId="3D0BBFC2"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r w:rsidRPr="00376AFF">
        <w:rPr>
          <w:rFonts w:ascii="Times New Roman" w:hAnsi="Times New Roman"/>
          <w:sz w:val="24"/>
          <w:szCs w:val="24"/>
        </w:rPr>
        <w:t xml:space="preserve">In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w:t>
      </w:r>
      <w:sdt>
        <w:sdtPr>
          <w:rPr>
            <w:rFonts w:ascii="Times New Roman" w:hAnsi="Times New Roman"/>
            <w:sz w:val="24"/>
            <w:szCs w:val="24"/>
          </w:rPr>
          <w:id w:val="347151496"/>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Thus, the present model adopt semi-particles, whose 3D definition is slightly different from the edge particles (semi-particles) of Ferrand et al. (2013,</w:t>
      </w:r>
      <w:sdt>
        <w:sdtPr>
          <w:rPr>
            <w:rFonts w:ascii="Times New Roman" w:hAnsi="Times New Roman"/>
            <w:sz w:val="24"/>
            <w:szCs w:val="24"/>
          </w:rPr>
          <w:id w:val="-177652727"/>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w:t>
      </w:r>
    </w:p>
    <w:p w14:paraId="05D74A74" w14:textId="77777777"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14:paraId="2F4FF54C" w14:textId="77777777"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14:paraId="29821E15"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w14:anchorId="5D0F3826">
          <v:shape id="_x0000_i1228" type="#_x0000_t75" style="width:20.4pt;height:18pt" o:ole="">
            <v:imagedata r:id="rId420" o:title=""/>
          </v:shape>
          <o:OLEObject Type="Embed" ProgID="Equation.3" ShapeID="_x0000_i1228" DrawAspect="Content" ObjectID="_1700914956" r:id="rId421"/>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w14:anchorId="2BE9DEED">
          <v:shape id="_x0000_i1229" type="#_x0000_t75" style="width:20.4pt;height:18pt" o:ole="">
            <v:imagedata r:id="rId422" o:title=""/>
          </v:shape>
          <o:OLEObject Type="Embed" ProgID="Equation.3" ShapeID="_x0000_i1229" DrawAspect="Content" ObjectID="_1700914957" r:id="rId423"/>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than </w:t>
      </w:r>
      <w:r w:rsidRPr="00376AFF">
        <w:rPr>
          <w:rFonts w:ascii="Times New Roman" w:hAnsi="Times New Roman"/>
          <w:position w:val="-18"/>
          <w:sz w:val="24"/>
          <w:szCs w:val="24"/>
        </w:rPr>
        <w:object w:dxaOrig="639" w:dyaOrig="560" w14:anchorId="4619EAC3">
          <v:shape id="_x0000_i1230" type="#_x0000_t75" style="width:31.8pt;height:27pt" o:ole="">
            <v:imagedata r:id="rId424" o:title=""/>
          </v:shape>
          <o:OLEObject Type="Embed" ProgID="Equation.3" ShapeID="_x0000_i1230" DrawAspect="Content" ObjectID="_1700914958" r:id="rId425"/>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14:paraId="7FC8CB50" w14:textId="51843B05"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(8.2)</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6B40CB" w:rsidRPr="006B40CB">
        <w:rPr>
          <w:rFonts w:ascii="Times New Roman" w:hAnsi="Times New Roman"/>
          <w:sz w:val="24"/>
          <w:szCs w:val="24"/>
        </w:rPr>
        <w:t>(8.2)</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14:paraId="552CCB66" w14:textId="06144D39"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w:t>
      </w:r>
      <w:sdt>
        <w:sdtPr>
          <w:rPr>
            <w:rFonts w:ascii="Times New Roman" w:hAnsi="Times New Roman"/>
            <w:sz w:val="24"/>
            <w:szCs w:val="24"/>
          </w:rPr>
          <w:id w:val="-1658059518"/>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14:paraId="57ABBBC7" w14:textId="77777777" w:rsidTr="00B45EA3">
        <w:tc>
          <w:tcPr>
            <w:tcW w:w="4539" w:type="pct"/>
            <w:vAlign w:val="center"/>
          </w:tcPr>
          <w:p w14:paraId="3283F454"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w14:anchorId="6B500B4F">
                <v:shape id="_x0000_i1231" type="#_x0000_t75" style="width:97.2pt;height:39.6pt" o:ole="">
                  <v:imagedata r:id="rId426" o:title=""/>
                </v:shape>
                <o:OLEObject Type="Embed" ProgID="Equation.3" ShapeID="_x0000_i1231" DrawAspect="Content" ObjectID="_1700914959" r:id="rId427"/>
              </w:object>
            </w:r>
          </w:p>
        </w:tc>
        <w:tc>
          <w:tcPr>
            <w:tcW w:w="461" w:type="pct"/>
            <w:vAlign w:val="center"/>
          </w:tcPr>
          <w:p w14:paraId="0B41000D" w14:textId="72379298"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4F9EF3" w14:textId="77777777" w:rsidR="00E25FF0" w:rsidRPr="00376AFF" w:rsidRDefault="00E25FF0" w:rsidP="00E25FF0">
      <w:pPr>
        <w:spacing w:after="0" w:line="240" w:lineRule="auto"/>
        <w:jc w:val="both"/>
        <w:rPr>
          <w:rFonts w:ascii="Times New Roman" w:hAnsi="Times New Roman"/>
          <w:sz w:val="24"/>
          <w:szCs w:val="24"/>
        </w:rPr>
      </w:pPr>
    </w:p>
    <w:p w14:paraId="7391D26D" w14:textId="77777777"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14:paraId="3C428D1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14:paraId="180999CE" w14:textId="77777777" w:rsidTr="00B45EA3">
        <w:tc>
          <w:tcPr>
            <w:tcW w:w="4539" w:type="pct"/>
            <w:vAlign w:val="center"/>
          </w:tcPr>
          <w:p w14:paraId="602AAD8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w14:anchorId="78CED90C">
                <v:shape id="_x0000_i1232" type="#_x0000_t75" style="width:293.4pt;height:37.8pt" o:ole="">
                  <v:imagedata r:id="rId428" o:title=""/>
                </v:shape>
                <o:OLEObject Type="Embed" ProgID="Equation.3" ShapeID="_x0000_i1232" DrawAspect="Content" ObjectID="_1700914960" r:id="rId429"/>
              </w:object>
            </w:r>
          </w:p>
        </w:tc>
        <w:tc>
          <w:tcPr>
            <w:tcW w:w="461" w:type="pct"/>
            <w:vAlign w:val="center"/>
          </w:tcPr>
          <w:p w14:paraId="6050D509" w14:textId="4D637485"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5"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5"/>
          </w:p>
        </w:tc>
      </w:tr>
    </w:tbl>
    <w:p w14:paraId="435E3E04" w14:textId="77777777" w:rsidR="00E25FF0" w:rsidRPr="00376AFF" w:rsidRDefault="00E25FF0" w:rsidP="00E25FF0">
      <w:pPr>
        <w:spacing w:after="0" w:line="240" w:lineRule="auto"/>
        <w:jc w:val="both"/>
        <w:rPr>
          <w:rFonts w:ascii="Times New Roman" w:hAnsi="Times New Roman"/>
          <w:sz w:val="24"/>
          <w:szCs w:val="24"/>
        </w:rPr>
      </w:pPr>
    </w:p>
    <w:p w14:paraId="117DF28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where </w:t>
      </w:r>
      <w:r w:rsidRPr="00376AFF">
        <w:rPr>
          <w:rFonts w:ascii="Times New Roman" w:hAnsi="Times New Roman"/>
          <w:position w:val="-10"/>
          <w:sz w:val="24"/>
          <w:szCs w:val="24"/>
        </w:rPr>
        <w:object w:dxaOrig="960" w:dyaOrig="279" w14:anchorId="32698B3C">
          <v:shape id="_x0000_i1233" type="#_x0000_t75" style="width:46.8pt;height:14.4pt" o:ole="">
            <v:imagedata r:id="rId430" o:title=""/>
          </v:shape>
          <o:OLEObject Type="Embed" ProgID="Equation.3" ShapeID="_x0000_i1233" DrawAspect="Content" ObjectID="_1700914961" r:id="rId431"/>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14:paraId="27CECF8F" w14:textId="6663F8A6"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w:t>
      </w:r>
      <w:sdt>
        <w:sdtPr>
          <w:rPr>
            <w:rFonts w:ascii="Times New Roman" w:hAnsi="Times New Roman"/>
            <w:sz w:val="24"/>
            <w:szCs w:val="24"/>
          </w:rPr>
          <w:id w:val="1594817161"/>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Fer13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[11]</w:t>
          </w:r>
          <w:r w:rsidR="00267382">
            <w:rPr>
              <w:rFonts w:ascii="Times New Roman" w:hAnsi="Times New Roman"/>
              <w:sz w:val="24"/>
              <w:szCs w:val="24"/>
            </w:rPr>
            <w:fldChar w:fldCharType="end"/>
          </w:r>
        </w:sdtContent>
      </w:sdt>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(8.5)</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6B40CB" w:rsidRPr="006B40CB">
        <w:rPr>
          <w:rFonts w:ascii="Times New Roman" w:eastAsia="Times New Roman" w:hAnsi="Times New Roman"/>
          <w:bCs/>
          <w:sz w:val="24"/>
          <w:szCs w:val="24"/>
          <w:lang w:eastAsia="it-IT"/>
        </w:rPr>
        <w:t>(8.6)</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Lagrangian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9CE4AB9" w14:textId="77777777" w:rsidTr="00B45EA3">
        <w:tc>
          <w:tcPr>
            <w:tcW w:w="4539" w:type="pct"/>
            <w:vAlign w:val="center"/>
          </w:tcPr>
          <w:p w14:paraId="43FD6D9A"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w14:anchorId="160F499A">
                <v:shape id="_x0000_i1234" type="#_x0000_t75" style="width:195pt;height:32.4pt" o:ole="">
                  <v:imagedata r:id="rId432" o:title=""/>
                </v:shape>
                <o:OLEObject Type="Embed" ProgID="Equation.3" ShapeID="_x0000_i1234" DrawAspect="Content" ObjectID="_1700914962" r:id="rId433"/>
              </w:object>
            </w:r>
          </w:p>
        </w:tc>
        <w:tc>
          <w:tcPr>
            <w:tcW w:w="461" w:type="pct"/>
            <w:vAlign w:val="center"/>
          </w:tcPr>
          <w:p w14:paraId="6C627FD0" w14:textId="3B1AD820"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6"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6"/>
          </w:p>
        </w:tc>
      </w:tr>
    </w:tbl>
    <w:p w14:paraId="1A154DF0" w14:textId="77777777" w:rsidR="00E25FF0" w:rsidRPr="00376AFF" w:rsidRDefault="00E25FF0" w:rsidP="00E25FF0">
      <w:pPr>
        <w:spacing w:after="0" w:line="240" w:lineRule="auto"/>
        <w:jc w:val="both"/>
        <w:rPr>
          <w:rFonts w:ascii="Times New Roman" w:hAnsi="Times New Roman"/>
          <w:sz w:val="24"/>
          <w:szCs w:val="24"/>
        </w:rPr>
      </w:pPr>
    </w:p>
    <w:p w14:paraId="3E5BA28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14:paraId="51798AE1" w14:textId="77777777" w:rsidTr="00B45EA3">
        <w:tc>
          <w:tcPr>
            <w:tcW w:w="4539" w:type="pct"/>
            <w:vAlign w:val="center"/>
          </w:tcPr>
          <w:p w14:paraId="5C77645E"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w14:anchorId="63875363">
                <v:shape id="_x0000_i1235" type="#_x0000_t75" style="width:176.4pt;height:34.2pt" o:ole="">
                  <v:imagedata r:id="rId434" o:title=""/>
                </v:shape>
                <o:OLEObject Type="Embed" ProgID="Equation.3" ShapeID="_x0000_i1235" DrawAspect="Content" ObjectID="_1700914963" r:id="rId435"/>
              </w:object>
            </w:r>
          </w:p>
        </w:tc>
        <w:tc>
          <w:tcPr>
            <w:tcW w:w="461" w:type="pct"/>
            <w:vAlign w:val="center"/>
          </w:tcPr>
          <w:p w14:paraId="6B525AFD" w14:textId="662DAAF3"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07"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07"/>
          </w:p>
        </w:tc>
      </w:tr>
    </w:tbl>
    <w:p w14:paraId="3ED1B407" w14:textId="77777777" w:rsidR="00E25FF0" w:rsidRPr="00376AFF" w:rsidRDefault="00E25FF0" w:rsidP="00E25FF0">
      <w:pPr>
        <w:spacing w:after="0" w:line="240" w:lineRule="auto"/>
        <w:jc w:val="both"/>
        <w:rPr>
          <w:rFonts w:ascii="Times New Roman" w:hAnsi="Times New Roman"/>
          <w:sz w:val="24"/>
          <w:szCs w:val="24"/>
        </w:rPr>
      </w:pPr>
    </w:p>
    <w:p w14:paraId="0DF445AA" w14:textId="77777777"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14:paraId="6F214B6B" w14:textId="77777777"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14:paraId="6B573EB4" w14:textId="77777777"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14:paraId="0D0D82E5" w14:textId="77777777"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14:paraId="5A633646" w14:textId="77777777" w:rsidR="004F0A7F" w:rsidRPr="00376AFF" w:rsidRDefault="004F0A7F" w:rsidP="00E25FF0">
      <w:pPr>
        <w:spacing w:after="0" w:line="240" w:lineRule="auto"/>
        <w:jc w:val="both"/>
        <w:rPr>
          <w:rFonts w:ascii="Times New Roman" w:hAnsi="Times New Roman"/>
          <w:sz w:val="24"/>
          <w:szCs w:val="24"/>
        </w:rPr>
      </w:pPr>
    </w:p>
    <w:p w14:paraId="2B260647" w14:textId="77777777" w:rsidR="004F0A7F" w:rsidRPr="00376AFF" w:rsidRDefault="004F0A7F" w:rsidP="004F0A7F">
      <w:pPr>
        <w:pStyle w:val="Amicarellititle2"/>
      </w:pPr>
      <w:bookmarkStart w:id="808" w:name="_Ref521060124"/>
      <w:bookmarkStart w:id="809" w:name="_Toc86930636"/>
      <w:r w:rsidRPr="00376AFF">
        <w:t>1D Linearized Partial Riemann Solver</w:t>
      </w:r>
      <w:bookmarkEnd w:id="808"/>
      <w:bookmarkEnd w:id="809"/>
      <w:r w:rsidRPr="00376AFF">
        <w:t xml:space="preserve"> </w:t>
      </w:r>
    </w:p>
    <w:p w14:paraId="6CCBAC61" w14:textId="6F4F7E49"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w:t>
      </w:r>
      <w:sdt>
        <w:sdtPr>
          <w:rPr>
            <w:rFonts w:ascii="Times New Roman" w:hAnsi="Times New Roman"/>
            <w:sz w:val="24"/>
            <w:szCs w:val="24"/>
          </w:rPr>
          <w:id w:val="-340621177"/>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Mar10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[18]</w:t>
          </w:r>
          <w:r w:rsidR="009E19BA">
            <w:rPr>
              <w:rFonts w:ascii="Times New Roman" w:hAnsi="Times New Roman"/>
              <w:sz w:val="24"/>
              <w:szCs w:val="24"/>
            </w:rPr>
            <w:fldChar w:fldCharType="end"/>
          </w:r>
        </w:sdtContent>
      </w:sdt>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14:paraId="5CA0F63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14:paraId="26130BF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velocity components, by means of a first-order spatial reconstruction scheme around he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14:paraId="460F6F0C" w14:textId="77777777" w:rsidTr="00B45EA3">
        <w:tc>
          <w:tcPr>
            <w:tcW w:w="4539" w:type="pct"/>
            <w:vAlign w:val="center"/>
          </w:tcPr>
          <w:p w14:paraId="43BF47CB"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w14:anchorId="5996F0E1">
                <v:shape id="_x0000_i1236" type="#_x0000_t75" style="width:222pt;height:25.2pt" o:ole="">
                  <v:imagedata r:id="rId436" o:title=""/>
                </v:shape>
                <o:OLEObject Type="Embed" ProgID="Equation.3" ShapeID="_x0000_i1236" DrawAspect="Content" ObjectID="_1700914964" r:id="rId437"/>
              </w:object>
            </w:r>
          </w:p>
        </w:tc>
        <w:tc>
          <w:tcPr>
            <w:tcW w:w="461" w:type="pct"/>
            <w:vAlign w:val="center"/>
          </w:tcPr>
          <w:p w14:paraId="1C3205A6" w14:textId="7F034BD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10"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10"/>
          </w:p>
        </w:tc>
      </w:tr>
    </w:tbl>
    <w:p w14:paraId="5923EC9C" w14:textId="77777777" w:rsidR="00E25FF0" w:rsidRPr="00376AFF" w:rsidRDefault="00E25FF0" w:rsidP="00E25FF0">
      <w:pPr>
        <w:spacing w:after="0" w:line="240" w:lineRule="auto"/>
        <w:jc w:val="both"/>
        <w:rPr>
          <w:rFonts w:ascii="Times New Roman" w:hAnsi="Times New Roman"/>
          <w:sz w:val="24"/>
          <w:szCs w:val="24"/>
        </w:rPr>
      </w:pPr>
    </w:p>
    <w:p w14:paraId="523900E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14:paraId="6FE55F48"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F3934F1" w14:textId="77777777" w:rsidTr="00B45EA3">
        <w:tc>
          <w:tcPr>
            <w:tcW w:w="4539" w:type="pct"/>
            <w:vAlign w:val="center"/>
          </w:tcPr>
          <w:p w14:paraId="4D854F88"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w14:anchorId="0EA3C181">
                <v:shape id="_x0000_i1237" type="#_x0000_t75" style="width:247.2pt;height:37.8pt" o:ole="">
                  <v:imagedata r:id="rId438" o:title=""/>
                </v:shape>
                <o:OLEObject Type="Embed" ProgID="Equation.3" ShapeID="_x0000_i1237" DrawAspect="Content" ObjectID="_1700914965" r:id="rId439"/>
              </w:object>
            </w:r>
          </w:p>
        </w:tc>
        <w:tc>
          <w:tcPr>
            <w:tcW w:w="461" w:type="pct"/>
            <w:vAlign w:val="center"/>
          </w:tcPr>
          <w:p w14:paraId="0E48F059" w14:textId="61AF9D75"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B0B446" w14:textId="77777777" w:rsidR="00E25FF0" w:rsidRPr="00376AFF" w:rsidRDefault="00E25FF0" w:rsidP="00E25FF0">
      <w:pPr>
        <w:spacing w:after="0" w:line="240" w:lineRule="auto"/>
        <w:jc w:val="both"/>
        <w:rPr>
          <w:rFonts w:ascii="Times New Roman" w:hAnsi="Times New Roman"/>
          <w:sz w:val="24"/>
          <w:szCs w:val="24"/>
        </w:rPr>
      </w:pPr>
    </w:p>
    <w:p w14:paraId="4600E08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438580B9" w14:textId="77777777" w:rsidTr="00B45EA3">
        <w:tc>
          <w:tcPr>
            <w:tcW w:w="4539" w:type="pct"/>
            <w:vAlign w:val="center"/>
          </w:tcPr>
          <w:p w14:paraId="2AB1B777"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w14:anchorId="3B433C91">
                <v:shape id="_x0000_i1238" type="#_x0000_t75" style="width:90pt;height:51.6pt" o:ole="">
                  <v:imagedata r:id="rId440" o:title=""/>
                </v:shape>
                <o:OLEObject Type="Embed" ProgID="Equation.3" ShapeID="_x0000_i1238" DrawAspect="Content" ObjectID="_1700914966" r:id="rId441"/>
              </w:object>
            </w:r>
          </w:p>
        </w:tc>
        <w:tc>
          <w:tcPr>
            <w:tcW w:w="461" w:type="pct"/>
            <w:vAlign w:val="center"/>
          </w:tcPr>
          <w:p w14:paraId="7ED81AB5" w14:textId="342EF728"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3A8137E" w14:textId="77777777" w:rsidR="00E25FF0" w:rsidRPr="00376AFF" w:rsidRDefault="00E25FF0" w:rsidP="00E25FF0">
      <w:pPr>
        <w:spacing w:after="0" w:line="240" w:lineRule="auto"/>
        <w:jc w:val="both"/>
        <w:rPr>
          <w:rFonts w:ascii="Times New Roman" w:hAnsi="Times New Roman"/>
          <w:sz w:val="24"/>
          <w:szCs w:val="24"/>
        </w:rPr>
      </w:pPr>
    </w:p>
    <w:p w14:paraId="1200C442" w14:textId="77777777" w:rsidR="004F0A7F" w:rsidRPr="00376AFF" w:rsidRDefault="004F0A7F" w:rsidP="004F0A7F">
      <w:pPr>
        <w:pStyle w:val="Amicarellititle2"/>
      </w:pPr>
      <w:bookmarkStart w:id="811" w:name="_Ref521060126"/>
      <w:bookmarkStart w:id="812" w:name="_Toc86930637"/>
      <w:commentRangeStart w:id="813"/>
      <w:r w:rsidRPr="00376AFF">
        <w:t>Semi-particle volume</w:t>
      </w:r>
      <w:bookmarkEnd w:id="811"/>
      <w:commentRangeEnd w:id="813"/>
      <w:r w:rsidR="00FC18DB">
        <w:rPr>
          <w:rStyle w:val="Rimandocommento"/>
          <w:b w:val="0"/>
          <w:szCs w:val="20"/>
          <w:lang w:val="it-IT"/>
        </w:rPr>
        <w:commentReference w:id="813"/>
      </w:r>
      <w:bookmarkEnd w:id="812"/>
    </w:p>
    <w:p w14:paraId="257E52C6" w14:textId="68457B5C" w:rsidR="00FC18DB" w:rsidRDefault="00FC18DB" w:rsidP="00FC18DB">
      <w:pPr>
        <w:pStyle w:val="Normale1"/>
        <w:spacing w:line="240" w:lineRule="auto"/>
        <w:rPr>
          <w:rFonts w:ascii="Times New Roman" w:hAnsi="Times New Roman"/>
        </w:rPr>
      </w:pPr>
      <w:r w:rsidRPr="00DA2900">
        <w:rPr>
          <w:rFonts w:ascii="Times New Roman" w:hAnsi="Times New Roman"/>
        </w:rPr>
        <w:t>The volume of a semi-particle</w:t>
      </w:r>
      <w:r>
        <w:rPr>
          <w:rFonts w:ascii="Times New Roman" w:hAnsi="Times New Roman"/>
        </w:rPr>
        <w:t xml:space="preserve"> </w:t>
      </w:r>
      <w:r w:rsidRPr="000A671F">
        <w:rPr>
          <w:rFonts w:ascii="Symbol" w:hAnsi="Symbol"/>
          <w:i/>
          <w:iCs/>
        </w:rPr>
        <w:t>w</w:t>
      </w:r>
      <w:r w:rsidRPr="000A671F">
        <w:rPr>
          <w:rFonts w:ascii="Times New Roman" w:hAnsi="Times New Roman"/>
          <w:i/>
          <w:iCs/>
          <w:vertAlign w:val="subscript"/>
        </w:rPr>
        <w:t>s</w:t>
      </w:r>
      <w:r>
        <w:rPr>
          <w:rFonts w:ascii="Times New Roman" w:hAnsi="Times New Roman"/>
        </w:rPr>
        <w:t xml:space="preserve"> is defined for complex and generic geometries</w:t>
      </w:r>
      <w:r w:rsidRPr="00DA2900">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E25FF0" w:rsidRPr="00376AFF" w14:paraId="0E7FF88E" w14:textId="77777777" w:rsidTr="00B45EA3">
        <w:tc>
          <w:tcPr>
            <w:tcW w:w="4539" w:type="pct"/>
            <w:vAlign w:val="center"/>
          </w:tcPr>
          <w:p w14:paraId="3E04DC0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w14:anchorId="1D776430">
                <v:shape id="_x0000_i1239" type="#_x0000_t75" style="width:78pt;height:18pt" o:ole="">
                  <v:imagedata r:id="rId442" o:title=""/>
                </v:shape>
                <o:OLEObject Type="Embed" ProgID="Equation.3" ShapeID="_x0000_i1239" DrawAspect="Content" ObjectID="_1700914967" r:id="rId443"/>
              </w:object>
            </w:r>
          </w:p>
        </w:tc>
        <w:tc>
          <w:tcPr>
            <w:tcW w:w="461" w:type="pct"/>
            <w:vAlign w:val="center"/>
          </w:tcPr>
          <w:p w14:paraId="5B7ABBB5" w14:textId="45D110D6"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8C2D11" w14:textId="77777777" w:rsidR="00FC18DB" w:rsidRPr="00DA2900" w:rsidRDefault="00FC18DB" w:rsidP="00FC18DB">
      <w:pPr>
        <w:pStyle w:val="Normale1"/>
        <w:spacing w:line="240" w:lineRule="auto"/>
        <w:rPr>
          <w:rFonts w:ascii="Times New Roman" w:hAnsi="Times New Roman"/>
        </w:rPr>
      </w:pPr>
      <w:r w:rsidRPr="00DA2900">
        <w:rPr>
          <w:rFonts w:ascii="Times New Roman" w:hAnsi="Times New Roman"/>
        </w:rPr>
        <w:t xml:space="preserve">where </w:t>
      </w:r>
      <w:r w:rsidRPr="008F5C61">
        <w:rPr>
          <w:rFonts w:ascii="Times New Roman" w:hAnsi="Times New Roman"/>
          <w:i/>
          <w:iCs/>
        </w:rPr>
        <w:t>k</w:t>
      </w:r>
      <w:r w:rsidRPr="008F5C61">
        <w:rPr>
          <w:rFonts w:ascii="Times New Roman" w:hAnsi="Times New Roman"/>
          <w:i/>
          <w:iCs/>
          <w:vertAlign w:val="subscript"/>
        </w:rPr>
        <w:t>d</w:t>
      </w:r>
      <w:r w:rsidRPr="00DA2900">
        <w:rPr>
          <w:rFonts w:ascii="Times New Roman" w:hAnsi="Times New Roman"/>
        </w:rPr>
        <w:t xml:space="preserve"> </w:t>
      </w:r>
      <w:r>
        <w:rPr>
          <w:rFonts w:ascii="Times New Roman" w:hAnsi="Times New Roman"/>
        </w:rPr>
        <w:t xml:space="preserve">is </w:t>
      </w:r>
      <w:r w:rsidRPr="00DA2900">
        <w:rPr>
          <w:rFonts w:ascii="Times New Roman" w:hAnsi="Times New Roman"/>
        </w:rPr>
        <w:t>the semi-particle shape coefficient</w:t>
      </w:r>
      <w:r>
        <w:rPr>
          <w:rFonts w:ascii="Times New Roman" w:hAnsi="Times New Roman"/>
        </w:rPr>
        <w:t xml:space="preserve">, </w:t>
      </w:r>
      <w:r w:rsidRPr="00073E03">
        <w:rPr>
          <w:rFonts w:ascii="Times New Roman" w:hAnsi="Times New Roman"/>
          <w:i/>
          <w:iCs/>
        </w:rPr>
        <w:t>k</w:t>
      </w:r>
      <w:r w:rsidRPr="00073E03">
        <w:rPr>
          <w:rFonts w:ascii="Times New Roman" w:hAnsi="Times New Roman"/>
          <w:i/>
          <w:iCs/>
          <w:vertAlign w:val="subscript"/>
        </w:rPr>
        <w:t>w</w:t>
      </w:r>
      <w:r w:rsidRPr="00DA2900">
        <w:rPr>
          <w:rFonts w:ascii="Times New Roman" w:hAnsi="Times New Roman"/>
        </w:rPr>
        <w:t xml:space="preserve"> </w:t>
      </w:r>
      <w:r>
        <w:rPr>
          <w:rFonts w:ascii="Times New Roman" w:hAnsi="Times New Roman"/>
        </w:rPr>
        <w:t xml:space="preserve">is </w:t>
      </w:r>
      <w:r w:rsidRPr="00DA2900">
        <w:rPr>
          <w:rFonts w:ascii="Times New Roman" w:hAnsi="Times New Roman"/>
        </w:rPr>
        <w:t>the semi-particle depth coefficient</w:t>
      </w:r>
      <w:r>
        <w:rPr>
          <w:rFonts w:ascii="Times New Roman" w:hAnsi="Times New Roman"/>
        </w:rPr>
        <w:t xml:space="preserve"> and </w:t>
      </w:r>
      <w:r w:rsidRPr="009D4243">
        <w:rPr>
          <w:rFonts w:ascii="Symbol" w:hAnsi="Symbol"/>
          <w:i/>
          <w:sz w:val="22"/>
          <w:szCs w:val="22"/>
        </w:rPr>
        <w:t></w:t>
      </w:r>
      <w:r w:rsidRPr="00611206">
        <w:rPr>
          <w:rFonts w:ascii="Times New Roman" w:hAnsi="Times New Roman"/>
          <w:i/>
          <w:iCs/>
          <w:szCs w:val="28"/>
        </w:rPr>
        <w:t>x</w:t>
      </w:r>
      <w:r w:rsidRPr="00611206">
        <w:rPr>
          <w:rFonts w:ascii="Times New Roman" w:hAnsi="Times New Roman"/>
          <w:i/>
          <w:iCs/>
          <w:szCs w:val="28"/>
          <w:vertAlign w:val="subscript"/>
        </w:rPr>
        <w:t>w</w:t>
      </w:r>
      <w:r w:rsidRPr="00611206">
        <w:rPr>
          <w:rFonts w:ascii="Times New Roman" w:hAnsi="Times New Roman"/>
          <w:szCs w:val="28"/>
        </w:rPr>
        <w:t xml:space="preserve"> </w:t>
      </w:r>
      <w:r>
        <w:rPr>
          <w:rFonts w:ascii="Times New Roman" w:hAnsi="Times New Roman"/>
          <w:szCs w:val="28"/>
        </w:rPr>
        <w:t xml:space="preserve">(m) </w:t>
      </w:r>
      <w:r w:rsidRPr="00611206">
        <w:rPr>
          <w:rFonts w:ascii="Times New Roman" w:hAnsi="Times New Roman"/>
          <w:szCs w:val="28"/>
        </w:rPr>
        <w:t>is the size of the surface wall elements</w:t>
      </w:r>
      <w:r w:rsidRPr="00DA2900">
        <w:rPr>
          <w:rFonts w:ascii="Times New Roman" w:hAnsi="Times New Roman"/>
        </w:rPr>
        <w:t>.</w:t>
      </w:r>
    </w:p>
    <w:p w14:paraId="429B7960" w14:textId="59A9D32B" w:rsidR="00FC18DB" w:rsidRDefault="00FC18DB" w:rsidP="00FC18DB">
      <w:pPr>
        <w:spacing w:after="0" w:line="240" w:lineRule="auto"/>
        <w:jc w:val="both"/>
        <w:rPr>
          <w:rFonts w:ascii="Times New Roman" w:hAnsi="Times New Roman"/>
          <w:sz w:val="24"/>
          <w:szCs w:val="24"/>
        </w:rPr>
      </w:pPr>
      <w:r w:rsidRPr="00FC18DB">
        <w:rPr>
          <w:rFonts w:ascii="Times New Roman" w:hAnsi="Times New Roman"/>
          <w:sz w:val="24"/>
          <w:szCs w:val="24"/>
        </w:rPr>
        <w:t xml:space="preserve">The exact assessment of the shape coefficient is not an easy task. However, some exact solutions for noticeable cases are evaluated, both in 2D and 3D, based on the hypothesis of uniform angles (in </w:t>
      </w:r>
      <w:r w:rsidRPr="00FC18DB">
        <w:rPr>
          <w:rFonts w:ascii="Times New Roman" w:hAnsi="Times New Roman"/>
          <w:sz w:val="24"/>
          <w:szCs w:val="24"/>
        </w:rPr>
        <w:lastRenderedPageBreak/>
        <w:t xml:space="preserve">the same configuration) with the number of adjacent faces equal to the number </w:t>
      </w:r>
      <w:r w:rsidRPr="00FC18DB">
        <w:rPr>
          <w:rFonts w:ascii="Times New Roman" w:hAnsi="Times New Roman"/>
          <w:i/>
          <w:iCs/>
          <w:sz w:val="24"/>
          <w:szCs w:val="24"/>
        </w:rPr>
        <w:t>D</w:t>
      </w:r>
      <w:r w:rsidRPr="00FC18DB">
        <w:rPr>
          <w:rFonts w:ascii="Times New Roman" w:hAnsi="Times New Roman"/>
          <w:sz w:val="24"/>
          <w:szCs w:val="24"/>
        </w:rPr>
        <w:t xml:space="preserve"> of the spatial dimensions. From those exact values, the following interpolating formula is obtained:</w:t>
      </w:r>
    </w:p>
    <w:tbl>
      <w:tblPr>
        <w:tblW w:w="5192" w:type="pct"/>
        <w:tblLayout w:type="fixed"/>
        <w:tblLook w:val="01E0" w:firstRow="1" w:lastRow="1" w:firstColumn="1" w:lastColumn="1" w:noHBand="0" w:noVBand="0"/>
      </w:tblPr>
      <w:tblGrid>
        <w:gridCol w:w="9289"/>
        <w:gridCol w:w="943"/>
      </w:tblGrid>
      <w:tr w:rsidR="00E25FF0" w:rsidRPr="00376AFF" w14:paraId="62881FFD" w14:textId="77777777" w:rsidTr="00B45EA3">
        <w:tc>
          <w:tcPr>
            <w:tcW w:w="4539" w:type="pct"/>
            <w:vAlign w:val="center"/>
          </w:tcPr>
          <w:p w14:paraId="10298C64" w14:textId="504D55BA" w:rsidR="00E25FF0" w:rsidRPr="00376AFF" w:rsidRDefault="00FC18DB" w:rsidP="00B45EA3">
            <w:pPr>
              <w:jc w:val="center"/>
              <w:rPr>
                <w:sz w:val="24"/>
                <w:szCs w:val="24"/>
              </w:rPr>
            </w:pPr>
            <w:r w:rsidRPr="00376AFF">
              <w:rPr>
                <w:rFonts w:ascii="Times New Roman" w:hAnsi="Times New Roman"/>
                <w:position w:val="-86"/>
                <w:sz w:val="24"/>
              </w:rPr>
              <w:object w:dxaOrig="4660" w:dyaOrig="1840" w14:anchorId="0DA00E32">
                <v:shape id="_x0000_i1240" type="#_x0000_t75" style="width:237pt;height:87pt" o:ole="">
                  <v:imagedata r:id="rId444" o:title=""/>
                </v:shape>
                <o:OLEObject Type="Embed" ProgID="Equation.3" ShapeID="_x0000_i1240" DrawAspect="Content" ObjectID="_1700914968" r:id="rId445"/>
              </w:object>
            </w:r>
          </w:p>
        </w:tc>
        <w:tc>
          <w:tcPr>
            <w:tcW w:w="461" w:type="pct"/>
            <w:vAlign w:val="center"/>
          </w:tcPr>
          <w:p w14:paraId="24FB94CC" w14:textId="5F5D7654"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814"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14"/>
          </w:p>
        </w:tc>
      </w:tr>
    </w:tbl>
    <w:p w14:paraId="0E7800A5" w14:textId="2CBD72AA" w:rsidR="00FC18DB" w:rsidRPr="00FC18DB" w:rsidRDefault="00FC18DB" w:rsidP="00E25FF0">
      <w:pPr>
        <w:spacing w:after="0" w:line="240" w:lineRule="auto"/>
        <w:jc w:val="both"/>
        <w:rPr>
          <w:rFonts w:ascii="Times New Roman" w:hAnsi="Times New Roman"/>
          <w:sz w:val="28"/>
          <w:szCs w:val="28"/>
        </w:rPr>
      </w:pPr>
      <w:r w:rsidRPr="00FC18DB">
        <w:rPr>
          <w:rFonts w:ascii="Times New Roman" w:hAnsi="Times New Roman"/>
          <w:sz w:val="24"/>
          <w:szCs w:val="24"/>
        </w:rPr>
        <w:t xml:space="preserve">where </w:t>
      </w:r>
      <w:r w:rsidRPr="00FC18DB">
        <w:rPr>
          <w:rFonts w:ascii="Times New Roman" w:hAnsi="Times New Roman"/>
          <w:i/>
          <w:iCs/>
          <w:sz w:val="24"/>
          <w:szCs w:val="24"/>
        </w:rPr>
        <w:t>n</w:t>
      </w:r>
      <w:r w:rsidRPr="00FC18DB">
        <w:rPr>
          <w:rFonts w:ascii="Times New Roman" w:hAnsi="Times New Roman"/>
          <w:i/>
          <w:iCs/>
          <w:sz w:val="24"/>
          <w:szCs w:val="24"/>
          <w:vertAlign w:val="subscript"/>
        </w:rPr>
        <w:t>af</w:t>
      </w:r>
      <w:r w:rsidRPr="00FC18DB">
        <w:rPr>
          <w:rFonts w:ascii="Times New Roman" w:hAnsi="Times New Roman"/>
          <w:sz w:val="24"/>
          <w:szCs w:val="24"/>
        </w:rPr>
        <w:t xml:space="preserve"> represents the number of adjacent elements detected and the subscript “</w:t>
      </w:r>
      <w:r w:rsidRPr="00FC18DB">
        <w:rPr>
          <w:rFonts w:ascii="Times New Roman" w:hAnsi="Times New Roman"/>
          <w:i/>
          <w:iCs/>
          <w:sz w:val="24"/>
          <w:szCs w:val="24"/>
          <w:vertAlign w:val="subscript"/>
        </w:rPr>
        <w:t>i</w:t>
      </w:r>
      <w:r w:rsidRPr="00FC18DB">
        <w:rPr>
          <w:rFonts w:ascii="Times New Roman" w:hAnsi="Times New Roman"/>
          <w:sz w:val="24"/>
          <w:szCs w:val="24"/>
        </w:rPr>
        <w:t xml:space="preserve">” here represents the generic adjacent element. The angles </w:t>
      </w:r>
      <w:r w:rsidRPr="00FC18DB">
        <w:rPr>
          <w:rFonts w:ascii="Symbol" w:hAnsi="Symbol"/>
          <w:i/>
          <w:iCs/>
          <w:sz w:val="24"/>
          <w:szCs w:val="24"/>
        </w:rPr>
        <w:t>a</w:t>
      </w:r>
      <w:r w:rsidRPr="00FC18DB">
        <w:rPr>
          <w:rFonts w:ascii="Times New Roman" w:hAnsi="Times New Roman"/>
          <w:i/>
          <w:iCs/>
          <w:sz w:val="24"/>
          <w:szCs w:val="24"/>
          <w:vertAlign w:val="subscript"/>
        </w:rPr>
        <w:t>i</w:t>
      </w:r>
      <w:r w:rsidRPr="00FC18DB">
        <w:rPr>
          <w:rFonts w:ascii="Times New Roman" w:hAnsi="Times New Roman"/>
          <w:sz w:val="24"/>
          <w:szCs w:val="24"/>
        </w:rPr>
        <w:t xml:space="preserve"> (rad) lie between a generic surface element and each of the adjacent elements. According to the adopted formalism, the model needs to add </w:t>
      </w:r>
      <w:r w:rsidRPr="00FC18DB">
        <w:rPr>
          <w:rFonts w:ascii="Symbol" w:hAnsi="Symbol"/>
          <w:sz w:val="24"/>
          <w:szCs w:val="24"/>
        </w:rPr>
        <w:t>p</w:t>
      </w:r>
      <w:r w:rsidRPr="00FC18DB">
        <w:rPr>
          <w:rFonts w:ascii="Times New Roman" w:hAnsi="Times New Roman"/>
          <w:sz w:val="24"/>
          <w:szCs w:val="24"/>
        </w:rPr>
        <w:t xml:space="preserve"> at the original assessment if the angle between the element normal vectors varies between -</w:t>
      </w:r>
      <w:r w:rsidRPr="00FC18DB">
        <w:rPr>
          <w:rFonts w:ascii="Symbol" w:hAnsi="Symbol"/>
          <w:sz w:val="24"/>
          <w:szCs w:val="24"/>
        </w:rPr>
        <w:t>p</w:t>
      </w:r>
      <w:r w:rsidRPr="00FC18DB">
        <w:rPr>
          <w:rFonts w:ascii="Times New Roman" w:hAnsi="Times New Roman"/>
          <w:sz w:val="24"/>
          <w:szCs w:val="24"/>
        </w:rPr>
        <w:t xml:space="preserve">/2 and </w:t>
      </w:r>
      <w:r w:rsidRPr="00FC18DB">
        <w:rPr>
          <w:rFonts w:ascii="Symbol" w:hAnsi="Symbol"/>
          <w:sz w:val="24"/>
          <w:szCs w:val="24"/>
        </w:rPr>
        <w:t>p/2</w:t>
      </w:r>
      <w:r w:rsidRPr="00FC18DB">
        <w:rPr>
          <w:rFonts w:ascii="Times New Roman" w:hAnsi="Times New Roman"/>
          <w:sz w:val="24"/>
          <w:szCs w:val="24"/>
        </w:rPr>
        <w:t xml:space="preserve">. The reference formula for </w:t>
      </w:r>
      <w:r w:rsidRPr="00FC18DB">
        <w:rPr>
          <w:rFonts w:ascii="Symbol" w:hAnsi="Symbol"/>
          <w:i/>
          <w:iCs/>
          <w:sz w:val="24"/>
          <w:szCs w:val="24"/>
        </w:rPr>
        <w:t>a</w:t>
      </w:r>
      <w:r w:rsidRPr="00FC18DB">
        <w:rPr>
          <w:rFonts w:ascii="Times New Roman" w:hAnsi="Times New Roman"/>
          <w:i/>
          <w:iCs/>
          <w:sz w:val="24"/>
          <w:szCs w:val="24"/>
          <w:vertAlign w:val="subscript"/>
        </w:rPr>
        <w:t>i</w:t>
      </w:r>
      <w:r w:rsidRPr="00FC18DB">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14:paraId="25BB38E7" w14:textId="77777777" w:rsidTr="00B45EA3">
        <w:tc>
          <w:tcPr>
            <w:tcW w:w="4539" w:type="pct"/>
            <w:vAlign w:val="center"/>
          </w:tcPr>
          <w:p w14:paraId="53164828" w14:textId="25008A5C" w:rsidR="00E25FF0" w:rsidRPr="00376AFF" w:rsidRDefault="00FC18DB" w:rsidP="00B45EA3">
            <w:pPr>
              <w:jc w:val="center"/>
              <w:rPr>
                <w:sz w:val="24"/>
                <w:szCs w:val="24"/>
              </w:rPr>
            </w:pPr>
            <w:r w:rsidRPr="00376AFF">
              <w:rPr>
                <w:rFonts w:ascii="Times New Roman" w:hAnsi="Times New Roman"/>
                <w:position w:val="-32"/>
                <w:sz w:val="24"/>
              </w:rPr>
              <w:object w:dxaOrig="4980" w:dyaOrig="760" w14:anchorId="556F2C3A">
                <v:shape id="_x0000_i1241" type="#_x0000_t75" style="width:249.6pt;height:36.6pt" o:ole="">
                  <v:imagedata r:id="rId446" o:title=""/>
                </v:shape>
                <o:OLEObject Type="Embed" ProgID="Equation.3" ShapeID="_x0000_i1241" DrawAspect="Content" ObjectID="_1700914969" r:id="rId447"/>
              </w:object>
            </w:r>
          </w:p>
        </w:tc>
        <w:tc>
          <w:tcPr>
            <w:tcW w:w="461" w:type="pct"/>
            <w:vAlign w:val="center"/>
          </w:tcPr>
          <w:p w14:paraId="18DB077E" w14:textId="5A7BE1D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D7B2BE" w14:textId="65745B3A" w:rsidR="00FC18DB" w:rsidRDefault="00FC18DB" w:rsidP="00E25FF0">
      <w:pPr>
        <w:spacing w:after="0" w:line="240" w:lineRule="auto"/>
        <w:jc w:val="both"/>
        <w:rPr>
          <w:rFonts w:ascii="Times New Roman" w:hAnsi="Times New Roman"/>
          <w:sz w:val="24"/>
          <w:szCs w:val="24"/>
        </w:rPr>
      </w:pPr>
      <w:r>
        <w:rPr>
          <w:rFonts w:ascii="Times New Roman" w:hAnsi="Times New Roman"/>
          <w:sz w:val="24"/>
          <w:szCs w:val="24"/>
        </w:rPr>
        <w:t xml:space="preserve">Further details are available in </w:t>
      </w:r>
      <w:sdt>
        <w:sdtPr>
          <w:rPr>
            <w:rFonts w:ascii="Times New Roman" w:hAnsi="Times New Roman"/>
            <w:sz w:val="24"/>
            <w:szCs w:val="24"/>
          </w:rPr>
          <w:id w:val="-326208552"/>
          <w:citation/>
        </w:sdtPr>
        <w:sdtEndPr/>
        <w:sdtContent>
          <w:r>
            <w:rPr>
              <w:rFonts w:ascii="Times New Roman" w:hAnsi="Times New Roman"/>
              <w:sz w:val="24"/>
              <w:szCs w:val="24"/>
            </w:rPr>
            <w:fldChar w:fldCharType="begin"/>
          </w:r>
          <w:r>
            <w:rPr>
              <w:rFonts w:ascii="Times New Roman" w:hAnsi="Times New Roman"/>
              <w:sz w:val="24"/>
              <w:szCs w:val="24"/>
              <w:lang w:val="it-IT"/>
            </w:rPr>
            <w:instrText xml:space="preserve"> CITATION Ami \l 1040 </w:instrText>
          </w:r>
          <w:r>
            <w:rPr>
              <w:rFonts w:ascii="Times New Roman" w:hAnsi="Times New Roman"/>
              <w:sz w:val="24"/>
              <w:szCs w:val="24"/>
            </w:rPr>
            <w:fldChar w:fldCharType="separate"/>
          </w:r>
          <w:r w:rsidR="006B40CB" w:rsidRPr="006B40CB">
            <w:rPr>
              <w:rFonts w:ascii="Times New Roman" w:hAnsi="Times New Roman"/>
              <w:noProof/>
              <w:sz w:val="24"/>
              <w:szCs w:val="24"/>
              <w:lang w:val="it-IT"/>
            </w:rPr>
            <w:t>[32]</w:t>
          </w:r>
          <w:r>
            <w:rPr>
              <w:rFonts w:ascii="Times New Roman" w:hAnsi="Times New Roman"/>
              <w:sz w:val="24"/>
              <w:szCs w:val="24"/>
            </w:rPr>
            <w:fldChar w:fldCharType="end"/>
          </w:r>
        </w:sdtContent>
      </w:sdt>
      <w:r>
        <w:rPr>
          <w:rFonts w:ascii="Times New Roman" w:hAnsi="Times New Roman"/>
          <w:sz w:val="24"/>
          <w:szCs w:val="24"/>
        </w:rPr>
        <w:t>.</w:t>
      </w:r>
    </w:p>
    <w:p w14:paraId="02A3F5E3" w14:textId="77777777" w:rsidR="00FC18DB" w:rsidRPr="00376AFF" w:rsidRDefault="00FC18DB" w:rsidP="00E25FF0">
      <w:pPr>
        <w:spacing w:after="0" w:line="240" w:lineRule="auto"/>
        <w:jc w:val="both"/>
        <w:rPr>
          <w:rFonts w:ascii="Times New Roman" w:hAnsi="Times New Roman"/>
          <w:sz w:val="24"/>
          <w:szCs w:val="24"/>
        </w:rPr>
      </w:pPr>
    </w:p>
    <w:p w14:paraId="24CE3527" w14:textId="77777777" w:rsidR="004F0A7F" w:rsidRPr="00376AFF" w:rsidRDefault="004F0A7F" w:rsidP="004F0A7F">
      <w:pPr>
        <w:pStyle w:val="Amicarellititle2"/>
      </w:pPr>
      <w:bookmarkStart w:id="815" w:name="_Ref521060127"/>
      <w:bookmarkStart w:id="816" w:name="_Toc86930638"/>
      <w:r w:rsidRPr="00376AFF">
        <w:t>DB-SPH inlet and outlet sections</w:t>
      </w:r>
      <w:bookmarkEnd w:id="815"/>
      <w:bookmarkEnd w:id="816"/>
      <w:r w:rsidRPr="00376AFF">
        <w:t xml:space="preserve"> </w:t>
      </w:r>
    </w:p>
    <w:p w14:paraId="15D9EF90" w14:textId="042CD110"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inlet and outlet boundary conditions. The model search</w:t>
      </w:r>
      <w:ins w:id="817" w:author="Amicarelli Andrea (RSE)" w:date="2021-11-04T15:14:00Z">
        <w:r w:rsidR="00627A9B">
          <w:rPr>
            <w:rFonts w:ascii="Times New Roman" w:hAnsi="Times New Roman"/>
            <w:sz w:val="24"/>
            <w:szCs w:val="24"/>
          </w:rPr>
          <w:t>es</w:t>
        </w:r>
      </w:ins>
      <w:r w:rsidRPr="00376AFF">
        <w:rPr>
          <w:rFonts w:ascii="Times New Roman" w:hAnsi="Times New Roman"/>
          <w:sz w:val="24"/>
          <w:szCs w:val="24"/>
        </w:rPr>
        <w:t xml:space="preserve">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characteristic 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r w:rsidRPr="00376AFF">
        <w:rPr>
          <w:rFonts w:ascii="Times New Roman" w:hAnsi="Times New Roman"/>
          <w:position w:val="-24"/>
          <w:sz w:val="24"/>
          <w:szCs w:val="24"/>
        </w:rPr>
        <w:object w:dxaOrig="639" w:dyaOrig="600" w14:anchorId="0B50981E">
          <v:shape id="_x0000_i1242" type="#_x0000_t75" style="width:25.2pt;height:21.6pt" o:ole="">
            <v:imagedata r:id="rId448" o:title=""/>
          </v:shape>
          <o:OLEObject Type="Embed" ProgID="Equation.3" ShapeID="_x0000_i1242" DrawAspect="Content" ObjectID="_1700914970" r:id="rId449"/>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fast, but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14:paraId="64C82B58" w14:textId="568DC5DE" w:rsidR="00E25FF0"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wave length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14:paraId="17ECC78B" w14:textId="71AFD691" w:rsidR="006B40CB" w:rsidRDefault="006B40CB" w:rsidP="00E25FF0">
      <w:pPr>
        <w:spacing w:after="0" w:line="240" w:lineRule="auto"/>
        <w:jc w:val="both"/>
        <w:rPr>
          <w:rFonts w:ascii="Times New Roman" w:hAnsi="Times New Roman"/>
          <w:sz w:val="24"/>
          <w:szCs w:val="24"/>
        </w:rPr>
      </w:pPr>
    </w:p>
    <w:p w14:paraId="68958E2F" w14:textId="77777777" w:rsidR="006B40CB" w:rsidRPr="00DA2900" w:rsidRDefault="006B40CB" w:rsidP="006B40CB">
      <w:pPr>
        <w:pStyle w:val="Normale1"/>
        <w:numPr>
          <w:ilvl w:val="2"/>
          <w:numId w:val="13"/>
        </w:numPr>
        <w:spacing w:line="240" w:lineRule="auto"/>
        <w:jc w:val="both"/>
        <w:rPr>
          <w:rFonts w:ascii="Times New Roman" w:hAnsi="Times New Roman"/>
          <w:b/>
        </w:rPr>
      </w:pPr>
      <w:bookmarkStart w:id="818" w:name="_Ref85697732"/>
      <w:commentRangeStart w:id="819"/>
      <w:r w:rsidRPr="00DA2900">
        <w:rPr>
          <w:rFonts w:ascii="Times New Roman" w:hAnsi="Times New Roman"/>
          <w:b/>
        </w:rPr>
        <w:t>Shear stress boundary terms</w:t>
      </w:r>
      <w:bookmarkEnd w:id="818"/>
      <w:r>
        <w:rPr>
          <w:rFonts w:ascii="Times New Roman" w:hAnsi="Times New Roman"/>
          <w:b/>
        </w:rPr>
        <w:t xml:space="preserve"> for mobile wall frontiers</w:t>
      </w:r>
      <w:commentRangeEnd w:id="819"/>
      <w:r>
        <w:rPr>
          <w:rStyle w:val="Rimandocommento"/>
          <w:rFonts w:ascii="Times New Roman" w:hAnsi="Times New Roman"/>
          <w:szCs w:val="20"/>
        </w:rPr>
        <w:commentReference w:id="819"/>
      </w:r>
    </w:p>
    <w:p w14:paraId="4C7C9A9C" w14:textId="7DAB05BD" w:rsidR="006B40CB" w:rsidRPr="008F5C61" w:rsidRDefault="006B40CB" w:rsidP="006B40CB">
      <w:pPr>
        <w:pStyle w:val="Normale1"/>
        <w:spacing w:line="240" w:lineRule="auto"/>
        <w:rPr>
          <w:rFonts w:ascii="Times New Roman" w:hAnsi="Times New Roman"/>
        </w:rPr>
      </w:pPr>
      <w:r w:rsidRPr="008F5C61">
        <w:rPr>
          <w:rFonts w:ascii="Times New Roman" w:hAnsi="Times New Roman"/>
        </w:rPr>
        <w:t>The shear stress boundary terms of Ferrand et al. (2013</w:t>
      </w:r>
      <w:r>
        <w:rPr>
          <w:rFonts w:ascii="Times New Roman" w:hAnsi="Times New Roman"/>
        </w:rPr>
        <w:t>,</w:t>
      </w:r>
      <w:sdt>
        <w:sdtPr>
          <w:rPr>
            <w:rFonts w:ascii="Times New Roman" w:hAnsi="Times New Roman"/>
          </w:rPr>
          <w:id w:val="-371770128"/>
          <w:citation/>
        </w:sdtPr>
        <w:sdtEndPr/>
        <w:sdtContent>
          <w:r>
            <w:rPr>
              <w:rFonts w:ascii="Times New Roman" w:hAnsi="Times New Roman"/>
            </w:rPr>
            <w:fldChar w:fldCharType="begin"/>
          </w:r>
          <w:r>
            <w:rPr>
              <w:rFonts w:ascii="Times New Roman" w:hAnsi="Times New Roman"/>
            </w:rPr>
            <w:instrText xml:space="preserve"> CITATION Fer13 \l 1040 </w:instrText>
          </w:r>
          <w:r>
            <w:rPr>
              <w:rFonts w:ascii="Times New Roman" w:hAnsi="Times New Roman"/>
            </w:rPr>
            <w:fldChar w:fldCharType="separate"/>
          </w:r>
          <w:r>
            <w:rPr>
              <w:rFonts w:ascii="Times New Roman" w:hAnsi="Times New Roman"/>
              <w:noProof/>
            </w:rPr>
            <w:t xml:space="preserve"> </w:t>
          </w:r>
          <w:r w:rsidRPr="006B40CB">
            <w:rPr>
              <w:rFonts w:ascii="Times New Roman" w:hAnsi="Times New Roman"/>
              <w:noProof/>
            </w:rPr>
            <w:t>[11]</w:t>
          </w:r>
          <w:r>
            <w:rPr>
              <w:rFonts w:ascii="Times New Roman" w:hAnsi="Times New Roman"/>
            </w:rPr>
            <w:fldChar w:fldCharType="end"/>
          </w:r>
        </w:sdtContent>
      </w:sdt>
      <w:r w:rsidRPr="008F5C61">
        <w:rPr>
          <w:rFonts w:ascii="Times New Roman" w:hAnsi="Times New Roman"/>
        </w:rPr>
        <w:t>) are adapted to treat mobile frontiers and integrated in the boundary treatment scheme of Amicarelli et al. (2013</w:t>
      </w:r>
      <w:r>
        <w:rPr>
          <w:rFonts w:ascii="Times New Roman" w:hAnsi="Times New Roman"/>
        </w:rPr>
        <w:t>,</w:t>
      </w:r>
      <w:sdt>
        <w:sdtPr>
          <w:rPr>
            <w:rFonts w:ascii="Times New Roman" w:hAnsi="Times New Roman"/>
          </w:rPr>
          <w:id w:val="-1238628338"/>
          <w:citation/>
        </w:sdtPr>
        <w:sdtEndPr/>
        <w:sdtContent>
          <w:r>
            <w:rPr>
              <w:rFonts w:ascii="Times New Roman" w:hAnsi="Times New Roman"/>
            </w:rPr>
            <w:fldChar w:fldCharType="begin"/>
          </w:r>
          <w:r>
            <w:rPr>
              <w:rFonts w:ascii="Times New Roman" w:hAnsi="Times New Roman"/>
            </w:rPr>
            <w:instrText xml:space="preserve"> CITATION Ami13 \l 1040 </w:instrText>
          </w:r>
          <w:r>
            <w:rPr>
              <w:rFonts w:ascii="Times New Roman" w:hAnsi="Times New Roman"/>
            </w:rPr>
            <w:fldChar w:fldCharType="separate"/>
          </w:r>
          <w:r>
            <w:rPr>
              <w:rFonts w:ascii="Times New Roman" w:hAnsi="Times New Roman"/>
              <w:noProof/>
            </w:rPr>
            <w:t xml:space="preserve"> </w:t>
          </w:r>
          <w:r w:rsidRPr="006B40CB">
            <w:rPr>
              <w:rFonts w:ascii="Times New Roman" w:hAnsi="Times New Roman"/>
              <w:noProof/>
            </w:rPr>
            <w:t>[3]</w:t>
          </w:r>
          <w:r>
            <w:rPr>
              <w:rFonts w:ascii="Times New Roman" w:hAnsi="Times New Roman"/>
            </w:rPr>
            <w:fldChar w:fldCharType="end"/>
          </w:r>
        </w:sdtContent>
      </w:sdt>
      <w:r w:rsidRPr="008F5C61">
        <w:rPr>
          <w:rFonts w:ascii="Times New Roman" w:hAnsi="Times New Roman"/>
        </w:rPr>
        <w:t>).</w:t>
      </w:r>
    </w:p>
    <w:p w14:paraId="63441DF9" w14:textId="01330F9F" w:rsidR="006B40CB" w:rsidRDefault="006B40CB" w:rsidP="006B40CB">
      <w:pPr>
        <w:pStyle w:val="Normale1"/>
        <w:spacing w:line="240" w:lineRule="auto"/>
        <w:rPr>
          <w:rFonts w:ascii="Times New Roman" w:hAnsi="Times New Roman"/>
        </w:rPr>
      </w:pPr>
      <w:r w:rsidRPr="008F5C61">
        <w:rPr>
          <w:rFonts w:ascii="Times New Roman" w:hAnsi="Times New Roman"/>
        </w:rPr>
        <w:t>The boundary terms above appear in the Right</w:t>
      </w:r>
      <w:r>
        <w:rPr>
          <w:rFonts w:ascii="Times New Roman" w:hAnsi="Times New Roman"/>
        </w:rPr>
        <w:t>-</w:t>
      </w:r>
      <w:r w:rsidRPr="008F5C61">
        <w:rPr>
          <w:rFonts w:ascii="Times New Roman" w:hAnsi="Times New Roman"/>
        </w:rPr>
        <w:t>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6B40CB" w:rsidRPr="00376AFF" w14:paraId="4EED3C4A" w14:textId="77777777" w:rsidTr="003E1F55">
        <w:tc>
          <w:tcPr>
            <w:tcW w:w="4539" w:type="pct"/>
            <w:vAlign w:val="center"/>
          </w:tcPr>
          <w:p w14:paraId="7BEA582C" w14:textId="1F91E082" w:rsidR="006B40CB" w:rsidRPr="00376AFF" w:rsidRDefault="006B40CB" w:rsidP="003E1F55">
            <w:pPr>
              <w:jc w:val="center"/>
            </w:pPr>
            <w:r w:rsidRPr="00376AFF">
              <w:rPr>
                <w:position w:val="-30"/>
              </w:rPr>
              <w:object w:dxaOrig="9940" w:dyaOrig="720" w14:anchorId="1C55B873">
                <v:shape id="_x0000_i1243" type="#_x0000_t75" style="width:451.8pt;height:33pt" o:ole="">
                  <v:imagedata r:id="rId450" o:title=""/>
                </v:shape>
                <o:OLEObject Type="Embed" ProgID="Equation.3" ShapeID="_x0000_i1243" DrawAspect="Content" ObjectID="_1700914971" r:id="rId451"/>
              </w:object>
            </w:r>
          </w:p>
        </w:tc>
        <w:tc>
          <w:tcPr>
            <w:tcW w:w="461" w:type="pct"/>
            <w:vAlign w:val="center"/>
          </w:tcPr>
          <w:p w14:paraId="68458ADD" w14:textId="469677FE"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E22510" w14:textId="77777777" w:rsidR="006B40CB" w:rsidRPr="00376AFF" w:rsidRDefault="006B40CB" w:rsidP="006B40CB">
      <w:pPr>
        <w:pStyle w:val="Normale1"/>
        <w:spacing w:line="240" w:lineRule="auto"/>
        <w:rPr>
          <w:rFonts w:ascii="Times New Roman" w:hAnsi="Times New Roman"/>
        </w:rPr>
      </w:pPr>
      <w:r w:rsidRPr="00376AFF">
        <w:rPr>
          <w:rFonts w:ascii="Times New Roman" w:hAnsi="Times New Roman"/>
        </w:rPr>
        <w:t>where</w:t>
      </w:r>
      <w:r>
        <w:rPr>
          <w:rFonts w:ascii="Times New Roman" w:hAnsi="Times New Roman"/>
        </w:rPr>
        <w:t xml:space="preserve"> </w:t>
      </w:r>
      <w:r w:rsidRPr="00F51C8A">
        <w:rPr>
          <w:position w:val="-10"/>
        </w:rPr>
        <w:object w:dxaOrig="1140" w:dyaOrig="340" w14:anchorId="18FEABF1">
          <v:shape id="_x0000_i1244" type="#_x0000_t75" style="width:51pt;height:15pt" o:ole="">
            <v:imagedata r:id="rId452" o:title=""/>
          </v:shape>
          <o:OLEObject Type="Embed" ProgID="Equation.3" ShapeID="_x0000_i1244" DrawAspect="Content" ObjectID="_1700914972" r:id="rId453"/>
        </w:object>
      </w:r>
      <w:r>
        <w:rPr>
          <w:rFonts w:ascii="Times New Roman" w:hAnsi="Times New Roman"/>
        </w:rPr>
        <w:t xml:space="preserve"> (m/s) is the velocity vector, </w:t>
      </w:r>
      <w:r w:rsidRPr="00AA0C30">
        <w:rPr>
          <w:rFonts w:ascii="Times New Roman" w:hAnsi="Times New Roman"/>
          <w:position w:val="-10"/>
        </w:rPr>
        <w:object w:dxaOrig="240" w:dyaOrig="340" w14:anchorId="7D17077A">
          <v:shape id="_x0000_i1245" type="#_x0000_t75" style="width:10.8pt;height:15.6pt" o:ole="">
            <v:imagedata r:id="rId454" o:title=""/>
          </v:shape>
          <o:OLEObject Type="Embed" ProgID="Equation.3" ShapeID="_x0000_i1245" DrawAspect="Content" ObjectID="_1700914973" r:id="rId455"/>
        </w:object>
      </w:r>
      <w:r w:rsidRPr="00AA0C30">
        <w:rPr>
          <w:rFonts w:ascii="Times New Roman" w:hAnsi="Times New Roman"/>
        </w:rPr>
        <w:t>is the gradient operator,</w:t>
      </w:r>
      <w:r>
        <w:rPr>
          <w:rFonts w:ascii="Times New Roman" w:hAnsi="Times New Roman"/>
        </w:rPr>
        <w:t xml:space="preserve"> </w:t>
      </w:r>
      <w:r w:rsidRPr="00F51C8A">
        <w:rPr>
          <w:rFonts w:ascii="Symbol" w:hAnsi="Symbol"/>
          <w:i/>
          <w:iCs/>
        </w:rPr>
        <w:t>r</w:t>
      </w:r>
      <w:r>
        <w:rPr>
          <w:rFonts w:ascii="Times New Roman" w:hAnsi="Times New Roman"/>
        </w:rPr>
        <w:t xml:space="preserve"> (kg/m</w:t>
      </w:r>
      <w:r w:rsidRPr="00F51C8A">
        <w:rPr>
          <w:rFonts w:ascii="Times New Roman" w:hAnsi="Times New Roman"/>
          <w:vertAlign w:val="superscript"/>
        </w:rPr>
        <w:t>3</w:t>
      </w:r>
      <w:r>
        <w:rPr>
          <w:rFonts w:ascii="Times New Roman" w:hAnsi="Times New Roman"/>
        </w:rPr>
        <w:t xml:space="preserve">) is density, </w:t>
      </w:r>
      <w:r w:rsidRPr="00F51C8A">
        <w:rPr>
          <w:rFonts w:ascii="Times New Roman" w:hAnsi="Times New Roman"/>
          <w:i/>
          <w:iCs/>
        </w:rPr>
        <w:t>W</w:t>
      </w:r>
      <w:r>
        <w:rPr>
          <w:rFonts w:ascii="Times New Roman" w:hAnsi="Times New Roman"/>
        </w:rPr>
        <w:t xml:space="preserve"> (m</w:t>
      </w:r>
      <w:r w:rsidRPr="00F51C8A">
        <w:rPr>
          <w:rFonts w:ascii="Times New Roman" w:hAnsi="Times New Roman"/>
          <w:vertAlign w:val="superscript"/>
        </w:rPr>
        <w:t>-3</w:t>
      </w:r>
      <w:r>
        <w:rPr>
          <w:rFonts w:ascii="Times New Roman" w:hAnsi="Times New Roman"/>
        </w:rPr>
        <w:t xml:space="preserve">) is the kernel function, </w:t>
      </w:r>
      <w:r w:rsidRPr="008F5C61">
        <w:rPr>
          <w:rFonts w:ascii="Symbol" w:hAnsi="Symbol"/>
          <w:i/>
          <w:iCs/>
        </w:rPr>
        <w:t></w:t>
      </w:r>
      <w:r w:rsidRPr="00376AFF">
        <w:rPr>
          <w:rFonts w:ascii="Times New Roman" w:hAnsi="Times New Roman"/>
        </w:rPr>
        <w:t xml:space="preserve"> is the integral Shepard coefficient</w:t>
      </w:r>
      <w:r>
        <w:rPr>
          <w:rFonts w:ascii="Times New Roman" w:hAnsi="Times New Roman"/>
        </w:rPr>
        <w:t xml:space="preserve">, </w:t>
      </w:r>
      <w:r w:rsidRPr="00F51C8A">
        <w:rPr>
          <w:rFonts w:ascii="Symbol" w:hAnsi="Symbol"/>
          <w:i/>
          <w:iCs/>
        </w:rPr>
        <w:t>m</w:t>
      </w:r>
      <w:r>
        <w:rPr>
          <w:rFonts w:ascii="Times New Roman" w:hAnsi="Times New Roman"/>
        </w:rPr>
        <w:t xml:space="preserve"> (Pa×s) is the dynamic viscosity, </w:t>
      </w:r>
      <w:r w:rsidRPr="008B1B91">
        <w:rPr>
          <w:rFonts w:ascii="Times New Roman" w:hAnsi="Times New Roman"/>
          <w:i/>
          <w:iCs/>
          <w:u w:val="single"/>
        </w:rPr>
        <w:t>n</w:t>
      </w:r>
      <w:r>
        <w:rPr>
          <w:rFonts w:ascii="Times New Roman" w:hAnsi="Times New Roman"/>
        </w:rPr>
        <w:t xml:space="preserve"> is the normal </w:t>
      </w:r>
      <w:r>
        <w:rPr>
          <w:rFonts w:ascii="Times New Roman" w:hAnsi="Times New Roman"/>
          <w:szCs w:val="28"/>
        </w:rPr>
        <w:t>of the surface boundary element</w:t>
      </w:r>
      <w:r>
        <w:rPr>
          <w:rFonts w:ascii="Times New Roman" w:hAnsi="Times New Roman"/>
        </w:rPr>
        <w:t xml:space="preserve"> with </w:t>
      </w:r>
      <w:r>
        <w:rPr>
          <w:rFonts w:ascii="Times New Roman" w:hAnsi="Times New Roman"/>
          <w:szCs w:val="28"/>
        </w:rPr>
        <w:t xml:space="preserve">area </w:t>
      </w:r>
      <w:r w:rsidRPr="000A671F">
        <w:rPr>
          <w:rFonts w:ascii="Symbol" w:hAnsi="Symbol"/>
          <w:i/>
          <w:iCs/>
        </w:rPr>
        <w:t>w</w:t>
      </w:r>
      <w:r>
        <w:rPr>
          <w:rFonts w:ascii="Times New Roman" w:hAnsi="Times New Roman"/>
          <w:i/>
          <w:iCs/>
          <w:vertAlign w:val="subscript"/>
        </w:rPr>
        <w:t>a</w:t>
      </w:r>
      <w:r>
        <w:rPr>
          <w:rFonts w:ascii="Times New Roman" w:hAnsi="Times New Roman"/>
        </w:rPr>
        <w:t xml:space="preserve"> (m</w:t>
      </w:r>
      <w:r>
        <w:rPr>
          <w:rFonts w:ascii="Times New Roman" w:hAnsi="Times New Roman"/>
          <w:vertAlign w:val="superscript"/>
        </w:rPr>
        <w:t>2</w:t>
      </w:r>
      <w:r>
        <w:rPr>
          <w:rFonts w:ascii="Times New Roman" w:hAnsi="Times New Roman"/>
        </w:rPr>
        <w:t>) and the subscript “</w:t>
      </w:r>
      <w:r w:rsidRPr="00F51C8A">
        <w:rPr>
          <w:rFonts w:ascii="Times New Roman" w:hAnsi="Times New Roman"/>
          <w:i/>
          <w:iCs/>
          <w:vertAlign w:val="subscript"/>
        </w:rPr>
        <w:t>0</w:t>
      </w:r>
      <w:r>
        <w:rPr>
          <w:rFonts w:ascii="Times New Roman" w:hAnsi="Times New Roman"/>
        </w:rPr>
        <w:t>” represents the computational particle whose momentum equation is under assessment</w:t>
      </w:r>
      <w:r w:rsidRPr="00376AFF">
        <w:rPr>
          <w:rFonts w:ascii="Times New Roman" w:hAnsi="Times New Roman"/>
        </w:rPr>
        <w:t>.</w:t>
      </w:r>
    </w:p>
    <w:p w14:paraId="7AB4AA6E" w14:textId="0FC0E2A5" w:rsidR="006B40CB" w:rsidRDefault="006B40CB" w:rsidP="006B40CB">
      <w:pPr>
        <w:pStyle w:val="Normale1"/>
        <w:spacing w:line="240" w:lineRule="auto"/>
        <w:rPr>
          <w:rFonts w:ascii="Times New Roman" w:hAnsi="Times New Roman"/>
        </w:rPr>
      </w:pPr>
      <w:r>
        <w:rPr>
          <w:rFonts w:ascii="Times New Roman" w:hAnsi="Times New Roman"/>
        </w:rPr>
        <w:t xml:space="preserve">Applying </w:t>
      </w:r>
      <w:r w:rsidRPr="00376AFF">
        <w:rPr>
          <w:rFonts w:ascii="Times New Roman" w:hAnsi="Times New Roman"/>
        </w:rPr>
        <w:t>the derivation chain rule</w:t>
      </w:r>
      <w:r>
        <w:rPr>
          <w:rFonts w:ascii="Times New Roman" w:hAnsi="Times New Roman"/>
        </w:rPr>
        <w:t xml:space="preserve"> and assuming that the normal slowly varies with time, it follows:</w:t>
      </w:r>
    </w:p>
    <w:tbl>
      <w:tblPr>
        <w:tblW w:w="5192" w:type="pct"/>
        <w:tblLayout w:type="fixed"/>
        <w:tblLook w:val="01E0" w:firstRow="1" w:lastRow="1" w:firstColumn="1" w:lastColumn="1" w:noHBand="0" w:noVBand="0"/>
      </w:tblPr>
      <w:tblGrid>
        <w:gridCol w:w="9289"/>
        <w:gridCol w:w="943"/>
      </w:tblGrid>
      <w:tr w:rsidR="006B40CB" w:rsidRPr="00376AFF" w14:paraId="5BDD57E3" w14:textId="77777777" w:rsidTr="003E1F55">
        <w:tc>
          <w:tcPr>
            <w:tcW w:w="4539" w:type="pct"/>
            <w:vAlign w:val="center"/>
          </w:tcPr>
          <w:p w14:paraId="7F483FFF" w14:textId="12A03E80" w:rsidR="006B40CB" w:rsidRPr="00376AFF" w:rsidRDefault="006B40CB" w:rsidP="003E1F55">
            <w:pPr>
              <w:jc w:val="center"/>
            </w:pPr>
            <w:r w:rsidRPr="00AA0C30">
              <w:rPr>
                <w:position w:val="-30"/>
              </w:rPr>
              <w:object w:dxaOrig="8680" w:dyaOrig="720" w14:anchorId="12098782">
                <v:shape id="_x0000_i1246" type="#_x0000_t75" style="width:414pt;height:34.2pt" o:ole="">
                  <v:imagedata r:id="rId456" o:title=""/>
                </v:shape>
                <o:OLEObject Type="Embed" ProgID="Equation.3" ShapeID="_x0000_i1246" DrawAspect="Content" ObjectID="_1700914974" r:id="rId457"/>
              </w:object>
            </w:r>
          </w:p>
        </w:tc>
        <w:tc>
          <w:tcPr>
            <w:tcW w:w="461" w:type="pct"/>
            <w:vAlign w:val="center"/>
          </w:tcPr>
          <w:p w14:paraId="11CC0B62" w14:textId="02187FC0"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96F2E2C" w14:textId="52D7120F" w:rsidR="006B40CB" w:rsidRDefault="006B40CB" w:rsidP="006B40CB">
      <w:pPr>
        <w:pStyle w:val="Normale1"/>
        <w:spacing w:line="240" w:lineRule="auto"/>
        <w:rPr>
          <w:rFonts w:ascii="Times New Roman" w:hAnsi="Times New Roman"/>
        </w:rPr>
      </w:pPr>
      <w:r>
        <w:rPr>
          <w:rFonts w:ascii="Times New Roman" w:hAnsi="Times New Roman"/>
        </w:rPr>
        <w:t xml:space="preserve">where </w:t>
      </w:r>
      <w:r w:rsidRPr="007E0C97">
        <w:rPr>
          <w:rFonts w:ascii="Times New Roman" w:hAnsi="Times New Roman"/>
          <w:position w:val="-10"/>
        </w:rPr>
        <w:object w:dxaOrig="1140" w:dyaOrig="340" w14:anchorId="085CA53A">
          <v:shape id="_x0000_i1247" type="#_x0000_t75" style="width:51pt;height:15pt" o:ole="">
            <v:imagedata r:id="rId458" o:title=""/>
          </v:shape>
          <o:OLEObject Type="Embed" ProgID="Equation.3" ShapeID="_x0000_i1247" DrawAspect="Content" ObjectID="_1700914975" r:id="rId459"/>
        </w:object>
      </w:r>
      <w:r>
        <w:rPr>
          <w:rFonts w:ascii="Times New Roman" w:hAnsi="Times New Roman"/>
        </w:rPr>
        <w:t xml:space="preserve"> (m) is the Cartesian position. </w:t>
      </w:r>
      <w:r w:rsidRPr="00376AFF">
        <w:rPr>
          <w:rFonts w:ascii="Times New Roman" w:hAnsi="Times New Roman"/>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6B40CB" w:rsidRPr="00376AFF" w14:paraId="0509D329" w14:textId="77777777" w:rsidTr="003E1F55">
        <w:tc>
          <w:tcPr>
            <w:tcW w:w="4539" w:type="pct"/>
            <w:vAlign w:val="center"/>
          </w:tcPr>
          <w:p w14:paraId="6D2D647E" w14:textId="79A54736" w:rsidR="006B40CB" w:rsidRPr="00376AFF" w:rsidRDefault="006B40CB" w:rsidP="003E1F55">
            <w:pPr>
              <w:jc w:val="center"/>
            </w:pPr>
            <w:r w:rsidRPr="00376AFF">
              <w:rPr>
                <w:position w:val="-30"/>
              </w:rPr>
              <w:object w:dxaOrig="1780" w:dyaOrig="700" w14:anchorId="58B6D8BA">
                <v:shape id="_x0000_i1248" type="#_x0000_t75" style="width:88.8pt;height:33pt" o:ole="">
                  <v:imagedata r:id="rId460" o:title=""/>
                </v:shape>
                <o:OLEObject Type="Embed" ProgID="Equation.3" ShapeID="_x0000_i1248" DrawAspect="Content" ObjectID="_1700914976" r:id="rId461"/>
              </w:object>
            </w:r>
          </w:p>
        </w:tc>
        <w:tc>
          <w:tcPr>
            <w:tcW w:w="461" w:type="pct"/>
            <w:vAlign w:val="center"/>
          </w:tcPr>
          <w:p w14:paraId="01751DEE" w14:textId="7BC81E9E"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F26475F" w14:textId="75D8630B" w:rsidR="006B40CB" w:rsidRDefault="006B40CB" w:rsidP="006B40CB">
      <w:pPr>
        <w:pStyle w:val="Normale1"/>
        <w:spacing w:line="240" w:lineRule="auto"/>
        <w:rPr>
          <w:rFonts w:ascii="Times New Roman" w:hAnsi="Times New Roman"/>
        </w:rPr>
      </w:pPr>
      <w:r>
        <w:rPr>
          <w:rFonts w:ascii="Times New Roman" w:hAnsi="Times New Roman"/>
        </w:rPr>
        <w:t>w</w:t>
      </w:r>
      <w:r w:rsidRPr="008B1B91">
        <w:rPr>
          <w:rFonts w:ascii="Times New Roman" w:hAnsi="Times New Roman"/>
        </w:rPr>
        <w:t>here</w:t>
      </w:r>
      <w:r>
        <w:rPr>
          <w:rFonts w:ascii="Times New Roman" w:hAnsi="Times New Roman"/>
          <w:i/>
          <w:iCs/>
        </w:rPr>
        <w:t xml:space="preserve"> </w:t>
      </w:r>
      <w:r w:rsidRPr="00F51C8A">
        <w:rPr>
          <w:rFonts w:ascii="Times New Roman" w:hAnsi="Times New Roman"/>
          <w:i/>
          <w:iCs/>
        </w:rPr>
        <w:t>d</w:t>
      </w:r>
      <w:r>
        <w:rPr>
          <w:rFonts w:ascii="Times New Roman" w:hAnsi="Times New Roman"/>
        </w:rPr>
        <w:t xml:space="preserve"> (m) is the inter-element distance. </w:t>
      </w:r>
      <w:r w:rsidRPr="00376AFF">
        <w:rPr>
          <w:rFonts w:ascii="Times New Roman" w:hAnsi="Times New Roman"/>
        </w:rPr>
        <w:t xml:space="preserve">Assuming a continuous shear stress, the last term of </w:t>
      </w:r>
      <w:r>
        <w:rPr>
          <w:rFonts w:ascii="Times New Roman" w:hAnsi="Times New Roman"/>
        </w:rPr>
        <w:fldChar w:fldCharType="begin"/>
      </w:r>
      <w:r>
        <w:rPr>
          <w:rFonts w:ascii="Times New Roman" w:hAnsi="Times New Roman"/>
        </w:rPr>
        <w:instrText xml:space="preserve"> REF _Ref85813783 \h </w:instrText>
      </w:r>
      <w:r>
        <w:rPr>
          <w:rFonts w:ascii="Times New Roman" w:hAnsi="Times New Roman"/>
        </w:rPr>
      </w:r>
      <w:r>
        <w:rPr>
          <w:rFonts w:ascii="Times New Roman" w:hAnsi="Times New Roman"/>
        </w:rPr>
        <w:fldChar w:fldCharType="separate"/>
      </w:r>
      <w:r>
        <w:rPr>
          <w:rFonts w:ascii="Times New Roman" w:hAnsi="Times New Roman"/>
          <w:b/>
          <w:bCs/>
        </w:rPr>
        <w:t>Errore. L'origine riferimento non è stata trovata.</w:t>
      </w:r>
      <w:r>
        <w:rPr>
          <w:rFonts w:ascii="Times New Roman" w:hAnsi="Times New Roman"/>
        </w:rPr>
        <w:fldChar w:fldCharType="end"/>
      </w:r>
      <w:r>
        <w:rPr>
          <w:rFonts w:ascii="Times New Roman" w:hAnsi="Times New Roman"/>
        </w:rPr>
        <w:t xml:space="preserve"> is </w:t>
      </w:r>
      <w:r w:rsidRPr="00376AFF">
        <w:rPr>
          <w:rFonts w:ascii="Times New Roman" w:hAnsi="Times New Roman"/>
        </w:rPr>
        <w:t>expressed as a SPH approximation normalized by the discrete Shepard coefficient (</w:t>
      </w:r>
      <w:r w:rsidRPr="008F5C61">
        <w:rPr>
          <w:rFonts w:ascii="Symbol" w:hAnsi="Symbol"/>
          <w:i/>
          <w:iCs/>
        </w:rPr>
        <w:t></w:t>
      </w:r>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4AD35724" w14:textId="77777777" w:rsidTr="003E1F55">
        <w:tc>
          <w:tcPr>
            <w:tcW w:w="4539" w:type="pct"/>
            <w:vAlign w:val="center"/>
          </w:tcPr>
          <w:p w14:paraId="65DA34B6" w14:textId="2C7C72AF" w:rsidR="006B40CB" w:rsidRPr="00376AFF" w:rsidRDefault="006B40CB" w:rsidP="003E1F55">
            <w:pPr>
              <w:jc w:val="center"/>
            </w:pPr>
            <w:r w:rsidRPr="00376AFF">
              <w:rPr>
                <w:position w:val="-30"/>
              </w:rPr>
              <w:object w:dxaOrig="3500" w:dyaOrig="700" w14:anchorId="72C93829">
                <v:shape id="_x0000_i1249" type="#_x0000_t75" style="width:175.2pt;height:33pt" o:ole="">
                  <v:imagedata r:id="rId462" o:title=""/>
                </v:shape>
                <o:OLEObject Type="Embed" ProgID="Equation.3" ShapeID="_x0000_i1249" DrawAspect="Content" ObjectID="_1700914977" r:id="rId463"/>
              </w:object>
            </w:r>
          </w:p>
        </w:tc>
        <w:tc>
          <w:tcPr>
            <w:tcW w:w="461" w:type="pct"/>
            <w:vAlign w:val="center"/>
          </w:tcPr>
          <w:p w14:paraId="7F2508E6" w14:textId="59501476"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7514752" w14:textId="2A08D89B" w:rsidR="006B40CB" w:rsidRDefault="006B40CB" w:rsidP="006B40CB">
      <w:pPr>
        <w:pStyle w:val="Normale1"/>
        <w:spacing w:line="240" w:lineRule="auto"/>
        <w:rPr>
          <w:rFonts w:ascii="Times New Roman" w:hAnsi="Times New Roman"/>
        </w:rPr>
      </w:pPr>
      <w:r w:rsidRPr="00376AFF">
        <w:rPr>
          <w:rFonts w:ascii="Times New Roman" w:hAnsi="Times New Roman"/>
        </w:rPr>
        <w:t xml:space="preserve">Thus, the shear stress boundary term due to the surface wall elements </w:t>
      </w:r>
      <w:r>
        <w:rPr>
          <w:rFonts w:ascii="Times New Roman" w:hAnsi="Times New Roman"/>
        </w:rPr>
        <w:t>is</w:t>
      </w:r>
      <w:r w:rsidRPr="00376AFF">
        <w:rPr>
          <w:rFonts w:ascii="Times New Roman" w:hAnsi="Times New Roman"/>
        </w:rPr>
        <w:t>:</w:t>
      </w:r>
    </w:p>
    <w:tbl>
      <w:tblPr>
        <w:tblW w:w="5192" w:type="pct"/>
        <w:tblLayout w:type="fixed"/>
        <w:tblLook w:val="01E0" w:firstRow="1" w:lastRow="1" w:firstColumn="1" w:lastColumn="1" w:noHBand="0" w:noVBand="0"/>
      </w:tblPr>
      <w:tblGrid>
        <w:gridCol w:w="9289"/>
        <w:gridCol w:w="943"/>
      </w:tblGrid>
      <w:tr w:rsidR="006B40CB" w:rsidRPr="00376AFF" w14:paraId="221ED9CC" w14:textId="77777777" w:rsidTr="003E1F55">
        <w:tc>
          <w:tcPr>
            <w:tcW w:w="4539" w:type="pct"/>
            <w:vAlign w:val="center"/>
          </w:tcPr>
          <w:p w14:paraId="15718CA4" w14:textId="0360916B" w:rsidR="006B40CB" w:rsidRPr="00376AFF" w:rsidRDefault="006B40CB" w:rsidP="003E1F55">
            <w:pPr>
              <w:jc w:val="center"/>
            </w:pPr>
            <w:r w:rsidRPr="00403918">
              <w:rPr>
                <w:position w:val="-32"/>
              </w:rPr>
              <w:object w:dxaOrig="5960" w:dyaOrig="760" w14:anchorId="2A00FFC2">
                <v:shape id="_x0000_i1250" type="#_x0000_t75" style="width:261pt;height:33pt" o:ole="">
                  <v:imagedata r:id="rId464" o:title=""/>
                </v:shape>
                <o:OLEObject Type="Embed" ProgID="Equation.3" ShapeID="_x0000_i1250" DrawAspect="Content" ObjectID="_1700914978" r:id="rId465"/>
              </w:object>
            </w:r>
          </w:p>
        </w:tc>
        <w:tc>
          <w:tcPr>
            <w:tcW w:w="461" w:type="pct"/>
            <w:vAlign w:val="center"/>
          </w:tcPr>
          <w:p w14:paraId="402D3A35" w14:textId="655D1B87"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18B2550" w14:textId="1E7C6D58" w:rsidR="006B40CB" w:rsidRDefault="006B40CB" w:rsidP="006B40CB">
      <w:pPr>
        <w:pStyle w:val="Normale1"/>
        <w:spacing w:line="240" w:lineRule="auto"/>
        <w:rPr>
          <w:rFonts w:ascii="Times New Roman" w:hAnsi="Times New Roman"/>
        </w:rPr>
      </w:pPr>
      <w:r w:rsidRPr="00376AFF">
        <w:rPr>
          <w:rFonts w:ascii="Times New Roman" w:hAnsi="Times New Roman"/>
        </w:rPr>
        <w:t>The analogous term due to the semi-particles “</w:t>
      </w:r>
      <w:r w:rsidRPr="008F5C61">
        <w:rPr>
          <w:rFonts w:ascii="Times New Roman" w:hAnsi="Times New Roman"/>
          <w:i/>
          <w:iCs/>
          <w:vertAlign w:val="subscript"/>
        </w:rPr>
        <w:t>s</w:t>
      </w:r>
      <w:r w:rsidRPr="00376AFF">
        <w:rPr>
          <w:rFonts w:ascii="Times New Roman" w:hAnsi="Times New Roman"/>
        </w:rPr>
        <w:t>”</w:t>
      </w:r>
      <w:r>
        <w:rPr>
          <w:rFonts w:ascii="Times New Roman" w:hAnsi="Times New Roman"/>
        </w:rPr>
        <w:t xml:space="preserve"> (i.e., fluid elements along the mobile boundaries</w:t>
      </w:r>
      <w:r w:rsidRPr="00376AFF">
        <w:rPr>
          <w:rFonts w:ascii="Times New Roman" w:hAnsi="Times New Roman"/>
        </w:rPr>
        <w:t xml:space="preserve"> </w:t>
      </w:r>
      <w:r>
        <w:rPr>
          <w:rFonts w:ascii="Times New Roman" w:hAnsi="Times New Roman"/>
        </w:rPr>
        <w:t xml:space="preserve"> associated with the surface boundary elements “</w:t>
      </w:r>
      <w:r w:rsidRPr="00F51C8A">
        <w:rPr>
          <w:rFonts w:ascii="Times New Roman" w:hAnsi="Times New Roman"/>
          <w:i/>
          <w:iCs/>
          <w:vertAlign w:val="subscript"/>
        </w:rPr>
        <w:t>a</w:t>
      </w:r>
      <w:r>
        <w:rPr>
          <w:rFonts w:ascii="Times New Roman" w:hAnsi="Times New Roman"/>
        </w:rPr>
        <w:t xml:space="preserve">”, </w:t>
      </w:r>
      <w:r w:rsidRPr="008F5C61">
        <w:rPr>
          <w:rFonts w:ascii="Times New Roman" w:hAnsi="Times New Roman"/>
        </w:rPr>
        <w:t>Amicarelli et al.</w:t>
      </w:r>
      <w:r>
        <w:rPr>
          <w:rFonts w:ascii="Times New Roman" w:hAnsi="Times New Roman"/>
        </w:rPr>
        <w:t xml:space="preserve">, </w:t>
      </w:r>
      <w:r w:rsidRPr="008F5C61">
        <w:rPr>
          <w:rFonts w:ascii="Times New Roman" w:hAnsi="Times New Roman"/>
        </w:rPr>
        <w:t>2013</w:t>
      </w:r>
      <w:r>
        <w:rPr>
          <w:rFonts w:ascii="Times New Roman" w:hAnsi="Times New Roman"/>
        </w:rPr>
        <w:t>,</w:t>
      </w:r>
      <w:sdt>
        <w:sdtPr>
          <w:rPr>
            <w:rFonts w:ascii="Times New Roman" w:hAnsi="Times New Roman"/>
          </w:rPr>
          <w:id w:val="807201197"/>
          <w:citation/>
        </w:sdtPr>
        <w:sdtEndPr/>
        <w:sdtContent>
          <w:r>
            <w:rPr>
              <w:rFonts w:ascii="Times New Roman" w:hAnsi="Times New Roman"/>
            </w:rPr>
            <w:fldChar w:fldCharType="begin"/>
          </w:r>
          <w:r>
            <w:rPr>
              <w:rFonts w:ascii="Times New Roman" w:hAnsi="Times New Roman"/>
            </w:rPr>
            <w:instrText xml:space="preserve"> CITATION Ami13 \l 1040 </w:instrText>
          </w:r>
          <w:r>
            <w:rPr>
              <w:rFonts w:ascii="Times New Roman" w:hAnsi="Times New Roman"/>
            </w:rPr>
            <w:fldChar w:fldCharType="separate"/>
          </w:r>
          <w:r>
            <w:rPr>
              <w:rFonts w:ascii="Times New Roman" w:hAnsi="Times New Roman"/>
              <w:noProof/>
            </w:rPr>
            <w:t xml:space="preserve"> </w:t>
          </w:r>
          <w:r w:rsidRPr="006B40CB">
            <w:rPr>
              <w:rFonts w:ascii="Times New Roman" w:hAnsi="Times New Roman"/>
              <w:noProof/>
            </w:rPr>
            <w:t>[3]</w:t>
          </w:r>
          <w:r>
            <w:rPr>
              <w:rFonts w:ascii="Times New Roman" w:hAnsi="Times New Roman"/>
            </w:rPr>
            <w:fldChar w:fldCharType="end"/>
          </w:r>
        </w:sdtContent>
      </w:sdt>
      <w:r w:rsidRPr="008F5C61">
        <w:rPr>
          <w:rFonts w:ascii="Times New Roman" w:hAnsi="Times New Roman"/>
        </w:rPr>
        <w:t>)</w:t>
      </w:r>
      <w:r>
        <w:rPr>
          <w:rFonts w:ascii="Times New Roman" w:hAnsi="Times New Roman"/>
        </w:rPr>
        <w:t xml:space="preserve">, </w:t>
      </w:r>
      <w:r w:rsidRPr="00376AFF">
        <w:rPr>
          <w:rFonts w:ascii="Times New Roman" w:hAnsi="Times New Roman"/>
        </w:rPr>
        <w:t>reads:</w:t>
      </w:r>
    </w:p>
    <w:tbl>
      <w:tblPr>
        <w:tblW w:w="5192" w:type="pct"/>
        <w:tblLayout w:type="fixed"/>
        <w:tblLook w:val="01E0" w:firstRow="1" w:lastRow="1" w:firstColumn="1" w:lastColumn="1" w:noHBand="0" w:noVBand="0"/>
      </w:tblPr>
      <w:tblGrid>
        <w:gridCol w:w="9289"/>
        <w:gridCol w:w="943"/>
      </w:tblGrid>
      <w:tr w:rsidR="006B40CB" w:rsidRPr="00376AFF" w14:paraId="25E45C82" w14:textId="77777777" w:rsidTr="003E1F55">
        <w:tc>
          <w:tcPr>
            <w:tcW w:w="4539" w:type="pct"/>
            <w:vAlign w:val="center"/>
          </w:tcPr>
          <w:p w14:paraId="4B2BAA20" w14:textId="52A97B18" w:rsidR="006B40CB" w:rsidRPr="00376AFF" w:rsidRDefault="006B40CB" w:rsidP="003E1F55">
            <w:pPr>
              <w:jc w:val="center"/>
            </w:pPr>
            <w:r w:rsidRPr="008F5C61">
              <w:rPr>
                <w:position w:val="-46"/>
              </w:rPr>
              <w:object w:dxaOrig="5240" w:dyaOrig="1040" w14:anchorId="689FB9D8">
                <v:shape id="_x0000_i1251" type="#_x0000_t75" style="width:234pt;height:49.8pt" o:ole="">
                  <v:imagedata r:id="rId466" o:title=""/>
                </v:shape>
                <o:OLEObject Type="Embed" ProgID="Equation.3" ShapeID="_x0000_i1251" DrawAspect="Content" ObjectID="_1700914979" r:id="rId467"/>
              </w:object>
            </w:r>
          </w:p>
        </w:tc>
        <w:tc>
          <w:tcPr>
            <w:tcW w:w="461" w:type="pct"/>
            <w:vAlign w:val="center"/>
          </w:tcPr>
          <w:p w14:paraId="652A6151" w14:textId="1F8C0637" w:rsidR="006B40CB" w:rsidRPr="00376AFF" w:rsidRDefault="006B40CB" w:rsidP="003E1F55">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87393E8" w14:textId="77777777" w:rsidR="006B40CB" w:rsidRDefault="006B40CB" w:rsidP="006B40CB">
      <w:pPr>
        <w:pStyle w:val="Normale1"/>
        <w:spacing w:line="240" w:lineRule="auto"/>
        <w:rPr>
          <w:rFonts w:ascii="Times New Roman" w:hAnsi="Times New Roman"/>
        </w:rPr>
      </w:pPr>
      <w:r>
        <w:rPr>
          <w:rFonts w:ascii="Times New Roman" w:hAnsi="Times New Roman"/>
        </w:rPr>
        <w:t xml:space="preserve">where </w:t>
      </w:r>
      <w:r w:rsidRPr="008B1B91">
        <w:rPr>
          <w:rFonts w:ascii="Symbol" w:hAnsi="Symbol"/>
        </w:rPr>
        <w:t>n</w:t>
      </w:r>
      <w:r>
        <w:rPr>
          <w:rFonts w:ascii="Times New Roman" w:hAnsi="Times New Roman"/>
        </w:rPr>
        <w:t xml:space="preserve"> (m</w:t>
      </w:r>
      <w:r w:rsidRPr="008B1B91">
        <w:rPr>
          <w:rFonts w:ascii="Times New Roman" w:hAnsi="Times New Roman"/>
          <w:vertAlign w:val="superscript"/>
        </w:rPr>
        <w:t>2</w:t>
      </w:r>
      <w:r>
        <w:rPr>
          <w:rFonts w:ascii="Times New Roman" w:hAnsi="Times New Roman"/>
        </w:rPr>
        <w:t xml:space="preserve">/s) is the kinematic viscosity, </w:t>
      </w:r>
      <w:r w:rsidRPr="008B1B91">
        <w:rPr>
          <w:rFonts w:ascii="Times New Roman" w:hAnsi="Times New Roman"/>
          <w:i/>
          <w:iCs/>
        </w:rPr>
        <w:t>m</w:t>
      </w:r>
      <w:r>
        <w:rPr>
          <w:rFonts w:ascii="Times New Roman" w:hAnsi="Times New Roman"/>
        </w:rPr>
        <w:t xml:space="preserve"> (kg) is the SPH particle mass and </w:t>
      </w:r>
      <w:r w:rsidRPr="008B1B91">
        <w:rPr>
          <w:rFonts w:ascii="Times New Roman" w:hAnsi="Times New Roman"/>
          <w:i/>
          <w:iCs/>
        </w:rPr>
        <w:t>r</w:t>
      </w:r>
      <w:r>
        <w:rPr>
          <w:rFonts w:ascii="Times New Roman" w:hAnsi="Times New Roman"/>
        </w:rPr>
        <w:t xml:space="preserve"> (m) is the distance from the barycentre of the SPH kernel support.</w:t>
      </w:r>
    </w:p>
    <w:p w14:paraId="6E33CC79" w14:textId="77777777" w:rsidR="00E25FF0" w:rsidRPr="00376AFF" w:rsidRDefault="00E25FF0" w:rsidP="00E25FF0">
      <w:pPr>
        <w:spacing w:after="0" w:line="240" w:lineRule="auto"/>
        <w:jc w:val="both"/>
        <w:rPr>
          <w:rFonts w:ascii="Times New Roman" w:hAnsi="Times New Roman"/>
          <w:sz w:val="24"/>
          <w:szCs w:val="24"/>
        </w:rPr>
      </w:pPr>
    </w:p>
    <w:p w14:paraId="1B9F8A69" w14:textId="77777777" w:rsidR="00651294" w:rsidRPr="00376AFF" w:rsidRDefault="00651294" w:rsidP="0092480B">
      <w:pPr>
        <w:spacing w:after="0" w:line="240" w:lineRule="auto"/>
        <w:jc w:val="both"/>
        <w:rPr>
          <w:rFonts w:ascii="Times New Roman" w:hAnsi="Times New Roman"/>
          <w:sz w:val="24"/>
          <w:szCs w:val="24"/>
        </w:rPr>
      </w:pPr>
    </w:p>
    <w:p w14:paraId="528DABFF" w14:textId="77777777"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20" w:name="_Ref449963226"/>
      <w:bookmarkStart w:id="821" w:name="_Toc86930639"/>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820"/>
      <w:bookmarkEnd w:id="821"/>
      <w:r w:rsidR="00651294" w:rsidRPr="00376AFF">
        <w:rPr>
          <w:rFonts w:ascii="Book Antiqua" w:hAnsi="Book Antiqua"/>
          <w:caps/>
          <w:kern w:val="0"/>
          <w:sz w:val="24"/>
          <w:szCs w:val="24"/>
        </w:rPr>
        <w:t xml:space="preserve"> </w:t>
      </w:r>
    </w:p>
    <w:p w14:paraId="0CF0DF3B" w14:textId="6511C2B5"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ins w:id="822" w:author="Amicarelli Andrea (RSE)" w:date="2020-04-13T16:22:00Z">
        <w:r w:rsidR="00392D18" w:rsidRPr="00376AFF">
          <w:rPr>
            <w:rFonts w:ascii="Times New Roman" w:hAnsi="Times New Roman"/>
            <w:lang w:val="en-GB"/>
          </w:rPr>
          <w:t xml:space="preserve">for both fluid and solid body particles </w:t>
        </w:r>
      </w:ins>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w:t>
      </w:r>
      <w:r w:rsidR="0060573D" w:rsidRPr="00376AFF">
        <w:rPr>
          <w:rFonts w:ascii="Times New Roman" w:hAnsi="Times New Roman"/>
          <w:lang w:val="en-GB"/>
        </w:rPr>
        <w:t>, as described in Amicarelli et al. (2015,</w:t>
      </w:r>
      <w:sdt>
        <w:sdtPr>
          <w:rPr>
            <w:rFonts w:ascii="Times New Roman" w:hAnsi="Times New Roman"/>
            <w:lang w:val="en-GB"/>
          </w:rPr>
          <w:id w:val="-2005042036"/>
          <w:citation/>
        </w:sdtPr>
        <w:sdtEndPr/>
        <w:sdtContent>
          <w:r w:rsidR="00AB6BBF">
            <w:rPr>
              <w:rFonts w:ascii="Times New Roman" w:hAnsi="Times New Roman"/>
              <w:lang w:val="en-GB"/>
            </w:rPr>
            <w:fldChar w:fldCharType="begin"/>
          </w:r>
          <w:r w:rsidR="00AB6BBF">
            <w:rPr>
              <w:rFonts w:ascii="Times New Roman" w:hAnsi="Times New Roman"/>
            </w:rPr>
            <w:instrText xml:space="preserve"> CITATION Ami15 \l 1040 </w:instrText>
          </w:r>
          <w:r w:rsidR="00AB6BBF">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[2]</w:t>
          </w:r>
          <w:r w:rsidR="00AB6BBF">
            <w:rPr>
              <w:rFonts w:ascii="Times New Roman" w:hAnsi="Times New Roman"/>
              <w:lang w:val="en-GB"/>
            </w:rPr>
            <w:fldChar w:fldCharType="end"/>
          </w:r>
        </w:sdtContent>
      </w:sdt>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w:t>
      </w:r>
      <w:sdt>
        <w:sdtPr>
          <w:rPr>
            <w:rFonts w:ascii="Times New Roman" w:hAnsi="Times New Roman"/>
            <w:lang w:val="en-GB"/>
          </w:rPr>
          <w:id w:val="-523942735"/>
          <w:citation/>
        </w:sdtPr>
        <w:sdtEndPr/>
        <w:sdtContent>
          <w:r w:rsidR="009E19BA">
            <w:rPr>
              <w:rFonts w:ascii="Times New Roman" w:hAnsi="Times New Roman"/>
              <w:lang w:val="en-GB"/>
            </w:rPr>
            <w:fldChar w:fldCharType="begin"/>
          </w:r>
          <w:r w:rsidR="009E19BA">
            <w:rPr>
              <w:rFonts w:ascii="Times New Roman" w:hAnsi="Times New Roman"/>
            </w:rPr>
            <w:instrText xml:space="preserve"> CITATION DiM11 \l 1040 </w:instrText>
          </w:r>
          <w:r w:rsidR="009E19BA">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[5]</w:t>
          </w:r>
          <w:r w:rsidR="009E19BA">
            <w:rPr>
              <w:rFonts w:ascii="Times New Roman" w:hAnsi="Times New Roman"/>
              <w:lang w:val="en-GB"/>
            </w:rPr>
            <w:fldChar w:fldCharType="end"/>
          </w:r>
        </w:sdtContent>
      </w:sdt>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376AFF" w14:paraId="4B8AF561" w14:textId="77777777" w:rsidTr="00674ACB">
        <w:tc>
          <w:tcPr>
            <w:tcW w:w="4539" w:type="pct"/>
            <w:vAlign w:val="center"/>
          </w:tcPr>
          <w:commentRangeStart w:id="823"/>
          <w:p w14:paraId="0FB09315"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w14:anchorId="64D92B0A">
                <v:shape id="_x0000_i1252" type="#_x0000_t75" style="width:177pt;height:22.8pt" o:ole="">
                  <v:imagedata r:id="rId468" o:title=""/>
                </v:shape>
                <o:OLEObject Type="Embed" ProgID="Equation.3" ShapeID="_x0000_i1252" DrawAspect="Content" ObjectID="_1700914980" r:id="rId469"/>
              </w:object>
            </w:r>
            <w:r w:rsidR="00651294" w:rsidRPr="00376AFF">
              <w:rPr>
                <w:rFonts w:ascii="Times New Roman" w:hAnsi="Times New Roman"/>
                <w:position w:val="-30"/>
                <w:sz w:val="24"/>
                <w:szCs w:val="24"/>
              </w:rPr>
              <w:t xml:space="preserve"> </w:t>
            </w:r>
          </w:p>
          <w:p w14:paraId="04074C66"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w14:anchorId="7A55049B">
                <v:shape id="_x0000_i1253" type="#_x0000_t75" style="width:201pt;height:37.2pt" o:ole="">
                  <v:imagedata r:id="rId470" o:title=""/>
                </v:shape>
                <o:OLEObject Type="Embed" ProgID="Equation.3" ShapeID="_x0000_i1253" DrawAspect="Content" ObjectID="_1700914981" r:id="rId471"/>
              </w:object>
            </w:r>
          </w:p>
          <w:p w14:paraId="270A8846"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w14:anchorId="2A9EB6AE">
                <v:shape id="_x0000_i1254" type="#_x0000_t75" style="width:123.6pt;height:37.2pt" o:ole="">
                  <v:imagedata r:id="rId472" o:title=""/>
                </v:shape>
                <o:OLEObject Type="Embed" ProgID="Equation.3" ShapeID="_x0000_i1254" DrawAspect="Content" ObjectID="_1700914982" r:id="rId473"/>
              </w:object>
            </w:r>
          </w:p>
        </w:tc>
        <w:tc>
          <w:tcPr>
            <w:tcW w:w="461" w:type="pct"/>
            <w:vAlign w:val="center"/>
          </w:tcPr>
          <w:p w14:paraId="5A1AA724" w14:textId="4B1A5FA4"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823"/>
            <w:r w:rsidR="00392D18" w:rsidRPr="00376AFF">
              <w:rPr>
                <w:rStyle w:val="Rimandocommento"/>
                <w:rFonts w:ascii="Times New Roman" w:eastAsia="Times New Roman" w:hAnsi="Times New Roman"/>
                <w:b w:val="0"/>
                <w:bCs w:val="0"/>
                <w:color w:val="auto"/>
                <w:szCs w:val="20"/>
                <w:lang w:eastAsia="it-IT"/>
              </w:rPr>
              <w:commentReference w:id="823"/>
            </w:r>
          </w:p>
        </w:tc>
      </w:tr>
    </w:tbl>
    <w:p w14:paraId="2CF47A42" w14:textId="77777777" w:rsidR="00651294" w:rsidRPr="00376AFF" w:rsidRDefault="00651294" w:rsidP="00651294">
      <w:pPr>
        <w:spacing w:after="0" w:line="240" w:lineRule="auto"/>
        <w:jc w:val="both"/>
        <w:rPr>
          <w:rFonts w:ascii="Times New Roman" w:hAnsi="Times New Roman"/>
          <w:sz w:val="24"/>
          <w:szCs w:val="24"/>
        </w:rPr>
      </w:pPr>
    </w:p>
    <w:p w14:paraId="3A02FEA8" w14:textId="77777777"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Runge-Kutta time integration schemes are also implemented: Euler scheme (RK1; first order) and Heun scheme (RK2, second-order).</w:t>
      </w:r>
    </w:p>
    <w:p w14:paraId="1FF0543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44F0A7D4" w14:textId="77777777" w:rsidTr="00674ACB">
        <w:tc>
          <w:tcPr>
            <w:tcW w:w="4539" w:type="pct"/>
            <w:vAlign w:val="center"/>
          </w:tcPr>
          <w:p w14:paraId="61DB8C02"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w14:anchorId="25D2FB2B">
                <v:shape id="_x0000_i1255" type="#_x0000_t75" style="width:213.6pt;height:32.4pt" o:ole="">
                  <v:imagedata r:id="rId474" o:title=""/>
                </v:shape>
                <o:OLEObject Type="Embed" ProgID="Equation.3" ShapeID="_x0000_i1255" DrawAspect="Content" ObjectID="_1700914983" r:id="rId475"/>
              </w:object>
            </w:r>
          </w:p>
        </w:tc>
        <w:tc>
          <w:tcPr>
            <w:tcW w:w="461" w:type="pct"/>
            <w:vAlign w:val="center"/>
          </w:tcPr>
          <w:p w14:paraId="3E971440" w14:textId="6F4487C6"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633BEB" w14:textId="77777777" w:rsidR="00651294" w:rsidRPr="00376AFF" w:rsidRDefault="00651294" w:rsidP="00651294">
      <w:pPr>
        <w:spacing w:after="0" w:line="240" w:lineRule="auto"/>
        <w:jc w:val="both"/>
        <w:rPr>
          <w:rFonts w:ascii="Times New Roman" w:hAnsi="Times New Roman"/>
          <w:sz w:val="24"/>
          <w:szCs w:val="24"/>
        </w:rPr>
      </w:pPr>
    </w:p>
    <w:p w14:paraId="7CFE8048" w14:textId="77777777"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53211CBA" w14:textId="77777777" w:rsidTr="00674ACB">
        <w:tc>
          <w:tcPr>
            <w:tcW w:w="4539" w:type="pct"/>
            <w:vAlign w:val="center"/>
          </w:tcPr>
          <w:p w14:paraId="4A8C4929" w14:textId="77777777"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w14:anchorId="29FA5ED0">
                <v:shape id="_x0000_i1256" type="#_x0000_t75" style="width:97.8pt;height:20.4pt" o:ole="">
                  <v:imagedata r:id="rId476" o:title=""/>
                </v:shape>
                <o:OLEObject Type="Embed" ProgID="Equation.3" ShapeID="_x0000_i1256" DrawAspect="Content" ObjectID="_1700914984" r:id="rId477"/>
              </w:object>
            </w:r>
          </w:p>
        </w:tc>
        <w:tc>
          <w:tcPr>
            <w:tcW w:w="461" w:type="pct"/>
            <w:vAlign w:val="center"/>
          </w:tcPr>
          <w:p w14:paraId="02DF7F3E" w14:textId="514177E4"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57F60C" w14:textId="77777777" w:rsidR="00651294" w:rsidRPr="00376AFF" w:rsidRDefault="00651294" w:rsidP="00651294">
      <w:pPr>
        <w:spacing w:after="0" w:line="240" w:lineRule="auto"/>
        <w:jc w:val="both"/>
        <w:rPr>
          <w:rFonts w:ascii="Times New Roman" w:hAnsi="Times New Roman"/>
          <w:sz w:val="24"/>
          <w:szCs w:val="24"/>
        </w:rPr>
      </w:pPr>
    </w:p>
    <w:p w14:paraId="2186F91C"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14:paraId="520F7D5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00FB9E25" w14:textId="77777777" w:rsidTr="00674ACB">
        <w:tc>
          <w:tcPr>
            <w:tcW w:w="4539" w:type="pct"/>
            <w:vAlign w:val="center"/>
          </w:tcPr>
          <w:p w14:paraId="37484819" w14:textId="77777777"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w14:anchorId="05142244">
                <v:shape id="_x0000_i1257" type="#_x0000_t75" style="width:268.2pt;height:32.4pt" o:ole="">
                  <v:imagedata r:id="rId478" o:title=""/>
                </v:shape>
                <o:OLEObject Type="Embed" ProgID="Equation.3" ShapeID="_x0000_i1257" DrawAspect="Content" ObjectID="_1700914985" r:id="rId479"/>
              </w:object>
            </w:r>
          </w:p>
          <w:p w14:paraId="6B02CA96" w14:textId="77777777"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w14:anchorId="70732FDD">
                <v:shape id="_x0000_i1258" type="#_x0000_t75" style="width:171pt;height:32.4pt" o:ole="">
                  <v:imagedata r:id="rId480" o:title=""/>
                </v:shape>
                <o:OLEObject Type="Embed" ProgID="Equation.3" ShapeID="_x0000_i1258" DrawAspect="Content" ObjectID="_1700914986" r:id="rId481"/>
              </w:object>
            </w:r>
          </w:p>
        </w:tc>
        <w:tc>
          <w:tcPr>
            <w:tcW w:w="461" w:type="pct"/>
            <w:vAlign w:val="center"/>
          </w:tcPr>
          <w:p w14:paraId="6522BEB9" w14:textId="6A0E0ED5"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EEAA3D" w14:textId="77777777" w:rsidR="00651294" w:rsidRPr="00376AFF" w:rsidRDefault="00651294" w:rsidP="00651294">
      <w:pPr>
        <w:spacing w:after="0" w:line="240" w:lineRule="auto"/>
        <w:jc w:val="both"/>
        <w:rPr>
          <w:rFonts w:ascii="Times New Roman" w:hAnsi="Times New Roman"/>
          <w:sz w:val="24"/>
          <w:szCs w:val="24"/>
        </w:rPr>
      </w:pPr>
    </w:p>
    <w:p w14:paraId="1205B3DD"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RK1,i+1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RK2,i+1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14:paraId="7FD1F215" w14:textId="77777777"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14:paraId="6E19B3F1" w14:textId="77777777" w:rsidTr="00585F46">
        <w:tc>
          <w:tcPr>
            <w:tcW w:w="4539" w:type="pct"/>
            <w:vAlign w:val="center"/>
          </w:tcPr>
          <w:commentRangeStart w:id="824"/>
          <w:p w14:paraId="344116CD" w14:textId="77777777"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w14:anchorId="0E003516">
                <v:shape id="_x0000_i1259" type="#_x0000_t75" style="width:172.2pt;height:37.8pt" o:ole="">
                  <v:imagedata r:id="rId482" o:title=""/>
                </v:shape>
                <o:OLEObject Type="Embed" ProgID="Equation.3" ShapeID="_x0000_i1259" DrawAspect="Content" ObjectID="_1700914987" r:id="rId483"/>
              </w:object>
            </w:r>
          </w:p>
        </w:tc>
        <w:tc>
          <w:tcPr>
            <w:tcW w:w="461" w:type="pct"/>
            <w:vAlign w:val="center"/>
          </w:tcPr>
          <w:p w14:paraId="40148406" w14:textId="0D5D8A5A"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824"/>
            <w:r w:rsidR="00E41549" w:rsidRPr="00376AFF">
              <w:rPr>
                <w:rStyle w:val="Rimandocommento"/>
                <w:rFonts w:ascii="Times New Roman" w:eastAsia="Times New Roman" w:hAnsi="Times New Roman"/>
                <w:b w:val="0"/>
                <w:bCs w:val="0"/>
                <w:color w:val="auto"/>
                <w:szCs w:val="20"/>
                <w:lang w:eastAsia="it-IT"/>
              </w:rPr>
              <w:commentReference w:id="824"/>
            </w:r>
          </w:p>
        </w:tc>
      </w:tr>
    </w:tbl>
    <w:p w14:paraId="6B19159E" w14:textId="77777777" w:rsidR="00171F14" w:rsidRPr="00376AFF" w:rsidRDefault="00171F14" w:rsidP="00171F14">
      <w:pPr>
        <w:pStyle w:val="Normale1"/>
        <w:spacing w:line="240" w:lineRule="auto"/>
        <w:jc w:val="both"/>
        <w:rPr>
          <w:rFonts w:ascii="Times New Roman" w:hAnsi="Times New Roman"/>
          <w:lang w:val="en-GB"/>
        </w:rPr>
      </w:pPr>
    </w:p>
    <w:p w14:paraId="3C5F2BFC" w14:textId="0EDDF838"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 xml:space="preserve">Courant-Friedrichs-Lewy number. Following </w:t>
      </w:r>
      <w:r w:rsidR="004E033E">
        <w:rPr>
          <w:rFonts w:ascii="Times New Roman" w:hAnsi="Times New Roman"/>
          <w:lang w:val="en-GB"/>
        </w:rPr>
        <w:t>Adami et al. (2021,</w:t>
      </w:r>
      <w:sdt>
        <w:sdtPr>
          <w:rPr>
            <w:rFonts w:ascii="Times New Roman" w:hAnsi="Times New Roman"/>
            <w:lang w:val="en-GB"/>
          </w:rPr>
          <w:id w:val="-1481758105"/>
          <w:citation/>
        </w:sdtPr>
        <w:sdtEndPr/>
        <w:sdtContent>
          <w:r w:rsidR="004E033E">
            <w:rPr>
              <w:rFonts w:ascii="Times New Roman" w:hAnsi="Times New Roman"/>
              <w:lang w:val="en-GB"/>
            </w:rPr>
            <w:fldChar w:fldCharType="begin"/>
          </w:r>
          <w:r w:rsidR="004E033E">
            <w:rPr>
              <w:rFonts w:ascii="Times New Roman" w:hAnsi="Times New Roman"/>
            </w:rPr>
            <w:instrText xml:space="preserve"> CITATION Ada12 \l 1040 </w:instrText>
          </w:r>
          <w:r w:rsidR="004E033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w:t>
          </w:r>
          <w:r w:rsidR="004E033E">
            <w:rPr>
              <w:rFonts w:ascii="Times New Roman" w:hAnsi="Times New Roman"/>
              <w:lang w:val="en-GB"/>
            </w:rPr>
            <w:fldChar w:fldCharType="end"/>
          </w:r>
        </w:sdtContent>
      </w:sdt>
      <w:r w:rsidR="004E033E">
        <w:rPr>
          <w:rFonts w:ascii="Times New Roman" w:hAnsi="Times New Roman"/>
          <w:lang w:val="en-GB"/>
        </w:rPr>
        <w:t>)</w:t>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14:paraId="2A27377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r w:rsidRPr="00376AFF">
        <w:rPr>
          <w:rFonts w:ascii="Times New Roman" w:hAnsi="Times New Roman"/>
          <w:i/>
          <w:sz w:val="24"/>
          <w:szCs w:val="24"/>
        </w:rPr>
        <w:t>t</w:t>
      </w:r>
      <w:r w:rsidRPr="00376AFF">
        <w:rPr>
          <w:rFonts w:ascii="Times New Roman" w:hAnsi="Times New Roman"/>
          <w:i/>
          <w:sz w:val="24"/>
          <w:szCs w:val="24"/>
          <w:vertAlign w:val="subscript"/>
        </w:rPr>
        <w:t>e</w:t>
      </w:r>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14:paraId="600B1426" w14:textId="77777777" w:rsidTr="00585F46">
        <w:tc>
          <w:tcPr>
            <w:tcW w:w="4539" w:type="pct"/>
            <w:vAlign w:val="center"/>
          </w:tcPr>
          <w:p w14:paraId="3D86BC2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w14:anchorId="390153F3">
                <v:shape id="_x0000_i1260" type="#_x0000_t75" style="width:184.2pt;height:43.2pt" o:ole="">
                  <v:imagedata r:id="rId484" o:title=""/>
                </v:shape>
                <o:OLEObject Type="Embed" ProgID="Equation.3" ShapeID="_x0000_i1260" DrawAspect="Content" ObjectID="_1700914988" r:id="rId485"/>
              </w:object>
            </w:r>
          </w:p>
        </w:tc>
        <w:tc>
          <w:tcPr>
            <w:tcW w:w="461" w:type="pct"/>
            <w:vAlign w:val="center"/>
          </w:tcPr>
          <w:p w14:paraId="74EDC0D1" w14:textId="5DE11D3F"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410EA52" w14:textId="77777777" w:rsidR="00F816D5" w:rsidRPr="00376AFF" w:rsidRDefault="00F816D5" w:rsidP="00F816D5">
      <w:pPr>
        <w:spacing w:after="0" w:line="240" w:lineRule="auto"/>
        <w:jc w:val="both"/>
        <w:rPr>
          <w:rFonts w:ascii="Times New Roman" w:hAnsi="Times New Roman"/>
          <w:sz w:val="24"/>
          <w:szCs w:val="24"/>
        </w:rPr>
      </w:pPr>
    </w:p>
    <w:p w14:paraId="37FA1093"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14:paraId="0F5AA78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Under the simplifying hypothesis that the particle system of equations are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14:paraId="4EC46773" w14:textId="77777777" w:rsidTr="00585F46">
        <w:tc>
          <w:tcPr>
            <w:tcW w:w="4539" w:type="pct"/>
            <w:vAlign w:val="center"/>
          </w:tcPr>
          <w:p w14:paraId="23D8BA0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w14:anchorId="02FE6BA5">
                <v:shape id="_x0000_i1261" type="#_x0000_t75" style="width:90.6pt;height:37.8pt" o:ole="">
                  <v:imagedata r:id="rId486" o:title=""/>
                </v:shape>
                <o:OLEObject Type="Embed" ProgID="Equation.3" ShapeID="_x0000_i1261" DrawAspect="Content" ObjectID="_1700914989" r:id="rId487"/>
              </w:object>
            </w:r>
          </w:p>
        </w:tc>
        <w:tc>
          <w:tcPr>
            <w:tcW w:w="461" w:type="pct"/>
            <w:vAlign w:val="center"/>
          </w:tcPr>
          <w:p w14:paraId="4C64B6C4" w14:textId="6B0F3331"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C19658" w14:textId="77777777" w:rsidR="00F816D5" w:rsidRPr="00376AFF" w:rsidRDefault="00F816D5" w:rsidP="00F816D5">
      <w:pPr>
        <w:spacing w:after="0" w:line="240" w:lineRule="auto"/>
        <w:jc w:val="both"/>
        <w:rPr>
          <w:rFonts w:ascii="Times New Roman" w:hAnsi="Times New Roman"/>
          <w:sz w:val="24"/>
          <w:szCs w:val="24"/>
        </w:rPr>
      </w:pPr>
    </w:p>
    <w:p w14:paraId="20B1999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5D01DAB3" w14:textId="77777777" w:rsidTr="00585F46">
        <w:tc>
          <w:tcPr>
            <w:tcW w:w="4539" w:type="pct"/>
            <w:vAlign w:val="center"/>
          </w:tcPr>
          <w:p w14:paraId="585D2338"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w14:anchorId="75744EA9">
                <v:shape id="_x0000_i1262" type="#_x0000_t75" style="width:60.6pt;height:15pt" o:ole="">
                  <v:imagedata r:id="rId488" o:title=""/>
                </v:shape>
                <o:OLEObject Type="Embed" ProgID="Equation.3" ShapeID="_x0000_i1262" DrawAspect="Content" ObjectID="_1700914990" r:id="rId489"/>
              </w:object>
            </w:r>
            <w:r w:rsidRPr="00376AFF">
              <w:t xml:space="preserve"> thus </w:t>
            </w:r>
            <w:r w:rsidRPr="00376AFF">
              <w:rPr>
                <w:position w:val="-30"/>
              </w:rPr>
              <w:object w:dxaOrig="1140" w:dyaOrig="700" w14:anchorId="09FAB2AB">
                <v:shape id="_x0000_i1263" type="#_x0000_t75" style="width:57pt;height:37.8pt" o:ole="">
                  <v:imagedata r:id="rId490" o:title=""/>
                </v:shape>
                <o:OLEObject Type="Embed" ProgID="Equation.3" ShapeID="_x0000_i1263" DrawAspect="Content" ObjectID="_1700914991" r:id="rId491"/>
              </w:object>
            </w:r>
          </w:p>
        </w:tc>
        <w:tc>
          <w:tcPr>
            <w:tcW w:w="461" w:type="pct"/>
            <w:vAlign w:val="center"/>
          </w:tcPr>
          <w:p w14:paraId="081D097E" w14:textId="785ACE42"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B2FDA26" w14:textId="77777777" w:rsidR="00F816D5" w:rsidRPr="00376AFF" w:rsidRDefault="00F816D5" w:rsidP="00F816D5">
      <w:pPr>
        <w:spacing w:after="0" w:line="240" w:lineRule="auto"/>
        <w:jc w:val="both"/>
        <w:rPr>
          <w:rFonts w:ascii="Times New Roman" w:hAnsi="Times New Roman"/>
          <w:sz w:val="24"/>
          <w:szCs w:val="24"/>
        </w:rPr>
      </w:pPr>
    </w:p>
    <w:p w14:paraId="65D0A477"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1E3F93B2" w14:textId="77777777" w:rsidTr="00585F46">
        <w:tc>
          <w:tcPr>
            <w:tcW w:w="4539" w:type="pct"/>
            <w:vAlign w:val="center"/>
          </w:tcPr>
          <w:p w14:paraId="1042601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w14:anchorId="71A50BAE">
                <v:shape id="_x0000_i1264" type="#_x0000_t75" style="width:69pt;height:17.4pt" o:ole="">
                  <v:imagedata r:id="rId492" o:title=""/>
                </v:shape>
                <o:OLEObject Type="Embed" ProgID="Equation.3" ShapeID="_x0000_i1264" DrawAspect="Content" ObjectID="_1700914992" r:id="rId493"/>
              </w:object>
            </w:r>
            <w:r w:rsidRPr="00376AFF">
              <w:t xml:space="preserve"> thus </w:t>
            </w:r>
            <w:r w:rsidRPr="00376AFF">
              <w:rPr>
                <w:position w:val="-30"/>
              </w:rPr>
              <w:object w:dxaOrig="1260" w:dyaOrig="700" w14:anchorId="63BE0FF0">
                <v:shape id="_x0000_i1265" type="#_x0000_t75" style="width:63pt;height:37.8pt" o:ole="">
                  <v:imagedata r:id="rId494" o:title=""/>
                </v:shape>
                <o:OLEObject Type="Embed" ProgID="Equation.3" ShapeID="_x0000_i1265" DrawAspect="Content" ObjectID="_1700914993" r:id="rId495"/>
              </w:object>
            </w:r>
          </w:p>
        </w:tc>
        <w:tc>
          <w:tcPr>
            <w:tcW w:w="461" w:type="pct"/>
            <w:vAlign w:val="center"/>
          </w:tcPr>
          <w:p w14:paraId="5D6C4929" w14:textId="332E87DD"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811D96D" w14:textId="77777777" w:rsidR="00F816D5" w:rsidRPr="00376AFF" w:rsidRDefault="00F816D5" w:rsidP="00F816D5">
      <w:pPr>
        <w:spacing w:after="0" w:line="240" w:lineRule="auto"/>
        <w:jc w:val="both"/>
        <w:rPr>
          <w:rFonts w:ascii="Times New Roman" w:hAnsi="Times New Roman"/>
          <w:sz w:val="24"/>
          <w:szCs w:val="24"/>
        </w:rPr>
      </w:pPr>
    </w:p>
    <w:p w14:paraId="2FCEE232"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In order to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14:paraId="05C4A521" w14:textId="77777777" w:rsidTr="00585F46">
        <w:tc>
          <w:tcPr>
            <w:tcW w:w="4539" w:type="pct"/>
            <w:vAlign w:val="center"/>
          </w:tcPr>
          <w:p w14:paraId="2EC86976"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w14:anchorId="0D76629A">
                <v:shape id="_x0000_i1266" type="#_x0000_t75" style="width:82.8pt;height:28.8pt" o:ole="">
                  <v:imagedata r:id="rId496" o:title=""/>
                </v:shape>
                <o:OLEObject Type="Embed" ProgID="Equation.3" ShapeID="_x0000_i1266" DrawAspect="Content" ObjectID="_1700914994" r:id="rId497"/>
              </w:object>
            </w:r>
          </w:p>
        </w:tc>
        <w:tc>
          <w:tcPr>
            <w:tcW w:w="461" w:type="pct"/>
            <w:vAlign w:val="center"/>
          </w:tcPr>
          <w:p w14:paraId="5982B0C7" w14:textId="0D42176D"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825"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25"/>
          </w:p>
        </w:tc>
      </w:tr>
    </w:tbl>
    <w:p w14:paraId="63FF8681" w14:textId="77777777" w:rsidR="00F816D5" w:rsidRPr="00376AFF" w:rsidRDefault="00F816D5" w:rsidP="00F816D5">
      <w:pPr>
        <w:spacing w:after="0" w:line="240" w:lineRule="auto"/>
        <w:jc w:val="both"/>
        <w:rPr>
          <w:rFonts w:ascii="Times New Roman" w:hAnsi="Times New Roman"/>
          <w:sz w:val="24"/>
          <w:szCs w:val="24"/>
        </w:rPr>
      </w:pPr>
    </w:p>
    <w:p w14:paraId="5CD7E073" w14:textId="588E1168"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9.10</w:t>
      </w:r>
      <w:r w:rsidR="006B40CB" w:rsidRPr="00376AFF">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14:paraId="60CA7098"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14:paraId="6245FA19" w14:textId="77777777" w:rsidTr="00585F46">
        <w:tc>
          <w:tcPr>
            <w:tcW w:w="4539" w:type="pct"/>
            <w:vAlign w:val="center"/>
          </w:tcPr>
          <w:p w14:paraId="514E68B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w14:anchorId="11B15D74">
                <v:shape id="_x0000_i1267" type="#_x0000_t75" style="width:130.8pt;height:24.6pt" o:ole="">
                  <v:imagedata r:id="rId498" o:title=""/>
                </v:shape>
                <o:OLEObject Type="Embed" ProgID="Equation.3" ShapeID="_x0000_i1267" DrawAspect="Content" ObjectID="_1700914995" r:id="rId499"/>
              </w:object>
            </w:r>
          </w:p>
        </w:tc>
        <w:tc>
          <w:tcPr>
            <w:tcW w:w="461" w:type="pct"/>
            <w:vAlign w:val="center"/>
          </w:tcPr>
          <w:p w14:paraId="4814D541" w14:textId="324CCE8E"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19888F8" w14:textId="77777777" w:rsidR="00F816D5" w:rsidRPr="00376AFF" w:rsidRDefault="00F816D5" w:rsidP="00F816D5">
      <w:pPr>
        <w:spacing w:after="0" w:line="240" w:lineRule="auto"/>
        <w:jc w:val="both"/>
        <w:rPr>
          <w:rFonts w:ascii="Times New Roman" w:hAnsi="Times New Roman"/>
          <w:sz w:val="24"/>
          <w:szCs w:val="24"/>
        </w:rPr>
      </w:pPr>
    </w:p>
    <w:p w14:paraId="43CB5D8C"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14:paraId="6BD09A53" w14:textId="77777777" w:rsidR="00651294" w:rsidRPr="00376AFF" w:rsidRDefault="00651294" w:rsidP="00F816D5">
      <w:pPr>
        <w:spacing w:after="0" w:line="240" w:lineRule="auto"/>
        <w:jc w:val="both"/>
        <w:rPr>
          <w:rFonts w:ascii="Times New Roman" w:hAnsi="Times New Roman"/>
          <w:sz w:val="24"/>
          <w:szCs w:val="24"/>
        </w:rPr>
      </w:pPr>
    </w:p>
    <w:p w14:paraId="3CBD5385" w14:textId="77777777"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26" w:name="_Toc86930640"/>
      <w:bookmarkStart w:id="827" w:name="_Toc447794701"/>
      <w:bookmarkStart w:id="828" w:name="_Toc447794780"/>
      <w:bookmarkStart w:id="829" w:name="_Toc447794865"/>
      <w:bookmarkStart w:id="830" w:name="_Toc447794947"/>
      <w:bookmarkStart w:id="831" w:name="_Toc447795350"/>
      <w:bookmarkStart w:id="832" w:name="_Toc447795457"/>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826"/>
    </w:p>
    <w:p w14:paraId="4639E869" w14:textId="2AB3E042"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w:t>
      </w:r>
      <w:r w:rsidR="00E177E2">
        <w:rPr>
          <w:rFonts w:ascii="Times New Roman" w:hAnsi="Times New Roman"/>
          <w:sz w:val="24"/>
          <w:szCs w:val="24"/>
        </w:rPr>
        <w:t>21</w:t>
      </w:r>
      <w:r w:rsidR="00C84361" w:rsidRPr="00376AFF">
        <w:rPr>
          <w:rFonts w:ascii="Times New Roman" w:hAnsi="Times New Roman"/>
          <w:sz w:val="24"/>
          <w:szCs w:val="24"/>
        </w:rPr>
        <w:t>,</w:t>
      </w:r>
      <w:sdt>
        <w:sdtPr>
          <w:rPr>
            <w:rFonts w:ascii="Times New Roman" w:hAnsi="Times New Roman"/>
            <w:sz w:val="24"/>
            <w:szCs w:val="24"/>
          </w:rPr>
          <w:id w:val="1503704036"/>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Amine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[45]</w:t>
          </w:r>
          <w:r w:rsidR="00E177E2">
            <w:rPr>
              <w:rFonts w:ascii="Times New Roman" w:hAnsi="Times New Roman"/>
              <w:sz w:val="24"/>
              <w:szCs w:val="24"/>
            </w:rPr>
            <w:fldChar w:fldCharType="end"/>
          </w:r>
        </w:sdtContent>
      </w:sdt>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14:paraId="3695EED8"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30F8A11F"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14:paraId="4D49F522" w14:textId="77777777" w:rsidR="001546AB" w:rsidRPr="00376AFF" w:rsidRDefault="001546AB" w:rsidP="001546AB">
      <w:pPr>
        <w:spacing w:after="0" w:line="240" w:lineRule="auto"/>
        <w:jc w:val="both"/>
        <w:rPr>
          <w:rFonts w:ascii="Times New Roman" w:hAnsi="Times New Roman"/>
          <w:sz w:val="24"/>
          <w:szCs w:val="24"/>
        </w:rPr>
      </w:pPr>
    </w:p>
    <w:p w14:paraId="294DEF25" w14:textId="77777777" w:rsidR="0059425D" w:rsidRPr="00376AFF" w:rsidRDefault="0059425D" w:rsidP="0059425D">
      <w:pPr>
        <w:pStyle w:val="Amicarellititle2"/>
      </w:pPr>
      <w:bookmarkStart w:id="833" w:name="_Ref520964364"/>
      <w:bookmarkStart w:id="834" w:name="_Toc86930641"/>
      <w:r w:rsidRPr="00376AFF">
        <w:t>Mathematical model</w:t>
      </w:r>
      <w:r w:rsidR="007822A9" w:rsidRPr="00376AFF">
        <w:t>s</w:t>
      </w:r>
      <w:bookmarkEnd w:id="833"/>
      <w:bookmarkEnd w:id="834"/>
    </w:p>
    <w:p w14:paraId="2DDC3775" w14:textId="36746327"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The mathematical 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r w:rsidR="006B40CB">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
    <w:p w14:paraId="7448553F" w14:textId="77777777" w:rsidR="001546AB" w:rsidRPr="00376AFF" w:rsidRDefault="001546AB" w:rsidP="001546AB">
      <w:pPr>
        <w:spacing w:after="0" w:line="240" w:lineRule="auto"/>
        <w:jc w:val="both"/>
        <w:rPr>
          <w:rFonts w:ascii="Times New Roman" w:hAnsi="Times New Roman"/>
          <w:sz w:val="24"/>
          <w:szCs w:val="24"/>
        </w:rPr>
      </w:pPr>
    </w:p>
    <w:p w14:paraId="15FB589C" w14:textId="77777777" w:rsidR="001546AB" w:rsidRPr="00376AFF" w:rsidRDefault="00D20C5E" w:rsidP="001546AB">
      <w:pPr>
        <w:pStyle w:val="Amicarellititle3"/>
        <w:rPr>
          <w:lang w:val="en-GB"/>
        </w:rPr>
      </w:pPr>
      <w:bookmarkStart w:id="835" w:name="_Ref509397676"/>
      <w:bookmarkStart w:id="836" w:name="_Toc513184144"/>
      <w:bookmarkStart w:id="837" w:name="_Toc86930642"/>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835"/>
      <w:bookmarkEnd w:id="836"/>
      <w:bookmarkEnd w:id="837"/>
    </w:p>
    <w:p w14:paraId="668322EC" w14:textId="77777777"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14:paraId="4FDFB829" w14:textId="77777777"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14:paraId="54A8E378" w14:textId="77777777"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 xml:space="preserve">(i.e.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14:paraId="6E2B65FB" w14:textId="0DDFFE43"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HAZUS-MH (2011,</w:t>
      </w:r>
      <w:sdt>
        <w:sdtPr>
          <w:rPr>
            <w:rFonts w:ascii="Times New Roman" w:hAnsi="Times New Roman"/>
            <w:sz w:val="24"/>
            <w:szCs w:val="24"/>
          </w:rPr>
          <w:id w:val="-1648659888"/>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[46]</w:t>
          </w:r>
          <w:r w:rsidR="009E19BA">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w:t>
      </w:r>
      <w:sdt>
        <w:sdtPr>
          <w:rPr>
            <w:rFonts w:ascii="Times New Roman" w:hAnsi="Times New Roman"/>
            <w:sz w:val="24"/>
            <w:szCs w:val="24"/>
          </w:rPr>
          <w:id w:val="2080861478"/>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In particular, t</w:t>
      </w:r>
      <w:r w:rsidR="006A2E7E" w:rsidRPr="00376AFF">
        <w:rPr>
          <w:rFonts w:ascii="Times New Roman" w:hAnsi="Times New Roman"/>
          <w:sz w:val="24"/>
          <w:szCs w:val="24"/>
        </w:rPr>
        <w:t>he majority of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=0.30m (Crawford &amp; Seidel, 2013,</w:t>
      </w:r>
      <w:sdt>
        <w:sdtPr>
          <w:rPr>
            <w:rFonts w:ascii="Times New Roman" w:hAnsi="Times New Roman"/>
            <w:sz w:val="24"/>
            <w:szCs w:val="24"/>
          </w:rPr>
          <w:id w:val="-1571027836"/>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Cra13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[48]</w:t>
          </w:r>
          <w:r w:rsidR="00E81EC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r w:rsidR="001546AB" w:rsidRPr="00376AFF">
        <w:rPr>
          <w:rFonts w:ascii="Times New Roman" w:hAnsi="Times New Roman"/>
          <w:sz w:val="24"/>
          <w:szCs w:val="24"/>
        </w:rPr>
        <w:t>=0.50m, Holmes (2015,</w:t>
      </w:r>
      <w:sdt>
        <w:sdtPr>
          <w:rPr>
            <w:rFonts w:ascii="Times New Roman" w:hAnsi="Times New Roman"/>
            <w:sz w:val="24"/>
            <w:szCs w:val="24"/>
          </w:rPr>
          <w:id w:val="1609773621"/>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14:paraId="68E326C8" w14:textId="77777777" w:rsidTr="00585F46">
        <w:tc>
          <w:tcPr>
            <w:tcW w:w="4539" w:type="pct"/>
            <w:vAlign w:val="center"/>
          </w:tcPr>
          <w:p w14:paraId="11F443E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w14:anchorId="5C5AE4C2">
                <v:shape id="_x0000_i1268" type="#_x0000_t75" style="width:185.4pt;height:63pt" o:ole="">
                  <v:imagedata r:id="rId500" o:title=""/>
                </v:shape>
                <o:OLEObject Type="Embed" ProgID="Equation.3" ShapeID="_x0000_i1268" DrawAspect="Content" ObjectID="_1700914996" r:id="rId501"/>
              </w:object>
            </w:r>
          </w:p>
        </w:tc>
        <w:tc>
          <w:tcPr>
            <w:tcW w:w="461" w:type="pct"/>
            <w:vAlign w:val="center"/>
          </w:tcPr>
          <w:p w14:paraId="62DD8FD1" w14:textId="4576C1FB"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838"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38"/>
          </w:p>
        </w:tc>
      </w:tr>
    </w:tbl>
    <w:p w14:paraId="6D53A909" w14:textId="77777777" w:rsidR="001546AB" w:rsidRPr="00376AFF" w:rsidRDefault="001546AB" w:rsidP="001546AB">
      <w:pPr>
        <w:spacing w:after="0" w:line="240" w:lineRule="auto"/>
        <w:jc w:val="both"/>
        <w:rPr>
          <w:rFonts w:ascii="Times New Roman" w:hAnsi="Times New Roman"/>
          <w:sz w:val="24"/>
          <w:szCs w:val="24"/>
        </w:rPr>
      </w:pPr>
    </w:p>
    <w:p w14:paraId="3D88AB11" w14:textId="5D77B97C"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sdt>
        <w:sdtPr>
          <w:rPr>
            <w:rFonts w:ascii="Times New Roman" w:hAnsi="Times New Roman"/>
            <w:sz w:val="24"/>
            <w:szCs w:val="24"/>
          </w:rPr>
          <w:id w:val="-10212025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Hol15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[47]</w:t>
          </w:r>
          <w:r w:rsidR="00AB6BBF">
            <w:rPr>
              <w:rFonts w:ascii="Times New Roman" w:hAnsi="Times New Roman"/>
              <w:sz w:val="24"/>
              <w:szCs w:val="24"/>
            </w:rPr>
            <w:fldChar w:fldCharType="end"/>
          </w:r>
        </w:sdtContent>
      </w:sdt>
      <w:r w:rsidR="001546AB" w:rsidRPr="00376AFF">
        <w:rPr>
          <w:rFonts w:ascii="Times New Roman" w:hAnsi="Times New Roman"/>
          <w:sz w:val="24"/>
          <w:szCs w:val="24"/>
        </w:rPr>
        <w:t>).</w:t>
      </w:r>
    </w:p>
    <w:p w14:paraId="3F177B20" w14:textId="77777777"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108099EB" w14:textId="77777777" w:rsidTr="00585F46">
        <w:tc>
          <w:tcPr>
            <w:tcW w:w="4539" w:type="pct"/>
            <w:vAlign w:val="center"/>
          </w:tcPr>
          <w:p w14:paraId="02DB4D33"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w14:anchorId="2606DA78">
                <v:shape id="_x0000_i1269" type="#_x0000_t75" style="width:324pt;height:52.2pt" o:ole="">
                  <v:imagedata r:id="rId502" o:title=""/>
                </v:shape>
                <o:OLEObject Type="Embed" ProgID="Equation.3" ShapeID="_x0000_i1269" DrawAspect="Content" ObjectID="_1700914997" r:id="rId503"/>
              </w:object>
            </w:r>
          </w:p>
        </w:tc>
        <w:tc>
          <w:tcPr>
            <w:tcW w:w="461" w:type="pct"/>
            <w:vAlign w:val="center"/>
          </w:tcPr>
          <w:p w14:paraId="322D5773" w14:textId="45BE77E9"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839"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39"/>
          </w:p>
        </w:tc>
      </w:tr>
    </w:tbl>
    <w:p w14:paraId="309D8D43" w14:textId="77777777" w:rsidR="001546AB" w:rsidRPr="00376AFF" w:rsidRDefault="001546AB" w:rsidP="001546AB">
      <w:pPr>
        <w:spacing w:after="0" w:line="240" w:lineRule="auto"/>
        <w:jc w:val="both"/>
        <w:rPr>
          <w:rFonts w:ascii="Times New Roman" w:hAnsi="Times New Roman"/>
          <w:sz w:val="24"/>
          <w:szCs w:val="24"/>
        </w:rPr>
      </w:pPr>
    </w:p>
    <w:p w14:paraId="2741025B" w14:textId="77777777"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(t</w:t>
      </w:r>
      <w:r w:rsidR="00D76D68" w:rsidRPr="00376AFF">
        <w:rPr>
          <w:rFonts w:ascii="Times New Roman" w:hAnsi="Times New Roman"/>
          <w:i/>
          <w:sz w:val="24"/>
          <w:szCs w:val="24"/>
          <w:vertAlign w:val="subscript"/>
        </w:rPr>
        <w:t>rei,e</w:t>
      </w:r>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14:paraId="04042DAF" w14:textId="04659ACE"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The values of t</w:t>
      </w:r>
      <w:r w:rsidRPr="00376AFF">
        <w:rPr>
          <w:rFonts w:ascii="Times New Roman" w:hAnsi="Times New Roman"/>
          <w:i/>
          <w:sz w:val="24"/>
          <w:szCs w:val="24"/>
          <w:vertAlign w:val="subscript"/>
        </w:rPr>
        <w:t>rei,e</w:t>
      </w:r>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Chow et al. (1996,</w:t>
      </w:r>
      <w:sdt>
        <w:sdtPr>
          <w:rPr>
            <w:rFonts w:ascii="Times New Roman" w:hAnsi="Times New Roman"/>
            <w:sz w:val="24"/>
            <w:szCs w:val="24"/>
          </w:rPr>
          <w:id w:val="1298420769"/>
          <w:citation/>
        </w:sdtPr>
        <w:sdtEndPr/>
        <w:sdtContent>
          <w:r w:rsidR="00526FC4">
            <w:rPr>
              <w:rFonts w:ascii="Times New Roman" w:hAnsi="Times New Roman"/>
              <w:sz w:val="24"/>
              <w:szCs w:val="24"/>
            </w:rPr>
            <w:fldChar w:fldCharType="begin"/>
          </w:r>
          <w:r w:rsidR="00526FC4">
            <w:rPr>
              <w:rFonts w:ascii="Times New Roman" w:hAnsi="Times New Roman"/>
              <w:sz w:val="24"/>
              <w:szCs w:val="24"/>
              <w:lang w:val="it-IT"/>
            </w:rPr>
            <w:instrText xml:space="preserve"> CITATION Cho96 \l 1040 </w:instrText>
          </w:r>
          <w:r w:rsidR="00526FC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[49]</w:t>
          </w:r>
          <w:r w:rsidR="00526FC4">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=0’-500’; Maliszewski &amp; Perrings (2012,</w:t>
      </w:r>
      <w:sdt>
        <w:sdtPr>
          <w:rPr>
            <w:rFonts w:ascii="Times New Roman" w:hAnsi="Times New Roman"/>
            <w:sz w:val="24"/>
            <w:szCs w:val="24"/>
          </w:rPr>
          <w:id w:val="2142000695"/>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Mal12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[50]</w:t>
          </w:r>
          <w:r w:rsidR="00E81EC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Reed (2008</w:t>
      </w:r>
      <w:r w:rsidR="002251EE">
        <w:rPr>
          <w:rFonts w:ascii="Times New Roman" w:hAnsi="Times New Roman"/>
          <w:sz w:val="24"/>
          <w:szCs w:val="24"/>
        </w:rPr>
        <w:t>,</w:t>
      </w:r>
      <w:sdt>
        <w:sdtPr>
          <w:rPr>
            <w:rFonts w:ascii="Times New Roman" w:hAnsi="Times New Roman"/>
            <w:sz w:val="24"/>
            <w:szCs w:val="24"/>
          </w:rPr>
          <w:id w:val="2079868720"/>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Ree08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[51]</w:t>
          </w:r>
          <w:r w:rsidR="002251E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14:paraId="2F595723" w14:textId="396E42B5"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Reed -2008,</w:t>
      </w:r>
      <w:sdt>
        <w:sdtPr>
          <w:rPr>
            <w:rFonts w:ascii="Times New Roman" w:hAnsi="Times New Roman"/>
            <w:sz w:val="24"/>
            <w:szCs w:val="24"/>
          </w:rPr>
          <w:id w:val="-1395109793"/>
          <w:citation/>
        </w:sdtPr>
        <w:sdtEndPr/>
        <w:sdtContent>
          <w:r w:rsidR="002251EE">
            <w:rPr>
              <w:rFonts w:ascii="Times New Roman" w:hAnsi="Times New Roman"/>
              <w:sz w:val="24"/>
              <w:szCs w:val="24"/>
            </w:rPr>
            <w:fldChar w:fldCharType="begin"/>
          </w:r>
          <w:r w:rsidR="002251EE">
            <w:rPr>
              <w:rFonts w:ascii="Times New Roman" w:hAnsi="Times New Roman"/>
              <w:sz w:val="24"/>
              <w:szCs w:val="24"/>
              <w:lang w:val="it-IT"/>
            </w:rPr>
            <w:instrText xml:space="preserve"> CITATION Ree08 \l 1040 </w:instrText>
          </w:r>
          <w:r w:rsidR="002251E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[51]</w:t>
          </w:r>
          <w:r w:rsidR="002251EE">
            <w:rPr>
              <w:rFonts w:ascii="Times New Roman" w:hAnsi="Times New Roman"/>
              <w:sz w:val="24"/>
              <w:szCs w:val="24"/>
            </w:rPr>
            <w:fldChar w:fldCharType="end"/>
          </w:r>
        </w:sdtContent>
      </w:sdt>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14:paraId="117094E9" w14:textId="6878CEEF"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10.1</w:t>
      </w:r>
      <w:r w:rsidR="006B40CB" w:rsidRPr="00376AFF">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10.2</w:t>
      </w:r>
      <w:r w:rsidR="006B40CB" w:rsidRPr="00376AFF">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14:paraId="270D7527" w14:textId="77777777"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14:paraId="275CF1B6" w14:textId="77777777" w:rsidTr="00585F46">
        <w:tc>
          <w:tcPr>
            <w:tcW w:w="4539" w:type="pct"/>
            <w:vAlign w:val="center"/>
          </w:tcPr>
          <w:p w14:paraId="4A54301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w14:anchorId="6FF7E7F6">
                <v:shape id="_x0000_i1270" type="#_x0000_t75" style="width:192pt;height:33.6pt" o:ole="">
                  <v:imagedata r:id="rId504" o:title=""/>
                </v:shape>
                <o:OLEObject Type="Embed" ProgID="Equation.3" ShapeID="_x0000_i1270" DrawAspect="Content" ObjectID="_1700914998" r:id="rId505"/>
              </w:object>
            </w:r>
          </w:p>
        </w:tc>
        <w:tc>
          <w:tcPr>
            <w:tcW w:w="461" w:type="pct"/>
            <w:vAlign w:val="center"/>
          </w:tcPr>
          <w:p w14:paraId="1AC58A72" w14:textId="5EFB29FA"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840"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40"/>
          </w:p>
        </w:tc>
      </w:tr>
    </w:tbl>
    <w:p w14:paraId="33B192BB" w14:textId="77777777" w:rsidR="001546AB" w:rsidRPr="00376AFF" w:rsidRDefault="001546AB" w:rsidP="001546AB">
      <w:pPr>
        <w:spacing w:after="0" w:line="240" w:lineRule="auto"/>
        <w:jc w:val="both"/>
        <w:rPr>
          <w:rFonts w:ascii="Times New Roman" w:hAnsi="Times New Roman"/>
          <w:sz w:val="24"/>
          <w:szCs w:val="24"/>
        </w:rPr>
      </w:pPr>
    </w:p>
    <w:p w14:paraId="3E56F1F1" w14:textId="6553517A"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r w:rsidR="001546AB" w:rsidRPr="00376AFF">
        <w:rPr>
          <w:rFonts w:ascii="Times New Roman" w:hAnsi="Times New Roman"/>
          <w:i/>
          <w:sz w:val="24"/>
          <w:szCs w:val="24"/>
          <w:vertAlign w:val="subscript"/>
        </w:rPr>
        <w:t>i</w:t>
      </w:r>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conditions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6B40CB" w:rsidRPr="00376AFF">
        <w:rPr>
          <w:rFonts w:ascii="Times New Roman" w:eastAsia="Times New Roman" w:hAnsi="Times New Roman"/>
          <w:sz w:val="24"/>
          <w:szCs w:val="24"/>
          <w:lang w:eastAsia="it-IT"/>
        </w:rPr>
        <w:t>(</w:t>
      </w:r>
      <w:r w:rsidR="006B40CB" w:rsidRPr="006B40CB">
        <w:rPr>
          <w:rFonts w:ascii="Times New Roman" w:eastAsia="Times New Roman" w:hAnsi="Times New Roman"/>
          <w:bCs/>
          <w:sz w:val="24"/>
          <w:szCs w:val="24"/>
          <w:lang w:eastAsia="it-IT"/>
        </w:rPr>
        <w:t>10.3</w:t>
      </w:r>
      <w:r w:rsidR="006B40CB" w:rsidRPr="00376AFF">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in the absence of redundancy</w:t>
      </w:r>
      <w:r w:rsidR="001546AB" w:rsidRPr="00376AFF">
        <w:rPr>
          <w:rFonts w:ascii="Times New Roman" w:hAnsi="Times New Roman"/>
          <w:sz w:val="24"/>
          <w:szCs w:val="24"/>
        </w:rPr>
        <w:t>(</w:t>
      </w:r>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14:paraId="288C7482" w14:textId="77777777" w:rsidR="001546AB" w:rsidRPr="00376AFF" w:rsidRDefault="001546AB" w:rsidP="0059425D">
      <w:pPr>
        <w:spacing w:after="0" w:line="240" w:lineRule="auto"/>
        <w:jc w:val="both"/>
        <w:rPr>
          <w:rFonts w:ascii="Times New Roman" w:hAnsi="Times New Roman"/>
          <w:sz w:val="24"/>
          <w:szCs w:val="24"/>
        </w:rPr>
      </w:pPr>
    </w:p>
    <w:p w14:paraId="2F5E5D6B" w14:textId="77777777" w:rsidR="007822A9" w:rsidRPr="00376AFF" w:rsidRDefault="007822A9" w:rsidP="007822A9">
      <w:pPr>
        <w:pStyle w:val="Amicarellititle3"/>
        <w:rPr>
          <w:lang w:val="en-GB"/>
        </w:rPr>
      </w:pPr>
      <w:bookmarkStart w:id="841" w:name="_Ref520966784"/>
      <w:bookmarkStart w:id="842" w:name="_Toc86930643"/>
      <w:r w:rsidRPr="00376AFF">
        <w:rPr>
          <w:lang w:val="en-GB"/>
        </w:rPr>
        <w:t>Flood-induced damage to the components of the electrical substations</w:t>
      </w:r>
      <w:bookmarkEnd w:id="841"/>
      <w:bookmarkEnd w:id="842"/>
    </w:p>
    <w:p w14:paraId="5232A291"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03F48D7F" w14:textId="77777777" w:rsidTr="00585F46">
        <w:tc>
          <w:tcPr>
            <w:tcW w:w="4539" w:type="pct"/>
            <w:vAlign w:val="center"/>
          </w:tcPr>
          <w:p w14:paraId="7B93869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w14:anchorId="148AB551">
                <v:shape id="_x0000_i1271" type="#_x0000_t75" style="width:108.6pt;height:20.4pt" o:ole="">
                  <v:imagedata r:id="rId506" o:title=""/>
                </v:shape>
                <o:OLEObject Type="Embed" ProgID="Equation.3" ShapeID="_x0000_i1271" DrawAspect="Content" ObjectID="_1700914999" r:id="rId507"/>
              </w:object>
            </w:r>
          </w:p>
        </w:tc>
        <w:tc>
          <w:tcPr>
            <w:tcW w:w="461" w:type="pct"/>
            <w:vAlign w:val="center"/>
          </w:tcPr>
          <w:p w14:paraId="659E461C" w14:textId="20417401"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E4F523" w14:textId="77777777" w:rsidR="001546AB" w:rsidRPr="00376AFF" w:rsidRDefault="001546AB" w:rsidP="001546AB">
      <w:pPr>
        <w:spacing w:after="0" w:line="240" w:lineRule="auto"/>
        <w:jc w:val="both"/>
        <w:rPr>
          <w:rFonts w:ascii="Times New Roman" w:hAnsi="Times New Roman"/>
          <w:sz w:val="24"/>
          <w:szCs w:val="24"/>
        </w:rPr>
      </w:pPr>
    </w:p>
    <w:p w14:paraId="059D1BCE" w14:textId="4DCB1517"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a,sub</w:t>
      </w:r>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sdt>
        <w:sdtPr>
          <w:rPr>
            <w:rFonts w:ascii="Times New Roman" w:hAnsi="Times New Roman"/>
            <w:sz w:val="24"/>
            <w:szCs w:val="24"/>
          </w:rPr>
          <w:id w:val="1456758104"/>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[46]</w:t>
          </w:r>
          <w:r w:rsidR="009E19BA">
            <w:rPr>
              <w:rFonts w:ascii="Times New Roman" w:hAnsi="Times New Roman"/>
              <w:sz w:val="24"/>
              <w:szCs w:val="24"/>
            </w:rPr>
            <w:fldChar w:fldCharType="end"/>
          </w:r>
        </w:sdtContent>
      </w:sdt>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49311188" w14:textId="77777777" w:rsidTr="00585F46">
        <w:tc>
          <w:tcPr>
            <w:tcW w:w="4539" w:type="pct"/>
            <w:vAlign w:val="center"/>
          </w:tcPr>
          <w:p w14:paraId="77406A6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w14:anchorId="285A9C19">
                <v:shape id="_x0000_i1272" type="#_x0000_t75" style="width:240.6pt;height:57pt" o:ole="">
                  <v:imagedata r:id="rId508" o:title=""/>
                </v:shape>
                <o:OLEObject Type="Embed" ProgID="Equation.3" ShapeID="_x0000_i1272" DrawAspect="Content" ObjectID="_1700915000" r:id="rId509"/>
              </w:object>
            </w:r>
          </w:p>
        </w:tc>
        <w:tc>
          <w:tcPr>
            <w:tcW w:w="461" w:type="pct"/>
            <w:vAlign w:val="center"/>
          </w:tcPr>
          <w:p w14:paraId="7D3DDC15" w14:textId="3B345BFE"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A7A6AA4" w14:textId="77777777" w:rsidR="001546AB" w:rsidRPr="00376AFF" w:rsidRDefault="001546AB" w:rsidP="001546AB">
      <w:pPr>
        <w:spacing w:after="0" w:line="240" w:lineRule="auto"/>
        <w:jc w:val="both"/>
        <w:rPr>
          <w:rFonts w:ascii="Times New Roman" w:hAnsi="Times New Roman"/>
          <w:sz w:val="24"/>
          <w:szCs w:val="24"/>
        </w:rPr>
      </w:pPr>
    </w:p>
    <w:p w14:paraId="455A066C"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14:paraId="1E3C82B9" w14:textId="77777777" w:rsidTr="00585F46">
        <w:tc>
          <w:tcPr>
            <w:tcW w:w="4539" w:type="pct"/>
            <w:vAlign w:val="center"/>
          </w:tcPr>
          <w:p w14:paraId="29B525FE"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w14:anchorId="37234359">
                <v:shape id="_x0000_i1273" type="#_x0000_t75" style="width:235.2pt;height:57pt" o:ole="">
                  <v:imagedata r:id="rId510" o:title=""/>
                </v:shape>
                <o:OLEObject Type="Embed" ProgID="Equation.3" ShapeID="_x0000_i1273" DrawAspect="Content" ObjectID="_1700915001" r:id="rId511"/>
              </w:object>
            </w:r>
          </w:p>
        </w:tc>
        <w:tc>
          <w:tcPr>
            <w:tcW w:w="461" w:type="pct"/>
            <w:vAlign w:val="center"/>
          </w:tcPr>
          <w:p w14:paraId="257F4310" w14:textId="393E5525"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26FB8BE" w14:textId="77777777" w:rsidR="001546AB" w:rsidRPr="00376AFF" w:rsidRDefault="001546AB" w:rsidP="001546AB">
      <w:pPr>
        <w:spacing w:after="0" w:line="240" w:lineRule="auto"/>
        <w:jc w:val="both"/>
        <w:rPr>
          <w:rFonts w:ascii="Times New Roman" w:hAnsi="Times New Roman"/>
          <w:sz w:val="24"/>
          <w:szCs w:val="24"/>
        </w:rPr>
      </w:pPr>
    </w:p>
    <w:p w14:paraId="630F1A14" w14:textId="44B828C3" w:rsidR="001546AB" w:rsidRPr="00376AFF" w:rsidRDefault="001546AB" w:rsidP="007822A9">
      <w:pPr>
        <w:spacing w:after="0" w:line="240" w:lineRule="auto"/>
        <w:jc w:val="both"/>
        <w:rPr>
          <w:rFonts w:ascii="Times New Roman" w:hAnsi="Times New Roman"/>
          <w:sz w:val="24"/>
          <w:szCs w:val="24"/>
        </w:rPr>
      </w:pPr>
      <w:r w:rsidRPr="00376AFF">
        <w:rPr>
          <w:rFonts w:ascii="Times New Roman" w:hAnsi="Times New Roman"/>
          <w:i/>
          <w:sz w:val="24"/>
          <w:szCs w:val="24"/>
        </w:rPr>
        <w:t>V</w:t>
      </w:r>
      <w:r w:rsidRPr="00376AFF">
        <w:rPr>
          <w:rFonts w:ascii="Times New Roman" w:hAnsi="Times New Roman"/>
          <w:i/>
          <w:sz w:val="24"/>
          <w:szCs w:val="24"/>
          <w:vertAlign w:val="subscript"/>
        </w:rPr>
        <w:t>u,sub</w:t>
      </w:r>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u,sub</w:t>
      </w:r>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sdt>
        <w:sdtPr>
          <w:rPr>
            <w:rFonts w:ascii="Times New Roman" w:hAnsi="Times New Roman"/>
            <w:sz w:val="24"/>
            <w:szCs w:val="24"/>
          </w:rPr>
          <w:id w:val="-991791022"/>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Haz11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[46]</w:t>
          </w:r>
          <w:r w:rsidR="009E19BA">
            <w:rPr>
              <w:rFonts w:ascii="Times New Roman" w:hAnsi="Times New Roman"/>
              <w:sz w:val="24"/>
              <w:szCs w:val="24"/>
            </w:rPr>
            <w:fldChar w:fldCharType="end"/>
          </w:r>
        </w:sdtContent>
      </w:sdt>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6C568C7F" w14:textId="77777777" w:rsidTr="00585F46">
        <w:tc>
          <w:tcPr>
            <w:tcW w:w="4539" w:type="pct"/>
            <w:vAlign w:val="center"/>
          </w:tcPr>
          <w:p w14:paraId="55684EED"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w14:anchorId="5EDB861F">
                <v:shape id="_x0000_i1274" type="#_x0000_t75" style="width:370.8pt;height:94.2pt" o:ole="">
                  <v:imagedata r:id="rId512" o:title=""/>
                </v:shape>
                <o:OLEObject Type="Embed" ProgID="Equation.3" ShapeID="_x0000_i1274" DrawAspect="Content" ObjectID="_1700915002" r:id="rId513"/>
              </w:object>
            </w:r>
          </w:p>
        </w:tc>
        <w:tc>
          <w:tcPr>
            <w:tcW w:w="461" w:type="pct"/>
            <w:vAlign w:val="center"/>
          </w:tcPr>
          <w:p w14:paraId="1DA8B5E3" w14:textId="611AFF6A"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58C578" w14:textId="77777777" w:rsidR="001546AB" w:rsidRPr="00376AFF" w:rsidRDefault="001546AB" w:rsidP="001546AB">
      <w:pPr>
        <w:spacing w:after="0" w:line="240" w:lineRule="auto"/>
        <w:jc w:val="both"/>
        <w:rPr>
          <w:rFonts w:ascii="Times New Roman" w:hAnsi="Times New Roman"/>
          <w:sz w:val="24"/>
          <w:szCs w:val="24"/>
        </w:rPr>
      </w:pPr>
    </w:p>
    <w:p w14:paraId="1B9C64A3"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14:paraId="59CD8519" w14:textId="77777777" w:rsidR="000B0F66" w:rsidRPr="00376AFF" w:rsidRDefault="000B0F66" w:rsidP="001546AB">
      <w:pPr>
        <w:spacing w:after="0" w:line="240" w:lineRule="auto"/>
        <w:jc w:val="both"/>
        <w:rPr>
          <w:rFonts w:ascii="Times New Roman" w:hAnsi="Times New Roman"/>
          <w:sz w:val="24"/>
          <w:szCs w:val="24"/>
        </w:rPr>
      </w:pPr>
    </w:p>
    <w:p w14:paraId="3C77FFA7" w14:textId="77777777" w:rsidR="000B0F66" w:rsidRPr="00376AFF" w:rsidRDefault="00744BD1" w:rsidP="000B0F66">
      <w:pPr>
        <w:pStyle w:val="Amicarellititle2"/>
      </w:pPr>
      <w:bookmarkStart w:id="843" w:name="_Ref509496397"/>
      <w:bookmarkStart w:id="844" w:name="_Toc513184146"/>
      <w:bookmarkStart w:id="845" w:name="_Toc86930644"/>
      <w:r w:rsidRPr="00376AFF">
        <w:t>The numerical model</w:t>
      </w:r>
      <w:bookmarkEnd w:id="843"/>
      <w:bookmarkEnd w:id="844"/>
      <w:r w:rsidR="00652F0F" w:rsidRPr="00376AFF">
        <w:t>s</w:t>
      </w:r>
      <w:bookmarkEnd w:id="845"/>
    </w:p>
    <w:p w14:paraId="62976EE6" w14:textId="25C24CB0"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14:paraId="66866776" w14:textId="77777777"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in plan view);</w:t>
      </w:r>
    </w:p>
    <w:p w14:paraId="4D3C0803" w14:textId="77777777"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
    <w:p w14:paraId="130C3562" w14:textId="77777777"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14:paraId="56689F5B" w14:textId="77777777"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14:paraId="06B64D17"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r w:rsidR="000B0F66" w:rsidRPr="00376AFF">
        <w:rPr>
          <w:i/>
          <w:lang w:val="en-GB"/>
        </w:rPr>
        <w:t>Y</w:t>
      </w:r>
      <w:r w:rsidR="000B0F66" w:rsidRPr="00376AFF">
        <w:rPr>
          <w:i/>
          <w:vertAlign w:val="subscript"/>
          <w:lang w:val="en-GB"/>
        </w:rPr>
        <w:t>sub</w:t>
      </w:r>
      <w:r w:rsidR="000B0F66" w:rsidRPr="00376AFF">
        <w:rPr>
          <w:lang w:val="en-GB"/>
        </w:rPr>
        <w:t xml:space="preserve"> </w:t>
      </w:r>
      <w:r w:rsidR="00FD1519" w:rsidRPr="00376AFF">
        <w:rPr>
          <w:lang w:val="en-GB"/>
        </w:rPr>
        <w:t>as spatial average of the water depth values at the DEM vertices within the polygon of the electrical substation</w:t>
      </w:r>
      <w:r w:rsidR="000B0F66" w:rsidRPr="00376AFF">
        <w:rPr>
          <w:lang w:val="en-GB"/>
        </w:rPr>
        <w:t>;</w:t>
      </w:r>
    </w:p>
    <w:p w14:paraId="1AB8157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r w:rsidR="000B0F66" w:rsidRPr="00376AFF">
        <w:rPr>
          <w:i/>
          <w:lang w:val="en-GB"/>
        </w:rPr>
        <w:t>Y</w:t>
      </w:r>
      <w:r w:rsidR="000B0F66" w:rsidRPr="00376AFF">
        <w:rPr>
          <w:i/>
          <w:vertAlign w:val="subscript"/>
          <w:lang w:val="en-GB"/>
        </w:rPr>
        <w:t>sub,max</w:t>
      </w:r>
      <w:r w:rsidR="000B0F66" w:rsidRPr="00376AFF">
        <w:rPr>
          <w:lang w:val="en-GB"/>
        </w:rPr>
        <w:t>;</w:t>
      </w:r>
    </w:p>
    <w:p w14:paraId="231C5338"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r w:rsidR="000B0F66" w:rsidRPr="00376AFF">
        <w:rPr>
          <w:i/>
          <w:lang w:val="en-GB"/>
        </w:rPr>
        <w:t>EOS</w:t>
      </w:r>
      <w:r w:rsidR="000B0F66" w:rsidRPr="00376AFF">
        <w:rPr>
          <w:lang w:val="en-GB"/>
        </w:rPr>
        <w:t>;</w:t>
      </w:r>
    </w:p>
    <w:p w14:paraId="10B14EC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r w:rsidR="000B0F66" w:rsidRPr="00376AFF">
        <w:rPr>
          <w:i/>
          <w:lang w:val="en-GB"/>
        </w:rPr>
        <w:t>D</w:t>
      </w:r>
      <w:r w:rsidR="000B0F66" w:rsidRPr="00376AFF">
        <w:rPr>
          <w:i/>
          <w:vertAlign w:val="subscript"/>
          <w:lang w:val="en-GB"/>
        </w:rPr>
        <w:t>sub</w:t>
      </w:r>
      <w:r w:rsidRPr="00376AFF">
        <w:rPr>
          <w:i/>
          <w:vertAlign w:val="subscript"/>
          <w:lang w:val="en-GB"/>
        </w:rPr>
        <w:t xml:space="preserve"> </w:t>
      </w:r>
      <w:r w:rsidRPr="00376AFF">
        <w:rPr>
          <w:lang w:val="en-GB"/>
        </w:rPr>
        <w:t>and</w:t>
      </w:r>
      <w:r w:rsidRPr="00376AFF">
        <w:rPr>
          <w:i/>
          <w:vertAlign w:val="subscript"/>
          <w:lang w:val="en-GB"/>
        </w:rPr>
        <w:t xml:space="preserve"> </w:t>
      </w:r>
      <w:r w:rsidR="000B0F66" w:rsidRPr="00376AFF">
        <w:rPr>
          <w:i/>
          <w:lang w:val="en-GB"/>
        </w:rPr>
        <w:t>V</w:t>
      </w:r>
      <w:r w:rsidR="000B0F66" w:rsidRPr="00376AFF">
        <w:rPr>
          <w:i/>
          <w:vertAlign w:val="subscript"/>
          <w:lang w:val="en-GB"/>
        </w:rPr>
        <w:t>u,sub</w:t>
      </w:r>
      <w:r w:rsidR="000B0F66" w:rsidRPr="00376AFF">
        <w:rPr>
          <w:lang w:val="en-GB"/>
        </w:rPr>
        <w:t>;</w:t>
      </w:r>
    </w:p>
    <w:p w14:paraId="7D281469" w14:textId="77777777"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14:paraId="05A40479" w14:textId="77777777"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14:paraId="004C410C" w14:textId="7CC0E5ED"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sdt>
        <w:sdtPr>
          <w:rPr>
            <w:rFonts w:ascii="Times New Roman" w:hAnsi="Times New Roman"/>
            <w:sz w:val="24"/>
            <w:szCs w:val="24"/>
          </w:rPr>
          <w:id w:val="1639684335"/>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MAT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[52]</w:t>
          </w:r>
          <w:r w:rsidR="00E177E2">
            <w:rPr>
              <w:rFonts w:ascii="Times New Roman" w:hAnsi="Times New Roman"/>
              <w:sz w:val="24"/>
              <w:szCs w:val="24"/>
            </w:rPr>
            <w:fldChar w:fldCharType="end"/>
          </w:r>
        </w:sdtContent>
      </w:sdt>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and  transmission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 xml:space="preserve">“Atlarete Linee”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14:paraId="0868077C" w14:textId="77777777" w:rsidR="000B0F66" w:rsidRPr="00376AFF" w:rsidRDefault="000B0F66" w:rsidP="000B0F66">
      <w:pPr>
        <w:spacing w:after="0" w:line="240" w:lineRule="auto"/>
        <w:jc w:val="both"/>
        <w:rPr>
          <w:rFonts w:ascii="Times New Roman" w:hAnsi="Times New Roman"/>
          <w:sz w:val="24"/>
          <w:szCs w:val="24"/>
        </w:rPr>
      </w:pPr>
    </w:p>
    <w:p w14:paraId="19F3D447" w14:textId="77777777"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14:paraId="3A235A70" w14:textId="77777777"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46" w:name="_Toc86930645"/>
      <w:r w:rsidRPr="00D5453B">
        <w:rPr>
          <w:rFonts w:ascii="Book Antiqua" w:hAnsi="Book Antiqua"/>
          <w:caps/>
          <w:kern w:val="0"/>
          <w:sz w:val="24"/>
          <w:szCs w:val="24"/>
        </w:rPr>
        <w:lastRenderedPageBreak/>
        <w:t>Developer guide</w:t>
      </w:r>
      <w:bookmarkEnd w:id="827"/>
      <w:bookmarkEnd w:id="828"/>
      <w:bookmarkEnd w:id="829"/>
      <w:bookmarkEnd w:id="830"/>
      <w:bookmarkEnd w:id="831"/>
      <w:bookmarkEnd w:id="832"/>
      <w:bookmarkEnd w:id="846"/>
    </w:p>
    <w:p w14:paraId="79513D2F" w14:textId="292530E5"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14:paraId="3CA528F6" w14:textId="77777777" w:rsidR="00543509" w:rsidRPr="00376AFF" w:rsidRDefault="00543509" w:rsidP="009C355A">
      <w:pPr>
        <w:spacing w:after="0" w:line="240" w:lineRule="auto"/>
        <w:ind w:left="360"/>
        <w:rPr>
          <w:rFonts w:ascii="Times New Roman" w:hAnsi="Times New Roman"/>
          <w:sz w:val="24"/>
          <w:szCs w:val="24"/>
        </w:rPr>
      </w:pPr>
    </w:p>
    <w:p w14:paraId="27214CFF" w14:textId="77777777" w:rsidR="00EC217D" w:rsidRPr="00376AFF" w:rsidRDefault="00EC217D" w:rsidP="009A174B">
      <w:pPr>
        <w:pStyle w:val="Amicarellititle2"/>
        <w:numPr>
          <w:ilvl w:val="1"/>
          <w:numId w:val="44"/>
        </w:numPr>
      </w:pPr>
      <w:bookmarkStart w:id="847" w:name="_Toc447005718"/>
      <w:bookmarkStart w:id="848" w:name="_Ref521064725"/>
      <w:bookmarkStart w:id="849" w:name="_Toc86930646"/>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847"/>
      <w:bookmarkEnd w:id="848"/>
      <w:bookmarkEnd w:id="849"/>
    </w:p>
    <w:p w14:paraId="43938E21"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14:paraId="0EC06A5F" w14:textId="77777777" w:rsidR="00EC217D" w:rsidRPr="00376AFF" w:rsidRDefault="00EC217D" w:rsidP="00EC217D">
      <w:pPr>
        <w:spacing w:after="0" w:line="240" w:lineRule="auto"/>
        <w:jc w:val="both"/>
        <w:rPr>
          <w:sz w:val="24"/>
          <w:szCs w:val="24"/>
        </w:rPr>
      </w:pPr>
    </w:p>
    <w:p w14:paraId="06BD84F3" w14:textId="77777777" w:rsidR="00EC217D" w:rsidRPr="00376AFF" w:rsidRDefault="00BC142A" w:rsidP="009A174B">
      <w:pPr>
        <w:pStyle w:val="Amicarellititle3"/>
        <w:numPr>
          <w:ilvl w:val="2"/>
          <w:numId w:val="44"/>
        </w:numPr>
        <w:rPr>
          <w:lang w:val="en-GB"/>
        </w:rPr>
      </w:pPr>
      <w:bookmarkStart w:id="850" w:name="_Toc447005719"/>
      <w:bookmarkStart w:id="851" w:name="_Toc86930647"/>
      <w:r w:rsidRPr="00376AFF">
        <w:rPr>
          <w:lang w:val="en-GB"/>
        </w:rPr>
        <w:t xml:space="preserve">Program units for the boundary conditions </w:t>
      </w:r>
      <w:r w:rsidR="00EC217D" w:rsidRPr="00376AFF">
        <w:rPr>
          <w:lang w:val="en-GB"/>
        </w:rPr>
        <w:t>(“BC”)</w:t>
      </w:r>
      <w:bookmarkEnd w:id="850"/>
      <w:bookmarkEnd w:id="851"/>
    </w:p>
    <w:p w14:paraId="2FA207DD" w14:textId="531E521D"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6147BDA" w14:textId="77777777" w:rsidR="005C6B81" w:rsidRPr="00376AFF" w:rsidRDefault="005C6B81" w:rsidP="00EC217D">
      <w:pPr>
        <w:spacing w:after="0" w:line="240" w:lineRule="auto"/>
        <w:jc w:val="both"/>
        <w:rPr>
          <w:rFonts w:ascii="Times New Roman" w:hAnsi="Times New Roman"/>
          <w:sz w:val="24"/>
          <w:szCs w:val="24"/>
        </w:rPr>
      </w:pPr>
    </w:p>
    <w:p w14:paraId="0AE060D8" w14:textId="77777777" w:rsidR="00EC217D" w:rsidRPr="00376AFF" w:rsidRDefault="00BC142A" w:rsidP="009A174B">
      <w:pPr>
        <w:pStyle w:val="Amicarellititle3"/>
        <w:numPr>
          <w:ilvl w:val="2"/>
          <w:numId w:val="44"/>
        </w:numPr>
        <w:ind w:left="1225" w:hanging="505"/>
        <w:rPr>
          <w:lang w:val="en-GB"/>
        </w:rPr>
      </w:pPr>
      <w:bookmarkStart w:id="852" w:name="_Toc447005720"/>
      <w:bookmarkStart w:id="853" w:name="_Toc86930648"/>
      <w:r w:rsidRPr="00376AFF">
        <w:rPr>
          <w:lang w:val="en-GB"/>
        </w:rPr>
        <w:t>Program units for the continuity equation</w:t>
      </w:r>
      <w:bookmarkEnd w:id="852"/>
      <w:bookmarkEnd w:id="853"/>
    </w:p>
    <w:p w14:paraId="5CF001AE" w14:textId="34DB542E"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“BE_mass” </w:t>
      </w:r>
      <w:r w:rsidRPr="00376AFF">
        <w:rPr>
          <w:rFonts w:ascii="Times New Roman" w:hAnsi="Times New Roman"/>
          <w:sz w:val="24"/>
          <w:szCs w:val="24"/>
        </w:rPr>
        <w:t xml:space="preserve">contains all the program units to compute the Right Hand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E7D476D" w14:textId="77777777" w:rsidR="005D1DA9" w:rsidRPr="00376AFF" w:rsidRDefault="005D1DA9" w:rsidP="00EC217D">
      <w:pPr>
        <w:spacing w:after="0" w:line="240" w:lineRule="auto"/>
        <w:jc w:val="both"/>
        <w:rPr>
          <w:rFonts w:ascii="Times New Roman" w:hAnsi="Times New Roman"/>
          <w:sz w:val="24"/>
          <w:szCs w:val="24"/>
        </w:rPr>
      </w:pPr>
    </w:p>
    <w:p w14:paraId="272A0AEC" w14:textId="77777777" w:rsidR="00EC217D" w:rsidRPr="00376AFF" w:rsidRDefault="00BC142A" w:rsidP="009A174B">
      <w:pPr>
        <w:pStyle w:val="Amicarellititle3"/>
        <w:numPr>
          <w:ilvl w:val="2"/>
          <w:numId w:val="44"/>
        </w:numPr>
        <w:ind w:left="1225" w:hanging="505"/>
        <w:rPr>
          <w:lang w:val="en-GB"/>
        </w:rPr>
      </w:pPr>
      <w:bookmarkStart w:id="854" w:name="_Toc447005721"/>
      <w:bookmarkStart w:id="855" w:name="_Toc86930649"/>
      <w:r w:rsidRPr="00376AFF">
        <w:rPr>
          <w:lang w:val="en-GB"/>
        </w:rPr>
        <w:t>Program units for the momentum equation</w:t>
      </w:r>
      <w:bookmarkEnd w:id="854"/>
      <w:bookmarkEnd w:id="855"/>
    </w:p>
    <w:p w14:paraId="12F1CFFC" w14:textId="6E69528D"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“BE_momentum”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14:paraId="61C4BEA0" w14:textId="77777777" w:rsidR="00131662" w:rsidRPr="00376AFF" w:rsidRDefault="00131662" w:rsidP="00EC217D">
      <w:pPr>
        <w:spacing w:after="0" w:line="240" w:lineRule="auto"/>
        <w:jc w:val="both"/>
        <w:rPr>
          <w:rFonts w:ascii="Times New Roman" w:hAnsi="Times New Roman"/>
          <w:sz w:val="24"/>
          <w:szCs w:val="24"/>
        </w:rPr>
      </w:pPr>
    </w:p>
    <w:p w14:paraId="53D1F649" w14:textId="77777777" w:rsidR="00131662" w:rsidRPr="00376AFF" w:rsidRDefault="00724131" w:rsidP="009A174B">
      <w:pPr>
        <w:pStyle w:val="Amicarellititle3"/>
        <w:numPr>
          <w:ilvl w:val="2"/>
          <w:numId w:val="44"/>
        </w:numPr>
        <w:rPr>
          <w:lang w:val="en-GB"/>
        </w:rPr>
      </w:pPr>
      <w:bookmarkStart w:id="856" w:name="_Toc447005722"/>
      <w:bookmarkStart w:id="857" w:name="_Toc86930650"/>
      <w:r w:rsidRPr="00376AFF">
        <w:rPr>
          <w:lang w:val="en-GB"/>
        </w:rPr>
        <w:t>Program units for the transport of solid bodies</w:t>
      </w:r>
      <w:bookmarkEnd w:id="856"/>
      <w:bookmarkEnd w:id="857"/>
    </w:p>
    <w:p w14:paraId="38E23985" w14:textId="2D611D8A"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“Body_Transport”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(Amicarelli et al., 2015,</w:t>
      </w:r>
      <w:sdt>
        <w:sdtPr>
          <w:rPr>
            <w:rFonts w:ascii="Times New Roman" w:hAnsi="Times New Roman"/>
            <w:sz w:val="24"/>
            <w:szCs w:val="24"/>
          </w:rPr>
          <w:id w:val="-4537395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59C5657A" w14:textId="77777777" w:rsidR="00855EEB" w:rsidRPr="00376AFF" w:rsidRDefault="00855EEB" w:rsidP="00131662">
      <w:pPr>
        <w:spacing w:after="0" w:line="240" w:lineRule="auto"/>
        <w:jc w:val="both"/>
        <w:rPr>
          <w:rFonts w:ascii="Times New Roman" w:hAnsi="Times New Roman"/>
          <w:sz w:val="24"/>
          <w:szCs w:val="24"/>
        </w:rPr>
      </w:pPr>
    </w:p>
    <w:p w14:paraId="04D2E213" w14:textId="77777777" w:rsidR="00855EEB" w:rsidRPr="00376AFF" w:rsidRDefault="00855EEB" w:rsidP="009A174B">
      <w:pPr>
        <w:pStyle w:val="Amicarellititle3"/>
        <w:numPr>
          <w:ilvl w:val="2"/>
          <w:numId w:val="44"/>
        </w:numPr>
        <w:rPr>
          <w:lang w:val="en-GB"/>
        </w:rPr>
      </w:pPr>
      <w:bookmarkStart w:id="858" w:name="_Toc447005723"/>
      <w:bookmarkStart w:id="859" w:name="_Toc86930651"/>
      <w:r w:rsidRPr="00376AFF">
        <w:rPr>
          <w:lang w:val="en-GB"/>
        </w:rPr>
        <w:t>Program units for the constitutive equation</w:t>
      </w:r>
      <w:bookmarkEnd w:id="858"/>
      <w:bookmarkEnd w:id="859"/>
    </w:p>
    <w:p w14:paraId="2937A3D5" w14:textId="23E75723"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“Constitutive_Equation”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11.5</w:t>
      </w:r>
      <w:r w:rsidRPr="00376AFF">
        <w:rPr>
          <w:rFonts w:ascii="Times New Roman" w:hAnsi="Times New Roman"/>
          <w:sz w:val="24"/>
          <w:szCs w:val="24"/>
        </w:rPr>
        <w:fldChar w:fldCharType="end"/>
      </w:r>
      <w:r w:rsidRPr="00376AFF">
        <w:rPr>
          <w:rFonts w:ascii="Times New Roman" w:hAnsi="Times New Roman"/>
          <w:sz w:val="24"/>
          <w:szCs w:val="24"/>
        </w:rPr>
        <w:t>; Amicarelli et al., 2017,</w:t>
      </w:r>
      <w:sdt>
        <w:sdtPr>
          <w:rPr>
            <w:rFonts w:ascii="Times New Roman" w:hAnsi="Times New Roman"/>
            <w:sz w:val="24"/>
            <w:szCs w:val="24"/>
          </w:rPr>
          <w:id w:val="-2084060160"/>
          <w:citation/>
        </w:sdtPr>
        <w:sdtEndPr/>
        <w:sdtContent>
          <w:r w:rsidR="001730AA">
            <w:rPr>
              <w:rFonts w:ascii="Times New Roman" w:hAnsi="Times New Roman"/>
              <w:sz w:val="24"/>
              <w:szCs w:val="24"/>
            </w:rPr>
            <w:fldChar w:fldCharType="begin"/>
          </w:r>
          <w:r w:rsidR="001730AA">
            <w:rPr>
              <w:rFonts w:ascii="Times New Roman" w:hAnsi="Times New Roman"/>
              <w:sz w:val="24"/>
              <w:szCs w:val="24"/>
              <w:lang w:val="it-IT"/>
            </w:rPr>
            <w:instrText xml:space="preserve"> CITATION Ami17 \l 1040 </w:instrText>
          </w:r>
          <w:r w:rsidR="001730A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1730AA">
            <w:rPr>
              <w:rFonts w:ascii="Times New Roman" w:hAnsi="Times New Roman"/>
              <w:sz w:val="24"/>
              <w:szCs w:val="24"/>
            </w:rPr>
            <w:fldChar w:fldCharType="end"/>
          </w:r>
        </w:sdtContent>
      </w:sdt>
      <w:r w:rsidRPr="00376AFF">
        <w:rPr>
          <w:rFonts w:ascii="Times New Roman" w:hAnsi="Times New Roman"/>
          <w:sz w:val="24"/>
          <w:szCs w:val="24"/>
        </w:rPr>
        <w:t>).</w:t>
      </w:r>
    </w:p>
    <w:p w14:paraId="5694ED4E" w14:textId="77777777"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14:paraId="5DF79058" w14:textId="77777777" w:rsidTr="005D1DA9">
        <w:trPr>
          <w:trHeight w:val="301"/>
        </w:trPr>
        <w:tc>
          <w:tcPr>
            <w:tcW w:w="1517" w:type="pct"/>
            <w:tcBorders>
              <w:top w:val="nil"/>
              <w:left w:val="nil"/>
              <w:bottom w:val="nil"/>
              <w:right w:val="nil"/>
            </w:tcBorders>
            <w:shd w:val="clear" w:color="auto" w:fill="auto"/>
            <w:hideMark/>
          </w:tcPr>
          <w:p w14:paraId="2A60BBC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14:paraId="5C0F9C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943CB0E" w14:textId="77777777" w:rsidTr="005D1DA9">
        <w:trPr>
          <w:trHeight w:val="419"/>
        </w:trPr>
        <w:tc>
          <w:tcPr>
            <w:tcW w:w="1517" w:type="pct"/>
            <w:tcBorders>
              <w:top w:val="nil"/>
              <w:left w:val="nil"/>
              <w:bottom w:val="nil"/>
              <w:right w:val="nil"/>
            </w:tcBorders>
            <w:shd w:val="clear" w:color="auto" w:fill="auto"/>
            <w:hideMark/>
          </w:tcPr>
          <w:p w14:paraId="7D6955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14:paraId="4D14927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376AFF" w14:paraId="09123C38" w14:textId="77777777" w:rsidTr="005D1DA9">
        <w:trPr>
          <w:trHeight w:val="301"/>
        </w:trPr>
        <w:tc>
          <w:tcPr>
            <w:tcW w:w="1517" w:type="pct"/>
            <w:tcBorders>
              <w:top w:val="nil"/>
              <w:left w:val="nil"/>
              <w:bottom w:val="nil"/>
              <w:right w:val="nil"/>
            </w:tcBorders>
            <w:shd w:val="clear" w:color="auto" w:fill="auto"/>
          </w:tcPr>
          <w:p w14:paraId="28D19A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14:paraId="0C146BC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14:paraId="067719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14:paraId="221E8C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 Otherwise, simply pg(npi)%cella = 0 (particle out of the domain boundaries).</w:t>
            </w:r>
          </w:p>
        </w:tc>
      </w:tr>
      <w:tr w:rsidR="00EC217D" w:rsidRPr="00376AFF" w14:paraId="6222C839" w14:textId="77777777" w:rsidTr="005D1DA9">
        <w:trPr>
          <w:trHeight w:val="301"/>
        </w:trPr>
        <w:tc>
          <w:tcPr>
            <w:tcW w:w="1517" w:type="pct"/>
            <w:tcBorders>
              <w:top w:val="nil"/>
              <w:left w:val="nil"/>
              <w:bottom w:val="nil"/>
              <w:right w:val="nil"/>
            </w:tcBorders>
            <w:shd w:val="clear" w:color="auto" w:fill="auto"/>
          </w:tcPr>
          <w:p w14:paraId="1B9CE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14:paraId="6C4D076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14:paraId="19F26F24" w14:textId="77777777" w:rsidTr="005D1DA9">
        <w:trPr>
          <w:trHeight w:val="301"/>
        </w:trPr>
        <w:tc>
          <w:tcPr>
            <w:tcW w:w="1517" w:type="pct"/>
            <w:tcBorders>
              <w:top w:val="nil"/>
              <w:left w:val="nil"/>
              <w:bottom w:val="nil"/>
              <w:right w:val="nil"/>
            </w:tcBorders>
            <w:shd w:val="clear" w:color="auto" w:fill="auto"/>
          </w:tcPr>
          <w:p w14:paraId="6B6814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14:paraId="12EC9A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14:paraId="5ACB3CEA" w14:textId="77777777" w:rsidTr="005D1DA9">
        <w:trPr>
          <w:trHeight w:val="301"/>
        </w:trPr>
        <w:tc>
          <w:tcPr>
            <w:tcW w:w="1517" w:type="pct"/>
            <w:tcBorders>
              <w:top w:val="nil"/>
              <w:left w:val="nil"/>
              <w:bottom w:val="nil"/>
              <w:right w:val="nil"/>
            </w:tcBorders>
            <w:shd w:val="clear" w:color="auto" w:fill="auto"/>
          </w:tcPr>
          <w:p w14:paraId="049E6FF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14:paraId="4D3A90A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14:paraId="53173AF2" w14:textId="77777777" w:rsidTr="005D1DA9">
        <w:trPr>
          <w:trHeight w:val="301"/>
        </w:trPr>
        <w:tc>
          <w:tcPr>
            <w:tcW w:w="1517" w:type="pct"/>
            <w:tcBorders>
              <w:top w:val="nil"/>
              <w:left w:val="nil"/>
              <w:bottom w:val="nil"/>
              <w:right w:val="nil"/>
            </w:tcBorders>
            <w:shd w:val="clear" w:color="auto" w:fill="auto"/>
          </w:tcPr>
          <w:p w14:paraId="41ECC15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14:paraId="32C1E26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34332ECD" w14:textId="77777777" w:rsidTr="005D1DA9">
        <w:trPr>
          <w:trHeight w:val="301"/>
        </w:trPr>
        <w:tc>
          <w:tcPr>
            <w:tcW w:w="1517" w:type="pct"/>
            <w:tcBorders>
              <w:top w:val="nil"/>
              <w:left w:val="nil"/>
              <w:bottom w:val="nil"/>
              <w:right w:val="nil"/>
            </w:tcBorders>
            <w:shd w:val="clear" w:color="auto" w:fill="auto"/>
          </w:tcPr>
          <w:p w14:paraId="3D3D323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14:paraId="6FBCAC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5FC5A60" w14:textId="77777777" w:rsidTr="005D1DA9">
        <w:trPr>
          <w:trHeight w:val="301"/>
        </w:trPr>
        <w:tc>
          <w:tcPr>
            <w:tcW w:w="1517" w:type="pct"/>
            <w:tcBorders>
              <w:top w:val="nil"/>
              <w:left w:val="nil"/>
              <w:bottom w:val="nil"/>
              <w:right w:val="nil"/>
            </w:tcBorders>
            <w:shd w:val="clear" w:color="auto" w:fill="auto"/>
          </w:tcPr>
          <w:p w14:paraId="2A9749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14:paraId="08E075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FAFC9F2" w14:textId="77777777" w:rsidTr="005D1DA9">
        <w:trPr>
          <w:trHeight w:val="301"/>
        </w:trPr>
        <w:tc>
          <w:tcPr>
            <w:tcW w:w="1517" w:type="pct"/>
            <w:tcBorders>
              <w:top w:val="nil"/>
              <w:left w:val="nil"/>
              <w:bottom w:val="nil"/>
              <w:right w:val="nil"/>
            </w:tcBorders>
            <w:shd w:val="clear" w:color="auto" w:fill="auto"/>
          </w:tcPr>
          <w:p w14:paraId="5D23E7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14:paraId="4578A0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14:paraId="545D844F" w14:textId="77777777" w:rsidTr="005D1DA9">
        <w:trPr>
          <w:trHeight w:val="419"/>
        </w:trPr>
        <w:tc>
          <w:tcPr>
            <w:tcW w:w="1517" w:type="pct"/>
            <w:tcBorders>
              <w:top w:val="nil"/>
              <w:left w:val="nil"/>
              <w:bottom w:val="nil"/>
              <w:right w:val="nil"/>
            </w:tcBorders>
            <w:shd w:val="clear" w:color="auto" w:fill="auto"/>
          </w:tcPr>
          <w:p w14:paraId="55E319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14:paraId="0465E7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6F3406B8" w14:textId="77777777" w:rsidTr="005D1DA9">
        <w:trPr>
          <w:trHeight w:val="301"/>
        </w:trPr>
        <w:tc>
          <w:tcPr>
            <w:tcW w:w="1517" w:type="pct"/>
            <w:tcBorders>
              <w:top w:val="nil"/>
              <w:left w:val="nil"/>
              <w:bottom w:val="nil"/>
              <w:right w:val="nil"/>
            </w:tcBorders>
            <w:shd w:val="clear" w:color="auto" w:fill="auto"/>
          </w:tcPr>
          <w:p w14:paraId="22A9B97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14:paraId="643C0F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14:paraId="39F2AADE" w14:textId="71AD5390" w:rsidR="00EC217D" w:rsidRPr="00376AFF" w:rsidRDefault="00EC217D" w:rsidP="00EC217D">
      <w:pPr>
        <w:spacing w:after="0" w:line="240" w:lineRule="auto"/>
        <w:jc w:val="center"/>
        <w:rPr>
          <w:rFonts w:ascii="Times New Roman" w:hAnsi="Times New Roman"/>
          <w:szCs w:val="24"/>
        </w:rPr>
      </w:pPr>
      <w:bookmarkStart w:id="860"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w:t>
      </w:r>
      <w:r w:rsidR="00131662" w:rsidRPr="00376AFF">
        <w:rPr>
          <w:rFonts w:ascii="Times New Roman" w:hAnsi="Times New Roman"/>
          <w:szCs w:val="24"/>
        </w:rPr>
        <w:fldChar w:fldCharType="end"/>
      </w:r>
      <w:bookmarkEnd w:id="860"/>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9AA0EB4" w14:textId="77777777" w:rsidTr="00822C58">
        <w:trPr>
          <w:trHeight w:val="301"/>
        </w:trPr>
        <w:tc>
          <w:tcPr>
            <w:tcW w:w="1439" w:type="pct"/>
            <w:tcBorders>
              <w:top w:val="nil"/>
              <w:left w:val="nil"/>
              <w:bottom w:val="nil"/>
              <w:right w:val="nil"/>
            </w:tcBorders>
            <w:shd w:val="clear" w:color="auto" w:fill="auto"/>
            <w:hideMark/>
          </w:tcPr>
          <w:p w14:paraId="2D91E16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50806B8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6505B79A" w14:textId="77777777" w:rsidTr="00822C58">
        <w:trPr>
          <w:trHeight w:val="419"/>
        </w:trPr>
        <w:tc>
          <w:tcPr>
            <w:tcW w:w="1439" w:type="pct"/>
            <w:tcBorders>
              <w:top w:val="nil"/>
              <w:left w:val="nil"/>
              <w:bottom w:val="nil"/>
              <w:right w:val="nil"/>
            </w:tcBorders>
            <w:shd w:val="clear" w:color="auto" w:fill="auto"/>
            <w:hideMark/>
          </w:tcPr>
          <w:p w14:paraId="3C0308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14:paraId="5B68F8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14:paraId="7F02309C" w14:textId="77777777" w:rsidTr="00822C58">
        <w:trPr>
          <w:trHeight w:val="301"/>
        </w:trPr>
        <w:tc>
          <w:tcPr>
            <w:tcW w:w="1439" w:type="pct"/>
            <w:tcBorders>
              <w:top w:val="nil"/>
              <w:left w:val="nil"/>
              <w:bottom w:val="nil"/>
              <w:right w:val="nil"/>
            </w:tcBorders>
            <w:shd w:val="clear" w:color="auto" w:fill="auto"/>
          </w:tcPr>
          <w:p w14:paraId="2761864F" w14:textId="77777777" w:rsidR="00EC217D"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14:paraId="636A45BC" w14:textId="6B6D7B03"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accumulate contributions for the continuity equation. Computation of velocity gradients and the </w:t>
            </w:r>
            <w:del w:id="861" w:author="Amicarelli Andrea (RSE)" w:date="2021-11-04T15:10:00Z">
              <w:r w:rsidRPr="00376AFF" w:rsidDel="006B40CB">
                <w:rPr>
                  <w:rFonts w:ascii="Times New Roman" w:eastAsia="Times New Roman" w:hAnsi="Times New Roman"/>
                  <w:bCs/>
                  <w:color w:val="000000"/>
                  <w:sz w:val="20"/>
                  <w:szCs w:val="20"/>
                  <w:lang w:eastAsia="en-GB"/>
                </w:rPr>
                <w:delText>second invariant</w:delText>
              </w:r>
            </w:del>
            <w:ins w:id="862" w:author="Amicarelli Andrea (RSE)" w:date="2021-11-04T15:10:00Z">
              <w:r w:rsidR="006B40CB">
                <w:rPr>
                  <w:rFonts w:ascii="Times New Roman" w:eastAsia="Times New Roman" w:hAnsi="Times New Roman"/>
                  <w:bCs/>
                  <w:color w:val="000000"/>
                  <w:sz w:val="20"/>
                  <w:szCs w:val="20"/>
                  <w:lang w:eastAsia="en-GB"/>
                </w:rPr>
                <w:t>quadratic invariant</w:t>
              </w:r>
            </w:ins>
            <w:r w:rsidRPr="00376AFF">
              <w:rPr>
                <w:rFonts w:ascii="Times New Roman" w:eastAsia="Times New Roman" w:hAnsi="Times New Roman"/>
                <w:bCs/>
                <w:color w:val="000000"/>
                <w:sz w:val="20"/>
                <w:szCs w:val="20"/>
                <w:lang w:eastAsia="en-GB"/>
              </w:rPr>
              <w:t xml:space="preserve"> of the strain-rate tensor.</w:t>
            </w:r>
          </w:p>
        </w:tc>
      </w:tr>
      <w:tr w:rsidR="00EC217D" w:rsidRPr="00376AFF" w14:paraId="0A844BF8" w14:textId="77777777" w:rsidTr="00822C58">
        <w:trPr>
          <w:trHeight w:val="301"/>
        </w:trPr>
        <w:tc>
          <w:tcPr>
            <w:tcW w:w="1439" w:type="pct"/>
            <w:tcBorders>
              <w:top w:val="nil"/>
              <w:left w:val="nil"/>
              <w:bottom w:val="nil"/>
              <w:right w:val="nil"/>
            </w:tcBorders>
            <w:shd w:val="clear" w:color="auto" w:fill="auto"/>
          </w:tcPr>
          <w:p w14:paraId="120FBF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14:paraId="012F31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14:paraId="358CDA11" w14:textId="77777777" w:rsidTr="00822C58">
        <w:trPr>
          <w:trHeight w:val="301"/>
        </w:trPr>
        <w:tc>
          <w:tcPr>
            <w:tcW w:w="1439" w:type="pct"/>
            <w:tcBorders>
              <w:top w:val="nil"/>
              <w:left w:val="nil"/>
              <w:bottom w:val="nil"/>
              <w:right w:val="nil"/>
            </w:tcBorders>
            <w:shd w:val="clear" w:color="auto" w:fill="auto"/>
          </w:tcPr>
          <w:p w14:paraId="106324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14:paraId="467C9C81" w14:textId="4710813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50772034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also with DB-SPH boundary treatment scheme.</w:t>
            </w:r>
          </w:p>
        </w:tc>
      </w:tr>
      <w:tr w:rsidR="00EC217D" w:rsidRPr="00376AFF" w14:paraId="7A40AC69" w14:textId="77777777" w:rsidTr="00822C58">
        <w:trPr>
          <w:trHeight w:val="301"/>
        </w:trPr>
        <w:tc>
          <w:tcPr>
            <w:tcW w:w="1439" w:type="pct"/>
            <w:tcBorders>
              <w:top w:val="nil"/>
              <w:left w:val="nil"/>
              <w:bottom w:val="nil"/>
              <w:right w:val="nil"/>
            </w:tcBorders>
            <w:shd w:val="clear" w:color="auto" w:fill="auto"/>
          </w:tcPr>
          <w:p w14:paraId="77968E3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14:paraId="65DA1411" w14:textId="24F0740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296618190"/>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also with DB-SPH boundary treatment scheme.</w:t>
            </w:r>
          </w:p>
        </w:tc>
      </w:tr>
    </w:tbl>
    <w:p w14:paraId="1E2328FD" w14:textId="0460374C" w:rsidR="00EC217D" w:rsidRPr="00376AFF" w:rsidRDefault="00EC217D" w:rsidP="00EC217D">
      <w:pPr>
        <w:spacing w:after="0" w:line="240" w:lineRule="auto"/>
        <w:jc w:val="center"/>
        <w:rPr>
          <w:rFonts w:ascii="Times New Roman" w:hAnsi="Times New Roman"/>
          <w:szCs w:val="24"/>
        </w:rPr>
      </w:pPr>
      <w:bookmarkStart w:id="863"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2</w:t>
      </w:r>
      <w:r w:rsidR="00131662" w:rsidRPr="00376AFF">
        <w:rPr>
          <w:rFonts w:ascii="Times New Roman" w:hAnsi="Times New Roman"/>
          <w:szCs w:val="24"/>
        </w:rPr>
        <w:fldChar w:fldCharType="end"/>
      </w:r>
      <w:bookmarkEnd w:id="863"/>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(“BE_mass”; SPHERA v.</w:t>
      </w:r>
      <w:r w:rsidR="00C54D72" w:rsidRPr="00376AFF">
        <w:rPr>
          <w:rFonts w:ascii="Times New Roman" w:hAnsi="Times New Roman"/>
          <w:szCs w:val="24"/>
        </w:rPr>
        <w:t>9.0.0</w:t>
      </w:r>
      <w:r w:rsidRPr="00376AFF">
        <w:rPr>
          <w:rFonts w:ascii="Times New Roman" w:hAnsi="Times New Roman"/>
          <w:szCs w:val="24"/>
        </w:rPr>
        <w:t>).</w:t>
      </w:r>
    </w:p>
    <w:p w14:paraId="45E83AAA"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14:paraId="2E2D4832" w14:textId="77777777" w:rsidTr="00822C58">
        <w:trPr>
          <w:trHeight w:val="301"/>
        </w:trPr>
        <w:tc>
          <w:tcPr>
            <w:tcW w:w="1439" w:type="pct"/>
            <w:tcBorders>
              <w:top w:val="nil"/>
              <w:left w:val="nil"/>
              <w:bottom w:val="nil"/>
              <w:right w:val="nil"/>
            </w:tcBorders>
            <w:shd w:val="clear" w:color="auto" w:fill="auto"/>
            <w:hideMark/>
          </w:tcPr>
          <w:p w14:paraId="791F73E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6AE778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7C9F9AFB" w14:textId="77777777" w:rsidTr="00822C58">
        <w:trPr>
          <w:trHeight w:val="419"/>
        </w:trPr>
        <w:tc>
          <w:tcPr>
            <w:tcW w:w="1439" w:type="pct"/>
            <w:tcBorders>
              <w:top w:val="nil"/>
              <w:left w:val="nil"/>
              <w:bottom w:val="nil"/>
              <w:right w:val="nil"/>
            </w:tcBorders>
            <w:shd w:val="clear" w:color="auto" w:fill="auto"/>
            <w:hideMark/>
          </w:tcPr>
          <w:p w14:paraId="1A3776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14:paraId="5CBDE8F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14:paraId="1A1AD50F" w14:textId="77777777" w:rsidTr="00822C58">
        <w:trPr>
          <w:trHeight w:val="301"/>
        </w:trPr>
        <w:tc>
          <w:tcPr>
            <w:tcW w:w="1439" w:type="pct"/>
            <w:tcBorders>
              <w:top w:val="nil"/>
              <w:left w:val="nil"/>
              <w:bottom w:val="nil"/>
              <w:right w:val="nil"/>
            </w:tcBorders>
            <w:shd w:val="clear" w:color="auto" w:fill="auto"/>
          </w:tcPr>
          <w:p w14:paraId="1209790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14:paraId="107601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14:paraId="6D635CE7" w14:textId="77777777" w:rsidTr="00822C58">
        <w:trPr>
          <w:trHeight w:val="301"/>
        </w:trPr>
        <w:tc>
          <w:tcPr>
            <w:tcW w:w="1439" w:type="pct"/>
            <w:tcBorders>
              <w:top w:val="nil"/>
              <w:left w:val="nil"/>
              <w:bottom w:val="nil"/>
              <w:right w:val="nil"/>
            </w:tcBorders>
            <w:shd w:val="clear" w:color="auto" w:fill="auto"/>
          </w:tcPr>
          <w:p w14:paraId="126C6E01"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14:paraId="64C4CFC3"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1C60A6DC" w14:textId="77777777" w:rsidTr="00822C58">
        <w:trPr>
          <w:trHeight w:val="301"/>
        </w:trPr>
        <w:tc>
          <w:tcPr>
            <w:tcW w:w="1439" w:type="pct"/>
            <w:tcBorders>
              <w:top w:val="nil"/>
              <w:left w:val="nil"/>
              <w:bottom w:val="nil"/>
              <w:right w:val="nil"/>
            </w:tcBorders>
            <w:shd w:val="clear" w:color="auto" w:fill="auto"/>
          </w:tcPr>
          <w:p w14:paraId="17F00DC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14:paraId="6F4DF298"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4635B9E7" w14:textId="77777777" w:rsidTr="00822C58">
        <w:trPr>
          <w:trHeight w:val="301"/>
        </w:trPr>
        <w:tc>
          <w:tcPr>
            <w:tcW w:w="1439" w:type="pct"/>
            <w:tcBorders>
              <w:top w:val="nil"/>
              <w:left w:val="nil"/>
              <w:bottom w:val="nil"/>
              <w:right w:val="nil"/>
            </w:tcBorders>
            <w:shd w:val="clear" w:color="auto" w:fill="auto"/>
          </w:tcPr>
          <w:p w14:paraId="42EE004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14:paraId="3F8E03D4"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14:paraId="04E6CBD5" w14:textId="77777777" w:rsidTr="00822C58">
        <w:trPr>
          <w:trHeight w:val="301"/>
        </w:trPr>
        <w:tc>
          <w:tcPr>
            <w:tcW w:w="1439" w:type="pct"/>
            <w:tcBorders>
              <w:top w:val="nil"/>
              <w:left w:val="nil"/>
              <w:bottom w:val="nil"/>
              <w:right w:val="nil"/>
            </w:tcBorders>
            <w:shd w:val="clear" w:color="auto" w:fill="auto"/>
          </w:tcPr>
          <w:p w14:paraId="16299D4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14:paraId="55825AEB" w14:textId="6A98B3B9"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Monaghan (2005</w:t>
            </w:r>
            <w:r w:rsidR="002251E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790903323"/>
                <w:citation/>
              </w:sdtPr>
              <w:sdtEndPr/>
              <w:sdtContent>
                <w:r w:rsidR="002251EE">
                  <w:rPr>
                    <w:rFonts w:ascii="Times New Roman" w:eastAsia="Times New Roman" w:hAnsi="Times New Roman"/>
                    <w:bCs/>
                    <w:color w:val="000000"/>
                    <w:sz w:val="20"/>
                    <w:szCs w:val="20"/>
                    <w:lang w:eastAsia="en-GB"/>
                  </w:rPr>
                  <w:fldChar w:fldCharType="begin"/>
                </w:r>
                <w:r w:rsidR="002251EE">
                  <w:rPr>
                    <w:rFonts w:ascii="Times New Roman" w:eastAsia="Times New Roman" w:hAnsi="Times New Roman"/>
                    <w:bCs/>
                    <w:color w:val="000000"/>
                    <w:sz w:val="20"/>
                    <w:szCs w:val="20"/>
                    <w:lang w:val="it-IT" w:eastAsia="en-GB"/>
                  </w:rPr>
                  <w:instrText xml:space="preserve"> CITATION Mon05 \l 1040 </w:instrText>
                </w:r>
                <w:r w:rsidR="002251E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[24]</w:t>
                </w:r>
                <w:r w:rsidR="002251E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artificial viscosity term. It is also active for separating particles. Volume viscosity term is neglected in the momentum equation.  </w:t>
            </w:r>
          </w:p>
        </w:tc>
      </w:tr>
      <w:tr w:rsidR="00EC217D" w:rsidRPr="00376AFF" w14:paraId="1FFB42FA" w14:textId="77777777" w:rsidTr="00822C58">
        <w:trPr>
          <w:trHeight w:val="301"/>
        </w:trPr>
        <w:tc>
          <w:tcPr>
            <w:tcW w:w="1439" w:type="pct"/>
            <w:tcBorders>
              <w:top w:val="nil"/>
              <w:left w:val="nil"/>
              <w:bottom w:val="nil"/>
              <w:right w:val="nil"/>
            </w:tcBorders>
            <w:shd w:val="clear" w:color="auto" w:fill="auto"/>
          </w:tcPr>
          <w:p w14:paraId="252651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14:paraId="4A0E41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14:paraId="05452739" w14:textId="10C6CF7A" w:rsidR="00EC217D" w:rsidRPr="00376AFF" w:rsidRDefault="00EC217D" w:rsidP="00EC217D">
      <w:pPr>
        <w:spacing w:after="0" w:line="240" w:lineRule="auto"/>
        <w:jc w:val="center"/>
        <w:rPr>
          <w:rFonts w:ascii="Times New Roman" w:hAnsi="Times New Roman"/>
          <w:szCs w:val="24"/>
        </w:rPr>
      </w:pPr>
      <w:bookmarkStart w:id="864"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3</w:t>
      </w:r>
      <w:r w:rsidR="00131662" w:rsidRPr="00376AFF">
        <w:rPr>
          <w:rFonts w:ascii="Times New Roman" w:hAnsi="Times New Roman"/>
          <w:szCs w:val="24"/>
        </w:rPr>
        <w:fldChar w:fldCharType="end"/>
      </w:r>
      <w:bookmarkEnd w:id="864"/>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(“BE_momentum”; SPHERA v.</w:t>
      </w:r>
      <w:r w:rsidR="00C54D72" w:rsidRPr="00376AFF">
        <w:rPr>
          <w:rFonts w:ascii="Times New Roman" w:hAnsi="Times New Roman"/>
          <w:szCs w:val="24"/>
        </w:rPr>
        <w:t>9.0.0</w:t>
      </w:r>
      <w:r w:rsidRPr="00376AFF">
        <w:rPr>
          <w:rFonts w:ascii="Times New Roman" w:hAnsi="Times New Roman"/>
          <w:szCs w:val="24"/>
        </w:rPr>
        <w:t>).</w:t>
      </w:r>
    </w:p>
    <w:p w14:paraId="48FE643D" w14:textId="77777777"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11625424" w14:textId="77777777" w:rsidTr="00822C58">
        <w:trPr>
          <w:trHeight w:val="301"/>
        </w:trPr>
        <w:tc>
          <w:tcPr>
            <w:tcW w:w="1439" w:type="pct"/>
            <w:tcBorders>
              <w:top w:val="nil"/>
              <w:left w:val="nil"/>
              <w:bottom w:val="nil"/>
              <w:right w:val="nil"/>
            </w:tcBorders>
            <w:shd w:val="clear" w:color="auto" w:fill="auto"/>
            <w:hideMark/>
          </w:tcPr>
          <w:p w14:paraId="62584A4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02688F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CBFC76C" w14:textId="77777777" w:rsidTr="00822C58">
        <w:trPr>
          <w:trHeight w:val="419"/>
        </w:trPr>
        <w:tc>
          <w:tcPr>
            <w:tcW w:w="1439" w:type="pct"/>
            <w:tcBorders>
              <w:top w:val="nil"/>
              <w:left w:val="nil"/>
              <w:bottom w:val="nil"/>
              <w:right w:val="nil"/>
            </w:tcBorders>
            <w:shd w:val="clear" w:color="auto" w:fill="auto"/>
          </w:tcPr>
          <w:p w14:paraId="044290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14:paraId="08BC59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14:paraId="12326710" w14:textId="77777777" w:rsidTr="00822C58">
        <w:trPr>
          <w:trHeight w:val="301"/>
        </w:trPr>
        <w:tc>
          <w:tcPr>
            <w:tcW w:w="1439" w:type="pct"/>
            <w:tcBorders>
              <w:top w:val="nil"/>
              <w:left w:val="nil"/>
              <w:bottom w:val="nil"/>
              <w:right w:val="nil"/>
            </w:tcBorders>
            <w:shd w:val="clear" w:color="auto" w:fill="auto"/>
          </w:tcPr>
          <w:p w14:paraId="24525A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14:paraId="0670031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14:paraId="16C90145" w14:textId="77777777" w:rsidTr="00822C58">
        <w:trPr>
          <w:trHeight w:val="301"/>
        </w:trPr>
        <w:tc>
          <w:tcPr>
            <w:tcW w:w="1439" w:type="pct"/>
            <w:tcBorders>
              <w:top w:val="nil"/>
              <w:left w:val="nil"/>
              <w:bottom w:val="nil"/>
              <w:right w:val="nil"/>
            </w:tcBorders>
            <w:shd w:val="clear" w:color="auto" w:fill="auto"/>
          </w:tcPr>
          <w:p w14:paraId="32A89A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14:paraId="0929770E" w14:textId="5B933CB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w:t>
            </w:r>
            <w:sdt>
              <w:sdtPr>
                <w:rPr>
                  <w:rFonts w:ascii="Times New Roman" w:eastAsia="Times New Roman" w:hAnsi="Times New Roman"/>
                  <w:bCs/>
                  <w:color w:val="000000"/>
                  <w:sz w:val="20"/>
                  <w:szCs w:val="20"/>
                  <w:lang w:eastAsia="en-GB"/>
                </w:rPr>
                <w:id w:val="1176688479"/>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3CA89061" w14:textId="77777777" w:rsidTr="00822C58">
        <w:trPr>
          <w:trHeight w:val="301"/>
        </w:trPr>
        <w:tc>
          <w:tcPr>
            <w:tcW w:w="1439" w:type="pct"/>
            <w:tcBorders>
              <w:top w:val="nil"/>
              <w:left w:val="nil"/>
              <w:bottom w:val="nil"/>
              <w:right w:val="nil"/>
            </w:tcBorders>
            <w:shd w:val="clear" w:color="auto" w:fill="auto"/>
          </w:tcPr>
          <w:p w14:paraId="38427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14:paraId="69960E1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14:paraId="069AB856" w14:textId="77777777" w:rsidTr="00822C58">
        <w:trPr>
          <w:trHeight w:val="301"/>
        </w:trPr>
        <w:tc>
          <w:tcPr>
            <w:tcW w:w="1439" w:type="pct"/>
            <w:tcBorders>
              <w:top w:val="nil"/>
              <w:left w:val="nil"/>
              <w:bottom w:val="nil"/>
              <w:right w:val="nil"/>
            </w:tcBorders>
            <w:shd w:val="clear" w:color="auto" w:fill="auto"/>
          </w:tcPr>
          <w:p w14:paraId="29B7C04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14:paraId="0957C12E" w14:textId="31AE366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w:t>
            </w:r>
            <w:sdt>
              <w:sdtPr>
                <w:rPr>
                  <w:rFonts w:ascii="Times New Roman" w:eastAsia="Times New Roman" w:hAnsi="Times New Roman"/>
                  <w:bCs/>
                  <w:color w:val="000000"/>
                  <w:sz w:val="20"/>
                  <w:szCs w:val="20"/>
                  <w:lang w:eastAsia="en-GB"/>
                </w:rPr>
                <w:id w:val="1164278601"/>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75D56E20" w14:textId="77777777" w:rsidTr="00822C58">
        <w:trPr>
          <w:trHeight w:val="301"/>
        </w:trPr>
        <w:tc>
          <w:tcPr>
            <w:tcW w:w="1439" w:type="pct"/>
            <w:tcBorders>
              <w:top w:val="nil"/>
              <w:left w:val="nil"/>
              <w:bottom w:val="nil"/>
              <w:right w:val="nil"/>
            </w:tcBorders>
            <w:shd w:val="clear" w:color="auto" w:fill="auto"/>
          </w:tcPr>
          <w:p w14:paraId="789E7EA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14:paraId="736E9EF7" w14:textId="461D73A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w:t>
            </w:r>
            <w:sdt>
              <w:sdtPr>
                <w:rPr>
                  <w:rFonts w:ascii="Times New Roman" w:eastAsia="Times New Roman" w:hAnsi="Times New Roman"/>
                  <w:bCs/>
                  <w:color w:val="000000"/>
                  <w:sz w:val="20"/>
                  <w:szCs w:val="20"/>
                  <w:lang w:eastAsia="en-GB"/>
                </w:rPr>
                <w:id w:val="-1323502261"/>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0912DA63" w14:textId="77777777" w:rsidTr="00822C58">
        <w:trPr>
          <w:trHeight w:val="301"/>
        </w:trPr>
        <w:tc>
          <w:tcPr>
            <w:tcW w:w="1439" w:type="pct"/>
            <w:tcBorders>
              <w:top w:val="nil"/>
              <w:left w:val="nil"/>
              <w:bottom w:val="nil"/>
              <w:right w:val="nil"/>
            </w:tcBorders>
            <w:shd w:val="clear" w:color="auto" w:fill="auto"/>
          </w:tcPr>
          <w:p w14:paraId="17EEC0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14:paraId="3D553659" w14:textId="0E9F3B6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w:t>
            </w:r>
            <w:r w:rsidR="002251E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865364229"/>
                <w:citation/>
              </w:sdtPr>
              <w:sdtEndPr/>
              <w:sdtContent>
                <w:r w:rsidR="002251EE">
                  <w:rPr>
                    <w:rFonts w:ascii="Times New Roman" w:eastAsia="Times New Roman" w:hAnsi="Times New Roman"/>
                    <w:bCs/>
                    <w:color w:val="000000"/>
                    <w:sz w:val="20"/>
                    <w:szCs w:val="20"/>
                    <w:lang w:eastAsia="en-GB"/>
                  </w:rPr>
                  <w:fldChar w:fldCharType="begin"/>
                </w:r>
                <w:r w:rsidR="002251EE">
                  <w:rPr>
                    <w:rFonts w:ascii="Times New Roman" w:eastAsia="Times New Roman" w:hAnsi="Times New Roman"/>
                    <w:bCs/>
                    <w:color w:val="000000"/>
                    <w:sz w:val="20"/>
                    <w:szCs w:val="20"/>
                    <w:lang w:val="it-IT" w:eastAsia="en-GB"/>
                  </w:rPr>
                  <w:instrText xml:space="preserve"> CITATION Mon05 \l 1040 </w:instrText>
                </w:r>
                <w:r w:rsidR="002251E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[24]</w:t>
                </w:r>
                <w:r w:rsidR="002251E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for boundary force particles (Amicarelli et al.,2015,</w:t>
            </w:r>
            <w:sdt>
              <w:sdtPr>
                <w:rPr>
                  <w:rFonts w:ascii="Times New Roman" w:eastAsia="Times New Roman" w:hAnsi="Times New Roman"/>
                  <w:bCs/>
                  <w:color w:val="000000"/>
                  <w:sz w:val="20"/>
                  <w:szCs w:val="20"/>
                  <w:lang w:eastAsia="en-GB"/>
                </w:rPr>
                <w:id w:val="1117726675"/>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4C78B383" w14:textId="77777777" w:rsidTr="00822C58">
        <w:trPr>
          <w:trHeight w:val="301"/>
        </w:trPr>
        <w:tc>
          <w:tcPr>
            <w:tcW w:w="1439" w:type="pct"/>
            <w:tcBorders>
              <w:top w:val="nil"/>
              <w:left w:val="nil"/>
              <w:bottom w:val="nil"/>
              <w:right w:val="nil"/>
            </w:tcBorders>
            <w:shd w:val="clear" w:color="auto" w:fill="auto"/>
          </w:tcPr>
          <w:p w14:paraId="3350CA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14:paraId="3D7855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14:paraId="613F43B8" w14:textId="77777777" w:rsidTr="00822C58">
        <w:trPr>
          <w:trHeight w:val="301"/>
        </w:trPr>
        <w:tc>
          <w:tcPr>
            <w:tcW w:w="1439" w:type="pct"/>
            <w:tcBorders>
              <w:top w:val="nil"/>
              <w:left w:val="nil"/>
              <w:bottom w:val="nil"/>
              <w:right w:val="nil"/>
            </w:tcBorders>
            <w:shd w:val="clear" w:color="auto" w:fill="auto"/>
          </w:tcPr>
          <w:p w14:paraId="4D8B75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14:paraId="7A31BD7C" w14:textId="61EE920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w:t>
            </w:r>
            <w:sdt>
              <w:sdtPr>
                <w:rPr>
                  <w:rFonts w:ascii="Times New Roman" w:eastAsia="Times New Roman" w:hAnsi="Times New Roman"/>
                  <w:bCs/>
                  <w:color w:val="000000"/>
                  <w:sz w:val="20"/>
                  <w:szCs w:val="20"/>
                  <w:lang w:eastAsia="en-GB"/>
                </w:rPr>
                <w:id w:val="1899242194"/>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bl>
    <w:p w14:paraId="5315C57B" w14:textId="2BA42160" w:rsidR="00EC217D" w:rsidRPr="00376AFF" w:rsidRDefault="00EC217D" w:rsidP="00EC217D">
      <w:pPr>
        <w:spacing w:after="0" w:line="240" w:lineRule="auto"/>
        <w:jc w:val="center"/>
        <w:rPr>
          <w:rFonts w:ascii="Times New Roman" w:hAnsi="Times New Roman"/>
          <w:szCs w:val="24"/>
        </w:rPr>
      </w:pPr>
      <w:bookmarkStart w:id="865"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4</w:t>
      </w:r>
      <w:r w:rsidR="00131662" w:rsidRPr="00376AFF">
        <w:rPr>
          <w:rFonts w:ascii="Times New Roman" w:hAnsi="Times New Roman"/>
          <w:szCs w:val="24"/>
        </w:rPr>
        <w:fldChar w:fldCharType="end"/>
      </w:r>
      <w:bookmarkEnd w:id="865"/>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(“Body_Transport”; SPHERA v.</w:t>
      </w:r>
      <w:r w:rsidR="00C54D72" w:rsidRPr="00376AFF">
        <w:rPr>
          <w:rFonts w:ascii="Times New Roman" w:hAnsi="Times New Roman"/>
          <w:szCs w:val="24"/>
        </w:rPr>
        <w:t>9.0.0</w:t>
      </w:r>
      <w:r w:rsidRPr="00376AFF">
        <w:rPr>
          <w:rFonts w:ascii="Times New Roman" w:hAnsi="Times New Roman"/>
          <w:szCs w:val="24"/>
        </w:rPr>
        <w:t>).</w:t>
      </w:r>
    </w:p>
    <w:p w14:paraId="0545DF25"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0B48AA6E" w14:textId="77777777" w:rsidTr="00822C58">
        <w:trPr>
          <w:trHeight w:val="301"/>
        </w:trPr>
        <w:tc>
          <w:tcPr>
            <w:tcW w:w="1439" w:type="pct"/>
            <w:tcBorders>
              <w:top w:val="nil"/>
              <w:left w:val="nil"/>
              <w:bottom w:val="nil"/>
              <w:right w:val="nil"/>
            </w:tcBorders>
            <w:shd w:val="clear" w:color="auto" w:fill="auto"/>
            <w:hideMark/>
          </w:tcPr>
          <w:p w14:paraId="648E51A6"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2DF4AE2"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1471FE" w14:textId="77777777" w:rsidTr="00822C58">
        <w:trPr>
          <w:trHeight w:val="301"/>
        </w:trPr>
        <w:tc>
          <w:tcPr>
            <w:tcW w:w="1439" w:type="pct"/>
            <w:tcBorders>
              <w:top w:val="nil"/>
              <w:left w:val="nil"/>
              <w:bottom w:val="nil"/>
              <w:right w:val="nil"/>
            </w:tcBorders>
            <w:shd w:val="clear" w:color="auto" w:fill="auto"/>
          </w:tcPr>
          <w:p w14:paraId="7DBEE7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14:paraId="1FCE580B" w14:textId="26E398DB"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w:t>
            </w:r>
            <w:sdt>
              <w:sdtPr>
                <w:rPr>
                  <w:rFonts w:ascii="Times New Roman" w:eastAsia="Times New Roman" w:hAnsi="Times New Roman"/>
                  <w:bCs/>
                  <w:color w:val="000000"/>
                  <w:sz w:val="20"/>
                  <w:szCs w:val="20"/>
                  <w:lang w:eastAsia="en-GB"/>
                </w:rPr>
                <w:id w:val="-140737890"/>
                <w:citation/>
              </w:sdtPr>
              <w:sdtEndPr/>
              <w:sdtContent>
                <w:r w:rsidR="001730AA">
                  <w:rPr>
                    <w:rFonts w:ascii="Times New Roman" w:eastAsia="Times New Roman" w:hAnsi="Times New Roman"/>
                    <w:bCs/>
                    <w:color w:val="000000"/>
                    <w:sz w:val="20"/>
                    <w:szCs w:val="20"/>
                    <w:lang w:eastAsia="en-GB"/>
                  </w:rPr>
                  <w:fldChar w:fldCharType="begin"/>
                </w:r>
                <w:r w:rsidR="001730AA">
                  <w:rPr>
                    <w:rFonts w:ascii="Times New Roman" w:eastAsia="Times New Roman" w:hAnsi="Times New Roman"/>
                    <w:bCs/>
                    <w:color w:val="000000"/>
                    <w:sz w:val="20"/>
                    <w:szCs w:val="20"/>
                    <w:lang w:val="it-IT" w:eastAsia="en-GB"/>
                  </w:rPr>
                  <w:instrText xml:space="preserve"> CITATION Ami17 \l 1040 </w:instrText>
                </w:r>
                <w:r w:rsidR="001730A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[1]</w:t>
                </w:r>
                <w:r w:rsidR="001730A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25452F8" w14:textId="77777777" w:rsidTr="00822C58">
        <w:trPr>
          <w:trHeight w:val="419"/>
        </w:trPr>
        <w:tc>
          <w:tcPr>
            <w:tcW w:w="1439" w:type="pct"/>
            <w:tcBorders>
              <w:top w:val="nil"/>
              <w:left w:val="nil"/>
              <w:bottom w:val="nil"/>
              <w:right w:val="nil"/>
            </w:tcBorders>
            <w:shd w:val="clear" w:color="auto" w:fill="auto"/>
          </w:tcPr>
          <w:p w14:paraId="0D65E8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14:paraId="19955E6E" w14:textId="0EFC2F17"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Constitutive equation with tuning parameters (validated in Manenti et al.,2012,</w:t>
            </w:r>
            <w:sdt>
              <w:sdtPr>
                <w:rPr>
                  <w:rFonts w:ascii="Times New Roman" w:eastAsia="Times New Roman" w:hAnsi="Times New Roman"/>
                  <w:bCs/>
                  <w:color w:val="000000"/>
                  <w:sz w:val="20"/>
                  <w:szCs w:val="20"/>
                  <w:lang w:eastAsia="en-GB"/>
                </w:rPr>
                <w:id w:val="125547308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bl>
    <w:p w14:paraId="47FF9FA0" w14:textId="19063882" w:rsidR="00EC217D" w:rsidRPr="00376AFF" w:rsidRDefault="00EC217D" w:rsidP="00EC217D">
      <w:pPr>
        <w:spacing w:after="0" w:line="240" w:lineRule="auto"/>
        <w:jc w:val="center"/>
        <w:rPr>
          <w:rFonts w:ascii="Times New Roman" w:hAnsi="Times New Roman"/>
          <w:szCs w:val="24"/>
        </w:rPr>
      </w:pPr>
      <w:bookmarkStart w:id="866"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5</w:t>
      </w:r>
      <w:r w:rsidR="00131662" w:rsidRPr="00376AFF">
        <w:rPr>
          <w:rFonts w:ascii="Times New Roman" w:hAnsi="Times New Roman"/>
          <w:szCs w:val="24"/>
        </w:rPr>
        <w:fldChar w:fldCharType="end"/>
      </w:r>
      <w:bookmarkEnd w:id="866"/>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(“Constitutive_Equation”; SPHERA v.</w:t>
      </w:r>
      <w:r w:rsidR="00C54D72" w:rsidRPr="00376AFF">
        <w:rPr>
          <w:rFonts w:ascii="Times New Roman" w:hAnsi="Times New Roman"/>
          <w:szCs w:val="24"/>
        </w:rPr>
        <w:t>9.0.0</w:t>
      </w:r>
      <w:r w:rsidRPr="00376AFF">
        <w:rPr>
          <w:rFonts w:ascii="Times New Roman" w:hAnsi="Times New Roman"/>
          <w:szCs w:val="24"/>
        </w:rPr>
        <w:t>).</w:t>
      </w:r>
    </w:p>
    <w:p w14:paraId="349BAB6C" w14:textId="77777777" w:rsidR="00756D53" w:rsidRPr="00376AFF" w:rsidRDefault="00756D53" w:rsidP="00EC217D">
      <w:pPr>
        <w:spacing w:after="0" w:line="240" w:lineRule="auto"/>
        <w:jc w:val="both"/>
        <w:rPr>
          <w:rFonts w:ascii="Times New Roman" w:hAnsi="Times New Roman"/>
          <w:sz w:val="24"/>
          <w:szCs w:val="24"/>
        </w:rPr>
      </w:pPr>
    </w:p>
    <w:p w14:paraId="530C1018" w14:textId="77777777" w:rsidR="00724131" w:rsidRPr="00376AFF" w:rsidRDefault="00724131" w:rsidP="009A174B">
      <w:pPr>
        <w:pStyle w:val="Amicarellititle3"/>
        <w:numPr>
          <w:ilvl w:val="2"/>
          <w:numId w:val="44"/>
        </w:numPr>
        <w:rPr>
          <w:lang w:val="en-GB"/>
        </w:rPr>
      </w:pPr>
      <w:bookmarkStart w:id="867" w:name="_Toc447005724"/>
      <w:bookmarkStart w:id="868" w:name="_Toc86930652"/>
      <w:r w:rsidRPr="00376AFF">
        <w:rPr>
          <w:lang w:val="en-GB"/>
        </w:rPr>
        <w:t>Program units for the boundary treatment scheme DB-SPH</w:t>
      </w:r>
      <w:bookmarkEnd w:id="867"/>
      <w:bookmarkEnd w:id="868"/>
    </w:p>
    <w:p w14:paraId="10D25BF6" w14:textId="5A6FC47F"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w:t>
      </w:r>
      <w:sdt>
        <w:sdtPr>
          <w:rPr>
            <w:rFonts w:ascii="Times New Roman" w:hAnsi="Times New Roman"/>
            <w:sz w:val="24"/>
            <w:szCs w:val="24"/>
          </w:rPr>
          <w:id w:val="1969855274"/>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11.6</w:t>
      </w:r>
      <w:r w:rsidRPr="00376AFF">
        <w:rPr>
          <w:rFonts w:ascii="Times New Roman" w:hAnsi="Times New Roman"/>
          <w:sz w:val="24"/>
          <w:szCs w:val="24"/>
        </w:rPr>
        <w:fldChar w:fldCharType="end"/>
      </w:r>
      <w:r w:rsidRPr="00376AFF">
        <w:rPr>
          <w:rFonts w:ascii="Times New Roman" w:hAnsi="Times New Roman"/>
          <w:sz w:val="24"/>
          <w:szCs w:val="24"/>
        </w:rPr>
        <w:t>).</w:t>
      </w:r>
    </w:p>
    <w:p w14:paraId="711EADC7" w14:textId="77777777" w:rsidR="00724131" w:rsidRPr="00376AFF" w:rsidRDefault="00724131" w:rsidP="00EC217D">
      <w:pPr>
        <w:spacing w:after="0" w:line="240" w:lineRule="auto"/>
        <w:jc w:val="both"/>
        <w:rPr>
          <w:rFonts w:ascii="Times New Roman" w:hAnsi="Times New Roman"/>
          <w:sz w:val="24"/>
          <w:szCs w:val="24"/>
        </w:rPr>
      </w:pPr>
    </w:p>
    <w:p w14:paraId="40FD9B16" w14:textId="77777777" w:rsidR="00A271C4" w:rsidRPr="00376AFF" w:rsidRDefault="00A271C4" w:rsidP="00EC217D">
      <w:pPr>
        <w:spacing w:after="0" w:line="240" w:lineRule="auto"/>
        <w:jc w:val="both"/>
        <w:rPr>
          <w:rFonts w:ascii="Times New Roman" w:hAnsi="Times New Roman"/>
          <w:sz w:val="24"/>
          <w:szCs w:val="24"/>
        </w:rPr>
      </w:pPr>
    </w:p>
    <w:p w14:paraId="5C337521" w14:textId="77777777" w:rsidR="00A271C4" w:rsidRPr="00376AFF" w:rsidRDefault="00A271C4" w:rsidP="00EC217D">
      <w:pPr>
        <w:spacing w:after="0" w:line="240" w:lineRule="auto"/>
        <w:jc w:val="both"/>
        <w:rPr>
          <w:rFonts w:ascii="Times New Roman" w:hAnsi="Times New Roman"/>
          <w:sz w:val="24"/>
          <w:szCs w:val="24"/>
        </w:rPr>
      </w:pPr>
    </w:p>
    <w:p w14:paraId="3D216089" w14:textId="77777777" w:rsidR="00131662" w:rsidRPr="00376AFF" w:rsidRDefault="00756D53" w:rsidP="009A174B">
      <w:pPr>
        <w:pStyle w:val="Amicarellititle3"/>
        <w:numPr>
          <w:ilvl w:val="2"/>
          <w:numId w:val="44"/>
        </w:numPr>
        <w:rPr>
          <w:lang w:val="en-GB"/>
        </w:rPr>
      </w:pPr>
      <w:bookmarkStart w:id="869" w:name="_Toc447005725"/>
      <w:bookmarkStart w:id="870" w:name="_Toc86930653"/>
      <w:r w:rsidRPr="00376AFF">
        <w:rPr>
          <w:lang w:val="en-GB"/>
        </w:rPr>
        <w:t>Program units for the erosion criterion</w:t>
      </w:r>
      <w:bookmarkEnd w:id="869"/>
      <w:bookmarkEnd w:id="870"/>
    </w:p>
    <w:p w14:paraId="448130AD" w14:textId="7280D1B0"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“Erosion_Criterion”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r w:rsidR="00131662" w:rsidRPr="00376AFF">
        <w:rPr>
          <w:rFonts w:ascii="Times New Roman" w:hAnsi="Times New Roman"/>
          <w:sz w:val="24"/>
          <w:szCs w:val="24"/>
        </w:rPr>
        <w:t>Manenti et al.</w:t>
      </w:r>
      <w:r w:rsidRPr="00376AFF">
        <w:rPr>
          <w:rFonts w:ascii="Times New Roman" w:hAnsi="Times New Roman"/>
          <w:sz w:val="24"/>
          <w:szCs w:val="24"/>
        </w:rPr>
        <w:t xml:space="preserve"> (</w:t>
      </w:r>
      <w:r w:rsidR="00131662" w:rsidRPr="00376AFF">
        <w:rPr>
          <w:rFonts w:ascii="Times New Roman" w:hAnsi="Times New Roman"/>
          <w:sz w:val="24"/>
          <w:szCs w:val="24"/>
        </w:rPr>
        <w:t>2012,</w:t>
      </w:r>
      <w:sdt>
        <w:sdtPr>
          <w:rPr>
            <w:rFonts w:ascii="Times New Roman" w:hAnsi="Times New Roman"/>
            <w:sz w:val="24"/>
            <w:szCs w:val="24"/>
          </w:rPr>
          <w:id w:val="1973857367"/>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Man12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w:t>
          </w:r>
          <w:r w:rsidR="00E81ECE">
            <w:rPr>
              <w:rFonts w:ascii="Times New Roman" w:hAnsi="Times New Roman"/>
              <w:sz w:val="24"/>
              <w:szCs w:val="24"/>
            </w:rPr>
            <w:fldChar w:fldCharType="end"/>
          </w:r>
        </w:sdtContent>
      </w:sdt>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2B352C93" w14:textId="77777777" w:rsidR="00EC217D" w:rsidRPr="00376AFF" w:rsidRDefault="00EC217D" w:rsidP="00EC217D">
      <w:pPr>
        <w:spacing w:after="0" w:line="240" w:lineRule="auto"/>
        <w:jc w:val="both"/>
        <w:rPr>
          <w:rFonts w:ascii="Times New Roman" w:hAnsi="Times New Roman"/>
          <w:sz w:val="24"/>
          <w:szCs w:val="24"/>
        </w:rPr>
      </w:pPr>
    </w:p>
    <w:p w14:paraId="31FBC112" w14:textId="77777777" w:rsidR="00EC217D" w:rsidRPr="00376AFF" w:rsidRDefault="00756D53" w:rsidP="009A174B">
      <w:pPr>
        <w:pStyle w:val="Amicarellititle3"/>
        <w:numPr>
          <w:ilvl w:val="2"/>
          <w:numId w:val="44"/>
        </w:numPr>
        <w:ind w:left="1225" w:hanging="505"/>
        <w:rPr>
          <w:lang w:val="en-GB"/>
        </w:rPr>
      </w:pPr>
      <w:bookmarkStart w:id="871" w:name="_Toc447005726"/>
      <w:bookmarkStart w:id="872" w:name="_Toc86930654"/>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871"/>
      <w:bookmarkEnd w:id="872"/>
    </w:p>
    <w:p w14:paraId="222A95D3" w14:textId="5CC49C44"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contains the program units dedicated to analytic geometry, algebra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6B40CB" w:rsidRPr="006B40CB">
        <w:rPr>
          <w:rFonts w:ascii="Times New Roman" w:hAnsi="Times New Roman"/>
          <w:sz w:val="24"/>
          <w:szCs w:val="24"/>
        </w:rPr>
        <w:t>Table 11.8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56C281AA"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14:paraId="61F30AA8" w14:textId="77777777" w:rsidTr="00A271C4">
        <w:trPr>
          <w:trHeight w:val="301"/>
        </w:trPr>
        <w:tc>
          <w:tcPr>
            <w:tcW w:w="1790" w:type="pct"/>
            <w:tcBorders>
              <w:top w:val="nil"/>
              <w:left w:val="nil"/>
              <w:bottom w:val="nil"/>
              <w:right w:val="nil"/>
            </w:tcBorders>
            <w:shd w:val="clear" w:color="auto" w:fill="auto"/>
            <w:hideMark/>
          </w:tcPr>
          <w:p w14:paraId="7EF5319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14:paraId="1F7B8D9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078604A4" w14:textId="77777777" w:rsidTr="00A271C4">
        <w:trPr>
          <w:trHeight w:val="301"/>
        </w:trPr>
        <w:tc>
          <w:tcPr>
            <w:tcW w:w="1790" w:type="pct"/>
            <w:tcBorders>
              <w:top w:val="nil"/>
              <w:left w:val="nil"/>
              <w:bottom w:val="nil"/>
              <w:right w:val="nil"/>
            </w:tcBorders>
            <w:shd w:val="clear" w:color="auto" w:fill="auto"/>
          </w:tcPr>
          <w:p w14:paraId="43ECA9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14:paraId="691FE4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376AFF" w14:paraId="4B3CD82C" w14:textId="77777777" w:rsidTr="00A271C4">
        <w:trPr>
          <w:trHeight w:val="419"/>
        </w:trPr>
        <w:tc>
          <w:tcPr>
            <w:tcW w:w="1790" w:type="pct"/>
            <w:tcBorders>
              <w:top w:val="nil"/>
              <w:left w:val="nil"/>
              <w:bottom w:val="nil"/>
              <w:right w:val="nil"/>
            </w:tcBorders>
            <w:shd w:val="clear" w:color="auto" w:fill="auto"/>
          </w:tcPr>
          <w:p w14:paraId="3B6CB0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14:paraId="53BE6BDD" w14:textId="02CA942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w:t>
            </w:r>
            <w:sdt>
              <w:sdtPr>
                <w:rPr>
                  <w:rFonts w:ascii="Times New Roman" w:eastAsia="Times New Roman" w:hAnsi="Times New Roman"/>
                  <w:bCs/>
                  <w:color w:val="000000"/>
                  <w:sz w:val="20"/>
                  <w:szCs w:val="20"/>
                  <w:lang w:eastAsia="en-GB"/>
                </w:rPr>
                <w:id w:val="1330646319"/>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A271C4" w:rsidRPr="00376AFF" w14:paraId="53FAD223" w14:textId="77777777" w:rsidTr="00A271C4">
        <w:trPr>
          <w:trHeight w:val="419"/>
        </w:trPr>
        <w:tc>
          <w:tcPr>
            <w:tcW w:w="1790" w:type="pct"/>
            <w:tcBorders>
              <w:top w:val="nil"/>
              <w:left w:val="nil"/>
              <w:bottom w:val="nil"/>
              <w:right w:val="nil"/>
            </w:tcBorders>
            <w:shd w:val="clear" w:color="auto" w:fill="auto"/>
          </w:tcPr>
          <w:p w14:paraId="783DF67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14:paraId="7C25DF7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14:paraId="63E346A0" w14:textId="77777777" w:rsidTr="00A271C4">
        <w:trPr>
          <w:trHeight w:val="301"/>
        </w:trPr>
        <w:tc>
          <w:tcPr>
            <w:tcW w:w="1790" w:type="pct"/>
            <w:tcBorders>
              <w:top w:val="nil"/>
              <w:left w:val="nil"/>
              <w:bottom w:val="nil"/>
              <w:right w:val="nil"/>
            </w:tcBorders>
            <w:shd w:val="clear" w:color="auto" w:fill="auto"/>
          </w:tcPr>
          <w:p w14:paraId="585C76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14:paraId="6E4B90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14:paraId="68B4FAE8" w14:textId="77777777" w:rsidTr="00A271C4">
        <w:trPr>
          <w:trHeight w:val="301"/>
        </w:trPr>
        <w:tc>
          <w:tcPr>
            <w:tcW w:w="1790" w:type="pct"/>
            <w:tcBorders>
              <w:top w:val="nil"/>
              <w:left w:val="nil"/>
              <w:bottom w:val="nil"/>
              <w:right w:val="nil"/>
            </w:tcBorders>
            <w:shd w:val="clear" w:color="auto" w:fill="auto"/>
          </w:tcPr>
          <w:p w14:paraId="21194F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14:paraId="630F9ADD" w14:textId="7F4679B4"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Initialization of wall surface elements (Amicarelli et al., 2013,</w:t>
            </w:r>
            <w:sdt>
              <w:sdtPr>
                <w:rPr>
                  <w:rFonts w:ascii="Times New Roman" w:eastAsia="Times New Roman" w:hAnsi="Times New Roman"/>
                  <w:bCs/>
                  <w:color w:val="000000"/>
                  <w:sz w:val="20"/>
                  <w:szCs w:val="20"/>
                  <w:lang w:eastAsia="en-GB"/>
                </w:rPr>
                <w:id w:val="-1738855200"/>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w:t>
            </w:r>
          </w:p>
        </w:tc>
      </w:tr>
      <w:tr w:rsidR="00EC217D" w:rsidRPr="00376AFF" w14:paraId="13C4FBA6" w14:textId="77777777" w:rsidTr="00A271C4">
        <w:trPr>
          <w:trHeight w:val="301"/>
        </w:trPr>
        <w:tc>
          <w:tcPr>
            <w:tcW w:w="1790" w:type="pct"/>
            <w:tcBorders>
              <w:top w:val="nil"/>
              <w:left w:val="nil"/>
              <w:bottom w:val="nil"/>
              <w:right w:val="nil"/>
            </w:tcBorders>
            <w:shd w:val="clear" w:color="auto" w:fill="auto"/>
          </w:tcPr>
          <w:p w14:paraId="020A8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14:paraId="6836A7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14:paraId="76F10466" w14:textId="77777777" w:rsidTr="00A271C4">
        <w:trPr>
          <w:trHeight w:val="301"/>
        </w:trPr>
        <w:tc>
          <w:tcPr>
            <w:tcW w:w="1790" w:type="pct"/>
            <w:tcBorders>
              <w:top w:val="nil"/>
              <w:left w:val="nil"/>
              <w:bottom w:val="nil"/>
              <w:right w:val="nil"/>
            </w:tcBorders>
            <w:shd w:val="clear" w:color="auto" w:fill="auto"/>
          </w:tcPr>
          <w:p w14:paraId="06F6DC7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14:paraId="477537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14:paraId="33CFACF1" w14:textId="77777777" w:rsidTr="00A271C4">
        <w:trPr>
          <w:trHeight w:val="301"/>
        </w:trPr>
        <w:tc>
          <w:tcPr>
            <w:tcW w:w="1790" w:type="pct"/>
            <w:tcBorders>
              <w:top w:val="nil"/>
              <w:left w:val="nil"/>
              <w:bottom w:val="nil"/>
              <w:right w:val="nil"/>
            </w:tcBorders>
            <w:shd w:val="clear" w:color="auto" w:fill="auto"/>
          </w:tcPr>
          <w:p w14:paraId="1742BF0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14:paraId="76A85B9E"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14:paraId="7AC19402" w14:textId="77777777" w:rsidTr="00A271C4">
        <w:trPr>
          <w:trHeight w:val="301"/>
        </w:trPr>
        <w:tc>
          <w:tcPr>
            <w:tcW w:w="1790" w:type="pct"/>
            <w:tcBorders>
              <w:top w:val="nil"/>
              <w:left w:val="nil"/>
              <w:bottom w:val="nil"/>
              <w:right w:val="nil"/>
            </w:tcBorders>
            <w:shd w:val="clear" w:color="auto" w:fill="auto"/>
          </w:tcPr>
          <w:p w14:paraId="412A6CC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14:paraId="139CA062"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14:paraId="4D3738E4" w14:textId="77777777" w:rsidTr="00A271C4">
        <w:trPr>
          <w:trHeight w:val="301"/>
        </w:trPr>
        <w:tc>
          <w:tcPr>
            <w:tcW w:w="1790" w:type="pct"/>
            <w:tcBorders>
              <w:top w:val="nil"/>
              <w:left w:val="nil"/>
              <w:bottom w:val="nil"/>
              <w:right w:val="nil"/>
            </w:tcBorders>
            <w:shd w:val="clear" w:color="auto" w:fill="auto"/>
          </w:tcPr>
          <w:p w14:paraId="6F580AB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14:paraId="1F9FB6DE" w14:textId="22B6EC78"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w:t>
            </w:r>
            <w:sdt>
              <w:sdtPr>
                <w:rPr>
                  <w:rFonts w:ascii="Times New Roman" w:eastAsia="Times New Roman" w:hAnsi="Times New Roman"/>
                  <w:bCs/>
                  <w:color w:val="000000"/>
                  <w:sz w:val="20"/>
                  <w:szCs w:val="20"/>
                  <w:lang w:eastAsia="en-GB"/>
                </w:rPr>
                <w:id w:val="-1632637467"/>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83B0850" w14:textId="77777777" w:rsidTr="00A271C4">
        <w:trPr>
          <w:trHeight w:val="301"/>
        </w:trPr>
        <w:tc>
          <w:tcPr>
            <w:tcW w:w="1790" w:type="pct"/>
            <w:tcBorders>
              <w:top w:val="nil"/>
              <w:left w:val="nil"/>
              <w:bottom w:val="nil"/>
              <w:right w:val="nil"/>
            </w:tcBorders>
            <w:shd w:val="clear" w:color="auto" w:fill="auto"/>
          </w:tcPr>
          <w:p w14:paraId="5A8E5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14:paraId="22EA79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376AFF" w14:paraId="0C6A790B" w14:textId="77777777" w:rsidTr="00A271C4">
        <w:trPr>
          <w:trHeight w:val="301"/>
        </w:trPr>
        <w:tc>
          <w:tcPr>
            <w:tcW w:w="1790" w:type="pct"/>
            <w:tcBorders>
              <w:top w:val="nil"/>
              <w:left w:val="nil"/>
              <w:bottom w:val="nil"/>
              <w:right w:val="nil"/>
            </w:tcBorders>
            <w:shd w:val="clear" w:color="auto" w:fill="auto"/>
          </w:tcPr>
          <w:p w14:paraId="2BBA9A0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14:paraId="30B4353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376AFF" w14:paraId="40E9BEF7" w14:textId="77777777" w:rsidTr="00A271C4">
        <w:trPr>
          <w:trHeight w:val="301"/>
        </w:trPr>
        <w:tc>
          <w:tcPr>
            <w:tcW w:w="1790" w:type="pct"/>
            <w:tcBorders>
              <w:top w:val="nil"/>
              <w:left w:val="nil"/>
              <w:bottom w:val="nil"/>
              <w:right w:val="nil"/>
            </w:tcBorders>
            <w:shd w:val="clear" w:color="auto" w:fill="auto"/>
          </w:tcPr>
          <w:p w14:paraId="6BB24A5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14:paraId="31DB30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14:paraId="07A16760" w14:textId="77777777" w:rsidTr="00A271C4">
        <w:trPr>
          <w:trHeight w:val="301"/>
        </w:trPr>
        <w:tc>
          <w:tcPr>
            <w:tcW w:w="1790" w:type="pct"/>
            <w:tcBorders>
              <w:top w:val="nil"/>
              <w:left w:val="nil"/>
              <w:bottom w:val="nil"/>
              <w:right w:val="nil"/>
            </w:tcBorders>
            <w:shd w:val="clear" w:color="auto" w:fill="auto"/>
          </w:tcPr>
          <w:p w14:paraId="624FF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14:paraId="2FD133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14:paraId="499497CC" w14:textId="77777777" w:rsidTr="00A271C4">
        <w:trPr>
          <w:trHeight w:val="301"/>
        </w:trPr>
        <w:tc>
          <w:tcPr>
            <w:tcW w:w="1790" w:type="pct"/>
            <w:tcBorders>
              <w:top w:val="nil"/>
              <w:left w:val="nil"/>
              <w:bottom w:val="nil"/>
              <w:right w:val="nil"/>
            </w:tcBorders>
            <w:shd w:val="clear" w:color="auto" w:fill="auto"/>
          </w:tcPr>
          <w:p w14:paraId="560790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14:paraId="7B501077" w14:textId="1BAB9130"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w:t>
            </w:r>
            <w:sdt>
              <w:sdtPr>
                <w:rPr>
                  <w:rFonts w:ascii="Times New Roman" w:eastAsia="Times New Roman" w:hAnsi="Times New Roman"/>
                  <w:bCs/>
                  <w:color w:val="000000"/>
                  <w:sz w:val="20"/>
                  <w:szCs w:val="20"/>
                  <w:lang w:eastAsia="en-GB"/>
                </w:rPr>
                <w:id w:val="-1353022093"/>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w:t>
            </w:r>
          </w:p>
        </w:tc>
      </w:tr>
    </w:tbl>
    <w:p w14:paraId="64903C9B" w14:textId="1DEAA2EF" w:rsidR="00EC217D" w:rsidRPr="00376AFF" w:rsidRDefault="00EC217D" w:rsidP="00EC217D">
      <w:pPr>
        <w:spacing w:after="0" w:line="240" w:lineRule="auto"/>
        <w:jc w:val="center"/>
        <w:rPr>
          <w:rFonts w:ascii="Times New Roman" w:hAnsi="Times New Roman"/>
          <w:szCs w:val="24"/>
        </w:rPr>
      </w:pPr>
      <w:bookmarkStart w:id="873"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6</w:t>
      </w:r>
      <w:r w:rsidR="00131662" w:rsidRPr="00376AFF">
        <w:rPr>
          <w:rFonts w:ascii="Times New Roman" w:hAnsi="Times New Roman"/>
          <w:szCs w:val="24"/>
        </w:rPr>
        <w:fldChar w:fldCharType="end"/>
      </w:r>
      <w:bookmarkEnd w:id="873"/>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14:paraId="0C71FBCD" w14:textId="77777777"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14:paraId="0BD593C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501206E1" w14:textId="77777777" w:rsidTr="00822C58">
        <w:trPr>
          <w:trHeight w:val="301"/>
        </w:trPr>
        <w:tc>
          <w:tcPr>
            <w:tcW w:w="1439" w:type="pct"/>
            <w:tcBorders>
              <w:top w:val="nil"/>
              <w:left w:val="nil"/>
              <w:bottom w:val="nil"/>
              <w:right w:val="nil"/>
            </w:tcBorders>
            <w:shd w:val="clear" w:color="auto" w:fill="auto"/>
            <w:hideMark/>
          </w:tcPr>
          <w:p w14:paraId="1B923A5E"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14:paraId="53D5E72A"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5E0B8B26" w14:textId="77777777" w:rsidTr="00822C58">
        <w:trPr>
          <w:trHeight w:val="301"/>
        </w:trPr>
        <w:tc>
          <w:tcPr>
            <w:tcW w:w="1439" w:type="pct"/>
            <w:tcBorders>
              <w:top w:val="nil"/>
              <w:left w:val="nil"/>
              <w:bottom w:val="nil"/>
              <w:right w:val="nil"/>
            </w:tcBorders>
            <w:shd w:val="clear" w:color="auto" w:fill="auto"/>
          </w:tcPr>
          <w:p w14:paraId="5E9ED0A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14:paraId="0DB7C4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376AFF" w14:paraId="50AF97C3" w14:textId="77777777" w:rsidTr="00585F46">
        <w:trPr>
          <w:trHeight w:val="301"/>
        </w:trPr>
        <w:tc>
          <w:tcPr>
            <w:tcW w:w="1439" w:type="pct"/>
            <w:tcBorders>
              <w:top w:val="nil"/>
              <w:left w:val="nil"/>
              <w:bottom w:val="nil"/>
              <w:right w:val="nil"/>
            </w:tcBorders>
            <w:shd w:val="clear" w:color="auto" w:fill="auto"/>
          </w:tcPr>
          <w:p w14:paraId="7BE607B8"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14:paraId="42C312A8" w14:textId="22E98B16"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(Manenti et al., 2012,</w:t>
            </w:r>
            <w:sdt>
              <w:sdtPr>
                <w:rPr>
                  <w:rFonts w:ascii="Times New Roman" w:eastAsia="Times New Roman" w:hAnsi="Times New Roman"/>
                  <w:bCs/>
                  <w:color w:val="000000"/>
                  <w:sz w:val="20"/>
                  <w:szCs w:val="20"/>
                  <w:lang w:eastAsia="en-GB"/>
                </w:rPr>
                <w:id w:val="-166943601"/>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Shields erosion criterion works better (Manenti et al., 2012,</w:t>
            </w:r>
            <w:sdt>
              <w:sdtPr>
                <w:rPr>
                  <w:rFonts w:ascii="Times New Roman" w:eastAsia="Times New Roman" w:hAnsi="Times New Roman"/>
                  <w:bCs/>
                  <w:color w:val="000000"/>
                  <w:sz w:val="20"/>
                  <w:szCs w:val="20"/>
                  <w:lang w:eastAsia="en-GB"/>
                </w:rPr>
                <w:id w:val="1805735589"/>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E031AB0" w14:textId="77777777" w:rsidTr="00822C58">
        <w:trPr>
          <w:trHeight w:val="419"/>
        </w:trPr>
        <w:tc>
          <w:tcPr>
            <w:tcW w:w="1439" w:type="pct"/>
            <w:tcBorders>
              <w:top w:val="nil"/>
              <w:left w:val="nil"/>
              <w:bottom w:val="nil"/>
              <w:right w:val="nil"/>
            </w:tcBorders>
            <w:shd w:val="clear" w:color="auto" w:fill="auto"/>
          </w:tcPr>
          <w:p w14:paraId="7B5E00C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14:paraId="6050FCE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376AFF" w14:paraId="6949BC82" w14:textId="77777777" w:rsidTr="00822C58">
        <w:trPr>
          <w:trHeight w:val="301"/>
        </w:trPr>
        <w:tc>
          <w:tcPr>
            <w:tcW w:w="1439" w:type="pct"/>
            <w:tcBorders>
              <w:top w:val="nil"/>
              <w:left w:val="nil"/>
              <w:bottom w:val="nil"/>
              <w:right w:val="nil"/>
            </w:tcBorders>
            <w:shd w:val="clear" w:color="auto" w:fill="auto"/>
          </w:tcPr>
          <w:p w14:paraId="782393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14:paraId="07E14CBE" w14:textId="3B17DB1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erosion criterion based on the formulation of both Shields-van Rijn 2D criterion and Seminara et al.</w:t>
            </w:r>
            <w:r w:rsidR="00526FC4">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color w:val="000000"/>
                <w:sz w:val="20"/>
                <w:szCs w:val="20"/>
                <w:lang w:eastAsia="en-GB"/>
              </w:rPr>
              <w:t>(2002</w:t>
            </w:r>
            <w:r w:rsidR="00526FC4">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759212619"/>
                <w:citation/>
              </w:sdtPr>
              <w:sdtEndPr/>
              <w:sdtContent>
                <w:r w:rsidR="00526FC4">
                  <w:rPr>
                    <w:rFonts w:ascii="Times New Roman" w:eastAsia="Times New Roman" w:hAnsi="Times New Roman"/>
                    <w:bCs/>
                    <w:color w:val="000000"/>
                    <w:sz w:val="20"/>
                    <w:szCs w:val="20"/>
                    <w:lang w:eastAsia="en-GB"/>
                  </w:rPr>
                  <w:fldChar w:fldCharType="begin"/>
                </w:r>
                <w:r w:rsidR="00526FC4">
                  <w:rPr>
                    <w:rFonts w:ascii="Times New Roman" w:eastAsia="Times New Roman" w:hAnsi="Times New Roman"/>
                    <w:bCs/>
                    <w:color w:val="000000"/>
                    <w:sz w:val="20"/>
                    <w:szCs w:val="20"/>
                    <w:lang w:val="it-IT" w:eastAsia="en-GB"/>
                  </w:rPr>
                  <w:instrText xml:space="preserve"> CITATION Sem02 \l 1040 </w:instrText>
                </w:r>
                <w:r w:rsidR="00526FC4">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[42]</w:t>
                </w:r>
                <w:r w:rsidR="00526FC4">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3D criterion. 2D Shields erosion criterion based on pure fluid - fixed bed interactions  (Manenti et al., 2012,</w:t>
            </w:r>
            <w:sdt>
              <w:sdtPr>
                <w:rPr>
                  <w:rFonts w:ascii="Times New Roman" w:eastAsia="Times New Roman" w:hAnsi="Times New Roman"/>
                  <w:bCs/>
                  <w:color w:val="000000"/>
                  <w:sz w:val="20"/>
                  <w:szCs w:val="20"/>
                  <w:lang w:eastAsia="en-GB"/>
                </w:rPr>
                <w:id w:val="-29245127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Extension for bed load transport layer - fixed bed interactions (Amicarelli et al., CAF, submitted). Extension to the third dimension (Amicarelli et al., CAF, submitted). k=3d_90 (Manenti et al., 2012,</w:t>
            </w:r>
            <w:sdt>
              <w:sdtPr>
                <w:rPr>
                  <w:rFonts w:ascii="Times New Roman" w:eastAsia="Times New Roman" w:hAnsi="Times New Roman"/>
                  <w:bCs/>
                  <w:color w:val="000000"/>
                  <w:sz w:val="20"/>
                  <w:szCs w:val="20"/>
                  <w:lang w:eastAsia="en-GB"/>
                </w:rPr>
                <w:id w:val="-1895195085"/>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 xml:space="preserve">; Amicarelli et al., CAF, submitted). Shields threshold for low Re* (Amicarelli et al., CAF, submitted).  </w:t>
            </w:r>
          </w:p>
        </w:tc>
      </w:tr>
    </w:tbl>
    <w:p w14:paraId="4CD1BCDD" w14:textId="1EA1EC0D" w:rsidR="00EC217D" w:rsidRPr="00376AFF" w:rsidRDefault="00EC217D" w:rsidP="00EC217D">
      <w:pPr>
        <w:spacing w:after="0" w:line="240" w:lineRule="auto"/>
        <w:jc w:val="center"/>
        <w:rPr>
          <w:rFonts w:ascii="Times New Roman" w:hAnsi="Times New Roman"/>
          <w:szCs w:val="24"/>
        </w:rPr>
      </w:pPr>
      <w:bookmarkStart w:id="874"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7</w:t>
      </w:r>
      <w:r w:rsidR="00131662" w:rsidRPr="00376AFF">
        <w:rPr>
          <w:rFonts w:ascii="Times New Roman" w:hAnsi="Times New Roman"/>
          <w:szCs w:val="24"/>
        </w:rPr>
        <w:fldChar w:fldCharType="end"/>
      </w:r>
      <w:bookmarkEnd w:id="874"/>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(“Erosion_Criterion”; SPHERA v.</w:t>
      </w:r>
      <w:r w:rsidR="00C54D72" w:rsidRPr="00376AFF">
        <w:rPr>
          <w:rFonts w:ascii="Times New Roman" w:hAnsi="Times New Roman"/>
          <w:szCs w:val="24"/>
        </w:rPr>
        <w:t>9.0.0</w:t>
      </w:r>
      <w:r w:rsidRPr="00376AFF">
        <w:rPr>
          <w:rFonts w:ascii="Times New Roman" w:hAnsi="Times New Roman"/>
          <w:szCs w:val="24"/>
        </w:rPr>
        <w:t>).</w:t>
      </w:r>
    </w:p>
    <w:p w14:paraId="25474ADF"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14:paraId="0CFEC27A" w14:textId="77777777" w:rsidTr="00A271C4">
        <w:trPr>
          <w:trHeight w:val="301"/>
        </w:trPr>
        <w:tc>
          <w:tcPr>
            <w:tcW w:w="1998" w:type="pct"/>
            <w:tcBorders>
              <w:top w:val="nil"/>
              <w:left w:val="nil"/>
              <w:bottom w:val="nil"/>
              <w:right w:val="nil"/>
            </w:tcBorders>
            <w:shd w:val="clear" w:color="auto" w:fill="auto"/>
            <w:hideMark/>
          </w:tcPr>
          <w:p w14:paraId="3B1005A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14:paraId="70B5E42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D9B110E" w14:textId="77777777" w:rsidTr="00A271C4">
        <w:trPr>
          <w:trHeight w:val="301"/>
        </w:trPr>
        <w:tc>
          <w:tcPr>
            <w:tcW w:w="1998" w:type="pct"/>
            <w:tcBorders>
              <w:top w:val="nil"/>
              <w:left w:val="nil"/>
              <w:bottom w:val="nil"/>
              <w:right w:val="nil"/>
            </w:tcBorders>
            <w:shd w:val="clear" w:color="auto" w:fill="auto"/>
          </w:tcPr>
          <w:p w14:paraId="2477842F" w14:textId="77777777" w:rsidR="00EC217D" w:rsidRPr="00376AFF" w:rsidRDefault="00EC217D"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14:paraId="1816CBF4" w14:textId="77777777"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14:paraId="03D000E8" w14:textId="77777777" w:rsidTr="00A271C4">
        <w:trPr>
          <w:trHeight w:val="301"/>
        </w:trPr>
        <w:tc>
          <w:tcPr>
            <w:tcW w:w="1998" w:type="pct"/>
            <w:tcBorders>
              <w:top w:val="nil"/>
              <w:left w:val="nil"/>
              <w:bottom w:val="nil"/>
              <w:right w:val="nil"/>
            </w:tcBorders>
            <w:shd w:val="clear" w:color="auto" w:fill="auto"/>
          </w:tcPr>
          <w:p w14:paraId="00EA0F85"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14:paraId="2E621518"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14:paraId="3560D116" w14:textId="77777777" w:rsidTr="00A271C4">
        <w:trPr>
          <w:trHeight w:val="301"/>
        </w:trPr>
        <w:tc>
          <w:tcPr>
            <w:tcW w:w="1998" w:type="pct"/>
            <w:tcBorders>
              <w:top w:val="nil"/>
              <w:left w:val="nil"/>
              <w:bottom w:val="nil"/>
              <w:right w:val="nil"/>
            </w:tcBorders>
            <w:shd w:val="clear" w:color="auto" w:fill="auto"/>
          </w:tcPr>
          <w:p w14:paraId="5DBF7253"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14:paraId="1491B887"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14:paraId="28D030CA" w14:textId="77777777" w:rsidTr="00A271C4">
        <w:trPr>
          <w:trHeight w:val="301"/>
        </w:trPr>
        <w:tc>
          <w:tcPr>
            <w:tcW w:w="1998" w:type="pct"/>
            <w:tcBorders>
              <w:top w:val="nil"/>
              <w:left w:val="nil"/>
              <w:bottom w:val="nil"/>
              <w:right w:val="nil"/>
            </w:tcBorders>
            <w:shd w:val="clear" w:color="auto" w:fill="auto"/>
          </w:tcPr>
          <w:p w14:paraId="5E41FBC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14:paraId="2463EEE3"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14:paraId="6D195103" w14:textId="77777777" w:rsidTr="00A271C4">
        <w:trPr>
          <w:trHeight w:val="301"/>
        </w:trPr>
        <w:tc>
          <w:tcPr>
            <w:tcW w:w="1998" w:type="pct"/>
            <w:tcBorders>
              <w:top w:val="nil"/>
              <w:left w:val="nil"/>
              <w:bottom w:val="nil"/>
              <w:right w:val="nil"/>
            </w:tcBorders>
            <w:shd w:val="clear" w:color="auto" w:fill="auto"/>
          </w:tcPr>
          <w:p w14:paraId="55EC834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14:paraId="6D7643F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59548E60" w14:textId="77777777" w:rsidTr="00A271C4">
        <w:trPr>
          <w:trHeight w:val="301"/>
        </w:trPr>
        <w:tc>
          <w:tcPr>
            <w:tcW w:w="1998" w:type="pct"/>
            <w:tcBorders>
              <w:top w:val="nil"/>
              <w:left w:val="nil"/>
              <w:bottom w:val="nil"/>
              <w:right w:val="nil"/>
            </w:tcBorders>
            <w:shd w:val="clear" w:color="auto" w:fill="auto"/>
          </w:tcPr>
          <w:p w14:paraId="7F45BF9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14:paraId="31D5276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3B80E2CD" w14:textId="77777777" w:rsidTr="00A271C4">
        <w:trPr>
          <w:trHeight w:val="301"/>
        </w:trPr>
        <w:tc>
          <w:tcPr>
            <w:tcW w:w="1998" w:type="pct"/>
            <w:tcBorders>
              <w:top w:val="nil"/>
              <w:left w:val="nil"/>
              <w:bottom w:val="nil"/>
              <w:right w:val="nil"/>
            </w:tcBorders>
            <w:shd w:val="clear" w:color="auto" w:fill="auto"/>
          </w:tcPr>
          <w:p w14:paraId="1BE6E66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14:paraId="042286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14:paraId="453C28D1" w14:textId="77777777" w:rsidTr="00A271C4">
        <w:trPr>
          <w:trHeight w:val="301"/>
        </w:trPr>
        <w:tc>
          <w:tcPr>
            <w:tcW w:w="1998" w:type="pct"/>
            <w:tcBorders>
              <w:top w:val="nil"/>
              <w:left w:val="nil"/>
              <w:bottom w:val="nil"/>
              <w:right w:val="nil"/>
            </w:tcBorders>
            <w:shd w:val="clear" w:color="auto" w:fill="auto"/>
          </w:tcPr>
          <w:p w14:paraId="5A89B68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14:paraId="702B39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376AFF" w14:paraId="1C55303C" w14:textId="77777777" w:rsidTr="00A271C4">
        <w:trPr>
          <w:trHeight w:val="419"/>
        </w:trPr>
        <w:tc>
          <w:tcPr>
            <w:tcW w:w="1998" w:type="pct"/>
            <w:tcBorders>
              <w:top w:val="nil"/>
              <w:left w:val="nil"/>
              <w:bottom w:val="nil"/>
              <w:right w:val="nil"/>
            </w:tcBorders>
            <w:shd w:val="clear" w:color="auto" w:fill="auto"/>
          </w:tcPr>
          <w:p w14:paraId="2FF6B4D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14:paraId="2683761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14:paraId="5993FA26" w14:textId="77777777" w:rsidTr="00A271C4">
        <w:trPr>
          <w:trHeight w:val="301"/>
        </w:trPr>
        <w:tc>
          <w:tcPr>
            <w:tcW w:w="1998" w:type="pct"/>
            <w:tcBorders>
              <w:top w:val="nil"/>
              <w:left w:val="nil"/>
              <w:bottom w:val="nil"/>
              <w:right w:val="nil"/>
            </w:tcBorders>
            <w:shd w:val="clear" w:color="auto" w:fill="auto"/>
          </w:tcPr>
          <w:p w14:paraId="0B28414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14:paraId="225CB4E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376AFF" w14:paraId="5017C3DC" w14:textId="77777777" w:rsidTr="00A271C4">
        <w:trPr>
          <w:trHeight w:val="301"/>
        </w:trPr>
        <w:tc>
          <w:tcPr>
            <w:tcW w:w="1998" w:type="pct"/>
            <w:tcBorders>
              <w:top w:val="nil"/>
              <w:left w:val="nil"/>
              <w:bottom w:val="nil"/>
              <w:right w:val="nil"/>
            </w:tcBorders>
            <w:shd w:val="clear" w:color="auto" w:fill="auto"/>
          </w:tcPr>
          <w:p w14:paraId="1CF0588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14:paraId="4B81DD68"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2x2 matrix (mat).</w:t>
            </w:r>
          </w:p>
        </w:tc>
      </w:tr>
      <w:tr w:rsidR="00A271C4" w:rsidRPr="00376AFF" w14:paraId="7CA40D1E" w14:textId="77777777" w:rsidTr="00A271C4">
        <w:trPr>
          <w:trHeight w:val="301"/>
        </w:trPr>
        <w:tc>
          <w:tcPr>
            <w:tcW w:w="1998" w:type="pct"/>
            <w:tcBorders>
              <w:top w:val="nil"/>
              <w:left w:val="nil"/>
              <w:bottom w:val="nil"/>
              <w:right w:val="nil"/>
            </w:tcBorders>
            <w:shd w:val="clear" w:color="auto" w:fill="auto"/>
          </w:tcPr>
          <w:p w14:paraId="3AC1AA0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14:paraId="32A4F05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3x3 matrix (mat).</w:t>
            </w:r>
          </w:p>
        </w:tc>
      </w:tr>
      <w:tr w:rsidR="00A271C4" w:rsidRPr="00376AFF" w14:paraId="00EBB6D1" w14:textId="77777777" w:rsidTr="00A271C4">
        <w:trPr>
          <w:trHeight w:val="301"/>
        </w:trPr>
        <w:tc>
          <w:tcPr>
            <w:tcW w:w="1998" w:type="pct"/>
            <w:tcBorders>
              <w:top w:val="nil"/>
              <w:left w:val="nil"/>
              <w:bottom w:val="nil"/>
              <w:right w:val="nil"/>
            </w:tcBorders>
            <w:shd w:val="clear" w:color="auto" w:fill="auto"/>
          </w:tcPr>
          <w:p w14:paraId="3C9832D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14:paraId="35E3D83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376AFF" w14:paraId="35D19488" w14:textId="77777777" w:rsidTr="00A271C4">
        <w:trPr>
          <w:trHeight w:val="301"/>
        </w:trPr>
        <w:tc>
          <w:tcPr>
            <w:tcW w:w="1998" w:type="pct"/>
            <w:tcBorders>
              <w:top w:val="nil"/>
              <w:left w:val="nil"/>
              <w:bottom w:val="nil"/>
              <w:right w:val="nil"/>
            </w:tcBorders>
            <w:shd w:val="clear" w:color="auto" w:fill="auto"/>
          </w:tcPr>
          <w:p w14:paraId="6DD11FC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14:paraId="0ABDFE4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AAT(n,m) the transposed matrix of AA(m, n).</w:t>
            </w:r>
          </w:p>
        </w:tc>
      </w:tr>
      <w:tr w:rsidR="00A271C4" w:rsidRPr="00376AFF" w14:paraId="3DB71314" w14:textId="77777777" w:rsidTr="00A271C4">
        <w:trPr>
          <w:trHeight w:val="301"/>
        </w:trPr>
        <w:tc>
          <w:tcPr>
            <w:tcW w:w="1998" w:type="pct"/>
            <w:tcBorders>
              <w:top w:val="nil"/>
              <w:left w:val="nil"/>
              <w:bottom w:val="nil"/>
              <w:right w:val="nil"/>
            </w:tcBorders>
            <w:shd w:val="clear" w:color="auto" w:fill="auto"/>
          </w:tcPr>
          <w:p w14:paraId="443C06F7" w14:textId="77777777" w:rsidR="00A271C4" w:rsidRPr="00E129B8" w:rsidRDefault="00A271C4" w:rsidP="00822C58">
            <w:pPr>
              <w:spacing w:after="0" w:line="240" w:lineRule="auto"/>
              <w:rPr>
                <w:rFonts w:ascii="Times New Roman" w:eastAsia="Times New Roman" w:hAnsi="Times New Roman"/>
                <w:bCs/>
                <w:color w:val="000000"/>
                <w:sz w:val="20"/>
                <w:szCs w:val="20"/>
                <w:lang w:val="fr-FR" w:eastAsia="en-GB"/>
              </w:rPr>
            </w:pPr>
            <w:r w:rsidRPr="00E129B8">
              <w:rPr>
                <w:rFonts w:ascii="Times New Roman" w:eastAsia="Times New Roman" w:hAnsi="Times New Roman"/>
                <w:bCs/>
                <w:color w:val="000000"/>
                <w:sz w:val="20"/>
                <w:szCs w:val="20"/>
                <w:lang w:val="fr-FR" w:eastAsia="en-GB"/>
              </w:rPr>
              <w:t>point_inout_convex_non_degenerate_polygon</w:t>
            </w:r>
          </w:p>
        </w:tc>
        <w:tc>
          <w:tcPr>
            <w:tcW w:w="3002" w:type="pct"/>
            <w:tcBorders>
              <w:top w:val="nil"/>
              <w:left w:val="nil"/>
              <w:bottom w:val="nil"/>
              <w:right w:val="nil"/>
            </w:tcBorders>
            <w:shd w:val="clear" w:color="auto" w:fill="auto"/>
          </w:tcPr>
          <w:p w14:paraId="4DE3F83D"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A271C4" w:rsidRPr="00376AFF" w14:paraId="355071B1" w14:textId="77777777" w:rsidTr="00A271C4">
        <w:trPr>
          <w:trHeight w:val="301"/>
        </w:trPr>
        <w:tc>
          <w:tcPr>
            <w:tcW w:w="1998" w:type="pct"/>
            <w:tcBorders>
              <w:top w:val="nil"/>
              <w:left w:val="nil"/>
              <w:bottom w:val="nil"/>
              <w:right w:val="nil"/>
            </w:tcBorders>
            <w:shd w:val="clear" w:color="auto" w:fill="auto"/>
          </w:tcPr>
          <w:p w14:paraId="3363B4B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14:paraId="1318B124"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generic hexagon. The hexagon is partitioned into 4 triangles (P1P2P6,P2P5P6,P2P3P5,P3P4P5).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14:paraId="226AE839" w14:textId="77777777" w:rsidTr="00A271C4">
        <w:trPr>
          <w:trHeight w:val="301"/>
        </w:trPr>
        <w:tc>
          <w:tcPr>
            <w:tcW w:w="1998" w:type="pct"/>
            <w:tcBorders>
              <w:top w:val="nil"/>
              <w:left w:val="nil"/>
              <w:bottom w:val="nil"/>
              <w:right w:val="nil"/>
            </w:tcBorders>
            <w:shd w:val="clear" w:color="auto" w:fill="auto"/>
          </w:tcPr>
          <w:p w14:paraId="6A26754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14:paraId="606F21A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(P1P2P5,P2P3P5,P3P4P5). A point is internal to the pentagon if it is internal to one of its triangles.</w:t>
            </w:r>
          </w:p>
        </w:tc>
      </w:tr>
      <w:tr w:rsidR="00A271C4" w:rsidRPr="00376AFF" w14:paraId="0117EC24" w14:textId="77777777" w:rsidTr="00A271C4">
        <w:trPr>
          <w:trHeight w:val="301"/>
        </w:trPr>
        <w:tc>
          <w:tcPr>
            <w:tcW w:w="1998" w:type="pct"/>
            <w:tcBorders>
              <w:top w:val="nil"/>
              <w:left w:val="nil"/>
              <w:bottom w:val="nil"/>
              <w:right w:val="nil"/>
            </w:tcBorders>
            <w:shd w:val="clear" w:color="auto" w:fill="auto"/>
          </w:tcPr>
          <w:p w14:paraId="7A5BA36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14:paraId="28989850"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A271C4" w:rsidRPr="00376AFF" w14:paraId="495DAB88" w14:textId="77777777" w:rsidTr="00A271C4">
        <w:trPr>
          <w:trHeight w:val="301"/>
        </w:trPr>
        <w:tc>
          <w:tcPr>
            <w:tcW w:w="1998" w:type="pct"/>
            <w:tcBorders>
              <w:top w:val="nil"/>
              <w:left w:val="nil"/>
              <w:bottom w:val="nil"/>
              <w:right w:val="nil"/>
            </w:tcBorders>
            <w:shd w:val="clear" w:color="auto" w:fill="auto"/>
          </w:tcPr>
          <w:p w14:paraId="0DCAC19A"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14:paraId="3671DDF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14:paraId="12CDC752" w14:textId="77777777" w:rsidTr="00A271C4">
        <w:trPr>
          <w:trHeight w:val="301"/>
        </w:trPr>
        <w:tc>
          <w:tcPr>
            <w:tcW w:w="1998" w:type="pct"/>
            <w:tcBorders>
              <w:top w:val="nil"/>
              <w:left w:val="nil"/>
              <w:bottom w:val="nil"/>
              <w:right w:val="nil"/>
            </w:tcBorders>
            <w:shd w:val="clear" w:color="auto" w:fill="auto"/>
          </w:tcPr>
          <w:p w14:paraId="298A4B3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14:paraId="39732E8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14:paraId="6A3F3D48" w14:textId="77777777" w:rsidTr="00A271C4">
        <w:trPr>
          <w:trHeight w:val="301"/>
        </w:trPr>
        <w:tc>
          <w:tcPr>
            <w:tcW w:w="1998" w:type="pct"/>
            <w:tcBorders>
              <w:top w:val="nil"/>
              <w:left w:val="nil"/>
              <w:bottom w:val="nil"/>
              <w:right w:val="nil"/>
            </w:tcBorders>
            <w:shd w:val="clear" w:color="auto" w:fill="auto"/>
          </w:tcPr>
          <w:p w14:paraId="7B643E1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14:paraId="4FAE3BF6"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14:paraId="30C1E117" w14:textId="77777777" w:rsidTr="00A271C4">
        <w:trPr>
          <w:trHeight w:val="301"/>
        </w:trPr>
        <w:tc>
          <w:tcPr>
            <w:tcW w:w="1998" w:type="pct"/>
            <w:tcBorders>
              <w:top w:val="nil"/>
              <w:left w:val="nil"/>
              <w:bottom w:val="nil"/>
              <w:right w:val="nil"/>
            </w:tcBorders>
            <w:shd w:val="clear" w:color="auto" w:fill="auto"/>
          </w:tcPr>
          <w:p w14:paraId="171EE91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14:paraId="17E113D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in ww the cross product of vectors uu and vv.</w:t>
            </w:r>
          </w:p>
        </w:tc>
      </w:tr>
      <w:tr w:rsidR="00A271C4" w:rsidRPr="00376AFF" w14:paraId="058902FF" w14:textId="77777777" w:rsidTr="00A271C4">
        <w:trPr>
          <w:trHeight w:val="301"/>
        </w:trPr>
        <w:tc>
          <w:tcPr>
            <w:tcW w:w="1998" w:type="pct"/>
            <w:tcBorders>
              <w:top w:val="nil"/>
              <w:left w:val="nil"/>
              <w:bottom w:val="nil"/>
              <w:right w:val="nil"/>
            </w:tcBorders>
            <w:shd w:val="clear" w:color="auto" w:fill="auto"/>
          </w:tcPr>
          <w:p w14:paraId="18E4F09F" w14:textId="77777777" w:rsidR="00A271C4"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14:paraId="21EFBF42" w14:textId="77777777"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14:paraId="4B1C770E" w14:textId="77777777" w:rsidTr="00A271C4">
        <w:trPr>
          <w:trHeight w:val="301"/>
        </w:trPr>
        <w:tc>
          <w:tcPr>
            <w:tcW w:w="1998" w:type="pct"/>
            <w:tcBorders>
              <w:top w:val="nil"/>
              <w:left w:val="nil"/>
              <w:bottom w:val="nil"/>
              <w:right w:val="nil"/>
            </w:tcBorders>
            <w:shd w:val="clear" w:color="auto" w:fill="auto"/>
          </w:tcPr>
          <w:p w14:paraId="7444B711"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14:paraId="0B2FFD7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14:paraId="627F9F62" w14:textId="77777777" w:rsidTr="00A271C4">
        <w:trPr>
          <w:trHeight w:val="301"/>
        </w:trPr>
        <w:tc>
          <w:tcPr>
            <w:tcW w:w="1998" w:type="pct"/>
            <w:tcBorders>
              <w:top w:val="nil"/>
              <w:left w:val="nil"/>
              <w:bottom w:val="nil"/>
              <w:right w:val="nil"/>
            </w:tcBorders>
            <w:shd w:val="clear" w:color="auto" w:fill="auto"/>
          </w:tcPr>
          <w:p w14:paraId="1E103B57"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14:paraId="6FC1379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14:paraId="55125D86" w14:textId="0F3578AB" w:rsidR="00EC217D" w:rsidRPr="00376AFF" w:rsidRDefault="00EC217D" w:rsidP="00EC217D">
      <w:pPr>
        <w:spacing w:after="0" w:line="240" w:lineRule="auto"/>
        <w:jc w:val="center"/>
        <w:rPr>
          <w:rFonts w:ascii="Times New Roman" w:hAnsi="Times New Roman"/>
          <w:szCs w:val="24"/>
        </w:rPr>
      </w:pPr>
      <w:bookmarkStart w:id="875"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8</w:t>
      </w:r>
      <w:r w:rsidR="00131662" w:rsidRPr="00376AFF">
        <w:rPr>
          <w:rFonts w:ascii="Times New Roman" w:hAnsi="Times New Roman"/>
          <w:szCs w:val="24"/>
        </w:rPr>
        <w:fldChar w:fldCharType="end"/>
      </w:r>
      <w:bookmarkEnd w:id="875"/>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14:paraId="3C9ABF3D" w14:textId="77777777" w:rsidR="00ED6D25" w:rsidRPr="00376AFF" w:rsidRDefault="00ED6D25" w:rsidP="00EC217D">
      <w:pPr>
        <w:spacing w:after="0" w:line="240" w:lineRule="auto"/>
        <w:jc w:val="center"/>
        <w:rPr>
          <w:rFonts w:ascii="Times New Roman" w:hAnsi="Times New Roman"/>
          <w:sz w:val="24"/>
          <w:szCs w:val="24"/>
        </w:rPr>
      </w:pPr>
    </w:p>
    <w:p w14:paraId="17A74DAC" w14:textId="77777777" w:rsidR="00ED6D25" w:rsidRPr="00376AFF" w:rsidRDefault="00756D53" w:rsidP="009A174B">
      <w:pPr>
        <w:pStyle w:val="Amicarellititle3"/>
        <w:numPr>
          <w:ilvl w:val="2"/>
          <w:numId w:val="44"/>
        </w:numPr>
        <w:rPr>
          <w:lang w:val="en-GB"/>
        </w:rPr>
      </w:pPr>
      <w:bookmarkStart w:id="876" w:name="_Toc447005727"/>
      <w:bookmarkStart w:id="877" w:name="_Toc86930655"/>
      <w:r w:rsidRPr="00376AFF">
        <w:rPr>
          <w:lang w:val="en-GB"/>
        </w:rPr>
        <w:t>Program units for the initial conditions</w:t>
      </w:r>
      <w:r w:rsidR="00ED6D25" w:rsidRPr="00376AFF">
        <w:rPr>
          <w:lang w:val="en-GB"/>
        </w:rPr>
        <w:t xml:space="preserve"> (IC)</w:t>
      </w:r>
      <w:bookmarkEnd w:id="876"/>
      <w:bookmarkEnd w:id="877"/>
    </w:p>
    <w:p w14:paraId="085B700B" w14:textId="27477D87"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6B40CB" w:rsidRPr="006B40CB">
        <w:rPr>
          <w:rFonts w:ascii="Times New Roman" w:hAnsi="Times New Roman"/>
          <w:sz w:val="24"/>
          <w:szCs w:val="24"/>
        </w:rPr>
        <w:t>Table 11.9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14:paraId="36E5FE15" w14:textId="77777777" w:rsidR="00ED6D25" w:rsidRPr="00376AFF" w:rsidRDefault="00ED6D25" w:rsidP="00ED6D25">
      <w:pPr>
        <w:spacing w:after="0" w:line="240" w:lineRule="auto"/>
        <w:jc w:val="both"/>
        <w:rPr>
          <w:rFonts w:ascii="Times New Roman" w:hAnsi="Times New Roman"/>
          <w:sz w:val="24"/>
          <w:szCs w:val="24"/>
        </w:rPr>
      </w:pPr>
    </w:p>
    <w:p w14:paraId="30514C4A" w14:textId="77777777" w:rsidR="00ED6D25" w:rsidRPr="00376AFF" w:rsidRDefault="001F3C55" w:rsidP="009A174B">
      <w:pPr>
        <w:pStyle w:val="Amicarellititle3"/>
        <w:numPr>
          <w:ilvl w:val="2"/>
          <w:numId w:val="44"/>
        </w:numPr>
        <w:ind w:left="1225" w:hanging="505"/>
        <w:rPr>
          <w:lang w:val="en-GB"/>
        </w:rPr>
      </w:pPr>
      <w:bookmarkStart w:id="878" w:name="_Toc447005728"/>
      <w:bookmarkStart w:id="879" w:name="_Toc86930656"/>
      <w:r w:rsidRPr="00376AFF">
        <w:rPr>
          <w:lang w:val="en-GB"/>
        </w:rPr>
        <w:t>Draft program units for the turbulent dispersion of granular material</w:t>
      </w:r>
      <w:bookmarkEnd w:id="878"/>
      <w:bookmarkEnd w:id="879"/>
    </w:p>
    <w:p w14:paraId="39E8727F" w14:textId="77777777"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“Interface_dispersion”</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 xml:space="preserve">“inter_CoefDif”.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14:paraId="257D5425" w14:textId="77777777" w:rsidR="00ED6D25" w:rsidRPr="00376AFF" w:rsidRDefault="00ED6D25" w:rsidP="00ED6D25">
      <w:pPr>
        <w:spacing w:after="0" w:line="240" w:lineRule="auto"/>
        <w:jc w:val="both"/>
        <w:rPr>
          <w:rFonts w:ascii="Times New Roman" w:hAnsi="Times New Roman"/>
          <w:sz w:val="24"/>
          <w:szCs w:val="24"/>
        </w:rPr>
      </w:pPr>
    </w:p>
    <w:p w14:paraId="5411D965" w14:textId="77777777" w:rsidR="00ED6D25" w:rsidRPr="00376AFF" w:rsidRDefault="001F3C55" w:rsidP="009A174B">
      <w:pPr>
        <w:pStyle w:val="Amicarellititle3"/>
        <w:numPr>
          <w:ilvl w:val="2"/>
          <w:numId w:val="44"/>
        </w:numPr>
        <w:rPr>
          <w:lang w:val="en-GB"/>
        </w:rPr>
      </w:pPr>
      <w:bookmarkStart w:id="880" w:name="_Toc447005729"/>
      <w:bookmarkStart w:id="881" w:name="_Toc86930657"/>
      <w:r w:rsidRPr="00376AFF">
        <w:rPr>
          <w:lang w:val="en-GB"/>
        </w:rPr>
        <w:t>Program units for the main algorithms</w:t>
      </w:r>
      <w:bookmarkEnd w:id="880"/>
      <w:bookmarkEnd w:id="881"/>
    </w:p>
    <w:p w14:paraId="4BCDDC3F" w14:textId="5082CC24"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“Main_algorithm”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6B40CB" w:rsidRPr="006B40CB">
        <w:rPr>
          <w:rFonts w:ascii="Times New Roman" w:hAnsi="Times New Roman"/>
          <w:sz w:val="24"/>
          <w:szCs w:val="24"/>
        </w:rPr>
        <w:t>Table 11.10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commentRangeStart w:id="882"/>
    <w:p w14:paraId="33872D96" w14:textId="0768C48C"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“time_step_loop”, when the time integration scheme Leapfrog is activated (SPHERA). The call order is highlighted.</w:t>
      </w:r>
      <w:commentRangeEnd w:id="882"/>
      <w:r w:rsidRPr="00376AFF">
        <w:rPr>
          <w:rStyle w:val="Rimandocommento"/>
          <w:rFonts w:ascii="Times New Roman" w:eastAsia="Times New Roman" w:hAnsi="Times New Roman"/>
          <w:szCs w:val="20"/>
          <w:lang w:eastAsia="it-IT"/>
        </w:rPr>
        <w:commentReference w:id="882"/>
      </w:r>
    </w:p>
    <w:p w14:paraId="63EC9F05" w14:textId="77777777"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14:paraId="14562F89" w14:textId="77777777" w:rsidTr="00863855">
        <w:trPr>
          <w:trHeight w:val="301"/>
        </w:trPr>
        <w:tc>
          <w:tcPr>
            <w:tcW w:w="1626" w:type="pct"/>
            <w:tcBorders>
              <w:top w:val="nil"/>
              <w:left w:val="nil"/>
              <w:bottom w:val="nil"/>
              <w:right w:val="nil"/>
            </w:tcBorders>
            <w:shd w:val="clear" w:color="auto" w:fill="auto"/>
            <w:hideMark/>
          </w:tcPr>
          <w:p w14:paraId="079D604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14:paraId="3B82647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F72A80C" w14:textId="77777777" w:rsidTr="00863855">
        <w:trPr>
          <w:trHeight w:val="301"/>
        </w:trPr>
        <w:tc>
          <w:tcPr>
            <w:tcW w:w="1626" w:type="pct"/>
            <w:tcBorders>
              <w:top w:val="nil"/>
              <w:left w:val="nil"/>
              <w:bottom w:val="nil"/>
              <w:right w:val="nil"/>
            </w:tcBorders>
            <w:shd w:val="clear" w:color="auto" w:fill="auto"/>
          </w:tcPr>
          <w:p w14:paraId="496A549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14:paraId="0F3CED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14:paraId="1E02E061" w14:textId="77777777" w:rsidTr="00863855">
        <w:trPr>
          <w:trHeight w:val="301"/>
        </w:trPr>
        <w:tc>
          <w:tcPr>
            <w:tcW w:w="1626" w:type="pct"/>
            <w:tcBorders>
              <w:top w:val="nil"/>
              <w:left w:val="nil"/>
              <w:bottom w:val="nil"/>
              <w:right w:val="nil"/>
            </w:tcBorders>
            <w:shd w:val="clear" w:color="auto" w:fill="auto"/>
          </w:tcPr>
          <w:p w14:paraId="5CA59C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14:paraId="58610B7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14:paraId="37AA6EF0" w14:textId="77777777" w:rsidTr="00863855">
        <w:trPr>
          <w:trHeight w:val="301"/>
        </w:trPr>
        <w:tc>
          <w:tcPr>
            <w:tcW w:w="1626" w:type="pct"/>
            <w:tcBorders>
              <w:top w:val="nil"/>
              <w:left w:val="nil"/>
              <w:bottom w:val="nil"/>
              <w:right w:val="nil"/>
            </w:tcBorders>
            <w:shd w:val="clear" w:color="auto" w:fill="auto"/>
          </w:tcPr>
          <w:p w14:paraId="6F66A986"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14:paraId="50827409"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14:paraId="356E6FA1" w14:textId="77777777" w:rsidTr="00863855">
        <w:trPr>
          <w:trHeight w:val="301"/>
        </w:trPr>
        <w:tc>
          <w:tcPr>
            <w:tcW w:w="1626" w:type="pct"/>
            <w:tcBorders>
              <w:top w:val="nil"/>
              <w:left w:val="nil"/>
              <w:bottom w:val="nil"/>
              <w:right w:val="nil"/>
            </w:tcBorders>
            <w:shd w:val="clear" w:color="auto" w:fill="auto"/>
          </w:tcPr>
          <w:p w14:paraId="206EB5B8"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14:paraId="523E2717"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376AFF" w14:paraId="778EFB18" w14:textId="77777777" w:rsidTr="00863855">
        <w:trPr>
          <w:trHeight w:val="301"/>
        </w:trPr>
        <w:tc>
          <w:tcPr>
            <w:tcW w:w="1626" w:type="pct"/>
            <w:tcBorders>
              <w:top w:val="nil"/>
              <w:left w:val="nil"/>
              <w:bottom w:val="nil"/>
              <w:right w:val="nil"/>
            </w:tcBorders>
            <w:shd w:val="clear" w:color="auto" w:fill="auto"/>
          </w:tcPr>
          <w:p w14:paraId="68BD37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14:paraId="3E16462D"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14:paraId="5A453C45" w14:textId="77777777" w:rsidTr="00863855">
        <w:trPr>
          <w:trHeight w:val="419"/>
        </w:trPr>
        <w:tc>
          <w:tcPr>
            <w:tcW w:w="1626" w:type="pct"/>
            <w:tcBorders>
              <w:top w:val="nil"/>
              <w:left w:val="nil"/>
              <w:bottom w:val="nil"/>
              <w:right w:val="nil"/>
            </w:tcBorders>
            <w:shd w:val="clear" w:color="auto" w:fill="auto"/>
          </w:tcPr>
          <w:p w14:paraId="4343C440"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14:paraId="19CCA0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14:paraId="6A043ACF" w14:textId="77777777" w:rsidTr="00863855">
        <w:trPr>
          <w:trHeight w:val="301"/>
        </w:trPr>
        <w:tc>
          <w:tcPr>
            <w:tcW w:w="1626" w:type="pct"/>
            <w:tcBorders>
              <w:top w:val="nil"/>
              <w:left w:val="nil"/>
              <w:bottom w:val="nil"/>
              <w:right w:val="nil"/>
            </w:tcBorders>
            <w:shd w:val="clear" w:color="auto" w:fill="auto"/>
          </w:tcPr>
          <w:p w14:paraId="2D25FD0F"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14:paraId="2569E1B2"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14:paraId="3F510C8A" w14:textId="31CBB03F" w:rsidR="00EC217D" w:rsidRPr="00376AFF" w:rsidRDefault="00EC217D" w:rsidP="00EC217D">
      <w:pPr>
        <w:spacing w:after="0" w:line="240" w:lineRule="auto"/>
        <w:jc w:val="center"/>
        <w:rPr>
          <w:rFonts w:ascii="Times New Roman" w:hAnsi="Times New Roman"/>
          <w:szCs w:val="24"/>
        </w:rPr>
      </w:pPr>
      <w:bookmarkStart w:id="883"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9</w:t>
      </w:r>
      <w:r w:rsidR="00131662" w:rsidRPr="00376AFF">
        <w:rPr>
          <w:rFonts w:ascii="Times New Roman" w:hAnsi="Times New Roman"/>
          <w:szCs w:val="24"/>
        </w:rPr>
        <w:fldChar w:fldCharType="end"/>
      </w:r>
      <w:bookmarkEnd w:id="883"/>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2CB6BB36" w14:textId="77777777" w:rsidTr="00822C58">
        <w:trPr>
          <w:trHeight w:val="301"/>
        </w:trPr>
        <w:tc>
          <w:tcPr>
            <w:tcW w:w="1439" w:type="pct"/>
            <w:tcBorders>
              <w:top w:val="nil"/>
              <w:left w:val="nil"/>
              <w:bottom w:val="nil"/>
              <w:right w:val="nil"/>
            </w:tcBorders>
            <w:shd w:val="clear" w:color="auto" w:fill="auto"/>
            <w:hideMark/>
          </w:tcPr>
          <w:p w14:paraId="235ACED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6DBDFD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1CA94F3" w14:textId="77777777" w:rsidTr="00822C58">
        <w:trPr>
          <w:trHeight w:val="419"/>
        </w:trPr>
        <w:tc>
          <w:tcPr>
            <w:tcW w:w="1439" w:type="pct"/>
            <w:tcBorders>
              <w:top w:val="nil"/>
              <w:left w:val="nil"/>
              <w:bottom w:val="nil"/>
              <w:right w:val="nil"/>
            </w:tcBorders>
            <w:shd w:val="clear" w:color="auto" w:fill="auto"/>
          </w:tcPr>
          <w:p w14:paraId="7938DE5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14:paraId="15B73D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14:paraId="3BC8FC59" w14:textId="77777777" w:rsidTr="00822C58">
        <w:trPr>
          <w:trHeight w:val="301"/>
        </w:trPr>
        <w:tc>
          <w:tcPr>
            <w:tcW w:w="1439" w:type="pct"/>
            <w:tcBorders>
              <w:top w:val="nil"/>
              <w:left w:val="nil"/>
              <w:bottom w:val="nil"/>
              <w:right w:val="nil"/>
            </w:tcBorders>
            <w:shd w:val="clear" w:color="auto" w:fill="auto"/>
          </w:tcPr>
          <w:p w14:paraId="43C0FFF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14:paraId="5E27E6A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14:paraId="27E003FA" w14:textId="77777777" w:rsidTr="00822C58">
        <w:trPr>
          <w:trHeight w:val="301"/>
        </w:trPr>
        <w:tc>
          <w:tcPr>
            <w:tcW w:w="1439" w:type="pct"/>
            <w:tcBorders>
              <w:top w:val="nil"/>
              <w:left w:val="nil"/>
              <w:bottom w:val="nil"/>
              <w:right w:val="nil"/>
            </w:tcBorders>
            <w:shd w:val="clear" w:color="auto" w:fill="auto"/>
          </w:tcPr>
          <w:p w14:paraId="2885AE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14:paraId="2B744DF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14:paraId="7E2A5753" w14:textId="77777777" w:rsidTr="00822C58">
        <w:trPr>
          <w:trHeight w:val="301"/>
        </w:trPr>
        <w:tc>
          <w:tcPr>
            <w:tcW w:w="1439" w:type="pct"/>
            <w:tcBorders>
              <w:top w:val="nil"/>
              <w:left w:val="nil"/>
              <w:bottom w:val="nil"/>
              <w:right w:val="nil"/>
            </w:tcBorders>
            <w:shd w:val="clear" w:color="auto" w:fill="auto"/>
          </w:tcPr>
          <w:p w14:paraId="5805625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14:paraId="619A79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14:paraId="1C0159FA" w14:textId="77777777" w:rsidTr="00822C58">
        <w:trPr>
          <w:trHeight w:val="301"/>
        </w:trPr>
        <w:tc>
          <w:tcPr>
            <w:tcW w:w="1439" w:type="pct"/>
            <w:tcBorders>
              <w:top w:val="nil"/>
              <w:left w:val="nil"/>
              <w:bottom w:val="nil"/>
              <w:right w:val="nil"/>
            </w:tcBorders>
            <w:shd w:val="clear" w:color="auto" w:fill="auto"/>
          </w:tcPr>
          <w:p w14:paraId="39650B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14:paraId="7477338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14:paraId="7AE596AC" w14:textId="6E6FFA2F" w:rsidR="00EC217D" w:rsidRPr="00376AFF" w:rsidRDefault="00EC217D" w:rsidP="00EC217D">
      <w:pPr>
        <w:spacing w:after="0" w:line="240" w:lineRule="auto"/>
        <w:jc w:val="center"/>
        <w:rPr>
          <w:rFonts w:ascii="Times New Roman" w:hAnsi="Times New Roman"/>
          <w:szCs w:val="24"/>
        </w:rPr>
      </w:pPr>
      <w:bookmarkStart w:id="884"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10</w:t>
      </w:r>
      <w:r w:rsidR="00131662" w:rsidRPr="00376AFF">
        <w:rPr>
          <w:rFonts w:ascii="Times New Roman" w:hAnsi="Times New Roman"/>
          <w:szCs w:val="24"/>
        </w:rPr>
        <w:fldChar w:fldCharType="end"/>
      </w:r>
      <w:bookmarkEnd w:id="884"/>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(“Main_algorithm”; SPHERA v.</w:t>
      </w:r>
      <w:r w:rsidR="00C54D72" w:rsidRPr="00376AFF">
        <w:rPr>
          <w:rFonts w:ascii="Times New Roman" w:hAnsi="Times New Roman"/>
          <w:szCs w:val="24"/>
        </w:rPr>
        <w:t>9.0.0</w:t>
      </w:r>
      <w:r w:rsidRPr="00376AFF">
        <w:rPr>
          <w:rFonts w:ascii="Times New Roman" w:hAnsi="Times New Roman"/>
          <w:szCs w:val="24"/>
        </w:rPr>
        <w:t>).</w:t>
      </w:r>
    </w:p>
    <w:p w14:paraId="54D22FEE" w14:textId="77777777" w:rsidR="00467239" w:rsidRPr="00376AFF" w:rsidRDefault="00467239" w:rsidP="00467239">
      <w:pPr>
        <w:pStyle w:val="Amicarellititle3"/>
        <w:numPr>
          <w:ilvl w:val="0"/>
          <w:numId w:val="0"/>
        </w:numPr>
        <w:rPr>
          <w:lang w:val="en-GB"/>
        </w:rPr>
      </w:pPr>
      <w:bookmarkStart w:id="885"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14:paraId="1B072AF6" w14:textId="77777777" w:rsidTr="004737D0">
        <w:tc>
          <w:tcPr>
            <w:tcW w:w="713" w:type="pct"/>
            <w:shd w:val="clear" w:color="auto" w:fill="auto"/>
            <w:hideMark/>
          </w:tcPr>
          <w:p w14:paraId="1E85A996" w14:textId="77777777"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14:paraId="08C79718"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BFC1EA6"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(direct calls)</w:t>
            </w:r>
          </w:p>
        </w:tc>
        <w:tc>
          <w:tcPr>
            <w:tcW w:w="1593" w:type="pct"/>
          </w:tcPr>
          <w:p w14:paraId="4230C994"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4B21598"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14:paraId="1EF35877"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14:paraId="78958473"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14:paraId="6BA30593" w14:textId="77777777" w:rsidTr="004737D0">
        <w:tc>
          <w:tcPr>
            <w:tcW w:w="713" w:type="pct"/>
            <w:shd w:val="clear" w:color="auto" w:fill="auto"/>
          </w:tcPr>
          <w:p w14:paraId="7D07EA84"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time_step_loop</w:t>
            </w:r>
          </w:p>
        </w:tc>
        <w:tc>
          <w:tcPr>
            <w:tcW w:w="1572" w:type="pct"/>
            <w:shd w:val="clear" w:color="auto" w:fill="auto"/>
          </w:tcPr>
          <w:p w14:paraId="33BCD14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6DB54611"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5E4DD9A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1A3D6E71" w14:textId="77777777" w:rsidTr="004737D0">
        <w:tc>
          <w:tcPr>
            <w:tcW w:w="713" w:type="pct"/>
            <w:shd w:val="clear" w:color="auto" w:fill="auto"/>
          </w:tcPr>
          <w:p w14:paraId="6819BD8E"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E89D2D1" w14:textId="77777777" w:rsidR="00467239"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time_step_duration</w:t>
            </w:r>
          </w:p>
        </w:tc>
        <w:tc>
          <w:tcPr>
            <w:tcW w:w="1593" w:type="pct"/>
          </w:tcPr>
          <w:p w14:paraId="48697AC9"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119849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14:paraId="41089455" w14:textId="77777777" w:rsidTr="004737D0">
        <w:tc>
          <w:tcPr>
            <w:tcW w:w="713" w:type="pct"/>
            <w:shd w:val="clear" w:color="auto" w:fill="auto"/>
          </w:tcPr>
          <w:p w14:paraId="41C2A604"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367AD6F"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fluid_particle_imposed_kinematics</w:t>
            </w:r>
          </w:p>
        </w:tc>
        <w:tc>
          <w:tcPr>
            <w:tcW w:w="1593" w:type="pct"/>
          </w:tcPr>
          <w:p w14:paraId="1B756E31"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14:paraId="031112BD"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14:paraId="0389269B" w14:textId="77777777" w:rsidTr="004737D0">
        <w:tc>
          <w:tcPr>
            <w:tcW w:w="713" w:type="pct"/>
            <w:shd w:val="clear" w:color="auto" w:fill="auto"/>
          </w:tcPr>
          <w:p w14:paraId="012F592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7BD03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RHS_momentum_equation</w:t>
            </w:r>
          </w:p>
        </w:tc>
        <w:tc>
          <w:tcPr>
            <w:tcW w:w="1593" w:type="pct"/>
          </w:tcPr>
          <w:p w14:paraId="78F067E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39D034D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F8707A1" w14:textId="77777777" w:rsidTr="004737D0">
        <w:tc>
          <w:tcPr>
            <w:tcW w:w="713" w:type="pct"/>
            <w:shd w:val="clear" w:color="auto" w:fill="auto"/>
          </w:tcPr>
          <w:p w14:paraId="3F9AC8B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014295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1081F1C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inter_EqMoto</w:t>
            </w:r>
          </w:p>
        </w:tc>
        <w:tc>
          <w:tcPr>
            <w:tcW w:w="1122" w:type="pct"/>
          </w:tcPr>
          <w:p w14:paraId="6425219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2AA5D29" w14:textId="77777777" w:rsidTr="004737D0">
        <w:tc>
          <w:tcPr>
            <w:tcW w:w="713" w:type="pct"/>
            <w:shd w:val="clear" w:color="auto" w:fill="auto"/>
          </w:tcPr>
          <w:p w14:paraId="7A3CA0E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2F589A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20AF578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01BE0AA0"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viscomon</w:t>
            </w:r>
          </w:p>
        </w:tc>
      </w:tr>
      <w:tr w:rsidR="00467239" w:rsidRPr="00376AFF" w14:paraId="70FA3AE3" w14:textId="77777777" w:rsidTr="004737D0">
        <w:tc>
          <w:tcPr>
            <w:tcW w:w="713" w:type="pct"/>
            <w:shd w:val="clear" w:color="auto" w:fill="auto"/>
          </w:tcPr>
          <w:p w14:paraId="0CC4E1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00B3F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4E06469B"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61CF83A5"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viscomorris</w:t>
            </w:r>
          </w:p>
        </w:tc>
      </w:tr>
      <w:tr w:rsidR="00B72346" w:rsidRPr="00376AFF" w14:paraId="597EF13F" w14:textId="77777777" w:rsidTr="004737D0">
        <w:tc>
          <w:tcPr>
            <w:tcW w:w="713" w:type="pct"/>
            <w:shd w:val="clear" w:color="auto" w:fill="auto"/>
          </w:tcPr>
          <w:p w14:paraId="4AB2108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30BA7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46E8CF8"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14:paraId="0022FE35"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14:paraId="06537BEC" w14:textId="77777777" w:rsidTr="004737D0">
        <w:tc>
          <w:tcPr>
            <w:tcW w:w="713" w:type="pct"/>
            <w:shd w:val="clear" w:color="auto" w:fill="auto"/>
          </w:tcPr>
          <w:p w14:paraId="75F9EE5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39F39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A421211"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14:paraId="73BBCA79"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14:paraId="354C627E" w14:textId="77777777" w:rsidTr="004737D0">
        <w:tc>
          <w:tcPr>
            <w:tcW w:w="713" w:type="pct"/>
            <w:shd w:val="clear" w:color="auto" w:fill="auto"/>
          </w:tcPr>
          <w:p w14:paraId="4BC5B8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B51F5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255CBFE"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14:paraId="007F78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CAE9AC9" w14:textId="77777777" w:rsidTr="004737D0">
        <w:tc>
          <w:tcPr>
            <w:tcW w:w="713" w:type="pct"/>
            <w:shd w:val="clear" w:color="auto" w:fill="auto"/>
          </w:tcPr>
          <w:p w14:paraId="4E6B5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7B77A1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RHS_body_dynamics</w:t>
            </w:r>
          </w:p>
        </w:tc>
        <w:tc>
          <w:tcPr>
            <w:tcW w:w="1593" w:type="pct"/>
          </w:tcPr>
          <w:p w14:paraId="24D37CD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0698F6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DDDFEBA" w14:textId="77777777" w:rsidTr="004737D0">
        <w:tc>
          <w:tcPr>
            <w:tcW w:w="713" w:type="pct"/>
            <w:shd w:val="clear" w:color="auto" w:fill="auto"/>
          </w:tcPr>
          <w:p w14:paraId="6174F85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F6834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BABD3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122" w:type="pct"/>
          </w:tcPr>
          <w:p w14:paraId="49EE166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EA767AD" w14:textId="77777777" w:rsidTr="004737D0">
        <w:tc>
          <w:tcPr>
            <w:tcW w:w="713" w:type="pct"/>
            <w:shd w:val="clear" w:color="auto" w:fill="auto"/>
          </w:tcPr>
          <w:p w14:paraId="5881FD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F3D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Leapfrog_momentum</w:t>
            </w:r>
          </w:p>
        </w:tc>
        <w:tc>
          <w:tcPr>
            <w:tcW w:w="1593" w:type="pct"/>
          </w:tcPr>
          <w:p w14:paraId="5E06EB9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89AC6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D799CF7" w14:textId="77777777" w:rsidTr="004737D0">
        <w:tc>
          <w:tcPr>
            <w:tcW w:w="713" w:type="pct"/>
            <w:shd w:val="clear" w:color="auto" w:fill="auto"/>
          </w:tcPr>
          <w:p w14:paraId="1741082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4E386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time_integration_body_dynamics</w:t>
            </w:r>
          </w:p>
        </w:tc>
        <w:tc>
          <w:tcPr>
            <w:tcW w:w="1593" w:type="pct"/>
          </w:tcPr>
          <w:p w14:paraId="17A258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2F23B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B5B9850" w14:textId="77777777" w:rsidTr="004737D0">
        <w:tc>
          <w:tcPr>
            <w:tcW w:w="713" w:type="pct"/>
            <w:shd w:val="clear" w:color="auto" w:fill="auto"/>
          </w:tcPr>
          <w:p w14:paraId="0D876AC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F180C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14:paraId="78B2597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D1E38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8E703D9" w14:textId="77777777" w:rsidTr="004737D0">
        <w:tc>
          <w:tcPr>
            <w:tcW w:w="713" w:type="pct"/>
            <w:shd w:val="clear" w:color="auto" w:fill="auto"/>
          </w:tcPr>
          <w:p w14:paraId="43EEFE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2A8E1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3EA9F1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body_to_smoothing_vel</w:t>
            </w:r>
          </w:p>
        </w:tc>
        <w:tc>
          <w:tcPr>
            <w:tcW w:w="1122" w:type="pct"/>
          </w:tcPr>
          <w:p w14:paraId="3AE5B1E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FF90DB8" w14:textId="77777777" w:rsidTr="004737D0">
        <w:tc>
          <w:tcPr>
            <w:tcW w:w="713" w:type="pct"/>
            <w:shd w:val="clear" w:color="auto" w:fill="auto"/>
          </w:tcPr>
          <w:p w14:paraId="718B6B4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C9E8B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94C6E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14:paraId="442C3B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6503E" w14:textId="77777777" w:rsidTr="004737D0">
        <w:tc>
          <w:tcPr>
            <w:tcW w:w="713" w:type="pct"/>
            <w:shd w:val="clear" w:color="auto" w:fill="auto"/>
          </w:tcPr>
          <w:p w14:paraId="409031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6C5C7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C9447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F78E00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14:paraId="24DD38D0" w14:textId="77777777" w:rsidTr="004737D0">
        <w:tc>
          <w:tcPr>
            <w:tcW w:w="713" w:type="pct"/>
            <w:shd w:val="clear" w:color="auto" w:fill="auto"/>
          </w:tcPr>
          <w:p w14:paraId="4DB138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2C81E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724FD5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BB333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EC17E2D" w14:textId="77777777" w:rsidTr="004737D0">
        <w:tc>
          <w:tcPr>
            <w:tcW w:w="713" w:type="pct"/>
            <w:shd w:val="clear" w:color="auto" w:fill="auto"/>
          </w:tcPr>
          <w:p w14:paraId="55D952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379D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Leapfrog_trajectories</w:t>
            </w:r>
          </w:p>
        </w:tc>
        <w:tc>
          <w:tcPr>
            <w:tcW w:w="1593" w:type="pct"/>
          </w:tcPr>
          <w:p w14:paraId="2997B5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3C2B289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D50E19B" w14:textId="77777777" w:rsidTr="004737D0">
        <w:tc>
          <w:tcPr>
            <w:tcW w:w="713" w:type="pct"/>
            <w:shd w:val="clear" w:color="auto" w:fill="auto"/>
          </w:tcPr>
          <w:p w14:paraId="401263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C74C0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14:paraId="4607A7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EA7902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4E5A62C" w14:textId="77777777" w:rsidTr="004737D0">
        <w:tc>
          <w:tcPr>
            <w:tcW w:w="713" w:type="pct"/>
            <w:shd w:val="clear" w:color="auto" w:fill="auto"/>
          </w:tcPr>
          <w:p w14:paraId="52EBEA2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F83855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GenerateSourceParticles</w:t>
            </w:r>
          </w:p>
        </w:tc>
        <w:tc>
          <w:tcPr>
            <w:tcW w:w="1593" w:type="pct"/>
          </w:tcPr>
          <w:p w14:paraId="339FD91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570E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FB5B0F7" w14:textId="77777777" w:rsidTr="004737D0">
        <w:tc>
          <w:tcPr>
            <w:tcW w:w="713" w:type="pct"/>
            <w:shd w:val="clear" w:color="auto" w:fill="auto"/>
          </w:tcPr>
          <w:p w14:paraId="19249F4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D004B7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BC_zmax_anyt</w:t>
            </w:r>
          </w:p>
        </w:tc>
        <w:tc>
          <w:tcPr>
            <w:tcW w:w="1593" w:type="pct"/>
          </w:tcPr>
          <w:p w14:paraId="7F5B6B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14ADAB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B15DD6E" w14:textId="77777777" w:rsidTr="004737D0">
        <w:tc>
          <w:tcPr>
            <w:tcW w:w="713" w:type="pct"/>
            <w:shd w:val="clear" w:color="auto" w:fill="auto"/>
          </w:tcPr>
          <w:p w14:paraId="5852D1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C4624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9F1E86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14:paraId="406CDA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2441BDA" w14:textId="77777777" w:rsidTr="004737D0">
        <w:tc>
          <w:tcPr>
            <w:tcW w:w="713" w:type="pct"/>
            <w:shd w:val="clear" w:color="auto" w:fill="auto"/>
          </w:tcPr>
          <w:p w14:paraId="00DC89D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7A0145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14:paraId="4339C3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A0BD0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A0707EB" w14:textId="77777777" w:rsidTr="004737D0">
        <w:tc>
          <w:tcPr>
            <w:tcW w:w="713" w:type="pct"/>
            <w:shd w:val="clear" w:color="auto" w:fill="auto"/>
          </w:tcPr>
          <w:p w14:paraId="19ED654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52D1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NormFix</w:t>
            </w:r>
          </w:p>
        </w:tc>
        <w:tc>
          <w:tcPr>
            <w:tcW w:w="1593" w:type="pct"/>
          </w:tcPr>
          <w:p w14:paraId="5B304FC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771F6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C882A29" w14:textId="77777777" w:rsidTr="004737D0">
        <w:tc>
          <w:tcPr>
            <w:tcW w:w="713" w:type="pct"/>
            <w:shd w:val="clear" w:color="auto" w:fill="auto"/>
          </w:tcPr>
          <w:p w14:paraId="1AC779D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19930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CalcVarLength</w:t>
            </w:r>
          </w:p>
        </w:tc>
        <w:tc>
          <w:tcPr>
            <w:tcW w:w="1593" w:type="pct"/>
          </w:tcPr>
          <w:p w14:paraId="1CEC357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CCBABB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639989A" w14:textId="77777777" w:rsidTr="004737D0">
        <w:tc>
          <w:tcPr>
            <w:tcW w:w="713" w:type="pct"/>
            <w:shd w:val="clear" w:color="auto" w:fill="auto"/>
          </w:tcPr>
          <w:p w14:paraId="2EC618B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0AF43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14:paraId="5EAB4A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C6412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EE269AE" w14:textId="77777777" w:rsidTr="004737D0">
        <w:tc>
          <w:tcPr>
            <w:tcW w:w="713" w:type="pct"/>
            <w:shd w:val="clear" w:color="auto" w:fill="auto"/>
          </w:tcPr>
          <w:p w14:paraId="7AA02F5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E4651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14:paraId="1AA38ED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FABDA4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D76AC" w14:textId="77777777" w:rsidTr="004737D0">
        <w:tc>
          <w:tcPr>
            <w:tcW w:w="713" w:type="pct"/>
            <w:shd w:val="clear" w:color="auto" w:fill="auto"/>
          </w:tcPr>
          <w:p w14:paraId="5EFD0A6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851B9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0980213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387C92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23649B" w14:textId="77777777" w:rsidTr="004737D0">
        <w:tc>
          <w:tcPr>
            <w:tcW w:w="713" w:type="pct"/>
            <w:shd w:val="clear" w:color="auto" w:fill="auto"/>
          </w:tcPr>
          <w:p w14:paraId="5FFE8E9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B0CBC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14:paraId="7085C5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6EF873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314B29" w14:textId="77777777" w:rsidTr="004737D0">
        <w:tc>
          <w:tcPr>
            <w:tcW w:w="713" w:type="pct"/>
            <w:shd w:val="clear" w:color="auto" w:fill="auto"/>
          </w:tcPr>
          <w:p w14:paraId="6ED772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A4D19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5AE20BC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14:paraId="2CEBBF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F4D949" w14:textId="77777777" w:rsidTr="004737D0">
        <w:tc>
          <w:tcPr>
            <w:tcW w:w="713" w:type="pct"/>
            <w:shd w:val="clear" w:color="auto" w:fill="auto"/>
          </w:tcPr>
          <w:p w14:paraId="5D1D66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BF4C0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7893FE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14:paraId="37650E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9124872" w14:textId="77777777" w:rsidTr="004737D0">
        <w:tc>
          <w:tcPr>
            <w:tcW w:w="713" w:type="pct"/>
            <w:shd w:val="clear" w:color="auto" w:fill="auto"/>
          </w:tcPr>
          <w:p w14:paraId="5E409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FAFE3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KTGF_update</w:t>
            </w:r>
          </w:p>
        </w:tc>
        <w:tc>
          <w:tcPr>
            <w:tcW w:w="1593" w:type="pct"/>
          </w:tcPr>
          <w:p w14:paraId="49C264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1A66F8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D8C5FD6" w14:textId="77777777" w:rsidTr="004737D0">
        <w:tc>
          <w:tcPr>
            <w:tcW w:w="713" w:type="pct"/>
            <w:shd w:val="clear" w:color="auto" w:fill="auto"/>
          </w:tcPr>
          <w:p w14:paraId="3D71F72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824A1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059C2B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initialization_fixed_granular_particle</w:t>
            </w:r>
          </w:p>
        </w:tc>
        <w:tc>
          <w:tcPr>
            <w:tcW w:w="1122" w:type="pct"/>
          </w:tcPr>
          <w:p w14:paraId="5E8F611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2B36BF0" w14:textId="77777777" w:rsidTr="004737D0">
        <w:tc>
          <w:tcPr>
            <w:tcW w:w="713" w:type="pct"/>
            <w:shd w:val="clear" w:color="auto" w:fill="auto"/>
          </w:tcPr>
          <w:p w14:paraId="4D455C3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EFDB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4C409A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14:paraId="0FB30A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E7A1B1B" w14:textId="77777777" w:rsidTr="004737D0">
        <w:tc>
          <w:tcPr>
            <w:tcW w:w="713" w:type="pct"/>
            <w:shd w:val="clear" w:color="auto" w:fill="auto"/>
          </w:tcPr>
          <w:p w14:paraId="1840B8D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600FE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F41BC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E81BA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fixed_bed_slope_limited</w:t>
            </w:r>
          </w:p>
        </w:tc>
      </w:tr>
      <w:tr w:rsidR="00B72346" w:rsidRPr="00376AFF" w14:paraId="2AE23602" w14:textId="77777777" w:rsidTr="004737D0">
        <w:tc>
          <w:tcPr>
            <w:tcW w:w="713" w:type="pct"/>
            <w:shd w:val="clear" w:color="auto" w:fill="auto"/>
          </w:tcPr>
          <w:p w14:paraId="1D6EA63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8EA4E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FE31C5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C1FBB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compute_k_BetaGamma</w:t>
            </w:r>
          </w:p>
        </w:tc>
      </w:tr>
      <w:tr w:rsidR="00B72346" w:rsidRPr="00376AFF" w14:paraId="755BF1F9" w14:textId="77777777" w:rsidTr="004737D0">
        <w:tc>
          <w:tcPr>
            <w:tcW w:w="713" w:type="pct"/>
            <w:shd w:val="clear" w:color="auto" w:fill="auto"/>
          </w:tcPr>
          <w:p w14:paraId="433EA9B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602AE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14:paraId="3FF2DA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2C331D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157547" w14:textId="77777777" w:rsidTr="004737D0">
        <w:tc>
          <w:tcPr>
            <w:tcW w:w="713" w:type="pct"/>
            <w:shd w:val="clear" w:color="auto" w:fill="auto"/>
          </w:tcPr>
          <w:p w14:paraId="635EDA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FA531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Continuity_Equation</w:t>
            </w:r>
          </w:p>
        </w:tc>
        <w:tc>
          <w:tcPr>
            <w:tcW w:w="1593" w:type="pct"/>
          </w:tcPr>
          <w:p w14:paraId="465339D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1DE5FF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17EFE7" w14:textId="77777777" w:rsidTr="004737D0">
        <w:tc>
          <w:tcPr>
            <w:tcW w:w="713" w:type="pct"/>
            <w:shd w:val="clear" w:color="auto" w:fill="auto"/>
          </w:tcPr>
          <w:p w14:paraId="1141151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8D3CEB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40AEA3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body_particles_to_continuity</w:t>
            </w:r>
          </w:p>
        </w:tc>
        <w:tc>
          <w:tcPr>
            <w:tcW w:w="1122" w:type="pct"/>
          </w:tcPr>
          <w:p w14:paraId="06C5BE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C85C89" w14:textId="77777777" w:rsidTr="004737D0">
        <w:tc>
          <w:tcPr>
            <w:tcW w:w="713" w:type="pct"/>
            <w:shd w:val="clear" w:color="auto" w:fill="auto"/>
          </w:tcPr>
          <w:p w14:paraId="105B573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B2CF0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SASPH_continuity</w:t>
            </w:r>
          </w:p>
        </w:tc>
        <w:tc>
          <w:tcPr>
            <w:tcW w:w="1593" w:type="pct"/>
          </w:tcPr>
          <w:p w14:paraId="261D02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205AC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51AD266" w14:textId="77777777" w:rsidTr="004737D0">
        <w:tc>
          <w:tcPr>
            <w:tcW w:w="713" w:type="pct"/>
            <w:shd w:val="clear" w:color="auto" w:fill="auto"/>
          </w:tcPr>
          <w:p w14:paraId="1792DC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1FD1C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77C0EE9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14:paraId="3F8D91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58A8C2" w14:textId="77777777" w:rsidTr="004737D0">
        <w:tc>
          <w:tcPr>
            <w:tcW w:w="713" w:type="pct"/>
            <w:shd w:val="clear" w:color="auto" w:fill="auto"/>
          </w:tcPr>
          <w:p w14:paraId="610655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AFD27D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Leapfrog_continuity</w:t>
            </w:r>
          </w:p>
        </w:tc>
        <w:tc>
          <w:tcPr>
            <w:tcW w:w="1593" w:type="pct"/>
          </w:tcPr>
          <w:p w14:paraId="6CEEFE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79FF3C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6BA88C5" w14:textId="77777777" w:rsidTr="004737D0">
        <w:tc>
          <w:tcPr>
            <w:tcW w:w="713" w:type="pct"/>
            <w:shd w:val="clear" w:color="auto" w:fill="auto"/>
          </w:tcPr>
          <w:p w14:paraId="6A4EF7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27B3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CalcPre</w:t>
            </w:r>
          </w:p>
        </w:tc>
        <w:tc>
          <w:tcPr>
            <w:tcW w:w="1593" w:type="pct"/>
          </w:tcPr>
          <w:p w14:paraId="7B74F6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12BC1E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B485394" w14:textId="77777777" w:rsidTr="004737D0">
        <w:tc>
          <w:tcPr>
            <w:tcW w:w="713" w:type="pct"/>
            <w:shd w:val="clear" w:color="auto" w:fill="auto"/>
          </w:tcPr>
          <w:p w14:paraId="0D1DBCD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E264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593" w:type="pct"/>
          </w:tcPr>
          <w:p w14:paraId="303D92F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53B340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76D36C" w14:textId="77777777" w:rsidTr="004737D0">
        <w:tc>
          <w:tcPr>
            <w:tcW w:w="713" w:type="pct"/>
            <w:shd w:val="clear" w:color="auto" w:fill="auto"/>
          </w:tcPr>
          <w:p w14:paraId="70BB167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45A2B9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14:paraId="224862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025B5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A1ED47" w14:textId="77777777" w:rsidTr="004737D0">
        <w:tc>
          <w:tcPr>
            <w:tcW w:w="713" w:type="pct"/>
            <w:shd w:val="clear" w:color="auto" w:fill="auto"/>
          </w:tcPr>
          <w:p w14:paraId="2899C6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E65D3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37553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body_to_smoothing_pres</w:t>
            </w:r>
          </w:p>
        </w:tc>
        <w:tc>
          <w:tcPr>
            <w:tcW w:w="1122" w:type="pct"/>
          </w:tcPr>
          <w:p w14:paraId="171FD10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1C1D4FC" w14:textId="77777777" w:rsidTr="004737D0">
        <w:tc>
          <w:tcPr>
            <w:tcW w:w="713" w:type="pct"/>
            <w:shd w:val="clear" w:color="auto" w:fill="auto"/>
          </w:tcPr>
          <w:p w14:paraId="7118956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72998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body_pressure_postpro</w:t>
            </w:r>
          </w:p>
        </w:tc>
        <w:tc>
          <w:tcPr>
            <w:tcW w:w="1593" w:type="pct"/>
          </w:tcPr>
          <w:p w14:paraId="71CFCDF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C1D794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3529D4" w14:textId="77777777" w:rsidTr="004737D0">
        <w:tc>
          <w:tcPr>
            <w:tcW w:w="713" w:type="pct"/>
            <w:shd w:val="clear" w:color="auto" w:fill="auto"/>
          </w:tcPr>
          <w:p w14:paraId="241492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449DE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mixture_viscosity</w:t>
            </w:r>
          </w:p>
        </w:tc>
        <w:tc>
          <w:tcPr>
            <w:tcW w:w="1593" w:type="pct"/>
          </w:tcPr>
          <w:p w14:paraId="60DADE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8902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7BACE0A2" w14:textId="77777777" w:rsidTr="004737D0">
        <w:tc>
          <w:tcPr>
            <w:tcW w:w="713" w:type="pct"/>
            <w:shd w:val="clear" w:color="auto" w:fill="auto"/>
          </w:tcPr>
          <w:p w14:paraId="0892951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A6E5C8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time_step_post_processing</w:t>
            </w:r>
          </w:p>
        </w:tc>
        <w:tc>
          <w:tcPr>
            <w:tcW w:w="1593" w:type="pct"/>
          </w:tcPr>
          <w:p w14:paraId="76E1C58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645F6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14:paraId="3232AE79" w14:textId="0DBC9C48" w:rsidR="00467239" w:rsidRPr="00376AFF" w:rsidRDefault="00467239" w:rsidP="00467239">
      <w:pPr>
        <w:spacing w:after="0" w:line="240" w:lineRule="auto"/>
        <w:jc w:val="center"/>
        <w:rPr>
          <w:rFonts w:ascii="Times New Roman" w:hAnsi="Times New Roman"/>
          <w:szCs w:val="24"/>
        </w:rPr>
      </w:pPr>
      <w:bookmarkStart w:id="886" w:name="_Ref64366457"/>
      <w:commentRangeStart w:id="887"/>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6B40CB">
        <w:rPr>
          <w:rFonts w:ascii="Times New Roman" w:hAnsi="Times New Roman"/>
          <w:noProof/>
          <w:szCs w:val="24"/>
        </w:rPr>
        <w:t>11</w:t>
      </w:r>
      <w:r w:rsidRPr="00376AFF">
        <w:rPr>
          <w:rFonts w:ascii="Times New Roman" w:hAnsi="Times New Roman"/>
          <w:szCs w:val="24"/>
        </w:rPr>
        <w:fldChar w:fldCharType="end"/>
      </w:r>
      <w:bookmarkEnd w:id="886"/>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 xml:space="preserve">by the program unit “time_step_loop”, when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commentRangeEnd w:id="887"/>
      <w:r w:rsidR="00B72346" w:rsidRPr="00376AFF">
        <w:rPr>
          <w:rStyle w:val="Rimandocommento"/>
          <w:rFonts w:ascii="Times New Roman" w:eastAsia="Times New Roman" w:hAnsi="Times New Roman"/>
          <w:szCs w:val="20"/>
          <w:lang w:eastAsia="it-IT"/>
        </w:rPr>
        <w:commentReference w:id="887"/>
      </w:r>
    </w:p>
    <w:p w14:paraId="5D5C291A" w14:textId="77777777" w:rsidR="00467239" w:rsidRPr="00376AFF" w:rsidRDefault="00467239" w:rsidP="00467239">
      <w:pPr>
        <w:pStyle w:val="Amicarellititle3"/>
        <w:numPr>
          <w:ilvl w:val="0"/>
          <w:numId w:val="0"/>
        </w:numPr>
        <w:rPr>
          <w:lang w:val="en-GB"/>
        </w:rPr>
      </w:pPr>
    </w:p>
    <w:p w14:paraId="33A1BFC9" w14:textId="77777777" w:rsidR="001F3C55" w:rsidRPr="00376AFF" w:rsidRDefault="001F3C55" w:rsidP="009A174B">
      <w:pPr>
        <w:pStyle w:val="Amicarellititle3"/>
        <w:numPr>
          <w:ilvl w:val="2"/>
          <w:numId w:val="44"/>
        </w:numPr>
        <w:rPr>
          <w:lang w:val="en-GB"/>
        </w:rPr>
      </w:pPr>
      <w:bookmarkStart w:id="888" w:name="_Toc86930658"/>
      <w:r w:rsidRPr="00376AFF">
        <w:rPr>
          <w:lang w:val="en-GB"/>
        </w:rPr>
        <w:t>Modul</w:t>
      </w:r>
      <w:bookmarkEnd w:id="885"/>
      <w:r w:rsidR="00010640" w:rsidRPr="00376AFF">
        <w:rPr>
          <w:lang w:val="en-GB"/>
        </w:rPr>
        <w:t>es</w:t>
      </w:r>
      <w:bookmarkEnd w:id="888"/>
    </w:p>
    <w:p w14:paraId="5F4746BA" w14:textId="7E712829"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6B40CB" w:rsidRPr="006B40CB">
        <w:rPr>
          <w:rFonts w:ascii="Times New Roman" w:hAnsi="Times New Roman"/>
          <w:sz w:val="24"/>
          <w:szCs w:val="24"/>
        </w:rPr>
        <w:t>Table 11.12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
    <w:p w14:paraId="4C713D10" w14:textId="77777777" w:rsidR="001F3C55" w:rsidRPr="00376AFF" w:rsidRDefault="001F3C55" w:rsidP="00EC217D">
      <w:pPr>
        <w:spacing w:after="0" w:line="240" w:lineRule="auto"/>
        <w:jc w:val="both"/>
        <w:rPr>
          <w:sz w:val="24"/>
          <w:szCs w:val="24"/>
        </w:rPr>
      </w:pPr>
    </w:p>
    <w:p w14:paraId="2F407371" w14:textId="77777777" w:rsidR="00ED6D25" w:rsidRPr="00376AFF" w:rsidRDefault="00010640" w:rsidP="009A174B">
      <w:pPr>
        <w:pStyle w:val="Amicarellititle3"/>
        <w:numPr>
          <w:ilvl w:val="2"/>
          <w:numId w:val="44"/>
        </w:numPr>
        <w:rPr>
          <w:lang w:val="en-GB"/>
        </w:rPr>
      </w:pPr>
      <w:bookmarkStart w:id="889" w:name="_Toc447005731"/>
      <w:bookmarkStart w:id="890" w:name="_Toc86930659"/>
      <w:r w:rsidRPr="00376AFF">
        <w:rPr>
          <w:lang w:val="en-GB"/>
        </w:rPr>
        <w:t>Program units for the neighbouring search, the smoothing operators and the interface detection</w:t>
      </w:r>
      <w:bookmarkEnd w:id="889"/>
      <w:r w:rsidRPr="00376AFF">
        <w:rPr>
          <w:lang w:val="en-GB"/>
        </w:rPr>
        <w:t>.</w:t>
      </w:r>
      <w:bookmarkEnd w:id="890"/>
    </w:p>
    <w:p w14:paraId="56998DB7" w14:textId="5069E0FC"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“Neighbouring_Search”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6B40CB" w:rsidRPr="006B40CB">
        <w:rPr>
          <w:rFonts w:ascii="Times New Roman" w:hAnsi="Times New Roman"/>
          <w:sz w:val="24"/>
          <w:szCs w:val="24"/>
        </w:rPr>
        <w:t>Table 11.13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14:paraId="5BDE9340" w14:textId="77777777" w:rsidR="00ED6D25" w:rsidRPr="00376AFF" w:rsidRDefault="00ED6D25" w:rsidP="00EC217D">
      <w:pPr>
        <w:spacing w:after="0" w:line="240" w:lineRule="auto"/>
        <w:jc w:val="both"/>
        <w:rPr>
          <w:sz w:val="24"/>
          <w:szCs w:val="24"/>
        </w:rPr>
      </w:pPr>
    </w:p>
    <w:p w14:paraId="04C3DC10" w14:textId="77777777" w:rsidR="0063576B" w:rsidRPr="00376AFF" w:rsidRDefault="00010640" w:rsidP="009A174B">
      <w:pPr>
        <w:pStyle w:val="Amicarellititle3"/>
        <w:numPr>
          <w:ilvl w:val="2"/>
          <w:numId w:val="44"/>
        </w:numPr>
        <w:ind w:left="1225" w:hanging="505"/>
        <w:rPr>
          <w:lang w:val="en-GB"/>
        </w:rPr>
      </w:pPr>
      <w:bookmarkStart w:id="891" w:name="_Toc447005732"/>
      <w:bookmarkStart w:id="892" w:name="_Toc86930660"/>
      <w:r w:rsidRPr="00376AFF">
        <w:rPr>
          <w:lang w:val="en-GB"/>
        </w:rPr>
        <w:t>Program units for post-processing</w:t>
      </w:r>
      <w:bookmarkEnd w:id="891"/>
      <w:bookmarkEnd w:id="892"/>
    </w:p>
    <w:p w14:paraId="68DE152C" w14:textId="393B093E"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“Post_processing”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6B40CB" w:rsidRPr="006B40CB">
        <w:rPr>
          <w:rFonts w:ascii="Times New Roman" w:hAnsi="Times New Roman"/>
          <w:sz w:val="24"/>
          <w:szCs w:val="24"/>
        </w:rPr>
        <w:t>Table 11.14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14:paraId="2ADF1E24" w14:textId="77777777"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sections</w:t>
      </w:r>
      <w:r w:rsidR="0063576B" w:rsidRPr="00376AFF">
        <w:rPr>
          <w:lang w:val="en-GB"/>
        </w:rPr>
        <w:t>;</w:t>
      </w:r>
    </w:p>
    <w:p w14:paraId="4C9406CC" w14:textId="77777777"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cific flow rate and the free surface he</w:t>
      </w:r>
      <w:r w:rsidR="00A979D9" w:rsidRPr="00376AFF">
        <w:rPr>
          <w:lang w:val="en-GB"/>
        </w:rPr>
        <w:t>i</w:t>
      </w:r>
      <w:r w:rsidR="00010640" w:rsidRPr="00376AFF">
        <w:rPr>
          <w:lang w:val="en-GB"/>
        </w:rPr>
        <w:t>ght</w:t>
      </w:r>
      <w:r w:rsidRPr="00376AFF">
        <w:rPr>
          <w:lang w:val="en-GB"/>
        </w:rPr>
        <w:t>;</w:t>
      </w:r>
    </w:p>
    <w:p w14:paraId="65D59108"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ime evolution of the interfaces of the bed-load transport model</w:t>
      </w:r>
      <w:r w:rsidR="0063576B" w:rsidRPr="00376AFF">
        <w:rPr>
          <w:lang w:val="en-GB"/>
        </w:rPr>
        <w:t>;</w:t>
      </w:r>
    </w:p>
    <w:p w14:paraId="4D29C057"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along the monitoring lines and poi</w:t>
      </w:r>
      <w:r w:rsidRPr="00376AFF">
        <w:rPr>
          <w:lang w:val="en-GB"/>
        </w:rPr>
        <w:t>n</w:t>
      </w:r>
      <w:r w:rsidR="00010640" w:rsidRPr="00376AFF">
        <w:rPr>
          <w:lang w:val="en-GB"/>
        </w:rPr>
        <w:t>ts</w:t>
      </w:r>
      <w:r w:rsidR="0063576B" w:rsidRPr="00376AFF">
        <w:rPr>
          <w:lang w:val="en-GB"/>
        </w:rPr>
        <w:t>;</w:t>
      </w:r>
    </w:p>
    <w:p w14:paraId="55C49AAD" w14:textId="77777777"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along the monitoring points</w:t>
      </w:r>
      <w:r w:rsidR="0063576B" w:rsidRPr="00376AFF">
        <w:rPr>
          <w:lang w:val="en-GB"/>
        </w:rPr>
        <w:t>;</w:t>
      </w:r>
    </w:p>
    <w:p w14:paraId="726ECD37" w14:textId="77777777"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r w:rsidR="0063576B" w:rsidRPr="00376AFF">
        <w:rPr>
          <w:lang w:val="en-GB"/>
        </w:rPr>
        <w:t>SPHERA;</w:t>
      </w:r>
    </w:p>
    <w:p w14:paraId="1FC3A62D" w14:textId="77777777" w:rsidR="0063576B" w:rsidRPr="00376AFF" w:rsidRDefault="0063576B" w:rsidP="00034CDC">
      <w:pPr>
        <w:pStyle w:val="Paragrafoelenco"/>
        <w:numPr>
          <w:ilvl w:val="0"/>
          <w:numId w:val="17"/>
        </w:numPr>
        <w:jc w:val="both"/>
        <w:rPr>
          <w:lang w:val="en-GB"/>
        </w:rPr>
      </w:pPr>
      <w:del w:id="893" w:author="Amicarelli Andrea (RSE)" w:date="2020-04-13T16:20:00Z">
        <w:r w:rsidRPr="00376AFF" w:rsidDel="0026104E">
          <w:rPr>
            <w:lang w:val="en-GB"/>
          </w:rPr>
          <w:delText xml:space="preserve">2D </w:delText>
        </w:r>
      </w:del>
      <w:ins w:id="894" w:author="Amicarelli Andrea (RSE)" w:date="2020-04-13T16:20:00Z">
        <w:r w:rsidR="0026104E" w:rsidRPr="00376AFF">
          <w:rPr>
            <w:lang w:val="en-GB"/>
          </w:rPr>
          <w:t xml:space="preserve">3D </w:t>
        </w:r>
      </w:ins>
      <w:r w:rsidR="00A979D9" w:rsidRPr="00376AFF">
        <w:rPr>
          <w:lang w:val="en-GB"/>
        </w:rPr>
        <w:t>fields of the main fluid dynamics and SPH variables (</w:t>
      </w:r>
      <w:r w:rsidRPr="00376AFF">
        <w:rPr>
          <w:lang w:val="en-GB"/>
        </w:rPr>
        <w:t xml:space="preserve">“.vtu” </w:t>
      </w:r>
      <w:r w:rsidR="00A979D9" w:rsidRPr="00376AFF">
        <w:rPr>
          <w:lang w:val="en-GB"/>
        </w:rPr>
        <w:t>and</w:t>
      </w:r>
      <w:r w:rsidRPr="00376AFF">
        <w:rPr>
          <w:lang w:val="en-GB"/>
        </w:rPr>
        <w:t xml:space="preserve"> “.pvd”</w:t>
      </w:r>
      <w:r w:rsidR="00A979D9" w:rsidRPr="00376AFF">
        <w:rPr>
          <w:lang w:val="en-GB"/>
        </w:rPr>
        <w:t xml:space="preserve"> file formats)</w:t>
      </w:r>
      <w:r w:rsidRPr="00376AFF">
        <w:rPr>
          <w:lang w:val="en-GB"/>
        </w:rPr>
        <w:t xml:space="preserve"> </w:t>
      </w:r>
      <w:r w:rsidR="00A979D9" w:rsidRPr="00376AFF">
        <w:rPr>
          <w:lang w:val="en-GB"/>
        </w:rPr>
        <w:t xml:space="preserve">for </w:t>
      </w:r>
      <w:r w:rsidRPr="00376AFF">
        <w:rPr>
          <w:lang w:val="en-GB"/>
        </w:rPr>
        <w:t>Paraview (</w:t>
      </w:r>
      <w:r w:rsidR="00A979D9" w:rsidRPr="00376AFF">
        <w:rPr>
          <w:lang w:val="en-GB"/>
        </w:rPr>
        <w:t xml:space="preserve">graphic </w:t>
      </w:r>
      <w:r w:rsidRPr="00376AFF">
        <w:rPr>
          <w:lang w:val="en-GB"/>
        </w:rPr>
        <w:t>FOSS)</w:t>
      </w:r>
      <w:r w:rsidR="00A979D9" w:rsidRPr="00376AFF">
        <w:rPr>
          <w:lang w:val="en-GB"/>
        </w:rPr>
        <w:t xml:space="preserve"> visualization</w:t>
      </w:r>
      <w:r w:rsidRPr="00376AFF">
        <w:rPr>
          <w:lang w:val="en-GB"/>
        </w:rPr>
        <w:t>;</w:t>
      </w:r>
    </w:p>
    <w:p w14:paraId="2FCAD51B" w14:textId="77777777"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r w:rsidR="0063576B" w:rsidRPr="00376AFF">
        <w:rPr>
          <w:lang w:val="en-GB"/>
        </w:rPr>
        <w:t>“.vtk”</w:t>
      </w:r>
      <w:r w:rsidRPr="00376AFF">
        <w:rPr>
          <w:lang w:val="en-GB"/>
        </w:rPr>
        <w:t xml:space="preserve"> format for </w:t>
      </w:r>
      <w:r w:rsidR="0063576B" w:rsidRPr="00376AFF">
        <w:rPr>
          <w:lang w:val="en-GB"/>
        </w:rPr>
        <w:t>Paraview);</w:t>
      </w:r>
    </w:p>
    <w:p w14:paraId="135E2E99"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
    <w:p w14:paraId="1F2E697E"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 xml:space="preserve">“Body_dynamics”). </w:t>
      </w:r>
    </w:p>
    <w:p w14:paraId="5291CC4E" w14:textId="77777777" w:rsidR="00C950F3" w:rsidRPr="00376AFF" w:rsidRDefault="00C950F3" w:rsidP="00C950F3">
      <w:pPr>
        <w:spacing w:after="0" w:line="240" w:lineRule="auto"/>
        <w:jc w:val="both"/>
        <w:rPr>
          <w:rFonts w:ascii="Times New Roman" w:hAnsi="Times New Roman"/>
          <w:sz w:val="24"/>
          <w:szCs w:val="24"/>
        </w:rPr>
      </w:pPr>
      <w:commentRangeStart w:id="895"/>
      <w:r w:rsidRPr="00376AFF">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3E57BBC1" w14:textId="77777777" w:rsidR="00C950F3" w:rsidRPr="00376AFF" w:rsidRDefault="00C950F3" w:rsidP="00C950F3">
      <w:pPr>
        <w:pStyle w:val="Paragrafoelenco"/>
        <w:numPr>
          <w:ilvl w:val="0"/>
          <w:numId w:val="17"/>
        </w:numPr>
        <w:rPr>
          <w:lang w:val="en-GB"/>
        </w:rPr>
      </w:pPr>
      <w:r w:rsidRPr="00376AFF">
        <w:rPr>
          <w:lang w:val="en-GB"/>
        </w:rPr>
        <w:t>while assessing contributions to the interpolation for the monitoring element from fluid particles, find the closest fluid particle within the kernel support of the monitoring element;</w:t>
      </w:r>
    </w:p>
    <w:p w14:paraId="46CAB8C6" w14:textId="77777777" w:rsidR="0063576B" w:rsidRPr="00376AFF" w:rsidRDefault="00C950F3" w:rsidP="00C950F3">
      <w:pPr>
        <w:pStyle w:val="Paragrafoelenco"/>
        <w:numPr>
          <w:ilvl w:val="0"/>
          <w:numId w:val="17"/>
        </w:numPr>
        <w:jc w:val="both"/>
        <w:rPr>
          <w:lang w:val="en-GB"/>
        </w:rPr>
      </w:pPr>
      <w:r w:rsidRPr="00376AFF">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895"/>
      <w:r w:rsidRPr="00376AFF">
        <w:rPr>
          <w:rStyle w:val="Rimandocommento"/>
          <w:szCs w:val="20"/>
          <w:lang w:val="en-GB"/>
        </w:rPr>
        <w:commentReference w:id="895"/>
      </w:r>
    </w:p>
    <w:p w14:paraId="6A1F5FB7" w14:textId="77777777" w:rsidR="007216CE" w:rsidRPr="00376AFF" w:rsidRDefault="007216CE" w:rsidP="007216CE">
      <w:pPr>
        <w:spacing w:after="0" w:line="240" w:lineRule="auto"/>
        <w:jc w:val="both"/>
        <w:rPr>
          <w:ins w:id="896" w:author="Amicarelli Andrea (RSE)" w:date="2020-04-13T16:55:00Z"/>
          <w:rFonts w:ascii="Times New Roman" w:hAnsi="Times New Roman"/>
          <w:sz w:val="24"/>
          <w:szCs w:val="24"/>
        </w:rPr>
      </w:pPr>
      <w:ins w:id="897" w:author="Amicarelli Andrea (RSE)" w:date="2020-04-13T16:55:00Z">
        <w:r w:rsidRPr="00376AFF">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14:paraId="50A7DCE0" w14:textId="77777777" w:rsidR="006F345C" w:rsidRPr="00376AFF" w:rsidRDefault="006F345C" w:rsidP="0063576B">
      <w:pPr>
        <w:spacing w:after="0" w:line="240" w:lineRule="auto"/>
        <w:jc w:val="both"/>
        <w:rPr>
          <w:sz w:val="24"/>
          <w:szCs w:val="24"/>
        </w:rPr>
      </w:pPr>
    </w:p>
    <w:p w14:paraId="52D15EB5" w14:textId="77777777" w:rsidR="0063576B" w:rsidRPr="00376AFF" w:rsidRDefault="00A979D9" w:rsidP="009A174B">
      <w:pPr>
        <w:pStyle w:val="Amicarellititle3"/>
        <w:numPr>
          <w:ilvl w:val="2"/>
          <w:numId w:val="44"/>
        </w:numPr>
        <w:ind w:left="1225" w:hanging="505"/>
        <w:rPr>
          <w:lang w:val="en-GB"/>
        </w:rPr>
      </w:pPr>
      <w:bookmarkStart w:id="898" w:name="_Toc447005733"/>
      <w:bookmarkStart w:id="899" w:name="_Toc86930661"/>
      <w:r w:rsidRPr="00376AFF">
        <w:rPr>
          <w:lang w:val="en-GB"/>
        </w:rPr>
        <w:t xml:space="preserve">Program units for </w:t>
      </w:r>
      <w:r w:rsidR="0063576B" w:rsidRPr="00376AFF">
        <w:rPr>
          <w:lang w:val="en-GB"/>
        </w:rPr>
        <w:t>pre-processing</w:t>
      </w:r>
      <w:bookmarkEnd w:id="898"/>
      <w:bookmarkEnd w:id="899"/>
    </w:p>
    <w:p w14:paraId="452B1DB8" w14:textId="1917FC54"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“Pre_processing” </w:t>
      </w:r>
      <w:r w:rsidRPr="00376AFF">
        <w:rPr>
          <w:rFonts w:ascii="Times New Roman" w:hAnsi="Times New Roman"/>
          <w:sz w:val="24"/>
          <w:szCs w:val="24"/>
        </w:rPr>
        <w:t>cntains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sidRPr="006B40CB">
        <w:rPr>
          <w:rFonts w:ascii="Times New Roman" w:hAnsi="Times New Roman"/>
          <w:sz w:val="24"/>
          <w:szCs w:val="24"/>
        </w:rPr>
        <w:t>Table 11.15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14:paraId="221FFF20" w14:textId="77777777" w:rsidR="0063576B" w:rsidRPr="00376AFF" w:rsidRDefault="00A979D9" w:rsidP="00034CDC">
      <w:pPr>
        <w:pStyle w:val="Paragrafoelenco"/>
        <w:numPr>
          <w:ilvl w:val="0"/>
          <w:numId w:val="18"/>
        </w:numPr>
        <w:jc w:val="both"/>
        <w:rPr>
          <w:lang w:val="en-GB"/>
        </w:rPr>
      </w:pPr>
      <w:r w:rsidRPr="00376AFF">
        <w:rPr>
          <w:lang w:val="en-GB"/>
        </w:rPr>
        <w:t>main input file (</w:t>
      </w:r>
      <w:r w:rsidR="0063576B" w:rsidRPr="00376AFF">
        <w:rPr>
          <w:lang w:val="en-GB"/>
        </w:rPr>
        <w:t xml:space="preserve">“.inp”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14:paraId="408B3BF4" w14:textId="77777777"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(“surface_mesh_list.inp”);</w:t>
      </w:r>
    </w:p>
    <w:p w14:paraId="3887C480" w14:textId="77777777"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r w:rsidR="0063576B" w:rsidRPr="00376AFF">
        <w:rPr>
          <w:lang w:val="en-GB"/>
        </w:rPr>
        <w:t>“.ply”</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r w:rsidR="0063576B" w:rsidRPr="00376AFF">
        <w:rPr>
          <w:lang w:val="en-GB"/>
        </w:rPr>
        <w:t>S</w:t>
      </w:r>
      <w:r w:rsidRPr="00376AFF">
        <w:rPr>
          <w:lang w:val="en-GB"/>
        </w:rPr>
        <w:t>nappyHexMesh</w:t>
      </w:r>
      <w:r w:rsidR="00907E72" w:rsidRPr="00376AFF">
        <w:rPr>
          <w:lang w:val="en-GB"/>
        </w:rPr>
        <w:t xml:space="preserve"> </w:t>
      </w:r>
      <w:r w:rsidRPr="00376AFF">
        <w:rPr>
          <w:lang w:val="en-GB"/>
        </w:rPr>
        <w:t xml:space="preserve">(FOSS mesh generator, </w:t>
      </w:r>
      <w:r w:rsidR="00907E72" w:rsidRPr="00376AFF">
        <w:rPr>
          <w:lang w:val="en-GB"/>
        </w:rPr>
        <w:t>OpenCFD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Paraview</w:t>
      </w:r>
      <w:r w:rsidR="00907E72" w:rsidRPr="00376AFF">
        <w:rPr>
          <w:lang w:val="en-GB"/>
        </w:rPr>
        <w:t>.</w:t>
      </w:r>
    </w:p>
    <w:p w14:paraId="4B8A3991" w14:textId="77777777" w:rsidR="00A40270" w:rsidRPr="00376AFF" w:rsidRDefault="00A40270" w:rsidP="00A40270">
      <w:pPr>
        <w:jc w:val="both"/>
      </w:pPr>
    </w:p>
    <w:p w14:paraId="10CF4C11" w14:textId="77777777"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14:paraId="53977225" w14:textId="77777777" w:rsidTr="005D1DA9">
        <w:trPr>
          <w:trHeight w:val="301"/>
        </w:trPr>
        <w:tc>
          <w:tcPr>
            <w:tcW w:w="1439" w:type="pct"/>
            <w:tcBorders>
              <w:top w:val="nil"/>
              <w:left w:val="nil"/>
              <w:bottom w:val="nil"/>
              <w:right w:val="nil"/>
            </w:tcBorders>
            <w:shd w:val="clear" w:color="auto" w:fill="auto"/>
            <w:hideMark/>
          </w:tcPr>
          <w:p w14:paraId="7BA5DA39"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24B1C9CD"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14:paraId="796E4BAA" w14:textId="77777777" w:rsidTr="005D1DA9">
        <w:trPr>
          <w:trHeight w:val="301"/>
        </w:trPr>
        <w:tc>
          <w:tcPr>
            <w:tcW w:w="1439" w:type="pct"/>
            <w:tcBorders>
              <w:top w:val="nil"/>
              <w:left w:val="nil"/>
              <w:bottom w:val="nil"/>
              <w:right w:val="nil"/>
            </w:tcBorders>
            <w:shd w:val="clear" w:color="auto" w:fill="auto"/>
          </w:tcPr>
          <w:p w14:paraId="7402E9E1"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14:paraId="2ED340E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E129B8" w14:paraId="6839D2A6" w14:textId="77777777" w:rsidTr="005D1DA9">
        <w:trPr>
          <w:trHeight w:val="301"/>
        </w:trPr>
        <w:tc>
          <w:tcPr>
            <w:tcW w:w="1439" w:type="pct"/>
            <w:tcBorders>
              <w:top w:val="nil"/>
              <w:left w:val="nil"/>
              <w:bottom w:val="nil"/>
              <w:right w:val="nil"/>
            </w:tcBorders>
            <w:shd w:val="clear" w:color="auto" w:fill="auto"/>
          </w:tcPr>
          <w:p w14:paraId="17599FDD"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14:paraId="6456925C" w14:textId="7152475E" w:rsidR="0063576B" w:rsidRPr="00E129B8" w:rsidRDefault="0063576B" w:rsidP="005D1DA9">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Module to define derived types of both dynamically and statically allocated variables.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788283570"/>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Manenti et al., 2012</w:t>
            </w:r>
            <w:r w:rsidR="00E81ECE">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1146553037"/>
                <w:citation/>
              </w:sdtPr>
              <w:sdtEndPr/>
              <w:sdtContent>
                <w:r w:rsidR="00E81ECE">
                  <w:rPr>
                    <w:rFonts w:ascii="Times New Roman" w:eastAsia="Times New Roman" w:hAnsi="Times New Roman"/>
                    <w:bCs/>
                    <w:color w:val="000000"/>
                    <w:sz w:val="20"/>
                    <w:szCs w:val="20"/>
                    <w:lang w:val="it-IT" w:eastAsia="en-GB"/>
                  </w:rPr>
                  <w:fldChar w:fldCharType="begin"/>
                </w:r>
                <w:r w:rsidR="00E81ECE">
                  <w:rPr>
                    <w:rFonts w:ascii="Times New Roman" w:eastAsia="Times New Roman" w:hAnsi="Times New Roman"/>
                    <w:bCs/>
                    <w:color w:val="000000"/>
                    <w:sz w:val="20"/>
                    <w:szCs w:val="20"/>
                    <w:lang w:val="it-IT" w:eastAsia="en-GB"/>
                  </w:rPr>
                  <w:instrText xml:space="preserve"> CITATION Man12 \l 1040 </w:instrText>
                </w:r>
                <w:r w:rsidR="00E81ECE">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[4]</w:t>
                </w:r>
                <w:r w:rsidR="00E81ECE">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Amicarelli et al., 2013,</w:t>
            </w:r>
            <w:sdt>
              <w:sdtPr>
                <w:rPr>
                  <w:rFonts w:ascii="Times New Roman" w:eastAsia="Times New Roman" w:hAnsi="Times New Roman"/>
                  <w:bCs/>
                  <w:color w:val="000000"/>
                  <w:sz w:val="20"/>
                  <w:szCs w:val="20"/>
                  <w:lang w:val="it-IT" w:eastAsia="en-GB"/>
                </w:rPr>
                <w:id w:val="-805858691"/>
                <w:citation/>
              </w:sdtPr>
              <w:sdtEndPr/>
              <w:sdtContent>
                <w:r w:rsidR="00E81ECE">
                  <w:rPr>
                    <w:rFonts w:ascii="Times New Roman" w:eastAsia="Times New Roman" w:hAnsi="Times New Roman"/>
                    <w:bCs/>
                    <w:color w:val="000000"/>
                    <w:sz w:val="20"/>
                    <w:szCs w:val="20"/>
                    <w:lang w:val="it-IT"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 Amicarelli et al., 2015,</w:t>
            </w:r>
            <w:sdt>
              <w:sdtPr>
                <w:rPr>
                  <w:rFonts w:ascii="Times New Roman" w:eastAsia="Times New Roman" w:hAnsi="Times New Roman"/>
                  <w:bCs/>
                  <w:color w:val="000000"/>
                  <w:sz w:val="20"/>
                  <w:szCs w:val="20"/>
                  <w:lang w:val="it-IT" w:eastAsia="en-GB"/>
                </w:rPr>
                <w:id w:val="950669641"/>
                <w:citation/>
              </w:sdtPr>
              <w:sdtEndPr/>
              <w:sdtContent>
                <w:r w:rsidR="00AB6BBF">
                  <w:rPr>
                    <w:rFonts w:ascii="Times New Roman" w:eastAsia="Times New Roman" w:hAnsi="Times New Roman"/>
                    <w:bCs/>
                    <w:color w:val="000000"/>
                    <w:sz w:val="20"/>
                    <w:szCs w:val="20"/>
                    <w:lang w:val="it-IT"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63576B" w:rsidRPr="00376AFF" w14:paraId="4EA34B17" w14:textId="77777777" w:rsidTr="005D1DA9">
        <w:trPr>
          <w:trHeight w:val="301"/>
        </w:trPr>
        <w:tc>
          <w:tcPr>
            <w:tcW w:w="1439" w:type="pct"/>
            <w:tcBorders>
              <w:top w:val="nil"/>
              <w:left w:val="nil"/>
              <w:bottom w:val="nil"/>
              <w:right w:val="nil"/>
            </w:tcBorders>
            <w:shd w:val="clear" w:color="auto" w:fill="auto"/>
          </w:tcPr>
          <w:p w14:paraId="0D53147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14:paraId="474574EC"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14:paraId="077CF0DE" w14:textId="77777777" w:rsidTr="005D1DA9">
        <w:trPr>
          <w:trHeight w:val="301"/>
        </w:trPr>
        <w:tc>
          <w:tcPr>
            <w:tcW w:w="1439" w:type="pct"/>
            <w:tcBorders>
              <w:top w:val="nil"/>
              <w:left w:val="nil"/>
              <w:bottom w:val="nil"/>
              <w:right w:val="nil"/>
            </w:tcBorders>
            <w:shd w:val="clear" w:color="auto" w:fill="auto"/>
          </w:tcPr>
          <w:p w14:paraId="6984848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14:paraId="1BDCFA59"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14:paraId="05B847A0" w14:textId="77777777" w:rsidTr="005D1DA9">
        <w:trPr>
          <w:trHeight w:val="301"/>
        </w:trPr>
        <w:tc>
          <w:tcPr>
            <w:tcW w:w="1439" w:type="pct"/>
            <w:tcBorders>
              <w:top w:val="nil"/>
              <w:left w:val="nil"/>
              <w:bottom w:val="nil"/>
              <w:right w:val="nil"/>
            </w:tcBorders>
            <w:shd w:val="clear" w:color="auto" w:fill="auto"/>
          </w:tcPr>
          <w:p w14:paraId="5F312187"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14:paraId="7AE030AD" w14:textId="0730828E"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w:t>
            </w:r>
            <w:sdt>
              <w:sdtPr>
                <w:rPr>
                  <w:rFonts w:ascii="Times New Roman" w:eastAsia="Times New Roman" w:hAnsi="Times New Roman"/>
                  <w:bCs/>
                  <w:color w:val="000000"/>
                  <w:sz w:val="20"/>
                  <w:szCs w:val="20"/>
                  <w:lang w:eastAsia="en-GB"/>
                </w:rPr>
                <w:id w:val="-98715855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63576B" w:rsidRPr="00376AFF" w14:paraId="083504C2" w14:textId="77777777" w:rsidTr="005D1DA9">
        <w:trPr>
          <w:trHeight w:val="301"/>
        </w:trPr>
        <w:tc>
          <w:tcPr>
            <w:tcW w:w="1439" w:type="pct"/>
            <w:tcBorders>
              <w:top w:val="nil"/>
              <w:left w:val="nil"/>
              <w:bottom w:val="nil"/>
              <w:right w:val="nil"/>
            </w:tcBorders>
            <w:shd w:val="clear" w:color="auto" w:fill="auto"/>
          </w:tcPr>
          <w:p w14:paraId="09A0727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14:paraId="6B53C838"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14:paraId="6FADAF49" w14:textId="77777777" w:rsidTr="005D1DA9">
        <w:trPr>
          <w:trHeight w:val="301"/>
        </w:trPr>
        <w:tc>
          <w:tcPr>
            <w:tcW w:w="1439" w:type="pct"/>
            <w:tcBorders>
              <w:top w:val="nil"/>
              <w:left w:val="nil"/>
              <w:bottom w:val="nil"/>
              <w:right w:val="nil"/>
            </w:tcBorders>
            <w:shd w:val="clear" w:color="auto" w:fill="auto"/>
          </w:tcPr>
          <w:p w14:paraId="7504360E"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14:paraId="3D9A9E0A"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14:paraId="752A728F" w14:textId="20DBD20C" w:rsidR="0063576B" w:rsidRPr="00E129B8" w:rsidRDefault="0063576B" w:rsidP="0063576B">
      <w:pPr>
        <w:spacing w:after="0" w:line="240" w:lineRule="auto"/>
        <w:jc w:val="center"/>
        <w:rPr>
          <w:rFonts w:ascii="Times New Roman" w:hAnsi="Times New Roman"/>
          <w:szCs w:val="24"/>
          <w:lang w:val="fr-FR"/>
        </w:rPr>
      </w:pPr>
      <w:bookmarkStart w:id="900" w:name="_Ref447801052"/>
      <w:r w:rsidRPr="00E129B8">
        <w:rPr>
          <w:rFonts w:ascii="Times New Roman" w:hAnsi="Times New Roman"/>
          <w:szCs w:val="24"/>
          <w:lang w:val="fr-FR"/>
        </w:rPr>
        <w:t xml:space="preserve">Table </w:t>
      </w:r>
      <w:r w:rsidRPr="00376AFF">
        <w:rPr>
          <w:rFonts w:ascii="Times New Roman" w:hAnsi="Times New Roman"/>
          <w:szCs w:val="24"/>
        </w:rPr>
        <w:fldChar w:fldCharType="begin"/>
      </w:r>
      <w:r w:rsidRPr="00E129B8">
        <w:rPr>
          <w:rFonts w:ascii="Times New Roman" w:hAnsi="Times New Roman"/>
          <w:szCs w:val="24"/>
          <w:lang w:val="fr-FR"/>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lang w:val="fr-FR"/>
        </w:rPr>
        <w:t>11</w:t>
      </w:r>
      <w:r w:rsidRPr="00376AFF">
        <w:rPr>
          <w:rFonts w:ascii="Times New Roman" w:hAnsi="Times New Roman"/>
          <w:szCs w:val="24"/>
        </w:rPr>
        <w:fldChar w:fldCharType="end"/>
      </w:r>
      <w:r w:rsidRPr="00E129B8">
        <w:rPr>
          <w:rFonts w:ascii="Times New Roman" w:hAnsi="Times New Roman"/>
          <w:szCs w:val="24"/>
          <w:lang w:val="fr-FR"/>
        </w:rPr>
        <w:t>.</w:t>
      </w:r>
      <w:r w:rsidRPr="00376AFF">
        <w:rPr>
          <w:rFonts w:ascii="Times New Roman" w:hAnsi="Times New Roman"/>
          <w:szCs w:val="24"/>
        </w:rPr>
        <w:fldChar w:fldCharType="begin"/>
      </w:r>
      <w:r w:rsidRPr="00E129B8">
        <w:rPr>
          <w:rFonts w:ascii="Times New Roman" w:hAnsi="Times New Roman"/>
          <w:szCs w:val="24"/>
          <w:lang w:val="fr-FR"/>
        </w:rPr>
        <w:instrText xml:space="preserve"> SEQ Table \* ARABIC \s 1 </w:instrText>
      </w:r>
      <w:r w:rsidRPr="00376AFF">
        <w:rPr>
          <w:rFonts w:ascii="Times New Roman" w:hAnsi="Times New Roman"/>
          <w:szCs w:val="24"/>
        </w:rPr>
        <w:fldChar w:fldCharType="separate"/>
      </w:r>
      <w:r w:rsidR="006B40CB">
        <w:rPr>
          <w:rFonts w:ascii="Times New Roman" w:hAnsi="Times New Roman"/>
          <w:noProof/>
          <w:szCs w:val="24"/>
          <w:lang w:val="fr-FR"/>
        </w:rPr>
        <w:t>12</w:t>
      </w:r>
      <w:r w:rsidRPr="00376AFF">
        <w:rPr>
          <w:rFonts w:ascii="Times New Roman" w:hAnsi="Times New Roman"/>
          <w:szCs w:val="24"/>
        </w:rPr>
        <w:fldChar w:fldCharType="end"/>
      </w:r>
      <w:bookmarkEnd w:id="900"/>
      <w:r w:rsidRPr="00E129B8">
        <w:rPr>
          <w:rFonts w:ascii="Times New Roman" w:hAnsi="Times New Roman"/>
          <w:szCs w:val="24"/>
          <w:lang w:val="fr-FR"/>
        </w:rPr>
        <w:t xml:space="preserve">. Fortran </w:t>
      </w:r>
      <w:r w:rsidR="00010640" w:rsidRPr="00E129B8">
        <w:rPr>
          <w:rFonts w:ascii="Times New Roman" w:hAnsi="Times New Roman"/>
          <w:szCs w:val="24"/>
          <w:lang w:val="fr-FR"/>
        </w:rPr>
        <w:t xml:space="preserve">modules </w:t>
      </w:r>
      <w:r w:rsidRPr="00E129B8">
        <w:rPr>
          <w:rFonts w:ascii="Times New Roman" w:hAnsi="Times New Roman"/>
          <w:szCs w:val="24"/>
          <w:lang w:val="fr-FR"/>
        </w:rPr>
        <w:t>(“Modules”; SPHERA v.</w:t>
      </w:r>
      <w:r w:rsidR="00C54D72" w:rsidRPr="00E129B8">
        <w:rPr>
          <w:rFonts w:ascii="Times New Roman" w:hAnsi="Times New Roman"/>
          <w:szCs w:val="24"/>
          <w:lang w:val="fr-FR"/>
        </w:rPr>
        <w:t>9.0.0</w:t>
      </w:r>
      <w:r w:rsidRPr="00E129B8">
        <w:rPr>
          <w:rFonts w:ascii="Times New Roman" w:hAnsi="Times New Roman"/>
          <w:szCs w:val="24"/>
          <w:lang w:val="fr-FR"/>
        </w:rPr>
        <w:t>).</w:t>
      </w:r>
    </w:p>
    <w:p w14:paraId="7879DFA4" w14:textId="77777777" w:rsidR="00A40270" w:rsidRPr="00E129B8"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376AFF" w14:paraId="15AA8A7A" w14:textId="77777777" w:rsidTr="00822C58">
        <w:trPr>
          <w:trHeight w:val="301"/>
        </w:trPr>
        <w:tc>
          <w:tcPr>
            <w:tcW w:w="1439" w:type="pct"/>
            <w:tcBorders>
              <w:top w:val="nil"/>
              <w:left w:val="nil"/>
              <w:bottom w:val="nil"/>
              <w:right w:val="nil"/>
            </w:tcBorders>
            <w:shd w:val="clear" w:color="auto" w:fill="auto"/>
            <w:hideMark/>
          </w:tcPr>
          <w:p w14:paraId="768594F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DB14B8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450B7DF" w14:textId="77777777" w:rsidTr="00822C58">
        <w:trPr>
          <w:trHeight w:val="301"/>
        </w:trPr>
        <w:tc>
          <w:tcPr>
            <w:tcW w:w="1439" w:type="pct"/>
            <w:tcBorders>
              <w:top w:val="nil"/>
              <w:left w:val="nil"/>
              <w:bottom w:val="nil"/>
              <w:right w:val="nil"/>
            </w:tcBorders>
            <w:shd w:val="clear" w:color="auto" w:fill="auto"/>
          </w:tcPr>
          <w:p w14:paraId="4A8F32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14:paraId="729049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14:paraId="06EAE6F0" w14:textId="77777777" w:rsidTr="00822C58">
        <w:trPr>
          <w:trHeight w:val="301"/>
        </w:trPr>
        <w:tc>
          <w:tcPr>
            <w:tcW w:w="1439" w:type="pct"/>
            <w:tcBorders>
              <w:top w:val="nil"/>
              <w:left w:val="nil"/>
              <w:bottom w:val="nil"/>
              <w:right w:val="nil"/>
            </w:tcBorders>
            <w:shd w:val="clear" w:color="auto" w:fill="auto"/>
          </w:tcPr>
          <w:p w14:paraId="47AAA8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14:paraId="7913C7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(i,j,k) of the cell (nc) in a 3D domain with ni*nj*nk cells.</w:t>
            </w:r>
          </w:p>
        </w:tc>
      </w:tr>
      <w:tr w:rsidR="00EC217D" w:rsidRPr="00376AFF" w14:paraId="1DF10EDF" w14:textId="77777777" w:rsidTr="00822C58">
        <w:trPr>
          <w:trHeight w:val="301"/>
        </w:trPr>
        <w:tc>
          <w:tcPr>
            <w:tcW w:w="1439" w:type="pct"/>
            <w:tcBorders>
              <w:top w:val="nil"/>
              <w:left w:val="nil"/>
              <w:bottom w:val="nil"/>
              <w:right w:val="nil"/>
            </w:tcBorders>
            <w:shd w:val="clear" w:color="auto" w:fill="auto"/>
          </w:tcPr>
          <w:p w14:paraId="7CAA2C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14:paraId="2769B92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cell of indices  (i,j,k).</w:t>
            </w:r>
          </w:p>
        </w:tc>
      </w:tr>
      <w:tr w:rsidR="00EC217D" w:rsidRPr="00376AFF" w14:paraId="7997FA82" w14:textId="77777777" w:rsidTr="00822C58">
        <w:trPr>
          <w:trHeight w:val="419"/>
        </w:trPr>
        <w:tc>
          <w:tcPr>
            <w:tcW w:w="1439" w:type="pct"/>
            <w:tcBorders>
              <w:top w:val="nil"/>
              <w:left w:val="nil"/>
              <w:bottom w:val="nil"/>
              <w:right w:val="nil"/>
            </w:tcBorders>
            <w:shd w:val="clear" w:color="auto" w:fill="auto"/>
          </w:tcPr>
          <w:p w14:paraId="43D444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14:paraId="415875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14:paraId="3737697C" w14:textId="77777777" w:rsidTr="00822C58">
        <w:trPr>
          <w:trHeight w:val="301"/>
        </w:trPr>
        <w:tc>
          <w:tcPr>
            <w:tcW w:w="1439" w:type="pct"/>
            <w:tcBorders>
              <w:top w:val="nil"/>
              <w:left w:val="nil"/>
              <w:bottom w:val="nil"/>
              <w:right w:val="nil"/>
            </w:tcBorders>
            <w:shd w:val="clear" w:color="auto" w:fill="auto"/>
          </w:tcPr>
          <w:p w14:paraId="567245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14:paraId="78E6542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E70E8B8" w14:textId="77777777" w:rsidTr="00822C58">
        <w:trPr>
          <w:trHeight w:val="301"/>
        </w:trPr>
        <w:tc>
          <w:tcPr>
            <w:tcW w:w="1439" w:type="pct"/>
            <w:tcBorders>
              <w:top w:val="nil"/>
              <w:left w:val="nil"/>
              <w:bottom w:val="nil"/>
              <w:right w:val="nil"/>
            </w:tcBorders>
            <w:shd w:val="clear" w:color="auto" w:fill="auto"/>
          </w:tcPr>
          <w:p w14:paraId="63D683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14:paraId="378759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14:paraId="709F1E5D" w14:textId="77777777" w:rsidTr="00822C58">
        <w:trPr>
          <w:trHeight w:val="301"/>
        </w:trPr>
        <w:tc>
          <w:tcPr>
            <w:tcW w:w="1439" w:type="pct"/>
            <w:tcBorders>
              <w:top w:val="nil"/>
              <w:left w:val="nil"/>
              <w:bottom w:val="nil"/>
              <w:right w:val="nil"/>
            </w:tcBorders>
            <w:shd w:val="clear" w:color="auto" w:fill="auto"/>
          </w:tcPr>
          <w:p w14:paraId="2C9CCB3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14:paraId="162DA8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14:paraId="1D5149BA" w14:textId="77777777" w:rsidTr="00822C58">
        <w:trPr>
          <w:trHeight w:val="301"/>
        </w:trPr>
        <w:tc>
          <w:tcPr>
            <w:tcW w:w="1439" w:type="pct"/>
            <w:tcBorders>
              <w:top w:val="nil"/>
              <w:left w:val="nil"/>
              <w:bottom w:val="nil"/>
              <w:right w:val="nil"/>
            </w:tcBorders>
            <w:shd w:val="clear" w:color="auto" w:fill="auto"/>
          </w:tcPr>
          <w:p w14:paraId="235CC8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14:paraId="397374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14:paraId="528635B8" w14:textId="7635BF5C" w:rsidR="00EC217D" w:rsidRPr="00376AFF" w:rsidRDefault="00ED6D25" w:rsidP="00ED6D25">
      <w:pPr>
        <w:spacing w:after="0" w:line="240" w:lineRule="auto"/>
        <w:jc w:val="center"/>
        <w:rPr>
          <w:rFonts w:ascii="Times New Roman" w:hAnsi="Times New Roman"/>
          <w:szCs w:val="24"/>
        </w:rPr>
      </w:pPr>
      <w:bookmarkStart w:id="901"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6B40CB">
        <w:rPr>
          <w:rFonts w:ascii="Times New Roman" w:hAnsi="Times New Roman"/>
          <w:noProof/>
          <w:szCs w:val="24"/>
        </w:rPr>
        <w:t>13</w:t>
      </w:r>
      <w:r w:rsidRPr="00376AFF">
        <w:rPr>
          <w:rFonts w:ascii="Times New Roman" w:hAnsi="Times New Roman"/>
          <w:szCs w:val="24"/>
        </w:rPr>
        <w:fldChar w:fldCharType="end"/>
      </w:r>
      <w:bookmarkEnd w:id="901"/>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operators and the interface detection </w:t>
      </w:r>
      <w:r w:rsidRPr="00376AFF">
        <w:rPr>
          <w:rFonts w:ascii="Times New Roman" w:hAnsi="Times New Roman"/>
          <w:szCs w:val="24"/>
        </w:rPr>
        <w:t>(“Neighbouring_Search”; SPHERA v.</w:t>
      </w:r>
      <w:r w:rsidR="00C54D72" w:rsidRPr="00376AFF">
        <w:rPr>
          <w:rFonts w:ascii="Times New Roman" w:hAnsi="Times New Roman"/>
          <w:szCs w:val="24"/>
        </w:rPr>
        <w:t>9.0.0</w:t>
      </w:r>
      <w:r w:rsidRPr="00376AFF">
        <w:rPr>
          <w:rFonts w:ascii="Times New Roman" w:hAnsi="Times New Roman"/>
          <w:szCs w:val="24"/>
        </w:rPr>
        <w:t>).</w:t>
      </w:r>
    </w:p>
    <w:p w14:paraId="01C7A2D3" w14:textId="77777777" w:rsidR="00ED6D25" w:rsidRPr="00376AFF" w:rsidRDefault="00ED6D25" w:rsidP="00ED6D25">
      <w:pPr>
        <w:spacing w:after="0" w:line="240" w:lineRule="auto"/>
        <w:jc w:val="center"/>
        <w:rPr>
          <w:rFonts w:ascii="Times New Roman" w:hAnsi="Times New Roman"/>
          <w:szCs w:val="24"/>
        </w:rPr>
      </w:pPr>
    </w:p>
    <w:p w14:paraId="62BE16FF" w14:textId="77777777" w:rsidR="00A40270" w:rsidRPr="00376AFF" w:rsidRDefault="00A40270" w:rsidP="00ED6D25">
      <w:pPr>
        <w:spacing w:after="0" w:line="240" w:lineRule="auto"/>
        <w:jc w:val="center"/>
        <w:rPr>
          <w:rFonts w:ascii="Times New Roman" w:hAnsi="Times New Roman"/>
          <w:szCs w:val="24"/>
        </w:rPr>
      </w:pPr>
    </w:p>
    <w:p w14:paraId="31852422" w14:textId="77777777" w:rsidR="004C3DF0" w:rsidRPr="00376AFF" w:rsidRDefault="004C3DF0" w:rsidP="00ED6D25">
      <w:pPr>
        <w:spacing w:after="0" w:line="240" w:lineRule="auto"/>
        <w:jc w:val="center"/>
        <w:rPr>
          <w:rFonts w:ascii="Times New Roman" w:hAnsi="Times New Roman"/>
          <w:szCs w:val="24"/>
        </w:rPr>
      </w:pPr>
    </w:p>
    <w:p w14:paraId="5BC8019E" w14:textId="77777777"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14:paraId="031F8631" w14:textId="77777777" w:rsidTr="0063576B">
        <w:trPr>
          <w:trHeight w:val="301"/>
        </w:trPr>
        <w:tc>
          <w:tcPr>
            <w:tcW w:w="1936" w:type="pct"/>
            <w:tcBorders>
              <w:top w:val="nil"/>
              <w:left w:val="nil"/>
              <w:bottom w:val="nil"/>
              <w:right w:val="nil"/>
            </w:tcBorders>
            <w:shd w:val="clear" w:color="auto" w:fill="auto"/>
            <w:hideMark/>
          </w:tcPr>
          <w:p w14:paraId="22F2FF5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14:paraId="5F3B5B04"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6E6C09D" w14:textId="77777777" w:rsidTr="0063576B">
        <w:trPr>
          <w:trHeight w:val="301"/>
        </w:trPr>
        <w:tc>
          <w:tcPr>
            <w:tcW w:w="1936" w:type="pct"/>
            <w:tcBorders>
              <w:top w:val="nil"/>
              <w:left w:val="nil"/>
              <w:bottom w:val="nil"/>
              <w:right w:val="nil"/>
            </w:tcBorders>
            <w:shd w:val="clear" w:color="auto" w:fill="auto"/>
          </w:tcPr>
          <w:p w14:paraId="6B6BC2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14:paraId="2005BB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14:paraId="7D75E7D9" w14:textId="77777777" w:rsidTr="0063576B">
        <w:trPr>
          <w:trHeight w:val="301"/>
        </w:trPr>
        <w:tc>
          <w:tcPr>
            <w:tcW w:w="1936" w:type="pct"/>
            <w:tcBorders>
              <w:top w:val="nil"/>
              <w:left w:val="nil"/>
              <w:bottom w:val="nil"/>
              <w:right w:val="nil"/>
            </w:tcBorders>
            <w:shd w:val="clear" w:color="auto" w:fill="auto"/>
          </w:tcPr>
          <w:p w14:paraId="2D7812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14:paraId="72673C0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14:paraId="50E1534E" w14:textId="77777777" w:rsidTr="0063576B">
        <w:trPr>
          <w:trHeight w:val="301"/>
        </w:trPr>
        <w:tc>
          <w:tcPr>
            <w:tcW w:w="1936" w:type="pct"/>
            <w:tcBorders>
              <w:top w:val="nil"/>
              <w:left w:val="nil"/>
              <w:bottom w:val="nil"/>
              <w:right w:val="nil"/>
            </w:tcBorders>
            <w:shd w:val="clear" w:color="auto" w:fill="auto"/>
          </w:tcPr>
          <w:p w14:paraId="2F4C68D8"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14:paraId="215EE76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14:paraId="18CC09B1" w14:textId="77777777" w:rsidTr="0063576B">
        <w:trPr>
          <w:trHeight w:val="301"/>
        </w:trPr>
        <w:tc>
          <w:tcPr>
            <w:tcW w:w="1936" w:type="pct"/>
            <w:tcBorders>
              <w:top w:val="nil"/>
              <w:left w:val="nil"/>
              <w:bottom w:val="nil"/>
              <w:right w:val="nil"/>
            </w:tcBorders>
            <w:shd w:val="clear" w:color="auto" w:fill="auto"/>
          </w:tcPr>
          <w:p w14:paraId="6F45CA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14:paraId="636AF1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14:paraId="5DFF526A" w14:textId="77777777" w:rsidTr="0063576B">
        <w:trPr>
          <w:trHeight w:val="301"/>
        </w:trPr>
        <w:tc>
          <w:tcPr>
            <w:tcW w:w="1936" w:type="pct"/>
            <w:tcBorders>
              <w:top w:val="nil"/>
              <w:left w:val="nil"/>
              <w:bottom w:val="nil"/>
              <w:right w:val="nil"/>
            </w:tcBorders>
            <w:shd w:val="clear" w:color="auto" w:fill="auto"/>
          </w:tcPr>
          <w:p w14:paraId="669C7D33"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14:paraId="1C7C0CA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376AFF" w14:paraId="0B35FA34" w14:textId="77777777" w:rsidTr="0063576B">
        <w:trPr>
          <w:trHeight w:val="301"/>
        </w:trPr>
        <w:tc>
          <w:tcPr>
            <w:tcW w:w="1936" w:type="pct"/>
            <w:tcBorders>
              <w:top w:val="nil"/>
              <w:left w:val="nil"/>
              <w:bottom w:val="nil"/>
              <w:right w:val="nil"/>
            </w:tcBorders>
            <w:shd w:val="clear" w:color="auto" w:fill="auto"/>
          </w:tcPr>
          <w:p w14:paraId="270999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14:paraId="364835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14:paraId="2DFE8DD3" w14:textId="77777777" w:rsidTr="0063576B">
        <w:trPr>
          <w:trHeight w:val="301"/>
        </w:trPr>
        <w:tc>
          <w:tcPr>
            <w:tcW w:w="1936" w:type="pct"/>
            <w:tcBorders>
              <w:top w:val="nil"/>
              <w:left w:val="nil"/>
              <w:bottom w:val="nil"/>
              <w:right w:val="nil"/>
            </w:tcBorders>
            <w:shd w:val="clear" w:color="auto" w:fill="auto"/>
          </w:tcPr>
          <w:p w14:paraId="30CC5670"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14:paraId="2A1CCD59"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14:paraId="7BC68F72" w14:textId="77777777" w:rsidTr="0063576B">
        <w:trPr>
          <w:trHeight w:val="301"/>
        </w:trPr>
        <w:tc>
          <w:tcPr>
            <w:tcW w:w="1936" w:type="pct"/>
            <w:tcBorders>
              <w:top w:val="nil"/>
              <w:left w:val="nil"/>
              <w:bottom w:val="nil"/>
              <w:right w:val="nil"/>
            </w:tcBorders>
            <w:shd w:val="clear" w:color="auto" w:fill="auto"/>
          </w:tcPr>
          <w:p w14:paraId="19939D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14:paraId="4F1BE25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14:paraId="0A7114E9" w14:textId="77777777" w:rsidTr="0063576B">
        <w:trPr>
          <w:trHeight w:val="301"/>
        </w:trPr>
        <w:tc>
          <w:tcPr>
            <w:tcW w:w="1936" w:type="pct"/>
            <w:tcBorders>
              <w:top w:val="nil"/>
              <w:left w:val="nil"/>
              <w:bottom w:val="nil"/>
              <w:right w:val="nil"/>
            </w:tcBorders>
            <w:shd w:val="clear" w:color="auto" w:fill="auto"/>
          </w:tcPr>
          <w:p w14:paraId="0B7A0DF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Memo_Results</w:t>
            </w:r>
          </w:p>
        </w:tc>
        <w:tc>
          <w:tcPr>
            <w:tcW w:w="3064" w:type="pct"/>
            <w:tcBorders>
              <w:top w:val="nil"/>
              <w:left w:val="nil"/>
              <w:bottom w:val="nil"/>
              <w:right w:val="nil"/>
            </w:tcBorders>
            <w:shd w:val="clear" w:color="auto" w:fill="auto"/>
          </w:tcPr>
          <w:p w14:paraId="64757E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14:paraId="36AC3460" w14:textId="77777777" w:rsidTr="0063576B">
        <w:trPr>
          <w:trHeight w:val="301"/>
        </w:trPr>
        <w:tc>
          <w:tcPr>
            <w:tcW w:w="1936" w:type="pct"/>
            <w:tcBorders>
              <w:top w:val="nil"/>
              <w:left w:val="nil"/>
              <w:bottom w:val="nil"/>
              <w:right w:val="nil"/>
            </w:tcBorders>
            <w:shd w:val="clear" w:color="auto" w:fill="auto"/>
          </w:tcPr>
          <w:p w14:paraId="2F3BE8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14:paraId="2861454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14:paraId="15E09549" w14:textId="77777777" w:rsidTr="0063576B">
        <w:trPr>
          <w:trHeight w:val="301"/>
        </w:trPr>
        <w:tc>
          <w:tcPr>
            <w:tcW w:w="1936" w:type="pct"/>
            <w:tcBorders>
              <w:top w:val="nil"/>
              <w:left w:val="nil"/>
              <w:bottom w:val="nil"/>
              <w:right w:val="nil"/>
            </w:tcBorders>
            <w:shd w:val="clear" w:color="auto" w:fill="auto"/>
          </w:tcPr>
          <w:p w14:paraId="0762107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14:paraId="581E1A3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376AFF" w14:paraId="17EDEBBA" w14:textId="77777777" w:rsidTr="0063576B">
        <w:trPr>
          <w:trHeight w:val="301"/>
        </w:trPr>
        <w:tc>
          <w:tcPr>
            <w:tcW w:w="1936" w:type="pct"/>
            <w:tcBorders>
              <w:top w:val="nil"/>
              <w:left w:val="nil"/>
              <w:bottom w:val="nil"/>
              <w:right w:val="nil"/>
            </w:tcBorders>
            <w:shd w:val="clear" w:color="auto" w:fill="auto"/>
          </w:tcPr>
          <w:p w14:paraId="63CBDB2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14:paraId="1EA4160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3BF563" w14:textId="77777777" w:rsidTr="0063576B">
        <w:trPr>
          <w:trHeight w:val="419"/>
        </w:trPr>
        <w:tc>
          <w:tcPr>
            <w:tcW w:w="1936" w:type="pct"/>
            <w:tcBorders>
              <w:top w:val="nil"/>
              <w:left w:val="nil"/>
              <w:bottom w:val="nil"/>
              <w:right w:val="nil"/>
            </w:tcBorders>
            <w:shd w:val="clear" w:color="auto" w:fill="auto"/>
          </w:tcPr>
          <w:p w14:paraId="1D7908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14:paraId="474BC1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14:paraId="287984F4" w14:textId="77777777" w:rsidTr="0063576B">
        <w:trPr>
          <w:trHeight w:val="301"/>
        </w:trPr>
        <w:tc>
          <w:tcPr>
            <w:tcW w:w="1936" w:type="pct"/>
            <w:tcBorders>
              <w:top w:val="nil"/>
              <w:left w:val="nil"/>
              <w:bottom w:val="nil"/>
              <w:right w:val="nil"/>
            </w:tcBorders>
            <w:shd w:val="clear" w:color="auto" w:fill="auto"/>
          </w:tcPr>
          <w:p w14:paraId="5741A2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14:paraId="0C11F8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14:paraId="42BB4F1E" w14:textId="77777777" w:rsidTr="0063576B">
        <w:trPr>
          <w:trHeight w:val="301"/>
        </w:trPr>
        <w:tc>
          <w:tcPr>
            <w:tcW w:w="1936" w:type="pct"/>
            <w:tcBorders>
              <w:top w:val="nil"/>
              <w:left w:val="nil"/>
              <w:bottom w:val="nil"/>
              <w:right w:val="nil"/>
            </w:tcBorders>
            <w:shd w:val="clear" w:color="auto" w:fill="auto"/>
          </w:tcPr>
          <w:p w14:paraId="58EE59E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14:paraId="4AFC0E3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14:paraId="71A7CF95" w14:textId="77777777" w:rsidTr="0063576B">
        <w:trPr>
          <w:trHeight w:val="301"/>
        </w:trPr>
        <w:tc>
          <w:tcPr>
            <w:tcW w:w="1936" w:type="pct"/>
            <w:tcBorders>
              <w:top w:val="nil"/>
              <w:left w:val="nil"/>
              <w:bottom w:val="nil"/>
              <w:right w:val="nil"/>
            </w:tcBorders>
            <w:shd w:val="clear" w:color="auto" w:fill="auto"/>
          </w:tcPr>
          <w:p w14:paraId="26D70F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14:paraId="237F9C9C"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14:paraId="6B4C361C" w14:textId="77777777" w:rsidTr="0063576B">
        <w:trPr>
          <w:trHeight w:val="301"/>
        </w:trPr>
        <w:tc>
          <w:tcPr>
            <w:tcW w:w="1936" w:type="pct"/>
            <w:tcBorders>
              <w:top w:val="nil"/>
              <w:left w:val="nil"/>
              <w:bottom w:val="nil"/>
              <w:right w:val="nil"/>
            </w:tcBorders>
            <w:shd w:val="clear" w:color="auto" w:fill="auto"/>
          </w:tcPr>
          <w:p w14:paraId="4DD368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14:paraId="4269AE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14:paraId="65C4C5BB" w14:textId="1A5C210A" w:rsidR="00EC217D" w:rsidRPr="00376AFF" w:rsidRDefault="00EC217D" w:rsidP="00EC217D">
      <w:pPr>
        <w:spacing w:after="0" w:line="240" w:lineRule="auto"/>
        <w:jc w:val="center"/>
        <w:rPr>
          <w:rFonts w:ascii="Times New Roman" w:hAnsi="Times New Roman"/>
          <w:szCs w:val="24"/>
        </w:rPr>
      </w:pPr>
      <w:bookmarkStart w:id="902"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14</w:t>
      </w:r>
      <w:r w:rsidR="00131662" w:rsidRPr="00376AFF">
        <w:rPr>
          <w:rFonts w:ascii="Times New Roman" w:hAnsi="Times New Roman"/>
          <w:szCs w:val="24"/>
        </w:rPr>
        <w:fldChar w:fldCharType="end"/>
      </w:r>
      <w:bookmarkEnd w:id="902"/>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(“Post_processing”;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EE23A92" w14:textId="77777777" w:rsidTr="00822C58">
        <w:trPr>
          <w:trHeight w:val="301"/>
        </w:trPr>
        <w:tc>
          <w:tcPr>
            <w:tcW w:w="1439" w:type="pct"/>
            <w:tcBorders>
              <w:top w:val="nil"/>
              <w:left w:val="nil"/>
              <w:bottom w:val="nil"/>
              <w:right w:val="nil"/>
            </w:tcBorders>
            <w:shd w:val="clear" w:color="auto" w:fill="auto"/>
            <w:hideMark/>
          </w:tcPr>
          <w:p w14:paraId="48E296FC"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37C72BA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22CE69" w14:textId="77777777" w:rsidTr="00822C58">
        <w:trPr>
          <w:trHeight w:val="301"/>
        </w:trPr>
        <w:tc>
          <w:tcPr>
            <w:tcW w:w="1439" w:type="pct"/>
            <w:tcBorders>
              <w:top w:val="nil"/>
              <w:left w:val="nil"/>
              <w:bottom w:val="nil"/>
              <w:right w:val="nil"/>
            </w:tcBorders>
            <w:shd w:val="clear" w:color="auto" w:fill="auto"/>
          </w:tcPr>
          <w:p w14:paraId="77EDE6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14:paraId="7CBF18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14:paraId="0A56F6AD" w14:textId="77777777" w:rsidTr="00822C58">
        <w:trPr>
          <w:trHeight w:val="301"/>
        </w:trPr>
        <w:tc>
          <w:tcPr>
            <w:tcW w:w="1439" w:type="pct"/>
            <w:tcBorders>
              <w:top w:val="nil"/>
              <w:left w:val="nil"/>
              <w:bottom w:val="nil"/>
              <w:right w:val="nil"/>
            </w:tcBorders>
            <w:shd w:val="clear" w:color="auto" w:fill="auto"/>
          </w:tcPr>
          <w:p w14:paraId="34556E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14:paraId="4C6CF0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14:paraId="58354EAE" w14:textId="77777777" w:rsidTr="00822C58">
        <w:trPr>
          <w:trHeight w:val="301"/>
        </w:trPr>
        <w:tc>
          <w:tcPr>
            <w:tcW w:w="1439" w:type="pct"/>
            <w:tcBorders>
              <w:top w:val="nil"/>
              <w:left w:val="nil"/>
              <w:bottom w:val="nil"/>
              <w:right w:val="nil"/>
            </w:tcBorders>
            <w:shd w:val="clear" w:color="auto" w:fill="auto"/>
          </w:tcPr>
          <w:p w14:paraId="4541FD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14:paraId="0F9B69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14:paraId="23A57040" w14:textId="77777777" w:rsidTr="00822C58">
        <w:trPr>
          <w:trHeight w:val="301"/>
        </w:trPr>
        <w:tc>
          <w:tcPr>
            <w:tcW w:w="1439" w:type="pct"/>
            <w:tcBorders>
              <w:top w:val="nil"/>
              <w:left w:val="nil"/>
              <w:bottom w:val="nil"/>
              <w:right w:val="nil"/>
            </w:tcBorders>
            <w:shd w:val="clear" w:color="auto" w:fill="auto"/>
          </w:tcPr>
          <w:p w14:paraId="1018582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14:paraId="10FBB6E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58B47A8" w14:textId="77777777" w:rsidTr="00822C58">
        <w:trPr>
          <w:trHeight w:val="301"/>
        </w:trPr>
        <w:tc>
          <w:tcPr>
            <w:tcW w:w="1439" w:type="pct"/>
            <w:tcBorders>
              <w:top w:val="nil"/>
              <w:left w:val="nil"/>
              <w:bottom w:val="nil"/>
              <w:right w:val="nil"/>
            </w:tcBorders>
            <w:shd w:val="clear" w:color="auto" w:fill="auto"/>
          </w:tcPr>
          <w:p w14:paraId="1CD00C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14:paraId="746A85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14:paraId="3EBA0A97" w14:textId="77777777" w:rsidTr="00822C58">
        <w:trPr>
          <w:trHeight w:val="301"/>
        </w:trPr>
        <w:tc>
          <w:tcPr>
            <w:tcW w:w="1439" w:type="pct"/>
            <w:tcBorders>
              <w:top w:val="nil"/>
              <w:left w:val="nil"/>
              <w:bottom w:val="nil"/>
              <w:right w:val="nil"/>
            </w:tcBorders>
            <w:shd w:val="clear" w:color="auto" w:fill="auto"/>
          </w:tcPr>
          <w:p w14:paraId="3B48D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14:paraId="73632CC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14:paraId="23282898" w14:textId="77777777" w:rsidTr="00822C58">
        <w:trPr>
          <w:trHeight w:val="301"/>
        </w:trPr>
        <w:tc>
          <w:tcPr>
            <w:tcW w:w="1439" w:type="pct"/>
            <w:tcBorders>
              <w:top w:val="nil"/>
              <w:left w:val="nil"/>
              <w:bottom w:val="nil"/>
              <w:right w:val="nil"/>
            </w:tcBorders>
            <w:shd w:val="clear" w:color="auto" w:fill="auto"/>
          </w:tcPr>
          <w:p w14:paraId="0235082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14:paraId="47870DC5" w14:textId="5BBE6B38"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body trasnport in fluid flows (Amicarelli et al., 2015,</w:t>
            </w:r>
            <w:sdt>
              <w:sdtPr>
                <w:rPr>
                  <w:rFonts w:ascii="Times New Roman" w:eastAsia="Times New Roman" w:hAnsi="Times New Roman"/>
                  <w:bCs/>
                  <w:color w:val="000000"/>
                  <w:sz w:val="20"/>
                  <w:szCs w:val="20"/>
                  <w:lang w:eastAsia="en-GB"/>
                </w:rPr>
                <w:id w:val="75177415"/>
                <w:citation/>
              </w:sdtPr>
              <w:sdtEndPr/>
              <w:sdtContent>
                <w:r w:rsidR="00AB6BBF">
                  <w:rPr>
                    <w:rFonts w:ascii="Times New Roman" w:eastAsia="Times New Roman" w:hAnsi="Times New Roman"/>
                    <w:bCs/>
                    <w:color w:val="000000"/>
                    <w:sz w:val="20"/>
                    <w:szCs w:val="20"/>
                    <w:lang w:eastAsia="en-GB"/>
                  </w:rPr>
                  <w:fldChar w:fldCharType="begin"/>
                </w:r>
                <w:r w:rsidR="00AB6BBF">
                  <w:rPr>
                    <w:rFonts w:ascii="Times New Roman" w:eastAsia="Times New Roman" w:hAnsi="Times New Roman"/>
                    <w:bCs/>
                    <w:color w:val="000000"/>
                    <w:sz w:val="20"/>
                    <w:szCs w:val="20"/>
                    <w:lang w:val="it-IT" w:eastAsia="en-GB"/>
                  </w:rPr>
                  <w:instrText xml:space="preserve"> CITATION Ami15 \l 1040 </w:instrText>
                </w:r>
                <w:r w:rsidR="00AB6BBF">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[2]</w:t>
                </w:r>
                <w:r w:rsidR="00AB6BBF">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D939DDC" w14:textId="77777777" w:rsidTr="00822C58">
        <w:trPr>
          <w:trHeight w:val="301"/>
        </w:trPr>
        <w:tc>
          <w:tcPr>
            <w:tcW w:w="1439" w:type="pct"/>
            <w:tcBorders>
              <w:top w:val="nil"/>
              <w:left w:val="nil"/>
              <w:bottom w:val="nil"/>
              <w:right w:val="nil"/>
            </w:tcBorders>
            <w:shd w:val="clear" w:color="auto" w:fill="auto"/>
          </w:tcPr>
          <w:p w14:paraId="56AA1A8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14:paraId="56C84F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8BE480B" w14:textId="77777777" w:rsidTr="00822C58">
        <w:trPr>
          <w:trHeight w:val="301"/>
        </w:trPr>
        <w:tc>
          <w:tcPr>
            <w:tcW w:w="1439" w:type="pct"/>
            <w:tcBorders>
              <w:top w:val="nil"/>
              <w:left w:val="nil"/>
              <w:bottom w:val="nil"/>
              <w:right w:val="nil"/>
            </w:tcBorders>
            <w:shd w:val="clear" w:color="auto" w:fill="auto"/>
          </w:tcPr>
          <w:p w14:paraId="031BF98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14:paraId="6341A75B" w14:textId="08EC6C4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w:t>
            </w:r>
            <w:r w:rsidR="00E81ECE">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1498883174"/>
                <w:citation/>
              </w:sdtPr>
              <w:sdtEndPr/>
              <w:sdtContent>
                <w:r w:rsidR="00E81ECE">
                  <w:rPr>
                    <w:rFonts w:ascii="Times New Roman" w:eastAsia="Times New Roman" w:hAnsi="Times New Roman"/>
                    <w:bCs/>
                    <w:color w:val="000000"/>
                    <w:sz w:val="20"/>
                    <w:szCs w:val="20"/>
                    <w:lang w:eastAsia="en-GB"/>
                  </w:rPr>
                  <w:fldChar w:fldCharType="begin"/>
                </w:r>
                <w:r w:rsidR="00E81ECE">
                  <w:rPr>
                    <w:rFonts w:ascii="Times New Roman" w:eastAsia="Times New Roman" w:hAnsi="Times New Roman"/>
                    <w:bCs/>
                    <w:color w:val="000000"/>
                    <w:sz w:val="20"/>
                    <w:szCs w:val="20"/>
                    <w:lang w:val="it-IT" w:eastAsia="en-GB"/>
                  </w:rPr>
                  <w:instrText xml:space="preserve"> CITATION Ami13 \l 1040 </w:instrText>
                </w:r>
                <w:r w:rsidR="00E81ECE">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[3]</w:t>
                </w:r>
                <w:r w:rsidR="00E81ECE">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0F51683" w14:textId="77777777" w:rsidTr="00822C58">
        <w:trPr>
          <w:trHeight w:val="419"/>
        </w:trPr>
        <w:tc>
          <w:tcPr>
            <w:tcW w:w="1439" w:type="pct"/>
            <w:tcBorders>
              <w:top w:val="nil"/>
              <w:left w:val="nil"/>
              <w:bottom w:val="nil"/>
              <w:right w:val="nil"/>
            </w:tcBorders>
            <w:shd w:val="clear" w:color="auto" w:fill="auto"/>
          </w:tcPr>
          <w:p w14:paraId="66DEB3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14:paraId="08A299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14:paraId="7DB60C3E" w14:textId="77777777" w:rsidTr="00822C58">
        <w:trPr>
          <w:trHeight w:val="301"/>
        </w:trPr>
        <w:tc>
          <w:tcPr>
            <w:tcW w:w="1439" w:type="pct"/>
            <w:tcBorders>
              <w:top w:val="nil"/>
              <w:left w:val="nil"/>
              <w:bottom w:val="nil"/>
              <w:right w:val="nil"/>
            </w:tcBorders>
            <w:shd w:val="clear" w:color="auto" w:fill="auto"/>
          </w:tcPr>
          <w:p w14:paraId="356D83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14:paraId="45483214" w14:textId="34A79996"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w:t>
            </w:r>
            <w:sdt>
              <w:sdtPr>
                <w:rPr>
                  <w:rFonts w:ascii="Times New Roman" w:eastAsia="Times New Roman" w:hAnsi="Times New Roman"/>
                  <w:bCs/>
                  <w:color w:val="000000"/>
                  <w:sz w:val="20"/>
                  <w:szCs w:val="20"/>
                  <w:lang w:eastAsia="en-GB"/>
                </w:rPr>
                <w:id w:val="32778891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2C79BDD" w14:textId="77777777" w:rsidTr="00822C58">
        <w:trPr>
          <w:trHeight w:val="301"/>
        </w:trPr>
        <w:tc>
          <w:tcPr>
            <w:tcW w:w="1439" w:type="pct"/>
            <w:tcBorders>
              <w:top w:val="nil"/>
              <w:left w:val="nil"/>
              <w:bottom w:val="nil"/>
              <w:right w:val="nil"/>
            </w:tcBorders>
            <w:shd w:val="clear" w:color="auto" w:fill="auto"/>
          </w:tcPr>
          <w:p w14:paraId="4C00A4B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14:paraId="4FBB62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14:paraId="1E09D8BA" w14:textId="77777777" w:rsidTr="00822C58">
        <w:trPr>
          <w:trHeight w:val="301"/>
        </w:trPr>
        <w:tc>
          <w:tcPr>
            <w:tcW w:w="1439" w:type="pct"/>
            <w:tcBorders>
              <w:top w:val="nil"/>
              <w:left w:val="nil"/>
              <w:bottom w:val="nil"/>
              <w:right w:val="nil"/>
            </w:tcBorders>
            <w:shd w:val="clear" w:color="auto" w:fill="auto"/>
          </w:tcPr>
          <w:p w14:paraId="1EB357C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14:paraId="613A8B9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14:paraId="31FE52F0" w14:textId="77777777" w:rsidTr="00822C58">
        <w:trPr>
          <w:trHeight w:val="301"/>
        </w:trPr>
        <w:tc>
          <w:tcPr>
            <w:tcW w:w="1439" w:type="pct"/>
            <w:tcBorders>
              <w:top w:val="nil"/>
              <w:left w:val="nil"/>
              <w:bottom w:val="nil"/>
              <w:right w:val="nil"/>
            </w:tcBorders>
            <w:shd w:val="clear" w:color="auto" w:fill="auto"/>
          </w:tcPr>
          <w:p w14:paraId="7ACC2C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14:paraId="05CA03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14:paraId="3EC916DF" w14:textId="77777777" w:rsidTr="00822C58">
        <w:trPr>
          <w:trHeight w:val="301"/>
        </w:trPr>
        <w:tc>
          <w:tcPr>
            <w:tcW w:w="1439" w:type="pct"/>
            <w:tcBorders>
              <w:top w:val="nil"/>
              <w:left w:val="nil"/>
              <w:bottom w:val="nil"/>
              <w:right w:val="nil"/>
            </w:tcBorders>
            <w:shd w:val="clear" w:color="auto" w:fill="auto"/>
          </w:tcPr>
          <w:p w14:paraId="04C07C8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14:paraId="677641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B23F90" w14:textId="77777777" w:rsidTr="00822C58">
        <w:trPr>
          <w:trHeight w:val="301"/>
        </w:trPr>
        <w:tc>
          <w:tcPr>
            <w:tcW w:w="1439" w:type="pct"/>
            <w:tcBorders>
              <w:top w:val="nil"/>
              <w:left w:val="nil"/>
              <w:bottom w:val="nil"/>
              <w:right w:val="nil"/>
            </w:tcBorders>
            <w:shd w:val="clear" w:color="auto" w:fill="auto"/>
          </w:tcPr>
          <w:p w14:paraId="437F38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14:paraId="029C49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42A4C68" w14:textId="77777777" w:rsidTr="00822C58">
        <w:trPr>
          <w:trHeight w:val="301"/>
        </w:trPr>
        <w:tc>
          <w:tcPr>
            <w:tcW w:w="1439" w:type="pct"/>
            <w:tcBorders>
              <w:top w:val="nil"/>
              <w:left w:val="nil"/>
              <w:bottom w:val="nil"/>
              <w:right w:val="nil"/>
            </w:tcBorders>
            <w:shd w:val="clear" w:color="auto" w:fill="auto"/>
          </w:tcPr>
          <w:p w14:paraId="113D5D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14:paraId="7A2839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2E9D847" w14:textId="77777777" w:rsidTr="00822C58">
        <w:trPr>
          <w:trHeight w:val="301"/>
        </w:trPr>
        <w:tc>
          <w:tcPr>
            <w:tcW w:w="1439" w:type="pct"/>
            <w:tcBorders>
              <w:top w:val="nil"/>
              <w:left w:val="nil"/>
              <w:bottom w:val="nil"/>
              <w:right w:val="nil"/>
            </w:tcBorders>
            <w:shd w:val="clear" w:color="auto" w:fill="auto"/>
          </w:tcPr>
          <w:p w14:paraId="15C216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14:paraId="51D712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628E979" w14:textId="77777777" w:rsidTr="00822C58">
        <w:trPr>
          <w:trHeight w:val="301"/>
        </w:trPr>
        <w:tc>
          <w:tcPr>
            <w:tcW w:w="1439" w:type="pct"/>
            <w:tcBorders>
              <w:top w:val="nil"/>
              <w:left w:val="nil"/>
              <w:bottom w:val="nil"/>
              <w:right w:val="nil"/>
            </w:tcBorders>
            <w:shd w:val="clear" w:color="auto" w:fill="auto"/>
          </w:tcPr>
          <w:p w14:paraId="201AF3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14:paraId="450EDC5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06940A" w14:textId="77777777" w:rsidTr="00822C58">
        <w:trPr>
          <w:trHeight w:val="301"/>
        </w:trPr>
        <w:tc>
          <w:tcPr>
            <w:tcW w:w="1439" w:type="pct"/>
            <w:tcBorders>
              <w:top w:val="nil"/>
              <w:left w:val="nil"/>
              <w:bottom w:val="nil"/>
              <w:right w:val="nil"/>
            </w:tcBorders>
            <w:shd w:val="clear" w:color="auto" w:fill="auto"/>
          </w:tcPr>
          <w:p w14:paraId="4A91B34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14:paraId="529883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9962FC1" w14:textId="77777777" w:rsidTr="00822C58">
        <w:trPr>
          <w:trHeight w:val="301"/>
        </w:trPr>
        <w:tc>
          <w:tcPr>
            <w:tcW w:w="1439" w:type="pct"/>
            <w:tcBorders>
              <w:top w:val="nil"/>
              <w:left w:val="nil"/>
              <w:bottom w:val="nil"/>
              <w:right w:val="nil"/>
            </w:tcBorders>
            <w:shd w:val="clear" w:color="auto" w:fill="auto"/>
          </w:tcPr>
          <w:p w14:paraId="576A21A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14:paraId="1D9A756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FDABCC9" w14:textId="77777777" w:rsidTr="00822C58">
        <w:trPr>
          <w:trHeight w:val="301"/>
        </w:trPr>
        <w:tc>
          <w:tcPr>
            <w:tcW w:w="1439" w:type="pct"/>
            <w:tcBorders>
              <w:top w:val="nil"/>
              <w:left w:val="nil"/>
              <w:bottom w:val="nil"/>
              <w:right w:val="nil"/>
            </w:tcBorders>
            <w:shd w:val="clear" w:color="auto" w:fill="auto"/>
          </w:tcPr>
          <w:p w14:paraId="21B2E2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14:paraId="66A12A2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B08AA34" w14:textId="77777777" w:rsidTr="00822C58">
        <w:trPr>
          <w:trHeight w:val="301"/>
        </w:trPr>
        <w:tc>
          <w:tcPr>
            <w:tcW w:w="1439" w:type="pct"/>
            <w:tcBorders>
              <w:top w:val="nil"/>
              <w:left w:val="nil"/>
              <w:bottom w:val="nil"/>
              <w:right w:val="nil"/>
            </w:tcBorders>
            <w:shd w:val="clear" w:color="auto" w:fill="auto"/>
          </w:tcPr>
          <w:p w14:paraId="158941B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14:paraId="4DAAC30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C34A9B" w14:textId="77777777" w:rsidTr="00822C58">
        <w:trPr>
          <w:trHeight w:val="301"/>
        </w:trPr>
        <w:tc>
          <w:tcPr>
            <w:tcW w:w="1439" w:type="pct"/>
            <w:tcBorders>
              <w:top w:val="nil"/>
              <w:left w:val="nil"/>
              <w:bottom w:val="nil"/>
              <w:right w:val="nil"/>
            </w:tcBorders>
            <w:shd w:val="clear" w:color="auto" w:fill="auto"/>
          </w:tcPr>
          <w:p w14:paraId="06764B6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14:paraId="0336B4D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297792" w14:textId="77777777" w:rsidTr="00822C58">
        <w:trPr>
          <w:trHeight w:val="301"/>
        </w:trPr>
        <w:tc>
          <w:tcPr>
            <w:tcW w:w="1439" w:type="pct"/>
            <w:tcBorders>
              <w:top w:val="nil"/>
              <w:left w:val="nil"/>
              <w:bottom w:val="nil"/>
              <w:right w:val="nil"/>
            </w:tcBorders>
            <w:shd w:val="clear" w:color="auto" w:fill="auto"/>
          </w:tcPr>
          <w:p w14:paraId="3311FB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14:paraId="53E06FA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7A0CA1A" w14:textId="77777777" w:rsidTr="00822C58">
        <w:trPr>
          <w:trHeight w:val="301"/>
        </w:trPr>
        <w:tc>
          <w:tcPr>
            <w:tcW w:w="1439" w:type="pct"/>
            <w:tcBorders>
              <w:top w:val="nil"/>
              <w:left w:val="nil"/>
              <w:bottom w:val="nil"/>
              <w:right w:val="nil"/>
            </w:tcBorders>
            <w:shd w:val="clear" w:color="auto" w:fill="auto"/>
          </w:tcPr>
          <w:p w14:paraId="25DD04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14:paraId="2B04F1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DB60C0B" w14:textId="77777777" w:rsidTr="00822C58">
        <w:trPr>
          <w:trHeight w:val="301"/>
        </w:trPr>
        <w:tc>
          <w:tcPr>
            <w:tcW w:w="1439" w:type="pct"/>
            <w:tcBorders>
              <w:top w:val="nil"/>
              <w:left w:val="nil"/>
              <w:bottom w:val="nil"/>
              <w:right w:val="nil"/>
            </w:tcBorders>
            <w:shd w:val="clear" w:color="auto" w:fill="auto"/>
          </w:tcPr>
          <w:p w14:paraId="6E7638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14:paraId="486B76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121C7F82" w14:textId="77777777" w:rsidTr="00822C58">
        <w:trPr>
          <w:trHeight w:val="301"/>
        </w:trPr>
        <w:tc>
          <w:tcPr>
            <w:tcW w:w="1439" w:type="pct"/>
            <w:tcBorders>
              <w:top w:val="nil"/>
              <w:left w:val="nil"/>
              <w:bottom w:val="nil"/>
              <w:right w:val="nil"/>
            </w:tcBorders>
            <w:shd w:val="clear" w:color="auto" w:fill="auto"/>
          </w:tcPr>
          <w:p w14:paraId="2BF8D9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ReadRiga</w:t>
            </w:r>
          </w:p>
        </w:tc>
        <w:tc>
          <w:tcPr>
            <w:tcW w:w="3561" w:type="pct"/>
            <w:tcBorders>
              <w:top w:val="nil"/>
              <w:left w:val="nil"/>
              <w:bottom w:val="nil"/>
              <w:right w:val="nil"/>
            </w:tcBorders>
            <w:shd w:val="clear" w:color="auto" w:fill="auto"/>
          </w:tcPr>
          <w:p w14:paraId="04B796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760236" w14:textId="77777777" w:rsidTr="00822C58">
        <w:trPr>
          <w:trHeight w:val="301"/>
        </w:trPr>
        <w:tc>
          <w:tcPr>
            <w:tcW w:w="1439" w:type="pct"/>
            <w:tcBorders>
              <w:top w:val="nil"/>
              <w:left w:val="nil"/>
              <w:bottom w:val="nil"/>
              <w:right w:val="nil"/>
            </w:tcBorders>
            <w:shd w:val="clear" w:color="auto" w:fill="auto"/>
          </w:tcPr>
          <w:p w14:paraId="6A5460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14:paraId="41F71F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14:paraId="0A3F9B0D" w14:textId="0205CAA6" w:rsidR="00EC217D" w:rsidRPr="00376AFF" w:rsidRDefault="00EC217D" w:rsidP="00EC217D">
      <w:pPr>
        <w:spacing w:after="0" w:line="240" w:lineRule="auto"/>
        <w:jc w:val="center"/>
        <w:rPr>
          <w:rFonts w:ascii="Times New Roman" w:hAnsi="Times New Roman"/>
          <w:szCs w:val="24"/>
        </w:rPr>
      </w:pPr>
      <w:bookmarkStart w:id="903"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15</w:t>
      </w:r>
      <w:r w:rsidR="00131662" w:rsidRPr="00376AFF">
        <w:rPr>
          <w:rFonts w:ascii="Times New Roman" w:hAnsi="Times New Roman"/>
          <w:szCs w:val="24"/>
        </w:rPr>
        <w:fldChar w:fldCharType="end"/>
      </w:r>
      <w:bookmarkEnd w:id="903"/>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(“Pre_processing”; SPHERA v.</w:t>
      </w:r>
      <w:r w:rsidR="00C54D72" w:rsidRPr="00376AFF">
        <w:rPr>
          <w:rFonts w:ascii="Times New Roman" w:hAnsi="Times New Roman"/>
          <w:szCs w:val="24"/>
        </w:rPr>
        <w:t>9.0.0</w:t>
      </w:r>
      <w:r w:rsidRPr="00376AFF">
        <w:rPr>
          <w:rFonts w:ascii="Times New Roman" w:hAnsi="Times New Roman"/>
          <w:szCs w:val="24"/>
        </w:rPr>
        <w:t>).</w:t>
      </w:r>
    </w:p>
    <w:p w14:paraId="452BF580" w14:textId="77777777"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14:paraId="11D31E69" w14:textId="77777777" w:rsidTr="008049EF">
        <w:trPr>
          <w:trHeight w:val="301"/>
        </w:trPr>
        <w:tc>
          <w:tcPr>
            <w:tcW w:w="1739" w:type="pct"/>
            <w:tcBorders>
              <w:top w:val="nil"/>
              <w:left w:val="nil"/>
              <w:bottom w:val="nil"/>
              <w:right w:val="nil"/>
            </w:tcBorders>
            <w:shd w:val="clear" w:color="auto" w:fill="auto"/>
            <w:hideMark/>
          </w:tcPr>
          <w:p w14:paraId="4275F6A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14:paraId="4285607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8296AFF" w14:textId="77777777" w:rsidTr="008049EF">
        <w:trPr>
          <w:trHeight w:val="301"/>
        </w:trPr>
        <w:tc>
          <w:tcPr>
            <w:tcW w:w="1739" w:type="pct"/>
            <w:tcBorders>
              <w:top w:val="nil"/>
              <w:left w:val="nil"/>
              <w:bottom w:val="nil"/>
              <w:right w:val="nil"/>
            </w:tcBorders>
            <w:shd w:val="clear" w:color="auto" w:fill="auto"/>
          </w:tcPr>
          <w:p w14:paraId="6B425F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14:paraId="6C6274D8" w14:textId="4F38075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188829510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CEA92C6" w14:textId="77777777" w:rsidTr="008049EF">
        <w:trPr>
          <w:trHeight w:val="301"/>
        </w:trPr>
        <w:tc>
          <w:tcPr>
            <w:tcW w:w="1739" w:type="pct"/>
            <w:tcBorders>
              <w:top w:val="nil"/>
              <w:left w:val="nil"/>
              <w:bottom w:val="nil"/>
              <w:right w:val="nil"/>
            </w:tcBorders>
            <w:shd w:val="clear" w:color="auto" w:fill="auto"/>
          </w:tcPr>
          <w:p w14:paraId="07FA7B1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14:paraId="2F514C58" w14:textId="7395151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w:t>
            </w:r>
            <w:sdt>
              <w:sdtPr>
                <w:rPr>
                  <w:rFonts w:ascii="Times New Roman" w:eastAsia="Times New Roman" w:hAnsi="Times New Roman"/>
                  <w:bCs/>
                  <w:color w:val="000000"/>
                  <w:sz w:val="20"/>
                  <w:szCs w:val="20"/>
                  <w:lang w:eastAsia="en-GB"/>
                </w:rPr>
                <w:id w:val="2123487738"/>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0319D25" w14:textId="77777777" w:rsidTr="008049EF">
        <w:trPr>
          <w:trHeight w:val="301"/>
        </w:trPr>
        <w:tc>
          <w:tcPr>
            <w:tcW w:w="1739" w:type="pct"/>
            <w:tcBorders>
              <w:top w:val="nil"/>
              <w:left w:val="nil"/>
              <w:bottom w:val="nil"/>
              <w:right w:val="nil"/>
            </w:tcBorders>
            <w:shd w:val="clear" w:color="auto" w:fill="auto"/>
          </w:tcPr>
          <w:p w14:paraId="2E0DA8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14:paraId="5D0E7F2C" w14:textId="74C4824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w:t>
            </w:r>
            <w:sdt>
              <w:sdtPr>
                <w:rPr>
                  <w:rFonts w:ascii="Times New Roman" w:eastAsia="Times New Roman" w:hAnsi="Times New Roman"/>
                  <w:bCs/>
                  <w:color w:val="000000"/>
                  <w:sz w:val="20"/>
                  <w:szCs w:val="20"/>
                  <w:lang w:eastAsia="en-GB"/>
                </w:rPr>
                <w:id w:val="-89695663"/>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5F69C23A" w14:textId="77777777" w:rsidTr="008049EF">
        <w:trPr>
          <w:trHeight w:val="301"/>
        </w:trPr>
        <w:tc>
          <w:tcPr>
            <w:tcW w:w="1739" w:type="pct"/>
            <w:tcBorders>
              <w:top w:val="nil"/>
              <w:left w:val="nil"/>
              <w:bottom w:val="nil"/>
              <w:right w:val="nil"/>
            </w:tcBorders>
            <w:shd w:val="clear" w:color="auto" w:fill="auto"/>
          </w:tcPr>
          <w:p w14:paraId="5A6645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14:paraId="20971768" w14:textId="6A6E04AE"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w:t>
            </w:r>
            <w:sdt>
              <w:sdtPr>
                <w:rPr>
                  <w:rFonts w:ascii="Times New Roman" w:eastAsia="Times New Roman" w:hAnsi="Times New Roman"/>
                  <w:bCs/>
                  <w:color w:val="000000"/>
                  <w:sz w:val="20"/>
                  <w:szCs w:val="20"/>
                  <w:lang w:eastAsia="en-GB"/>
                </w:rPr>
                <w:id w:val="930626435"/>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7314F738" w14:textId="77777777" w:rsidTr="008049EF">
        <w:trPr>
          <w:trHeight w:val="301"/>
        </w:trPr>
        <w:tc>
          <w:tcPr>
            <w:tcW w:w="1739" w:type="pct"/>
            <w:tcBorders>
              <w:top w:val="nil"/>
              <w:left w:val="nil"/>
              <w:bottom w:val="nil"/>
              <w:right w:val="nil"/>
            </w:tcBorders>
            <w:shd w:val="clear" w:color="auto" w:fill="auto"/>
          </w:tcPr>
          <w:p w14:paraId="774D15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14:paraId="634EB2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5D3452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14:paraId="3B3D5A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14:paraId="3BB472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149C4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14:paraId="496A0D6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IntWdS </w:t>
            </w:r>
          </w:p>
          <w:p w14:paraId="049213F9" w14:textId="27448E35"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201975460"/>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247E8137" w14:textId="77777777" w:rsidTr="008049EF">
        <w:trPr>
          <w:trHeight w:val="301"/>
        </w:trPr>
        <w:tc>
          <w:tcPr>
            <w:tcW w:w="1739" w:type="pct"/>
            <w:tcBorders>
              <w:top w:val="nil"/>
              <w:left w:val="nil"/>
              <w:bottom w:val="nil"/>
              <w:right w:val="nil"/>
            </w:tcBorders>
            <w:shd w:val="clear" w:color="auto" w:fill="auto"/>
          </w:tcPr>
          <w:p w14:paraId="065D0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14:paraId="3B204B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6106AB4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14:paraId="57E51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14:paraId="09CE75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5077F1A7" w14:textId="1BC2DC56"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Check that the elastic boundary reaction never works.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701314792"/>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0FBF5478" w14:textId="77777777" w:rsidTr="008049EF">
        <w:trPr>
          <w:trHeight w:val="301"/>
        </w:trPr>
        <w:tc>
          <w:tcPr>
            <w:tcW w:w="1739" w:type="pct"/>
            <w:tcBorders>
              <w:top w:val="nil"/>
              <w:left w:val="nil"/>
              <w:bottom w:val="nil"/>
              <w:right w:val="nil"/>
            </w:tcBorders>
            <w:shd w:val="clear" w:color="auto" w:fill="auto"/>
          </w:tcPr>
          <w:p w14:paraId="242FE3E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14:paraId="5C464B30" w14:textId="1FD0DFC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w:t>
            </w:r>
            <w:sdt>
              <w:sdtPr>
                <w:rPr>
                  <w:rFonts w:ascii="Times New Roman" w:eastAsia="Times New Roman" w:hAnsi="Times New Roman"/>
                  <w:bCs/>
                  <w:color w:val="000000"/>
                  <w:sz w:val="20"/>
                  <w:szCs w:val="20"/>
                  <w:lang w:eastAsia="en-GB"/>
                </w:rPr>
                <w:id w:val="148234300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6400C290" w14:textId="77777777" w:rsidTr="008049EF">
        <w:trPr>
          <w:trHeight w:val="301"/>
        </w:trPr>
        <w:tc>
          <w:tcPr>
            <w:tcW w:w="1739" w:type="pct"/>
            <w:tcBorders>
              <w:top w:val="nil"/>
              <w:left w:val="nil"/>
              <w:bottom w:val="nil"/>
              <w:right w:val="nil"/>
            </w:tcBorders>
            <w:shd w:val="clear" w:color="auto" w:fill="auto"/>
          </w:tcPr>
          <w:p w14:paraId="3A1845E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14:paraId="503D8AC0" w14:textId="79CD5AB5"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w:t>
            </w:r>
            <w:sdt>
              <w:sdtPr>
                <w:rPr>
                  <w:rFonts w:ascii="Times New Roman" w:eastAsia="Times New Roman" w:hAnsi="Times New Roman"/>
                  <w:bCs/>
                  <w:color w:val="000000"/>
                  <w:sz w:val="20"/>
                  <w:szCs w:val="20"/>
                  <w:lang w:eastAsia="en-GB"/>
                </w:rPr>
                <w:id w:val="6927317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2FC40E30" w14:textId="77777777" w:rsidTr="008049EF">
        <w:trPr>
          <w:trHeight w:val="301"/>
        </w:trPr>
        <w:tc>
          <w:tcPr>
            <w:tcW w:w="1739" w:type="pct"/>
            <w:tcBorders>
              <w:top w:val="nil"/>
              <w:left w:val="nil"/>
              <w:bottom w:val="nil"/>
              <w:right w:val="nil"/>
            </w:tcBorders>
            <w:shd w:val="clear" w:color="auto" w:fill="auto"/>
          </w:tcPr>
          <w:p w14:paraId="0C34ED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14:paraId="65956802" w14:textId="640F83C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w:t>
            </w:r>
            <w:sdt>
              <w:sdtPr>
                <w:rPr>
                  <w:rFonts w:ascii="Times New Roman" w:eastAsia="Times New Roman" w:hAnsi="Times New Roman"/>
                  <w:bCs/>
                  <w:color w:val="000000"/>
                  <w:sz w:val="20"/>
                  <w:szCs w:val="20"/>
                  <w:lang w:eastAsia="en-GB"/>
                </w:rPr>
                <w:id w:val="-888956131"/>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34B16200" w14:textId="77777777" w:rsidTr="008049EF">
        <w:trPr>
          <w:trHeight w:val="301"/>
        </w:trPr>
        <w:tc>
          <w:tcPr>
            <w:tcW w:w="1739" w:type="pct"/>
            <w:tcBorders>
              <w:top w:val="nil"/>
              <w:left w:val="nil"/>
              <w:bottom w:val="nil"/>
              <w:right w:val="nil"/>
            </w:tcBorders>
            <w:shd w:val="clear" w:color="auto" w:fill="auto"/>
          </w:tcPr>
          <w:p w14:paraId="0F610B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14:paraId="190D7796" w14:textId="5372036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w:t>
            </w:r>
            <w:sdt>
              <w:sdtPr>
                <w:rPr>
                  <w:rFonts w:ascii="Times New Roman" w:eastAsia="Times New Roman" w:hAnsi="Times New Roman"/>
                  <w:bCs/>
                  <w:color w:val="000000"/>
                  <w:sz w:val="20"/>
                  <w:szCs w:val="20"/>
                  <w:lang w:eastAsia="en-GB"/>
                </w:rPr>
                <w:id w:val="636456878"/>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6954E596" w14:textId="77777777" w:rsidTr="008049EF">
        <w:trPr>
          <w:trHeight w:val="301"/>
        </w:trPr>
        <w:tc>
          <w:tcPr>
            <w:tcW w:w="1739" w:type="pct"/>
            <w:tcBorders>
              <w:top w:val="nil"/>
              <w:left w:val="nil"/>
              <w:bottom w:val="nil"/>
              <w:right w:val="nil"/>
            </w:tcBorders>
            <w:shd w:val="clear" w:color="auto" w:fill="auto"/>
          </w:tcPr>
          <w:p w14:paraId="14096F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14:paraId="491297C3" w14:textId="05D90C83"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compute the boundary volume integrals IntWdV. </w:t>
            </w:r>
            <w:r w:rsidRPr="00E129B8">
              <w:rPr>
                <w:rFonts w:ascii="Times New Roman" w:eastAsia="Times New Roman" w:hAnsi="Times New Roman"/>
                <w:bCs/>
                <w:color w:val="000000"/>
                <w:sz w:val="20"/>
                <w:szCs w:val="20"/>
                <w:lang w:val="it-IT" w:eastAsia="en-GB"/>
              </w:rPr>
              <w:t>(Di Monaco et al., 2011</w:t>
            </w:r>
            <w:r w:rsidR="009E19BA">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96912579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68BDFA2C" w14:textId="77777777" w:rsidTr="008049EF">
        <w:trPr>
          <w:trHeight w:val="301"/>
        </w:trPr>
        <w:tc>
          <w:tcPr>
            <w:tcW w:w="1739" w:type="pct"/>
            <w:tcBorders>
              <w:top w:val="nil"/>
              <w:left w:val="nil"/>
              <w:bottom w:val="nil"/>
              <w:right w:val="nil"/>
            </w:tcBorders>
            <w:shd w:val="clear" w:color="auto" w:fill="auto"/>
          </w:tcPr>
          <w:p w14:paraId="78F88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14:paraId="7219F44C" w14:textId="443EC1B0"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947120069"/>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1E7347A7" w14:textId="77777777" w:rsidTr="008049EF">
        <w:trPr>
          <w:trHeight w:val="301"/>
        </w:trPr>
        <w:tc>
          <w:tcPr>
            <w:tcW w:w="1739" w:type="pct"/>
            <w:tcBorders>
              <w:top w:val="nil"/>
              <w:left w:val="nil"/>
              <w:bottom w:val="nil"/>
              <w:right w:val="nil"/>
            </w:tcBorders>
            <w:shd w:val="clear" w:color="auto" w:fill="auto"/>
          </w:tcPr>
          <w:p w14:paraId="5B335FD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14:paraId="5CF0D6F4" w14:textId="2F97B112"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calculate the array to store close boundaries and integrals. </w:t>
            </w:r>
            <w:r w:rsidRPr="00E129B8">
              <w:rPr>
                <w:rFonts w:ascii="Times New Roman" w:eastAsia="Times New Roman" w:hAnsi="Times New Roman"/>
                <w:bCs/>
                <w:color w:val="000000"/>
                <w:sz w:val="20"/>
                <w:szCs w:val="20"/>
                <w:lang w:val="it-IT" w:eastAsia="en-GB"/>
              </w:rPr>
              <w:t>(Di Monaco et al., 2011</w:t>
            </w:r>
            <w:r w:rsidR="009E19BA">
              <w:rPr>
                <w:rFonts w:ascii="Times New Roman" w:eastAsia="Times New Roman" w:hAnsi="Times New Roman"/>
                <w:bCs/>
                <w:color w:val="000000"/>
                <w:sz w:val="20"/>
                <w:szCs w:val="20"/>
                <w:lang w:val="it-IT" w:eastAsia="en-GB"/>
              </w:rPr>
              <w:t>,</w:t>
            </w:r>
            <w:sdt>
              <w:sdtPr>
                <w:rPr>
                  <w:rFonts w:ascii="Times New Roman" w:eastAsia="Times New Roman" w:hAnsi="Times New Roman"/>
                  <w:bCs/>
                  <w:color w:val="000000"/>
                  <w:sz w:val="20"/>
                  <w:szCs w:val="20"/>
                  <w:lang w:val="it-IT" w:eastAsia="en-GB"/>
                </w:rPr>
                <w:id w:val="742001234"/>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6370725A" w14:textId="77777777" w:rsidTr="008049EF">
        <w:trPr>
          <w:trHeight w:val="419"/>
        </w:trPr>
        <w:tc>
          <w:tcPr>
            <w:tcW w:w="1739" w:type="pct"/>
            <w:tcBorders>
              <w:top w:val="nil"/>
              <w:left w:val="nil"/>
              <w:bottom w:val="nil"/>
              <w:right w:val="nil"/>
            </w:tcBorders>
            <w:shd w:val="clear" w:color="auto" w:fill="auto"/>
          </w:tcPr>
          <w:p w14:paraId="479092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14:paraId="105336F8" w14:textId="49602E9D"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w:t>
            </w:r>
            <w:sdt>
              <w:sdtPr>
                <w:rPr>
                  <w:rFonts w:ascii="Times New Roman" w:eastAsia="Times New Roman" w:hAnsi="Times New Roman"/>
                  <w:bCs/>
                  <w:color w:val="000000"/>
                  <w:sz w:val="20"/>
                  <w:szCs w:val="20"/>
                  <w:lang w:eastAsia="en-GB"/>
                </w:rPr>
                <w:id w:val="1146555385"/>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43952CA9" w14:textId="77777777" w:rsidTr="008049EF">
        <w:trPr>
          <w:trHeight w:val="301"/>
        </w:trPr>
        <w:tc>
          <w:tcPr>
            <w:tcW w:w="1739" w:type="pct"/>
            <w:tcBorders>
              <w:top w:val="nil"/>
              <w:left w:val="nil"/>
              <w:bottom w:val="nil"/>
              <w:right w:val="nil"/>
            </w:tcBorders>
            <w:shd w:val="clear" w:color="auto" w:fill="auto"/>
          </w:tcPr>
          <w:p w14:paraId="6BDFD19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14:paraId="04797BF6" w14:textId="110E200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905073843"/>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28624771" w14:textId="77777777" w:rsidTr="008049EF">
        <w:trPr>
          <w:trHeight w:val="301"/>
        </w:trPr>
        <w:tc>
          <w:tcPr>
            <w:tcW w:w="1739" w:type="pct"/>
            <w:tcBorders>
              <w:top w:val="nil"/>
              <w:left w:val="nil"/>
              <w:bottom w:val="nil"/>
              <w:right w:val="nil"/>
            </w:tcBorders>
            <w:shd w:val="clear" w:color="auto" w:fill="auto"/>
          </w:tcPr>
          <w:p w14:paraId="4CDF34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ComputeKernelTable</w:t>
            </w:r>
          </w:p>
        </w:tc>
        <w:tc>
          <w:tcPr>
            <w:tcW w:w="3261" w:type="pct"/>
            <w:tcBorders>
              <w:top w:val="nil"/>
              <w:left w:val="nil"/>
              <w:bottom w:val="nil"/>
              <w:right w:val="nil"/>
            </w:tcBorders>
            <w:shd w:val="clear" w:color="auto" w:fill="auto"/>
          </w:tcPr>
          <w:p w14:paraId="29E4417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kerneltab(0:ktrows,0:ktcols) the following values: </w:t>
            </w:r>
          </w:p>
          <w:p w14:paraId="34B006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0) = rob = rb/h</w:t>
            </w:r>
          </w:p>
          <w:p w14:paraId="6005F7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1) = Int W* ro2 dro         (from rob to 2)</w:t>
            </w:r>
          </w:p>
          <w:p w14:paraId="5FF7C7E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2) = Int dW*/dro ro dro     (from rob to 2)</w:t>
            </w:r>
          </w:p>
          <w:p w14:paraId="3FBD9C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3) = Int dW*/dro ro^2 dro   (from rob to 2)</w:t>
            </w:r>
          </w:p>
          <w:p w14:paraId="683525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kerneltab(0:ktrows, 4) = Int dW*/dro ro^3 dro   (from rob to 2) </w:t>
            </w:r>
          </w:p>
          <w:p w14:paraId="59F85F06" w14:textId="6B01F6E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87129539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2029EEAA" w14:textId="77777777" w:rsidTr="008049EF">
        <w:trPr>
          <w:trHeight w:val="301"/>
        </w:trPr>
        <w:tc>
          <w:tcPr>
            <w:tcW w:w="1739" w:type="pct"/>
            <w:tcBorders>
              <w:top w:val="nil"/>
              <w:left w:val="nil"/>
              <w:bottom w:val="nil"/>
              <w:right w:val="nil"/>
            </w:tcBorders>
            <w:shd w:val="clear" w:color="auto" w:fill="auto"/>
          </w:tcPr>
          <w:p w14:paraId="5D5B80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14:paraId="1A6B445A" w14:textId="1E987B49"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w:t>
            </w:r>
            <w:sdt>
              <w:sdtPr>
                <w:rPr>
                  <w:rFonts w:ascii="Times New Roman" w:eastAsia="Times New Roman" w:hAnsi="Times New Roman"/>
                  <w:bCs/>
                  <w:color w:val="000000"/>
                  <w:sz w:val="20"/>
                  <w:szCs w:val="20"/>
                  <w:lang w:eastAsia="en-GB"/>
                </w:rPr>
                <w:id w:val="16376719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1F40ECD9" w14:textId="77777777" w:rsidTr="008049EF">
        <w:trPr>
          <w:trHeight w:val="301"/>
        </w:trPr>
        <w:tc>
          <w:tcPr>
            <w:tcW w:w="1739" w:type="pct"/>
            <w:tcBorders>
              <w:top w:val="nil"/>
              <w:left w:val="nil"/>
              <w:bottom w:val="nil"/>
              <w:right w:val="nil"/>
            </w:tcBorders>
            <w:shd w:val="clear" w:color="auto" w:fill="auto"/>
          </w:tcPr>
          <w:p w14:paraId="03B5AB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14:paraId="6B83181C" w14:textId="0E8E9AE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w:t>
            </w:r>
            <w:sdt>
              <w:sdtPr>
                <w:rPr>
                  <w:rFonts w:ascii="Times New Roman" w:eastAsia="Times New Roman" w:hAnsi="Times New Roman"/>
                  <w:bCs/>
                  <w:color w:val="000000"/>
                  <w:sz w:val="20"/>
                  <w:szCs w:val="20"/>
                  <w:lang w:eastAsia="en-GB"/>
                </w:rPr>
                <w:id w:val="1981573430"/>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4383262B" w14:textId="77777777" w:rsidTr="008049EF">
        <w:trPr>
          <w:trHeight w:val="301"/>
        </w:trPr>
        <w:tc>
          <w:tcPr>
            <w:tcW w:w="1739" w:type="pct"/>
            <w:tcBorders>
              <w:top w:val="nil"/>
              <w:left w:val="nil"/>
              <w:bottom w:val="nil"/>
              <w:right w:val="nil"/>
            </w:tcBorders>
            <w:shd w:val="clear" w:color="auto" w:fill="auto"/>
          </w:tcPr>
          <w:p w14:paraId="18CB124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14:paraId="418918A4" w14:textId="07273F20"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define boundary faces from 3D geometry.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209851569"/>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1924B0B8" w14:textId="77777777" w:rsidTr="008049EF">
        <w:trPr>
          <w:trHeight w:val="301"/>
        </w:trPr>
        <w:tc>
          <w:tcPr>
            <w:tcW w:w="1739" w:type="pct"/>
            <w:tcBorders>
              <w:top w:val="nil"/>
              <w:left w:val="nil"/>
              <w:bottom w:val="nil"/>
              <w:right w:val="nil"/>
            </w:tcBorders>
            <w:shd w:val="clear" w:color="auto" w:fill="auto"/>
          </w:tcPr>
          <w:p w14:paraId="195C0A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14:paraId="7B020FCA" w14:textId="7A4DF4D8"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Definition of the boundary sides. </w:t>
            </w: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46063015"/>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31FBF506" w14:textId="77777777" w:rsidTr="008049EF">
        <w:trPr>
          <w:trHeight w:val="301"/>
        </w:trPr>
        <w:tc>
          <w:tcPr>
            <w:tcW w:w="1739" w:type="pct"/>
            <w:tcBorders>
              <w:top w:val="nil"/>
              <w:left w:val="nil"/>
              <w:bottom w:val="nil"/>
              <w:right w:val="nil"/>
            </w:tcBorders>
            <w:shd w:val="clear" w:color="auto" w:fill="auto"/>
          </w:tcPr>
          <w:p w14:paraId="2F9C51E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14:paraId="1AFE89DF" w14:textId="4920E4FA"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w:t>
            </w:r>
            <w:sdt>
              <w:sdtPr>
                <w:rPr>
                  <w:rFonts w:ascii="Times New Roman" w:eastAsia="Times New Roman" w:hAnsi="Times New Roman"/>
                  <w:bCs/>
                  <w:color w:val="000000"/>
                  <w:sz w:val="20"/>
                  <w:szCs w:val="20"/>
                  <w:lang w:eastAsia="en-GB"/>
                </w:rPr>
                <w:id w:val="123134042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376AFF" w14:paraId="799AA47C" w14:textId="77777777" w:rsidTr="008049EF">
        <w:trPr>
          <w:trHeight w:val="301"/>
        </w:trPr>
        <w:tc>
          <w:tcPr>
            <w:tcW w:w="1739" w:type="pct"/>
            <w:tcBorders>
              <w:top w:val="nil"/>
              <w:left w:val="nil"/>
              <w:bottom w:val="nil"/>
              <w:right w:val="nil"/>
            </w:tcBorders>
            <w:shd w:val="clear" w:color="auto" w:fill="auto"/>
          </w:tcPr>
          <w:p w14:paraId="29F3A5D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14:paraId="032D3D70" w14:textId="3162793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w:t>
            </w:r>
            <w:r w:rsidR="009E19BA">
              <w:rPr>
                <w:rFonts w:ascii="Times New Roman" w:eastAsia="Times New Roman" w:hAnsi="Times New Roman"/>
                <w:bCs/>
                <w:color w:val="000000"/>
                <w:sz w:val="20"/>
                <w:szCs w:val="20"/>
                <w:lang w:eastAsia="en-GB"/>
              </w:rPr>
              <w:t>,</w:t>
            </w:r>
            <w:sdt>
              <w:sdtPr>
                <w:rPr>
                  <w:rFonts w:ascii="Times New Roman" w:eastAsia="Times New Roman" w:hAnsi="Times New Roman"/>
                  <w:bCs/>
                  <w:color w:val="000000"/>
                  <w:sz w:val="20"/>
                  <w:szCs w:val="20"/>
                  <w:lang w:eastAsia="en-GB"/>
                </w:rPr>
                <w:id w:val="548735827"/>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069CEBE5" w14:textId="77777777" w:rsidTr="008049EF">
        <w:trPr>
          <w:trHeight w:val="301"/>
        </w:trPr>
        <w:tc>
          <w:tcPr>
            <w:tcW w:w="1739" w:type="pct"/>
            <w:tcBorders>
              <w:top w:val="nil"/>
              <w:left w:val="nil"/>
              <w:bottom w:val="nil"/>
              <w:right w:val="nil"/>
            </w:tcBorders>
            <w:shd w:val="clear" w:color="auto" w:fill="auto"/>
          </w:tcPr>
          <w:p w14:paraId="3CA52F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14:paraId="280C9AD7" w14:textId="5D712D5C"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37875761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1818CE3E" w14:textId="77777777" w:rsidTr="008049EF">
        <w:trPr>
          <w:trHeight w:val="301"/>
        </w:trPr>
        <w:tc>
          <w:tcPr>
            <w:tcW w:w="1739" w:type="pct"/>
            <w:tcBorders>
              <w:top w:val="nil"/>
              <w:left w:val="nil"/>
              <w:bottom w:val="nil"/>
              <w:right w:val="nil"/>
            </w:tcBorders>
            <w:shd w:val="clear" w:color="auto" w:fill="auto"/>
          </w:tcPr>
          <w:p w14:paraId="4D1276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14:paraId="584988FA" w14:textId="723487A8"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w:t>
            </w:r>
            <w:sdt>
              <w:sdtPr>
                <w:rPr>
                  <w:rFonts w:ascii="Times New Roman" w:eastAsia="Times New Roman" w:hAnsi="Times New Roman"/>
                  <w:bCs/>
                  <w:color w:val="000000"/>
                  <w:sz w:val="20"/>
                  <w:szCs w:val="20"/>
                  <w:lang w:eastAsia="en-GB"/>
                </w:rPr>
                <w:id w:val="1853841119"/>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3A5F4DE3" w14:textId="77777777" w:rsidTr="008049EF">
        <w:trPr>
          <w:trHeight w:val="301"/>
        </w:trPr>
        <w:tc>
          <w:tcPr>
            <w:tcW w:w="1739" w:type="pct"/>
            <w:tcBorders>
              <w:top w:val="nil"/>
              <w:left w:val="nil"/>
              <w:bottom w:val="nil"/>
              <w:right w:val="nil"/>
            </w:tcBorders>
            <w:shd w:val="clear" w:color="auto" w:fill="auto"/>
          </w:tcPr>
          <w:p w14:paraId="0AACD7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14:paraId="23E06F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14:paraId="741219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xpmin: minimum abscissa of intersected segment</w:t>
            </w:r>
          </w:p>
          <w:p w14:paraId="756159F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xpmax: maximum abscissa of intersected segment</w:t>
            </w:r>
          </w:p>
          <w:p w14:paraId="32C44A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interlen: length of the intersected segment   </w:t>
            </w:r>
          </w:p>
          <w:p w14:paraId="2F6E6D2E" w14:textId="4D9BB084"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496808121"/>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1860BBE5" w14:textId="77777777" w:rsidTr="008049EF">
        <w:trPr>
          <w:trHeight w:val="301"/>
        </w:trPr>
        <w:tc>
          <w:tcPr>
            <w:tcW w:w="1739" w:type="pct"/>
            <w:tcBorders>
              <w:top w:val="nil"/>
              <w:left w:val="nil"/>
              <w:bottom w:val="nil"/>
              <w:right w:val="nil"/>
            </w:tcBorders>
            <w:shd w:val="clear" w:color="auto" w:fill="auto"/>
          </w:tcPr>
          <w:p w14:paraId="753BBE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14:paraId="100B07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14:paraId="1232AF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Ncbf: number of close boundary faces</w:t>
            </w:r>
          </w:p>
          <w:p w14:paraId="3D77FD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Clobface(1 to Ncbf): list of close boundary faces</w:t>
            </w:r>
          </w:p>
          <w:p w14:paraId="3F39D7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LocX(1:SPACEDIM,Ncbf): local coordinates of particle npi with respect each boundary side</w:t>
            </w:r>
          </w:p>
          <w:p w14:paraId="29115118" w14:textId="621802BC"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w:t>
            </w:r>
            <w:sdt>
              <w:sdtPr>
                <w:rPr>
                  <w:rFonts w:ascii="Times New Roman" w:eastAsia="Times New Roman" w:hAnsi="Times New Roman"/>
                  <w:bCs/>
                  <w:color w:val="000000"/>
                  <w:sz w:val="20"/>
                  <w:szCs w:val="20"/>
                  <w:lang w:eastAsia="en-GB"/>
                </w:rPr>
                <w:id w:val="1380121632"/>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r w:rsidRPr="00376AFF">
              <w:rPr>
                <w:rFonts w:ascii="Times New Roman" w:eastAsia="Times New Roman" w:hAnsi="Times New Roman"/>
                <w:bCs/>
                <w:color w:val="000000"/>
                <w:sz w:val="20"/>
                <w:szCs w:val="20"/>
                <w:lang w:eastAsia="en-GB"/>
              </w:rPr>
              <w:t>)</w:t>
            </w:r>
          </w:p>
        </w:tc>
      </w:tr>
      <w:tr w:rsidR="00EC217D" w:rsidRPr="00E129B8" w14:paraId="5C3A1DBD" w14:textId="77777777" w:rsidTr="008049EF">
        <w:trPr>
          <w:trHeight w:val="301"/>
        </w:trPr>
        <w:tc>
          <w:tcPr>
            <w:tcW w:w="1739" w:type="pct"/>
            <w:tcBorders>
              <w:top w:val="nil"/>
              <w:left w:val="nil"/>
              <w:bottom w:val="nil"/>
              <w:right w:val="nil"/>
            </w:tcBorders>
            <w:shd w:val="clear" w:color="auto" w:fill="auto"/>
          </w:tcPr>
          <w:p w14:paraId="5215002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14:paraId="0AB4C3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sides, i.e. those sited at a distance from particle npi&lt;=2h. It returns:</w:t>
            </w:r>
          </w:p>
          <w:p w14:paraId="53B130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Ncbs: number of close boundary sides (= 0, 1, 2)</w:t>
            </w:r>
          </w:p>
          <w:p w14:paraId="4FACE7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Cloboside(1:Ncbs): list of close boundary sides</w:t>
            </w:r>
          </w:p>
          <w:p w14:paraId="374588E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14:paraId="01A2C3B1" w14:textId="436EB26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560248257"/>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376AFF" w14:paraId="65233553" w14:textId="77777777" w:rsidTr="008049EF">
        <w:trPr>
          <w:trHeight w:val="301"/>
        </w:trPr>
        <w:tc>
          <w:tcPr>
            <w:tcW w:w="1739" w:type="pct"/>
            <w:tcBorders>
              <w:top w:val="nil"/>
              <w:left w:val="nil"/>
              <w:bottom w:val="nil"/>
              <w:right w:val="nil"/>
            </w:tcBorders>
            <w:shd w:val="clear" w:color="auto" w:fill="auto"/>
          </w:tcPr>
          <w:p w14:paraId="3C93BD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14:paraId="0ADD3EA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14:paraId="64BA06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14:paraId="4FA2E6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CFBFVector, where the list of intercepted faces begins </w:t>
            </w:r>
          </w:p>
          <w:p w14:paraId="3768C7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14:paraId="49A9ED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semispaces (defined by the planes containing the cell faces), which do not include the cell itself.  </w:t>
            </w:r>
          </w:p>
          <w:p w14:paraId="1716CF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14:paraId="61145C3B" w14:textId="656F345B"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w:t>
            </w:r>
            <w:sdt>
              <w:sdtPr>
                <w:rPr>
                  <w:rFonts w:ascii="Times New Roman" w:eastAsia="Times New Roman" w:hAnsi="Times New Roman"/>
                  <w:bCs/>
                  <w:color w:val="000000"/>
                  <w:sz w:val="20"/>
                  <w:szCs w:val="20"/>
                  <w:lang w:eastAsia="en-GB"/>
                </w:rPr>
                <w:id w:val="420617743"/>
                <w:citation/>
              </w:sdtPr>
              <w:sdtEndPr/>
              <w:sdtContent>
                <w:r w:rsidR="009E19BA">
                  <w:rPr>
                    <w:rFonts w:ascii="Times New Roman" w:eastAsia="Times New Roman" w:hAnsi="Times New Roman"/>
                    <w:bCs/>
                    <w:color w:val="000000"/>
                    <w:sz w:val="20"/>
                    <w:szCs w:val="20"/>
                    <w:lang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eastAsia="en-GB"/>
                  </w:rPr>
                  <w:fldChar w:fldCharType="end"/>
                </w:r>
              </w:sdtContent>
            </w:sdt>
          </w:p>
        </w:tc>
      </w:tr>
      <w:tr w:rsidR="00EC217D" w:rsidRPr="00E129B8" w14:paraId="666CB5BC" w14:textId="77777777" w:rsidTr="008049EF">
        <w:trPr>
          <w:trHeight w:val="301"/>
        </w:trPr>
        <w:tc>
          <w:tcPr>
            <w:tcW w:w="1739" w:type="pct"/>
            <w:tcBorders>
              <w:top w:val="nil"/>
              <w:left w:val="nil"/>
              <w:bottom w:val="nil"/>
              <w:right w:val="nil"/>
            </w:tcBorders>
            <w:shd w:val="clear" w:color="auto" w:fill="auto"/>
          </w:tcPr>
          <w:p w14:paraId="12C18E9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14:paraId="2687FDB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14:paraId="4A1E0F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14:paraId="7E346C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Func(nc), nc=1, Ncols : values interpolated in columns Col(nc), nc=1, Ncols</w:t>
            </w:r>
          </w:p>
          <w:p w14:paraId="3C2B5BC7" w14:textId="28536763"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133004802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3BD33A40" w14:textId="77777777" w:rsidTr="008049EF">
        <w:trPr>
          <w:trHeight w:val="301"/>
        </w:trPr>
        <w:tc>
          <w:tcPr>
            <w:tcW w:w="1739" w:type="pct"/>
            <w:tcBorders>
              <w:top w:val="nil"/>
              <w:left w:val="nil"/>
              <w:bottom w:val="nil"/>
              <w:right w:val="nil"/>
            </w:tcBorders>
            <w:shd w:val="clear" w:color="auto" w:fill="auto"/>
          </w:tcPr>
          <w:p w14:paraId="7384E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14:paraId="4BEBCC7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14:paraId="300EE4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nicols: number of columns of dependent variables to be interpolated</w:t>
            </w:r>
          </w:p>
          <w:p w14:paraId="466A10C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icol(): list of columns of dependent variables to be interpolated</w:t>
            </w:r>
          </w:p>
          <w:p w14:paraId="6E11C4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ivalue(): list of the "nicols" interpolated values </w:t>
            </w:r>
          </w:p>
          <w:p w14:paraId="3A9D33A6" w14:textId="045448DD"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718559707"/>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4A4496AB" w14:textId="77777777" w:rsidTr="008049EF">
        <w:trPr>
          <w:trHeight w:val="301"/>
        </w:trPr>
        <w:tc>
          <w:tcPr>
            <w:tcW w:w="1739" w:type="pct"/>
            <w:tcBorders>
              <w:top w:val="nil"/>
              <w:left w:val="nil"/>
              <w:bottom w:val="nil"/>
              <w:right w:val="nil"/>
            </w:tcBorders>
            <w:shd w:val="clear" w:color="auto" w:fill="auto"/>
          </w:tcPr>
          <w:p w14:paraId="316E860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14:paraId="7817F5FB" w14:textId="1009A32F"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Computes a SA-SPH definite integral (Di Monaco et al., 2011,</w:t>
            </w:r>
            <w:sdt>
              <w:sdtPr>
                <w:rPr>
                  <w:rFonts w:ascii="Times New Roman" w:eastAsia="Times New Roman" w:hAnsi="Times New Roman"/>
                  <w:bCs/>
                  <w:color w:val="000000"/>
                  <w:sz w:val="20"/>
                  <w:szCs w:val="20"/>
                  <w:lang w:val="it-IT" w:eastAsia="en-GB"/>
                </w:rPr>
                <w:id w:val="1673374285"/>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412666A6" w14:textId="77777777" w:rsidTr="008049EF">
        <w:trPr>
          <w:trHeight w:val="301"/>
        </w:trPr>
        <w:tc>
          <w:tcPr>
            <w:tcW w:w="1739" w:type="pct"/>
            <w:tcBorders>
              <w:top w:val="nil"/>
              <w:left w:val="nil"/>
              <w:bottom w:val="nil"/>
              <w:right w:val="nil"/>
            </w:tcBorders>
            <w:shd w:val="clear" w:color="auto" w:fill="auto"/>
          </w:tcPr>
          <w:p w14:paraId="4454FA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14:paraId="0B2C64DF" w14:textId="48EE751A"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Computes a SA-SPH definite integral (Di Monaco et al., 2011,</w:t>
            </w:r>
            <w:sdt>
              <w:sdtPr>
                <w:rPr>
                  <w:rFonts w:ascii="Times New Roman" w:eastAsia="Times New Roman" w:hAnsi="Times New Roman"/>
                  <w:bCs/>
                  <w:color w:val="000000"/>
                  <w:sz w:val="20"/>
                  <w:szCs w:val="20"/>
                  <w:lang w:val="it-IT" w:eastAsia="en-GB"/>
                </w:rPr>
                <w:id w:val="143979975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554CA014" w14:textId="77777777" w:rsidTr="008049EF">
        <w:trPr>
          <w:trHeight w:val="301"/>
        </w:trPr>
        <w:tc>
          <w:tcPr>
            <w:tcW w:w="1739" w:type="pct"/>
            <w:tcBorders>
              <w:top w:val="nil"/>
              <w:left w:val="nil"/>
              <w:bottom w:val="nil"/>
              <w:right w:val="nil"/>
            </w:tcBorders>
            <w:shd w:val="clear" w:color="auto" w:fill="auto"/>
          </w:tcPr>
          <w:p w14:paraId="793CCB8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14:paraId="2C585F4C" w14:textId="1152EDAA"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Computes a SA-SPH definite integral (Di Monaco et al., 2011,</w:t>
            </w:r>
            <w:sdt>
              <w:sdtPr>
                <w:rPr>
                  <w:rFonts w:ascii="Times New Roman" w:eastAsia="Times New Roman" w:hAnsi="Times New Roman"/>
                  <w:bCs/>
                  <w:color w:val="000000"/>
                  <w:sz w:val="20"/>
                  <w:szCs w:val="20"/>
                  <w:lang w:val="it-IT" w:eastAsia="en-GB"/>
                </w:rPr>
                <w:id w:val="479735342"/>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094C7C95" w14:textId="77777777" w:rsidTr="008049EF">
        <w:trPr>
          <w:trHeight w:val="301"/>
        </w:trPr>
        <w:tc>
          <w:tcPr>
            <w:tcW w:w="1739" w:type="pct"/>
            <w:tcBorders>
              <w:top w:val="nil"/>
              <w:left w:val="nil"/>
              <w:bottom w:val="nil"/>
              <w:right w:val="nil"/>
            </w:tcBorders>
            <w:shd w:val="clear" w:color="auto" w:fill="auto"/>
          </w:tcPr>
          <w:p w14:paraId="77A6055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14:paraId="3726DD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14:paraId="69087E5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IntNcbs: number of close boundary sides, which give contribution (= 0, 1, 2)</w:t>
            </w:r>
          </w:p>
          <w:p w14:paraId="05E322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Intboside(1:IntNcbs): list of close boundary sides, which give contribution</w:t>
            </w:r>
          </w:p>
          <w:p w14:paraId="759E15C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14:paraId="4CB650F4" w14:textId="51CB63F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w:t>
            </w:r>
            <w:sdt>
              <w:sdtPr>
                <w:rPr>
                  <w:rFonts w:ascii="Times New Roman" w:eastAsia="Times New Roman" w:hAnsi="Times New Roman"/>
                  <w:bCs/>
                  <w:color w:val="000000"/>
                  <w:sz w:val="20"/>
                  <w:szCs w:val="20"/>
                  <w:lang w:val="it-IT" w:eastAsia="en-GB"/>
                </w:rPr>
                <w:id w:val="-659075558"/>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r w:rsidR="00EC217D" w:rsidRPr="00E129B8" w14:paraId="58157DAE" w14:textId="77777777" w:rsidTr="008049EF">
        <w:trPr>
          <w:trHeight w:val="301"/>
        </w:trPr>
        <w:tc>
          <w:tcPr>
            <w:tcW w:w="1739" w:type="pct"/>
            <w:tcBorders>
              <w:top w:val="nil"/>
              <w:left w:val="nil"/>
              <w:bottom w:val="nil"/>
              <w:right w:val="nil"/>
            </w:tcBorders>
            <w:shd w:val="clear" w:color="auto" w:fill="auto"/>
          </w:tcPr>
          <w:p w14:paraId="56540E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14:paraId="71C61B62" w14:textId="52B88E7B"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Computing a SA-SPH definite integral (Di Monaco et al., 2011,</w:t>
            </w:r>
            <w:sdt>
              <w:sdtPr>
                <w:rPr>
                  <w:rFonts w:ascii="Times New Roman" w:eastAsia="Times New Roman" w:hAnsi="Times New Roman"/>
                  <w:bCs/>
                  <w:color w:val="000000"/>
                  <w:sz w:val="20"/>
                  <w:szCs w:val="20"/>
                  <w:lang w:val="it-IT" w:eastAsia="en-GB"/>
                </w:rPr>
                <w:id w:val="-1985848016"/>
                <w:citation/>
              </w:sdtPr>
              <w:sdtEndPr/>
              <w:sdtContent>
                <w:r w:rsidR="009E19BA">
                  <w:rPr>
                    <w:rFonts w:ascii="Times New Roman" w:eastAsia="Times New Roman" w:hAnsi="Times New Roman"/>
                    <w:bCs/>
                    <w:color w:val="000000"/>
                    <w:sz w:val="20"/>
                    <w:szCs w:val="20"/>
                    <w:lang w:val="it-IT" w:eastAsia="en-GB"/>
                  </w:rPr>
                  <w:fldChar w:fldCharType="begin"/>
                </w:r>
                <w:r w:rsidR="009E19BA">
                  <w:rPr>
                    <w:rFonts w:ascii="Times New Roman" w:eastAsia="Times New Roman" w:hAnsi="Times New Roman"/>
                    <w:bCs/>
                    <w:color w:val="000000"/>
                    <w:sz w:val="20"/>
                    <w:szCs w:val="20"/>
                    <w:lang w:val="it-IT" w:eastAsia="en-GB"/>
                  </w:rPr>
                  <w:instrText xml:space="preserve"> CITATION DiM11 \l 1040 </w:instrText>
                </w:r>
                <w:r w:rsidR="009E19BA">
                  <w:rPr>
                    <w:rFonts w:ascii="Times New Roman" w:eastAsia="Times New Roman" w:hAnsi="Times New Roman"/>
                    <w:bCs/>
                    <w:color w:val="000000"/>
                    <w:sz w:val="20"/>
                    <w:szCs w:val="20"/>
                    <w:lang w:val="it-IT" w:eastAsia="en-GB"/>
                  </w:rPr>
                  <w:fldChar w:fldCharType="separate"/>
                </w:r>
                <w:r w:rsidR="006B40CB">
                  <w:rPr>
                    <w:rFonts w:ascii="Times New Roman" w:eastAsia="Times New Roman" w:hAnsi="Times New Roman"/>
                    <w:bCs/>
                    <w:noProof/>
                    <w:color w:val="000000"/>
                    <w:sz w:val="20"/>
                    <w:szCs w:val="20"/>
                    <w:lang w:val="it-IT" w:eastAsia="en-GB"/>
                  </w:rPr>
                  <w:t xml:space="preserve"> </w:t>
                </w:r>
                <w:r w:rsidR="006B40CB" w:rsidRPr="006B40CB">
                  <w:rPr>
                    <w:rFonts w:ascii="Times New Roman" w:eastAsia="Times New Roman" w:hAnsi="Times New Roman"/>
                    <w:noProof/>
                    <w:color w:val="000000"/>
                    <w:sz w:val="20"/>
                    <w:szCs w:val="20"/>
                    <w:lang w:val="it-IT" w:eastAsia="en-GB"/>
                  </w:rPr>
                  <w:t>[5]</w:t>
                </w:r>
                <w:r w:rsidR="009E19BA">
                  <w:rPr>
                    <w:rFonts w:ascii="Times New Roman" w:eastAsia="Times New Roman" w:hAnsi="Times New Roman"/>
                    <w:bCs/>
                    <w:color w:val="000000"/>
                    <w:sz w:val="20"/>
                    <w:szCs w:val="20"/>
                    <w:lang w:val="it-IT" w:eastAsia="en-GB"/>
                  </w:rPr>
                  <w:fldChar w:fldCharType="end"/>
                </w:r>
              </w:sdtContent>
            </w:sdt>
            <w:r w:rsidRPr="00E129B8">
              <w:rPr>
                <w:rFonts w:ascii="Times New Roman" w:eastAsia="Times New Roman" w:hAnsi="Times New Roman"/>
                <w:bCs/>
                <w:color w:val="000000"/>
                <w:sz w:val="20"/>
                <w:szCs w:val="20"/>
                <w:lang w:val="it-IT" w:eastAsia="en-GB"/>
              </w:rPr>
              <w:t>)</w:t>
            </w:r>
          </w:p>
        </w:tc>
      </w:tr>
    </w:tbl>
    <w:p w14:paraId="4B835873" w14:textId="474BBB5E" w:rsidR="00EC217D" w:rsidRPr="00376AFF" w:rsidRDefault="00EC217D" w:rsidP="00EC217D">
      <w:pPr>
        <w:spacing w:after="0" w:line="240" w:lineRule="auto"/>
        <w:jc w:val="center"/>
        <w:rPr>
          <w:rFonts w:ascii="Times New Roman" w:hAnsi="Times New Roman"/>
          <w:szCs w:val="24"/>
        </w:rPr>
      </w:pPr>
      <w:bookmarkStart w:id="904"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16</w:t>
      </w:r>
      <w:r w:rsidR="00131662" w:rsidRPr="00376AFF">
        <w:rPr>
          <w:rFonts w:ascii="Times New Roman" w:hAnsi="Times New Roman"/>
          <w:szCs w:val="24"/>
        </w:rPr>
        <w:fldChar w:fldCharType="end"/>
      </w:r>
      <w:bookmarkEnd w:id="904"/>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14:paraId="08E4FE4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14:paraId="7267B61E" w14:textId="77777777" w:rsidTr="00822C58">
        <w:trPr>
          <w:trHeight w:val="301"/>
        </w:trPr>
        <w:tc>
          <w:tcPr>
            <w:tcW w:w="1678" w:type="pct"/>
            <w:tcBorders>
              <w:top w:val="nil"/>
              <w:left w:val="nil"/>
              <w:bottom w:val="nil"/>
              <w:right w:val="nil"/>
            </w:tcBorders>
            <w:shd w:val="clear" w:color="auto" w:fill="auto"/>
            <w:hideMark/>
          </w:tcPr>
          <w:p w14:paraId="53FAF29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14:paraId="5D391857"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0BF9CC2" w14:textId="77777777" w:rsidTr="00822C58">
        <w:trPr>
          <w:trHeight w:val="301"/>
        </w:trPr>
        <w:tc>
          <w:tcPr>
            <w:tcW w:w="1678" w:type="pct"/>
            <w:tcBorders>
              <w:top w:val="nil"/>
              <w:left w:val="nil"/>
              <w:bottom w:val="nil"/>
              <w:right w:val="nil"/>
            </w:tcBorders>
            <w:shd w:val="clear" w:color="auto" w:fill="auto"/>
          </w:tcPr>
          <w:p w14:paraId="0FC288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14:paraId="34EA04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14:paraId="5694BC1A" w14:textId="77777777" w:rsidTr="00822C58">
        <w:trPr>
          <w:trHeight w:val="301"/>
        </w:trPr>
        <w:tc>
          <w:tcPr>
            <w:tcW w:w="1678" w:type="pct"/>
            <w:tcBorders>
              <w:top w:val="nil"/>
              <w:left w:val="nil"/>
              <w:bottom w:val="nil"/>
              <w:right w:val="nil"/>
            </w:tcBorders>
            <w:shd w:val="clear" w:color="auto" w:fill="auto"/>
          </w:tcPr>
          <w:p w14:paraId="21ED67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14:paraId="2BB840A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Heun scheme: explicit RK2 time integration scheme.  </w:t>
            </w:r>
          </w:p>
        </w:tc>
      </w:tr>
      <w:tr w:rsidR="00EC217D" w:rsidRPr="00376AFF" w14:paraId="282E9E6F" w14:textId="77777777" w:rsidTr="00822C58">
        <w:trPr>
          <w:trHeight w:val="301"/>
        </w:trPr>
        <w:tc>
          <w:tcPr>
            <w:tcW w:w="1678" w:type="pct"/>
            <w:tcBorders>
              <w:top w:val="nil"/>
              <w:left w:val="nil"/>
              <w:bottom w:val="nil"/>
              <w:right w:val="nil"/>
            </w:tcBorders>
            <w:shd w:val="clear" w:color="auto" w:fill="auto"/>
          </w:tcPr>
          <w:p w14:paraId="23011A32"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14:paraId="7C56C774" w14:textId="77777777"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14:paraId="05B905F9" w14:textId="77777777" w:rsidTr="00822C58">
        <w:trPr>
          <w:trHeight w:val="301"/>
        </w:trPr>
        <w:tc>
          <w:tcPr>
            <w:tcW w:w="1678" w:type="pct"/>
            <w:tcBorders>
              <w:top w:val="nil"/>
              <w:left w:val="nil"/>
              <w:bottom w:val="nil"/>
              <w:right w:val="nil"/>
            </w:tcBorders>
            <w:shd w:val="clear" w:color="auto" w:fill="auto"/>
          </w:tcPr>
          <w:p w14:paraId="1F80D461"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14:paraId="2C604EB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14:paraId="06D0171B" w14:textId="77777777" w:rsidTr="00822C58">
        <w:trPr>
          <w:trHeight w:val="301"/>
        </w:trPr>
        <w:tc>
          <w:tcPr>
            <w:tcW w:w="1678" w:type="pct"/>
            <w:tcBorders>
              <w:top w:val="nil"/>
              <w:left w:val="nil"/>
              <w:bottom w:val="nil"/>
              <w:right w:val="nil"/>
            </w:tcBorders>
            <w:shd w:val="clear" w:color="auto" w:fill="auto"/>
          </w:tcPr>
          <w:p w14:paraId="2626D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14:paraId="3A310D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Runge-Kutta time integration schemes</w:t>
            </w:r>
          </w:p>
        </w:tc>
      </w:tr>
      <w:tr w:rsidR="00A40270" w:rsidRPr="00376AFF" w14:paraId="30C1460A" w14:textId="77777777" w:rsidTr="00822C58">
        <w:trPr>
          <w:trHeight w:val="301"/>
        </w:trPr>
        <w:tc>
          <w:tcPr>
            <w:tcW w:w="1678" w:type="pct"/>
            <w:tcBorders>
              <w:top w:val="nil"/>
              <w:left w:val="nil"/>
              <w:bottom w:val="nil"/>
              <w:right w:val="nil"/>
            </w:tcBorders>
            <w:shd w:val="clear" w:color="auto" w:fill="auto"/>
          </w:tcPr>
          <w:p w14:paraId="781321ED"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14:paraId="11096701"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14:paraId="01A8BBB6" w14:textId="238894A2" w:rsidR="00EC217D" w:rsidRPr="00376AFF" w:rsidRDefault="00EC217D" w:rsidP="00EC217D">
      <w:pPr>
        <w:spacing w:after="0" w:line="240" w:lineRule="auto"/>
        <w:jc w:val="center"/>
        <w:rPr>
          <w:rFonts w:ascii="Cambria Math" w:hAnsi="Cambria Math"/>
          <w:szCs w:val="24"/>
        </w:rPr>
      </w:pPr>
      <w:bookmarkStart w:id="905"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6B40CB">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6B40CB">
        <w:rPr>
          <w:rFonts w:ascii="Times New Roman" w:hAnsi="Times New Roman"/>
          <w:noProof/>
          <w:szCs w:val="24"/>
        </w:rPr>
        <w:t>17</w:t>
      </w:r>
      <w:r w:rsidR="00131662" w:rsidRPr="00376AFF">
        <w:rPr>
          <w:rFonts w:ascii="Times New Roman" w:hAnsi="Times New Roman"/>
          <w:szCs w:val="24"/>
        </w:rPr>
        <w:fldChar w:fldCharType="end"/>
      </w:r>
      <w:bookmarkEnd w:id="905"/>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(“Time_integration”; SPHERA v.</w:t>
      </w:r>
      <w:r w:rsidR="00C54D72" w:rsidRPr="00376AFF">
        <w:rPr>
          <w:rFonts w:ascii="Times New Roman" w:hAnsi="Times New Roman"/>
          <w:szCs w:val="24"/>
        </w:rPr>
        <w:t>9.0.0</w:t>
      </w:r>
      <w:r w:rsidRPr="00376AFF">
        <w:rPr>
          <w:rFonts w:ascii="Times New Roman" w:hAnsi="Times New Roman"/>
          <w:szCs w:val="24"/>
        </w:rPr>
        <w:t>).</w:t>
      </w:r>
    </w:p>
    <w:p w14:paraId="4135F2EF" w14:textId="77777777" w:rsidR="00EC217D" w:rsidRPr="00376AFF" w:rsidRDefault="00EC217D" w:rsidP="009C355A">
      <w:pPr>
        <w:spacing w:after="0" w:line="240" w:lineRule="auto"/>
        <w:ind w:left="360"/>
        <w:rPr>
          <w:rFonts w:ascii="Times New Roman" w:hAnsi="Times New Roman"/>
          <w:szCs w:val="24"/>
        </w:rPr>
      </w:pPr>
    </w:p>
    <w:p w14:paraId="4DB58F0B" w14:textId="77777777" w:rsidR="0063576B" w:rsidRPr="00376AFF" w:rsidRDefault="00980132" w:rsidP="009A174B">
      <w:pPr>
        <w:pStyle w:val="Amicarellititle3"/>
        <w:numPr>
          <w:ilvl w:val="2"/>
          <w:numId w:val="44"/>
        </w:numPr>
        <w:rPr>
          <w:lang w:val="en-GB"/>
        </w:rPr>
      </w:pPr>
      <w:bookmarkStart w:id="906" w:name="_Toc447005734"/>
      <w:bookmarkStart w:id="907" w:name="_Toc86930662"/>
      <w:r w:rsidRPr="00376AFF">
        <w:rPr>
          <w:lang w:val="en-GB"/>
        </w:rPr>
        <w:t xml:space="preserve">Program units for the boundary treatment scheme </w:t>
      </w:r>
      <w:r w:rsidR="0063576B" w:rsidRPr="00376AFF">
        <w:rPr>
          <w:lang w:val="en-GB"/>
        </w:rPr>
        <w:t>SA-SPH</w:t>
      </w:r>
      <w:bookmarkEnd w:id="906"/>
      <w:bookmarkEnd w:id="907"/>
    </w:p>
    <w:p w14:paraId="493D8498" w14:textId="031CD611"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 “SA_SPH”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sdt>
        <w:sdtPr>
          <w:rPr>
            <w:rFonts w:ascii="Times New Roman" w:hAnsi="Times New Roman"/>
            <w:sz w:val="24"/>
            <w:szCs w:val="24"/>
          </w:rPr>
          <w:id w:val="874740799"/>
          <w:citation/>
        </w:sdtPr>
        <w:sdtEndPr/>
        <w:sdtContent>
          <w:r w:rsidR="009E19BA">
            <w:rPr>
              <w:rFonts w:ascii="Times New Roman" w:hAnsi="Times New Roman"/>
              <w:sz w:val="24"/>
              <w:szCs w:val="24"/>
            </w:rPr>
            <w:fldChar w:fldCharType="begin"/>
          </w:r>
          <w:r w:rsidR="009E19BA">
            <w:rPr>
              <w:rFonts w:ascii="Times New Roman" w:hAnsi="Times New Roman"/>
              <w:sz w:val="24"/>
              <w:szCs w:val="24"/>
              <w:lang w:val="it-IT"/>
            </w:rPr>
            <w:instrText xml:space="preserve"> CITATION DiM11 \l 1040 </w:instrText>
          </w:r>
          <w:r w:rsidR="009E19B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w:t>
          </w:r>
          <w:r w:rsidR="009E19BA">
            <w:rPr>
              <w:rFonts w:ascii="Times New Roman" w:hAnsi="Times New Roman"/>
              <w:sz w:val="24"/>
              <w:szCs w:val="24"/>
            </w:rPr>
            <w:fldChar w:fldCharType="end"/>
          </w:r>
        </w:sdtContent>
      </w:sdt>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6B40CB" w:rsidRPr="006B40CB">
        <w:rPr>
          <w:rFonts w:ascii="Times New Roman" w:hAnsi="Times New Roman"/>
          <w:sz w:val="24"/>
          <w:szCs w:val="24"/>
        </w:rPr>
        <w:t>Table 11.16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14:paraId="58148EC3" w14:textId="77777777" w:rsidR="0063576B" w:rsidRPr="00376AFF" w:rsidRDefault="0063576B" w:rsidP="0063576B">
      <w:pPr>
        <w:spacing w:after="0" w:line="240" w:lineRule="auto"/>
        <w:jc w:val="both"/>
        <w:rPr>
          <w:rFonts w:ascii="Times New Roman" w:hAnsi="Times New Roman"/>
          <w:sz w:val="24"/>
          <w:szCs w:val="24"/>
        </w:rPr>
      </w:pPr>
    </w:p>
    <w:p w14:paraId="27B5BCFC" w14:textId="77777777" w:rsidR="0063576B" w:rsidRPr="00376AFF" w:rsidRDefault="00980132" w:rsidP="009A174B">
      <w:pPr>
        <w:pStyle w:val="Amicarellititle3"/>
        <w:rPr>
          <w:b w:val="0"/>
          <w:i w:val="0"/>
          <w:lang w:val="en-GB"/>
        </w:rPr>
      </w:pPr>
      <w:bookmarkStart w:id="908" w:name="_Toc447005735"/>
      <w:bookmarkStart w:id="909" w:name="_Toc86930663"/>
      <w:r w:rsidRPr="00376AFF">
        <w:rPr>
          <w:lang w:val="en-GB"/>
        </w:rPr>
        <w:t>Program units for managing Fortran character variables</w:t>
      </w:r>
      <w:bookmarkEnd w:id="908"/>
      <w:bookmarkEnd w:id="909"/>
    </w:p>
    <w:p w14:paraId="021FE9D7" w14:textId="77777777"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“GetToken”</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“lcase”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14:paraId="1D5A8BDD" w14:textId="77777777" w:rsidR="0063576B" w:rsidRPr="00376AFF" w:rsidRDefault="0063576B" w:rsidP="009C355A">
      <w:pPr>
        <w:spacing w:after="0" w:line="240" w:lineRule="auto"/>
        <w:ind w:left="360"/>
        <w:rPr>
          <w:rFonts w:ascii="Times New Roman" w:hAnsi="Times New Roman"/>
          <w:sz w:val="24"/>
          <w:szCs w:val="24"/>
        </w:rPr>
      </w:pPr>
    </w:p>
    <w:p w14:paraId="35B45DF4" w14:textId="77777777" w:rsidR="00863855" w:rsidRPr="00376AFF" w:rsidRDefault="00980132" w:rsidP="009A174B">
      <w:pPr>
        <w:pStyle w:val="Amicarellititle3"/>
        <w:numPr>
          <w:ilvl w:val="2"/>
          <w:numId w:val="44"/>
        </w:numPr>
        <w:rPr>
          <w:lang w:val="en-GB"/>
        </w:rPr>
      </w:pPr>
      <w:bookmarkStart w:id="910" w:name="_Toc447005736"/>
      <w:bookmarkStart w:id="911" w:name="_Toc86930664"/>
      <w:r w:rsidRPr="00376AFF">
        <w:rPr>
          <w:lang w:val="en-GB"/>
        </w:rPr>
        <w:t>Program units for time integration</w:t>
      </w:r>
      <w:bookmarkEnd w:id="910"/>
      <w:bookmarkEnd w:id="911"/>
    </w:p>
    <w:p w14:paraId="63851AC0" w14:textId="219F840D"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 xml:space="preserve">“Time_integration”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6B40CB" w:rsidRPr="006B40CB">
        <w:rPr>
          <w:rFonts w:ascii="Times New Roman" w:hAnsi="Times New Roman"/>
          <w:sz w:val="24"/>
          <w:szCs w:val="24"/>
        </w:rPr>
        <w:t>Table 11.17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14:paraId="04603209" w14:textId="77777777" w:rsidR="00C54D72" w:rsidRPr="00376AFF" w:rsidRDefault="00C54D72" w:rsidP="00C54D72">
      <w:pPr>
        <w:pStyle w:val="Amicarellititle2"/>
        <w:numPr>
          <w:ilvl w:val="0"/>
          <w:numId w:val="0"/>
        </w:numPr>
        <w:ind w:left="792"/>
      </w:pPr>
    </w:p>
    <w:p w14:paraId="796C4787" w14:textId="77777777" w:rsidR="0033014C" w:rsidRPr="00376AFF" w:rsidRDefault="0033014C" w:rsidP="009A174B">
      <w:pPr>
        <w:pStyle w:val="Amicarellititle2"/>
        <w:numPr>
          <w:ilvl w:val="1"/>
          <w:numId w:val="44"/>
        </w:numPr>
      </w:pPr>
      <w:bookmarkStart w:id="912" w:name="_Ref521064729"/>
      <w:bookmarkStart w:id="913" w:name="_Toc86930665"/>
      <w:r w:rsidRPr="00376AFF">
        <w:t>Style formatting</w:t>
      </w:r>
      <w:bookmarkEnd w:id="912"/>
      <w:bookmarkEnd w:id="913"/>
    </w:p>
    <w:p w14:paraId="4A00F217" w14:textId="77777777"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14:paraId="2154338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14:paraId="3648727E"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use Fortran 95 standard and portable procedures to be compiled with both gfortran and ifort.</w:t>
      </w:r>
    </w:p>
    <w:p w14:paraId="145D2012" w14:textId="77777777"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14:paraId="53A413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14:paraId="5884623C"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14:paraId="69B970A9" w14:textId="77777777"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14:paraId="0A23ED92"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14:paraId="1F5DBC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14:paraId="6A0CB92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 comment begins with “! &lt;capitol letter&gt;“ (there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14:paraId="0527B9FB"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(a==b).and.(c==d)”).</w:t>
      </w:r>
    </w:p>
    <w:p w14:paraId="6016771F"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Automatic indentation is allowed only with blank spaces instead of tabs (but the makefile).</w:t>
      </w:r>
    </w:p>
    <w:p w14:paraId="58E4CF28"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14:paraId="5CEC04C6"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14:paraId="6580189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Keywords are written in lower case letters (e.g.: do,if,…).</w:t>
      </w:r>
    </w:p>
    <w:p w14:paraId="7E3B371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14:paraId="40BD1A9D" w14:textId="77777777"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14:paraId="31B2C7C9" w14:textId="77777777" w:rsidR="000F500C" w:rsidRPr="00376AFF" w:rsidRDefault="000F500C" w:rsidP="00863855">
      <w:pPr>
        <w:spacing w:after="0" w:line="240" w:lineRule="auto"/>
        <w:jc w:val="both"/>
        <w:rPr>
          <w:rFonts w:ascii="Times New Roman" w:hAnsi="Times New Roman"/>
          <w:sz w:val="24"/>
          <w:szCs w:val="24"/>
        </w:rPr>
      </w:pPr>
    </w:p>
    <w:p w14:paraId="32A74030" w14:textId="77777777" w:rsidR="00543509" w:rsidRPr="00376AFF" w:rsidRDefault="00543509" w:rsidP="009A174B">
      <w:pPr>
        <w:pStyle w:val="Amicarellititle2"/>
        <w:numPr>
          <w:ilvl w:val="1"/>
          <w:numId w:val="44"/>
        </w:numPr>
      </w:pPr>
      <w:bookmarkStart w:id="914" w:name="_Ref521064837"/>
      <w:bookmarkStart w:id="915" w:name="_Toc86930666"/>
      <w:r w:rsidRPr="00376AFF">
        <w:t>Modifications with respect to SPHERA v.8.0</w:t>
      </w:r>
      <w:bookmarkEnd w:id="914"/>
      <w:bookmarkEnd w:id="915"/>
    </w:p>
    <w:p w14:paraId="555646EE" w14:textId="0386FD28" w:rsidR="00543509" w:rsidRPr="00376AFF" w:rsidRDefault="003469A4" w:rsidP="00543509">
      <w:pPr>
        <w:spacing w:after="0" w:line="240" w:lineRule="auto"/>
        <w:jc w:val="both"/>
        <w:rPr>
          <w:rFonts w:ascii="Times New Roman" w:hAnsi="Times New Roman"/>
          <w:sz w:val="24"/>
          <w:szCs w:val="24"/>
        </w:rPr>
      </w:pPr>
      <w:ins w:id="916" w:author="Amicarelli Andrea (RSE)" w:date="2021-03-15T15:50:00Z">
        <w:r>
          <w:rPr>
            <w:rFonts w:ascii="Times New Roman" w:hAnsi="Times New Roman"/>
            <w:sz w:val="24"/>
            <w:szCs w:val="24"/>
          </w:rPr>
          <w:t>T</w:t>
        </w:r>
        <w:r w:rsidRPr="00376AFF">
          <w:rPr>
            <w:rFonts w:ascii="Times New Roman" w:hAnsi="Times New Roman"/>
            <w:sz w:val="24"/>
            <w:szCs w:val="24"/>
          </w:rPr>
          <w:t xml:space="preserve">he list of modifications </w:t>
        </w:r>
        <w:r>
          <w:rPr>
            <w:rFonts w:ascii="Times New Roman" w:hAnsi="Times New Roman"/>
            <w:sz w:val="24"/>
            <w:szCs w:val="24"/>
          </w:rPr>
          <w:t xml:space="preserve">to </w:t>
        </w:r>
      </w:ins>
      <w:r w:rsidR="00543509" w:rsidRPr="00376AFF">
        <w:rPr>
          <w:rFonts w:ascii="Times New Roman" w:hAnsi="Times New Roman"/>
          <w:sz w:val="24"/>
          <w:szCs w:val="24"/>
        </w:rPr>
        <w:t xml:space="preserve">SPHERA </w:t>
      </w:r>
      <w:r>
        <w:rPr>
          <w:rFonts w:ascii="Times New Roman" w:hAnsi="Times New Roman"/>
          <w:sz w:val="24"/>
          <w:szCs w:val="24"/>
        </w:rPr>
        <w:t>are reported in the github code repository as a git log (SPHERA,</w:t>
      </w:r>
      <w:r w:rsidR="004E033E">
        <w:rPr>
          <w:rFonts w:ascii="Times New Roman" w:hAnsi="Times New Roman"/>
          <w:sz w:val="24"/>
          <w:szCs w:val="24"/>
        </w:rPr>
        <w:t xml:space="preserve"> 2021,</w:t>
      </w:r>
      <w:sdt>
        <w:sdtPr>
          <w:rPr>
            <w:rFonts w:ascii="Times New Roman" w:hAnsi="Times New Roman"/>
            <w:sz w:val="24"/>
            <w:szCs w:val="24"/>
          </w:rPr>
          <w:id w:val="1339728859"/>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AAm \l 1040 </w:instrText>
          </w:r>
          <w:r w:rsidR="004E033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4E033E">
            <w:rPr>
              <w:rFonts w:ascii="Times New Roman" w:hAnsi="Times New Roman"/>
              <w:sz w:val="24"/>
              <w:szCs w:val="24"/>
            </w:rPr>
            <w:fldChar w:fldCharType="end"/>
          </w:r>
        </w:sdtContent>
      </w:sdt>
      <w:r>
        <w:rPr>
          <w:rFonts w:ascii="Times New Roman" w:hAnsi="Times New Roman"/>
          <w:sz w:val="24"/>
          <w:szCs w:val="24"/>
        </w:rPr>
        <w:t>)</w:t>
      </w:r>
      <w:r w:rsidR="00543509" w:rsidRPr="00376AFF">
        <w:rPr>
          <w:rFonts w:ascii="Times New Roman" w:hAnsi="Times New Roman"/>
          <w:sz w:val="24"/>
          <w:szCs w:val="24"/>
        </w:rPr>
        <w:t>.</w:t>
      </w:r>
    </w:p>
    <w:p w14:paraId="69EBFBF7" w14:textId="77777777" w:rsidR="00543509" w:rsidRPr="00376AFF" w:rsidRDefault="00543509" w:rsidP="00863855">
      <w:pPr>
        <w:spacing w:after="0" w:line="240" w:lineRule="auto"/>
        <w:jc w:val="both"/>
        <w:rPr>
          <w:rFonts w:ascii="Times New Roman" w:hAnsi="Times New Roman"/>
          <w:sz w:val="24"/>
          <w:szCs w:val="24"/>
        </w:rPr>
      </w:pPr>
    </w:p>
    <w:p w14:paraId="1D2E14F7" w14:textId="77777777"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917" w:name="_Toc447794702"/>
      <w:bookmarkStart w:id="918" w:name="_Toc447794781"/>
      <w:bookmarkStart w:id="919" w:name="_Toc447794866"/>
      <w:bookmarkStart w:id="920" w:name="_Toc447794948"/>
      <w:bookmarkStart w:id="921" w:name="_Toc447795351"/>
      <w:bookmarkStart w:id="922" w:name="_Toc447795458"/>
      <w:bookmarkStart w:id="923" w:name="_Toc86930667"/>
      <w:r w:rsidRPr="00D5453B">
        <w:rPr>
          <w:rFonts w:ascii="Book Antiqua" w:hAnsi="Book Antiqua"/>
          <w:caps/>
          <w:kern w:val="0"/>
          <w:sz w:val="24"/>
          <w:szCs w:val="24"/>
        </w:rPr>
        <w:lastRenderedPageBreak/>
        <w:t>User guide</w:t>
      </w:r>
      <w:bookmarkEnd w:id="917"/>
      <w:bookmarkEnd w:id="918"/>
      <w:bookmarkEnd w:id="919"/>
      <w:bookmarkEnd w:id="920"/>
      <w:bookmarkEnd w:id="921"/>
      <w:bookmarkEnd w:id="922"/>
      <w:bookmarkEnd w:id="923"/>
    </w:p>
    <w:p w14:paraId="0BE7003B" w14:textId="6A25D515"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even because the executable files are already compiled (with ifort and gfortran, also in debug mode).</w:t>
      </w:r>
    </w:p>
    <w:p w14:paraId="38008943" w14:textId="0B36AAF2"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6B40CB">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6</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6B40CB">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6B40CB">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This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6B40CB">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14:paraId="079EA12A" w14:textId="77777777" w:rsidR="001415F2" w:rsidRPr="00376AFF" w:rsidRDefault="001415F2" w:rsidP="00E11905">
      <w:pPr>
        <w:spacing w:after="0" w:line="240" w:lineRule="auto"/>
        <w:jc w:val="both"/>
        <w:rPr>
          <w:rFonts w:ascii="Times New Roman" w:hAnsi="Times New Roman"/>
          <w:sz w:val="24"/>
          <w:szCs w:val="24"/>
        </w:rPr>
      </w:pPr>
    </w:p>
    <w:p w14:paraId="6B998938" w14:textId="77777777" w:rsidR="00863855" w:rsidRPr="00376AFF" w:rsidRDefault="00863855" w:rsidP="009A174B">
      <w:pPr>
        <w:pStyle w:val="Amicarellititle2"/>
        <w:numPr>
          <w:ilvl w:val="1"/>
          <w:numId w:val="44"/>
        </w:numPr>
      </w:pPr>
      <w:bookmarkStart w:id="924" w:name="_Ref449960094"/>
      <w:bookmarkStart w:id="925" w:name="_Toc86930668"/>
      <w:r w:rsidRPr="00376AFF">
        <w:t>Installation</w:t>
      </w:r>
      <w:bookmarkEnd w:id="924"/>
      <w:bookmarkEnd w:id="925"/>
    </w:p>
    <w:p w14:paraId="7C3215B0" w14:textId="3D4F4968"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w:t>
      </w:r>
      <w:r w:rsidR="004E033E">
        <w:rPr>
          <w:rFonts w:ascii="Times New Roman" w:hAnsi="Times New Roman"/>
          <w:sz w:val="24"/>
          <w:szCs w:val="24"/>
        </w:rPr>
        <w:t xml:space="preserve"> (2021,</w:t>
      </w:r>
      <w:sdt>
        <w:sdtPr>
          <w:rPr>
            <w:rFonts w:ascii="Times New Roman" w:hAnsi="Times New Roman"/>
            <w:sz w:val="24"/>
            <w:szCs w:val="24"/>
          </w:rPr>
          <w:id w:val="1534153876"/>
          <w:citation/>
        </w:sdtPr>
        <w:sdtEndPr/>
        <w:sdtContent>
          <w:r w:rsidR="004E033E">
            <w:rPr>
              <w:rFonts w:ascii="Times New Roman" w:hAnsi="Times New Roman"/>
              <w:sz w:val="24"/>
              <w:szCs w:val="24"/>
            </w:rPr>
            <w:fldChar w:fldCharType="begin"/>
          </w:r>
          <w:r w:rsidR="004E033E">
            <w:rPr>
              <w:rFonts w:ascii="Times New Roman" w:hAnsi="Times New Roman"/>
              <w:sz w:val="24"/>
              <w:szCs w:val="24"/>
              <w:lang w:val="it-IT"/>
            </w:rPr>
            <w:instrText xml:space="preserve"> CITATION AAm \l 1040 </w:instrText>
          </w:r>
          <w:r w:rsidR="004E033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4E033E">
            <w:rPr>
              <w:rFonts w:ascii="Times New Roman" w:hAnsi="Times New Roman"/>
              <w:sz w:val="24"/>
              <w:szCs w:val="24"/>
            </w:rPr>
            <w:fldChar w:fldCharType="end"/>
          </w:r>
        </w:sdtContent>
      </w:sdt>
      <w:r w:rsidR="004E033E">
        <w:rPr>
          <w:rFonts w:ascii="Times New Roman" w:hAnsi="Times New Roman"/>
          <w:sz w:val="24"/>
          <w:szCs w:val="24"/>
        </w:rPr>
        <w:t>)</w:t>
      </w:r>
      <w:r w:rsidRPr="00376AFF">
        <w:rPr>
          <w:rFonts w:ascii="Times New Roman" w:hAnsi="Times New Roman"/>
          <w:sz w:val="24"/>
          <w:szCs w:val="24"/>
        </w:rPr>
        <w:t xml:space="preserve">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w:t>
      </w:r>
      <w:r w:rsidR="004E033E">
        <w:rPr>
          <w:rFonts w:ascii="Times New Roman" w:hAnsi="Times New Roman"/>
          <w:sz w:val="24"/>
          <w:szCs w:val="24"/>
        </w:rPr>
        <w:t>github.com</w:t>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6B40CB">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14:paraId="2876F3F4" w14:textId="77777777"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ifort and gfortran, with OpenMP libraries)</w:t>
      </w:r>
      <w:r w:rsidR="00225A8D" w:rsidRPr="00376AFF">
        <w:rPr>
          <w:rFonts w:ascii="Times New Roman" w:hAnsi="Times New Roman"/>
          <w:sz w:val="24"/>
          <w:szCs w:val="24"/>
        </w:rPr>
        <w:t>.</w:t>
      </w:r>
    </w:p>
    <w:p w14:paraId="7679AA95" w14:textId="77777777"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format extension ”.inp”).</w:t>
      </w:r>
    </w:p>
    <w:p w14:paraId="34921941" w14:textId="77777777" w:rsidR="00F63662" w:rsidRDefault="00F63662" w:rsidP="00863855">
      <w:pPr>
        <w:spacing w:after="0" w:line="240" w:lineRule="auto"/>
        <w:jc w:val="both"/>
        <w:rPr>
          <w:rFonts w:ascii="Times New Roman" w:hAnsi="Times New Roman"/>
          <w:sz w:val="24"/>
        </w:rPr>
      </w:pPr>
    </w:p>
    <w:p w14:paraId="63DFA7A8" w14:textId="77777777" w:rsidR="003469A4" w:rsidRDefault="003469A4" w:rsidP="00863855">
      <w:pPr>
        <w:spacing w:after="0" w:line="240" w:lineRule="auto"/>
        <w:jc w:val="both"/>
        <w:rPr>
          <w:rFonts w:ascii="Times New Roman" w:hAnsi="Times New Roman"/>
          <w:sz w:val="24"/>
        </w:rPr>
      </w:pPr>
    </w:p>
    <w:p w14:paraId="162FB818" w14:textId="77777777"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14:paraId="6052A651" w14:textId="77777777" w:rsidTr="009171AA">
        <w:trPr>
          <w:trHeight w:val="301"/>
        </w:trPr>
        <w:tc>
          <w:tcPr>
            <w:tcW w:w="0" w:type="auto"/>
            <w:tcBorders>
              <w:top w:val="nil"/>
              <w:left w:val="nil"/>
              <w:bottom w:val="nil"/>
              <w:right w:val="nil"/>
            </w:tcBorders>
            <w:shd w:val="clear" w:color="auto" w:fill="auto"/>
            <w:hideMark/>
          </w:tcPr>
          <w:p w14:paraId="3FB61EF3" w14:textId="77777777"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14:paraId="48CE2CE3"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14:paraId="289CEDC9" w14:textId="77777777"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14:paraId="275B1263" w14:textId="77777777"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14:paraId="6BDD15B0"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14:paraId="1B95E3D8"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14:paraId="0968E872" w14:textId="77777777" w:rsidTr="009171AA">
        <w:trPr>
          <w:trHeight w:val="301"/>
        </w:trPr>
        <w:tc>
          <w:tcPr>
            <w:tcW w:w="0" w:type="auto"/>
            <w:tcBorders>
              <w:top w:val="nil"/>
              <w:left w:val="nil"/>
              <w:bottom w:val="nil"/>
              <w:right w:val="nil"/>
            </w:tcBorders>
            <w:shd w:val="clear" w:color="auto" w:fill="auto"/>
          </w:tcPr>
          <w:p w14:paraId="5DC34AE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14:paraId="281CE20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14:paraId="7717C7C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14:paraId="665942E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14:paraId="5331B968" w14:textId="77777777" w:rsidTr="009171AA">
        <w:trPr>
          <w:trHeight w:val="301"/>
        </w:trPr>
        <w:tc>
          <w:tcPr>
            <w:tcW w:w="0" w:type="auto"/>
            <w:tcBorders>
              <w:top w:val="nil"/>
              <w:left w:val="nil"/>
              <w:bottom w:val="nil"/>
              <w:right w:val="nil"/>
            </w:tcBorders>
            <w:shd w:val="clear" w:color="auto" w:fill="auto"/>
          </w:tcPr>
          <w:p w14:paraId="18AA24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14:paraId="523F4B0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14:paraId="612D4592"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14:paraId="20D2D49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14:paraId="235BD323" w14:textId="77777777" w:rsidTr="009171AA">
        <w:trPr>
          <w:trHeight w:val="301"/>
        </w:trPr>
        <w:tc>
          <w:tcPr>
            <w:tcW w:w="0" w:type="auto"/>
            <w:tcBorders>
              <w:top w:val="nil"/>
              <w:left w:val="nil"/>
              <w:bottom w:val="nil"/>
              <w:right w:val="nil"/>
            </w:tcBorders>
            <w:shd w:val="clear" w:color="auto" w:fill="auto"/>
          </w:tcPr>
          <w:p w14:paraId="35A2B8D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3E9A568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14:paraId="41F5DF3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14:paraId="10804175"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332DC6AD" w14:textId="77777777" w:rsidTr="009171AA">
        <w:trPr>
          <w:trHeight w:val="301"/>
        </w:trPr>
        <w:tc>
          <w:tcPr>
            <w:tcW w:w="0" w:type="auto"/>
            <w:tcBorders>
              <w:top w:val="nil"/>
              <w:left w:val="nil"/>
              <w:bottom w:val="nil"/>
              <w:right w:val="nil"/>
            </w:tcBorders>
            <w:shd w:val="clear" w:color="auto" w:fill="auto"/>
          </w:tcPr>
          <w:p w14:paraId="14BFB0F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14:paraId="18F3F57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14:paraId="621D20A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14:paraId="127BD1D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14:paraId="39354017" w14:textId="77777777" w:rsidTr="009171AA">
        <w:trPr>
          <w:trHeight w:val="301"/>
        </w:trPr>
        <w:tc>
          <w:tcPr>
            <w:tcW w:w="0" w:type="auto"/>
            <w:tcBorders>
              <w:top w:val="nil"/>
              <w:left w:val="nil"/>
              <w:bottom w:val="nil"/>
              <w:right w:val="nil"/>
            </w:tcBorders>
            <w:shd w:val="clear" w:color="auto" w:fill="auto"/>
          </w:tcPr>
          <w:p w14:paraId="7E2B9CB5"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A27BEF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14:paraId="11D6FE3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14:paraId="7FE2C1E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7E4EA7B2" w14:textId="77777777" w:rsidTr="009171AA">
        <w:trPr>
          <w:trHeight w:val="301"/>
        </w:trPr>
        <w:tc>
          <w:tcPr>
            <w:tcW w:w="0" w:type="auto"/>
            <w:tcBorders>
              <w:top w:val="nil"/>
              <w:left w:val="nil"/>
              <w:bottom w:val="nil"/>
              <w:right w:val="nil"/>
            </w:tcBorders>
            <w:shd w:val="clear" w:color="auto" w:fill="auto"/>
          </w:tcPr>
          <w:p w14:paraId="4AE87A5C"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14:paraId="53AB0A9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14:paraId="63C31827"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14:paraId="4E82785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14:paraId="4C365FF1" w14:textId="77777777" w:rsidTr="009171AA">
        <w:trPr>
          <w:trHeight w:val="301"/>
        </w:trPr>
        <w:tc>
          <w:tcPr>
            <w:tcW w:w="0" w:type="auto"/>
            <w:tcBorders>
              <w:top w:val="nil"/>
              <w:left w:val="nil"/>
              <w:bottom w:val="nil"/>
              <w:right w:val="nil"/>
            </w:tcBorders>
            <w:shd w:val="clear" w:color="auto" w:fill="auto"/>
          </w:tcPr>
          <w:p w14:paraId="2A844390"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F20B45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14:paraId="14B457D0"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14:paraId="65997BFC"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14:paraId="2A45973D" w14:textId="77777777" w:rsidTr="009171AA">
        <w:trPr>
          <w:trHeight w:val="301"/>
        </w:trPr>
        <w:tc>
          <w:tcPr>
            <w:tcW w:w="0" w:type="auto"/>
            <w:tcBorders>
              <w:top w:val="nil"/>
              <w:left w:val="nil"/>
              <w:bottom w:val="nil"/>
              <w:right w:val="nil"/>
            </w:tcBorders>
            <w:shd w:val="clear" w:color="auto" w:fill="auto"/>
          </w:tcPr>
          <w:p w14:paraId="5D0B81E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14:paraId="1D82931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14:paraId="3550D67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14:paraId="794013D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14:paraId="47300E5C" w14:textId="77777777" w:rsidTr="009171AA">
        <w:trPr>
          <w:trHeight w:val="301"/>
        </w:trPr>
        <w:tc>
          <w:tcPr>
            <w:tcW w:w="0" w:type="auto"/>
            <w:tcBorders>
              <w:top w:val="nil"/>
              <w:left w:val="nil"/>
              <w:bottom w:val="nil"/>
              <w:right w:val="nil"/>
            </w:tcBorders>
            <w:shd w:val="clear" w:color="auto" w:fill="auto"/>
          </w:tcPr>
          <w:p w14:paraId="4AC7D6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F752B5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14:paraId="7D0C09CE"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14:paraId="51E13160"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14:paraId="261D8BA0" w14:textId="77777777" w:rsidTr="009171AA">
        <w:trPr>
          <w:trHeight w:val="301"/>
        </w:trPr>
        <w:tc>
          <w:tcPr>
            <w:tcW w:w="0" w:type="auto"/>
            <w:tcBorders>
              <w:top w:val="nil"/>
              <w:left w:val="nil"/>
              <w:bottom w:val="nil"/>
              <w:right w:val="nil"/>
            </w:tcBorders>
            <w:shd w:val="clear" w:color="auto" w:fill="auto"/>
          </w:tcPr>
          <w:p w14:paraId="19A3BB2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14:paraId="394EEDC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14:paraId="2404D0B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14:paraId="67C906F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14:paraId="3CA78A47" w14:textId="77777777" w:rsidTr="009171AA">
        <w:trPr>
          <w:trHeight w:val="301"/>
        </w:trPr>
        <w:tc>
          <w:tcPr>
            <w:tcW w:w="0" w:type="auto"/>
            <w:tcBorders>
              <w:top w:val="nil"/>
              <w:left w:val="nil"/>
              <w:bottom w:val="nil"/>
              <w:right w:val="nil"/>
            </w:tcBorders>
            <w:shd w:val="clear" w:color="auto" w:fill="auto"/>
          </w:tcPr>
          <w:p w14:paraId="568234B1"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C2C53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14:paraId="2B91EFFB"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14:paraId="18B04082"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02744784" w14:textId="77777777" w:rsidTr="009171AA">
        <w:trPr>
          <w:trHeight w:val="301"/>
        </w:trPr>
        <w:tc>
          <w:tcPr>
            <w:tcW w:w="0" w:type="auto"/>
            <w:tcBorders>
              <w:top w:val="nil"/>
              <w:left w:val="nil"/>
              <w:bottom w:val="nil"/>
              <w:right w:val="nil"/>
            </w:tcBorders>
            <w:shd w:val="clear" w:color="auto" w:fill="auto"/>
          </w:tcPr>
          <w:p w14:paraId="0270917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14:paraId="338993F8"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14:paraId="3FFE4FB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14:paraId="1A45CA7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14:paraId="4467ECC7" w14:textId="77777777" w:rsidTr="009171AA">
        <w:trPr>
          <w:trHeight w:val="301"/>
        </w:trPr>
        <w:tc>
          <w:tcPr>
            <w:tcW w:w="0" w:type="auto"/>
            <w:tcBorders>
              <w:top w:val="nil"/>
              <w:left w:val="nil"/>
              <w:bottom w:val="nil"/>
              <w:right w:val="nil"/>
            </w:tcBorders>
            <w:shd w:val="clear" w:color="auto" w:fill="auto"/>
          </w:tcPr>
          <w:p w14:paraId="41E84D1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7E2902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14:paraId="19BFF68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14:paraId="7460E617"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14:paraId="1F6B5576" w14:textId="77777777" w:rsidTr="009171AA">
        <w:trPr>
          <w:trHeight w:val="301"/>
        </w:trPr>
        <w:tc>
          <w:tcPr>
            <w:tcW w:w="0" w:type="auto"/>
            <w:tcBorders>
              <w:top w:val="nil"/>
              <w:left w:val="nil"/>
              <w:bottom w:val="nil"/>
              <w:right w:val="nil"/>
            </w:tcBorders>
            <w:shd w:val="clear" w:color="auto" w:fill="auto"/>
          </w:tcPr>
          <w:p w14:paraId="61F361D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0FD3CE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14:paraId="1E15AAC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14:paraId="4044833B"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6E9AF3C" w14:textId="77777777" w:rsidTr="009171AA">
        <w:trPr>
          <w:trHeight w:val="301"/>
        </w:trPr>
        <w:tc>
          <w:tcPr>
            <w:tcW w:w="0" w:type="auto"/>
            <w:tcBorders>
              <w:top w:val="nil"/>
              <w:left w:val="nil"/>
              <w:bottom w:val="nil"/>
              <w:right w:val="nil"/>
            </w:tcBorders>
            <w:shd w:val="clear" w:color="auto" w:fill="auto"/>
          </w:tcPr>
          <w:p w14:paraId="73BA605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14:paraId="500EC69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14:paraId="61E578B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14:paraId="3B556AA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B3F8D" w14:textId="77777777" w:rsidTr="009171AA">
        <w:trPr>
          <w:trHeight w:val="301"/>
        </w:trPr>
        <w:tc>
          <w:tcPr>
            <w:tcW w:w="0" w:type="auto"/>
            <w:tcBorders>
              <w:top w:val="nil"/>
              <w:left w:val="nil"/>
              <w:bottom w:val="nil"/>
              <w:right w:val="nil"/>
            </w:tcBorders>
            <w:shd w:val="clear" w:color="auto" w:fill="auto"/>
          </w:tcPr>
          <w:p w14:paraId="5DF46278"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3726EF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14:paraId="581887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14:paraId="401D82AF"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14:paraId="43721E99" w14:textId="77777777" w:rsidTr="009171AA">
        <w:trPr>
          <w:trHeight w:val="301"/>
        </w:trPr>
        <w:tc>
          <w:tcPr>
            <w:tcW w:w="0" w:type="auto"/>
            <w:tcBorders>
              <w:top w:val="nil"/>
              <w:left w:val="nil"/>
              <w:bottom w:val="nil"/>
              <w:right w:val="nil"/>
            </w:tcBorders>
            <w:shd w:val="clear" w:color="auto" w:fill="auto"/>
          </w:tcPr>
          <w:p w14:paraId="6131E51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14:paraId="522F115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14:paraId="72B89928"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14:paraId="2ED884F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2182DCFE" w14:textId="77777777" w:rsidTr="009171AA">
        <w:trPr>
          <w:trHeight w:val="301"/>
        </w:trPr>
        <w:tc>
          <w:tcPr>
            <w:tcW w:w="0" w:type="auto"/>
            <w:tcBorders>
              <w:top w:val="nil"/>
              <w:left w:val="nil"/>
              <w:bottom w:val="nil"/>
              <w:right w:val="nil"/>
            </w:tcBorders>
            <w:shd w:val="clear" w:color="auto" w:fill="auto"/>
          </w:tcPr>
          <w:p w14:paraId="0C0C9AC4"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A9A1A1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14:paraId="64E873E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14:paraId="44B2FC3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14008" w14:textId="77777777" w:rsidTr="009171AA">
        <w:trPr>
          <w:trHeight w:val="301"/>
        </w:trPr>
        <w:tc>
          <w:tcPr>
            <w:tcW w:w="0" w:type="auto"/>
            <w:tcBorders>
              <w:top w:val="nil"/>
              <w:left w:val="nil"/>
              <w:bottom w:val="nil"/>
              <w:right w:val="nil"/>
            </w:tcBorders>
            <w:shd w:val="clear" w:color="auto" w:fill="auto"/>
          </w:tcPr>
          <w:p w14:paraId="3464BE4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14:paraId="17E4D15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14:paraId="403F896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14:paraId="608771AF"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57319A8" w14:textId="77777777" w:rsidTr="009171AA">
        <w:trPr>
          <w:trHeight w:val="301"/>
        </w:trPr>
        <w:tc>
          <w:tcPr>
            <w:tcW w:w="0" w:type="auto"/>
            <w:tcBorders>
              <w:top w:val="nil"/>
              <w:left w:val="nil"/>
              <w:bottom w:val="nil"/>
              <w:right w:val="nil"/>
            </w:tcBorders>
            <w:shd w:val="clear" w:color="auto" w:fill="auto"/>
          </w:tcPr>
          <w:p w14:paraId="61A25D9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CEDCFF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14:paraId="3A4FE33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14:paraId="25CD70F4"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1E92ECE8" w14:textId="77777777" w:rsidTr="009171AA">
        <w:trPr>
          <w:trHeight w:val="301"/>
        </w:trPr>
        <w:tc>
          <w:tcPr>
            <w:tcW w:w="0" w:type="auto"/>
            <w:tcBorders>
              <w:top w:val="nil"/>
              <w:left w:val="nil"/>
              <w:bottom w:val="nil"/>
              <w:right w:val="nil"/>
            </w:tcBorders>
            <w:shd w:val="clear" w:color="auto" w:fill="auto"/>
          </w:tcPr>
          <w:p w14:paraId="3BAC13C7"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37F99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14:paraId="613665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14:paraId="7EEB290E"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Heun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14:paraId="05974CA3" w14:textId="1312CEB0" w:rsidR="00F63662" w:rsidRDefault="00F63662" w:rsidP="00F63662">
      <w:pPr>
        <w:spacing w:line="240" w:lineRule="auto"/>
        <w:jc w:val="center"/>
        <w:rPr>
          <w:rFonts w:ascii="Times New Roman" w:hAnsi="Times New Roman"/>
          <w:sz w:val="20"/>
          <w:szCs w:val="20"/>
        </w:rPr>
      </w:pPr>
      <w:bookmarkStart w:id="926" w:name="_Ref39594325"/>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6B40CB">
        <w:rPr>
          <w:rFonts w:ascii="Times New Roman" w:hAnsi="Times New Roman"/>
          <w:noProof/>
        </w:rPr>
        <w:t>1</w:t>
      </w:r>
      <w:r w:rsidRPr="00376AFF">
        <w:rPr>
          <w:rFonts w:ascii="Times New Roman" w:hAnsi="Times New Roman"/>
        </w:rPr>
        <w:fldChar w:fldCharType="end"/>
      </w:r>
      <w:bookmarkEnd w:id="926"/>
      <w:commentRangeStart w:id="927"/>
      <w:commentRangeEnd w:id="927"/>
      <w:r w:rsidR="00374F6E" w:rsidRPr="00376AFF">
        <w:rPr>
          <w:rStyle w:val="Rimandocommento"/>
          <w:rFonts w:ascii="Times New Roman" w:eastAsia="Times New Roman" w:hAnsi="Times New Roman"/>
          <w:szCs w:val="20"/>
          <w:lang w:eastAsia="it-IT"/>
        </w:rPr>
        <w:commentReference w:id="927"/>
      </w:r>
      <w:r w:rsidRPr="00376AFF">
        <w:rPr>
          <w:rFonts w:ascii="Times New Roman" w:hAnsi="Times New Roman"/>
          <w:sz w:val="20"/>
          <w:szCs w:val="20"/>
        </w:rPr>
        <w:t>. Makefile variables</w:t>
      </w:r>
      <w:r w:rsidR="00374F6E" w:rsidRPr="00376AFF">
        <w:rPr>
          <w:rFonts w:ascii="Times New Roman" w:hAnsi="Times New Roman"/>
          <w:sz w:val="20"/>
          <w:szCs w:val="20"/>
        </w:rPr>
        <w:t xml:space="preserve">; </w:t>
      </w:r>
      <w:r w:rsidRPr="00376AFF">
        <w:rPr>
          <w:rFonts w:ascii="Times New Roman" w:hAnsi="Times New Roman"/>
          <w:sz w:val="20"/>
          <w:szCs w:val="20"/>
        </w:rPr>
        <w:t>macros for the preprocessor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(Makefile of SPHERA,</w:t>
      </w:r>
      <w:r w:rsidR="004E033E">
        <w:rPr>
          <w:rFonts w:ascii="Times New Roman" w:hAnsi="Times New Roman"/>
          <w:sz w:val="20"/>
          <w:szCs w:val="20"/>
        </w:rPr>
        <w:t xml:space="preserve"> 2021,</w:t>
      </w:r>
      <w:sdt>
        <w:sdtPr>
          <w:rPr>
            <w:rFonts w:ascii="Times New Roman" w:hAnsi="Times New Roman"/>
            <w:sz w:val="20"/>
            <w:szCs w:val="20"/>
          </w:rPr>
          <w:id w:val="-224063941"/>
          <w:citation/>
        </w:sdtPr>
        <w:sdtEndPr/>
        <w:sdtContent>
          <w:r w:rsidR="004E033E">
            <w:rPr>
              <w:rFonts w:ascii="Times New Roman" w:hAnsi="Times New Roman"/>
              <w:sz w:val="20"/>
              <w:szCs w:val="20"/>
            </w:rPr>
            <w:fldChar w:fldCharType="begin"/>
          </w:r>
          <w:r w:rsidR="004E033E">
            <w:rPr>
              <w:rFonts w:ascii="Times New Roman" w:hAnsi="Times New Roman"/>
              <w:sz w:val="20"/>
              <w:szCs w:val="20"/>
              <w:lang w:val="it-IT"/>
            </w:rPr>
            <w:instrText xml:space="preserve"> CITATION AAm \l 1040 </w:instrText>
          </w:r>
          <w:r w:rsidR="004E033E">
            <w:rPr>
              <w:rFonts w:ascii="Times New Roman" w:hAnsi="Times New Roman"/>
              <w:sz w:val="20"/>
              <w:szCs w:val="20"/>
            </w:rPr>
            <w:fldChar w:fldCharType="separate"/>
          </w:r>
          <w:r w:rsidR="006B40CB">
            <w:rPr>
              <w:rFonts w:ascii="Times New Roman" w:hAnsi="Times New Roman"/>
              <w:noProof/>
              <w:sz w:val="20"/>
              <w:szCs w:val="20"/>
              <w:lang w:val="it-IT"/>
            </w:rPr>
            <w:t xml:space="preserve"> </w:t>
          </w:r>
          <w:r w:rsidR="006B40CB" w:rsidRPr="006B40CB">
            <w:rPr>
              <w:rFonts w:ascii="Times New Roman" w:hAnsi="Times New Roman"/>
              <w:noProof/>
              <w:sz w:val="20"/>
              <w:szCs w:val="20"/>
              <w:lang w:val="it-IT"/>
            </w:rPr>
            <w:t>[6]</w:t>
          </w:r>
          <w:r w:rsidR="004E033E">
            <w:rPr>
              <w:rFonts w:ascii="Times New Roman" w:hAnsi="Times New Roman"/>
              <w:sz w:val="20"/>
              <w:szCs w:val="20"/>
            </w:rPr>
            <w:fldChar w:fldCharType="end"/>
          </w:r>
        </w:sdtContent>
      </w:sdt>
      <w:r w:rsidRPr="00376AFF">
        <w:rPr>
          <w:rFonts w:ascii="Times New Roman" w:hAnsi="Times New Roman"/>
          <w:sz w:val="20"/>
          <w:szCs w:val="20"/>
        </w:rPr>
        <w:t>).</w:t>
      </w:r>
      <w:r w:rsidR="00374F6E" w:rsidRPr="00376AFF">
        <w:rPr>
          <w:rFonts w:ascii="Times New Roman" w:hAnsi="Times New Roman"/>
          <w:sz w:val="20"/>
          <w:szCs w:val="20"/>
        </w:rPr>
        <w:t xml:space="preserve"> The following constraints/incompatibilies are automatically corrected by the Makefile: “KTGF” needs “SASPH“; “SOLID_BODIES” needs “SASPH” and “LEAPFROG”; DBSPH” needs “EULER”. </w:t>
      </w:r>
    </w:p>
    <w:p w14:paraId="1863C037" w14:textId="3559C9FF" w:rsidR="003469A4" w:rsidRPr="00376AFF" w:rsidRDefault="003469A4" w:rsidP="003469A4">
      <w:pPr>
        <w:spacing w:after="0" w:line="240" w:lineRule="auto"/>
        <w:jc w:val="both"/>
        <w:rPr>
          <w:rFonts w:ascii="Times New Roman" w:hAnsi="Times New Roman"/>
          <w:sz w:val="24"/>
        </w:rPr>
      </w:pPr>
      <w:ins w:id="928" w:author="Amicarelli Andrea (RSE)" w:date="2020-04-13T17:01:00Z">
        <w:r w:rsidRPr="00376AFF">
          <w:rPr>
            <w:rFonts w:ascii="Times New Roman" w:hAnsi="Times New Roman"/>
            <w:sz w:val="24"/>
          </w:rPr>
          <w:lastRenderedPageBreak/>
          <w:t>The Makefile (under the folder “src”) allows compiling SPHERA under different configurations</w:t>
        </w:r>
      </w:ins>
      <w:ins w:id="929" w:author="Amicarelli Andrea (RSE)" w:date="2020-05-05T18:05:00Z">
        <w:r w:rsidRPr="00376AFF">
          <w:rPr>
            <w:rFonts w:ascii="Times New Roman" w:hAnsi="Times New Roman"/>
            <w:sz w:val="24"/>
          </w:rPr>
          <w:t>, as explained in</w:t>
        </w:r>
      </w:ins>
      <w:r w:rsidRPr="00376AFF">
        <w:rPr>
          <w:rFonts w:ascii="Times New Roman" w:hAnsi="Times New Roman"/>
          <w:sz w:val="24"/>
        </w:rPr>
        <w:t xml:space="preserve">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Pr>
          <w:rFonts w:ascii="Times New Roman" w:hAnsi="Times New Roman"/>
          <w:sz w:val="24"/>
          <w:szCs w:val="24"/>
        </w:rPr>
        <w:instrText xml:space="preserve"> \* MERGEFORMAT </w:instrText>
      </w:r>
      <w:r w:rsidRPr="004E60C5">
        <w:rPr>
          <w:rFonts w:ascii="Times New Roman" w:hAnsi="Times New Roman"/>
          <w:sz w:val="24"/>
          <w:szCs w:val="24"/>
        </w:rPr>
      </w:r>
      <w:r w:rsidRPr="004E60C5">
        <w:rPr>
          <w:rFonts w:ascii="Times New Roman" w:hAnsi="Times New Roman"/>
          <w:sz w:val="24"/>
          <w:szCs w:val="24"/>
        </w:rPr>
        <w:fldChar w:fldCharType="separate"/>
      </w:r>
      <w:r w:rsidR="006B40CB" w:rsidRPr="006B40CB">
        <w:rPr>
          <w:rFonts w:ascii="Times New Roman" w:hAnsi="Times New Roman"/>
          <w:sz w:val="24"/>
          <w:szCs w:val="24"/>
        </w:rPr>
        <w:t>Table 12.1</w:t>
      </w:r>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w:t>
      </w:r>
      <w:ins w:id="930" w:author="Amicarelli Andrea (RSE)" w:date="2020-04-20T17:08:00Z">
        <w:r w:rsidRPr="00376AFF">
          <w:rPr>
            <w:rFonts w:ascii="Times New Roman" w:hAnsi="Times New Roman"/>
            <w:sz w:val="24"/>
          </w:rPr>
          <w:t xml:space="preserve">SPHERA is optimized by means of the </w:t>
        </w:r>
      </w:ins>
      <w:ins w:id="931" w:author="Amicarelli Andrea (RSE)" w:date="2020-05-05T17:33:00Z">
        <w:r w:rsidRPr="00376AFF">
          <w:rPr>
            <w:rFonts w:ascii="Times New Roman" w:hAnsi="Times New Roman"/>
            <w:sz w:val="24"/>
          </w:rPr>
          <w:t>following features: preprocessor directives</w:t>
        </w:r>
      </w:ins>
      <w:ins w:id="932" w:author="Amicarelli Andrea (RSE)" w:date="2020-05-05T17:34:00Z">
        <w:r w:rsidRPr="00376AFF">
          <w:rPr>
            <w:rFonts w:ascii="Times New Roman" w:hAnsi="Times New Roman"/>
            <w:sz w:val="24"/>
          </w:rPr>
          <w:t xml:space="preserve"> (two macros</w:t>
        </w:r>
      </w:ins>
      <w:ins w:id="933" w:author="Amicarelli Andrea (RSE)" w:date="2020-05-05T17:36:00Z">
        <w:r w:rsidRPr="00376AFF">
          <w:rPr>
            <w:rFonts w:ascii="Times New Roman" w:hAnsi="Times New Roman"/>
            <w:sz w:val="24"/>
          </w:rPr>
          <w:t xml:space="preserve"> are active</w:t>
        </w:r>
      </w:ins>
      <w:ins w:id="934" w:author="Amicarelli Andrea (RSE)" w:date="2020-05-05T17:34:00Z">
        <w:r w:rsidRPr="00376AFF">
          <w:rPr>
            <w:rFonts w:ascii="Times New Roman" w:hAnsi="Times New Roman"/>
            <w:sz w:val="24"/>
          </w:rPr>
          <w:t>)</w:t>
        </w:r>
      </w:ins>
      <w:ins w:id="935" w:author="Amicarelli Andrea (RSE)" w:date="2020-05-05T17:33:00Z">
        <w:r w:rsidRPr="00376AFF">
          <w:rPr>
            <w:rFonts w:ascii="Times New Roman" w:hAnsi="Times New Roman"/>
            <w:sz w:val="24"/>
          </w:rPr>
          <w:t xml:space="preserve">; </w:t>
        </w:r>
      </w:ins>
      <w:ins w:id="936" w:author="Amicarelli Andrea (RSE)" w:date="2020-04-20T17:08:00Z">
        <w:r w:rsidRPr="00376AFF">
          <w:rPr>
            <w:rFonts w:ascii="Times New Roman" w:hAnsi="Times New Roman"/>
            <w:sz w:val="24"/>
          </w:rPr>
          <w:t>compilation options “-O2” (for both the compilers “gfortran” and “ifort”) and “-ipo” (for the compiler “ifort”).</w:t>
        </w:r>
      </w:ins>
    </w:p>
    <w:p w14:paraId="45D1BDE5" w14:textId="77777777" w:rsidR="003469A4" w:rsidRPr="00376AFF" w:rsidRDefault="003469A4" w:rsidP="003469A4">
      <w:pPr>
        <w:spacing w:line="240" w:lineRule="auto"/>
        <w:rPr>
          <w:rFonts w:ascii="Times New Roman" w:hAnsi="Times New Roman"/>
          <w:sz w:val="20"/>
          <w:szCs w:val="20"/>
        </w:rPr>
      </w:pPr>
    </w:p>
    <w:p w14:paraId="1A6ED1B6" w14:textId="77777777" w:rsidR="00863855" w:rsidRPr="00376AFF" w:rsidRDefault="00F546CD" w:rsidP="009A174B">
      <w:pPr>
        <w:pStyle w:val="Amicarellititle2"/>
        <w:numPr>
          <w:ilvl w:val="1"/>
          <w:numId w:val="44"/>
        </w:numPr>
      </w:pPr>
      <w:bookmarkStart w:id="937" w:name="_Toc447005737"/>
      <w:bookmarkStart w:id="938" w:name="_Ref449960092"/>
      <w:bookmarkStart w:id="939" w:name="_Toc86930669"/>
      <w:r w:rsidRPr="00376AFF">
        <w:t xml:space="preserve">Commented template of the main input file of </w:t>
      </w:r>
      <w:r w:rsidR="00863855" w:rsidRPr="00376AFF">
        <w:t>SPHERA v.</w:t>
      </w:r>
      <w:r w:rsidR="00652F0F" w:rsidRPr="00376AFF">
        <w:t>9</w:t>
      </w:r>
      <w:r w:rsidR="00863855" w:rsidRPr="00376AFF">
        <w:t>.0</w:t>
      </w:r>
      <w:bookmarkEnd w:id="937"/>
      <w:bookmarkEnd w:id="938"/>
      <w:r w:rsidR="00225A8D" w:rsidRPr="00376AFF">
        <w:t>.0</w:t>
      </w:r>
      <w:bookmarkEnd w:id="939"/>
    </w:p>
    <w:p w14:paraId="286FEC97" w14:textId="0F45FD3D" w:rsidR="00863855" w:rsidRPr="00376AFF" w:rsidRDefault="00F546CD" w:rsidP="00863855">
      <w:pPr>
        <w:spacing w:after="0" w:line="240" w:lineRule="auto"/>
        <w:jc w:val="both"/>
        <w:rPr>
          <w:rFonts w:ascii="Times New Roman" w:hAnsi="Times New Roman"/>
          <w:sz w:val="24"/>
          <w:szCs w:val="24"/>
        </w:rPr>
      </w:pPr>
      <w:del w:id="940" w:author="Amicarelli Andrea (RSE)" w:date="2021-03-15T15:47:00Z">
        <w:r w:rsidRPr="00376AFF" w:rsidDel="004E60C5">
          <w:rPr>
            <w:rFonts w:ascii="Times New Roman" w:hAnsi="Times New Roman"/>
            <w:sz w:val="24"/>
            <w:szCs w:val="24"/>
          </w:rPr>
          <w:delText>t</w:delText>
        </w:r>
      </w:del>
      <w:ins w:id="941" w:author="Amicarelli Andrea (RSE)" w:date="2021-03-15T15:47:00Z">
        <w:r w:rsidR="004E60C5">
          <w:rPr>
            <w:rFonts w:ascii="Times New Roman" w:hAnsi="Times New Roman"/>
            <w:sz w:val="24"/>
            <w:szCs w:val="24"/>
          </w:rPr>
          <w:t>T</w:t>
        </w:r>
      </w:ins>
      <w:r w:rsidRPr="00376AFF">
        <w:rPr>
          <w:rFonts w:ascii="Times New Roman" w:hAnsi="Times New Roman"/>
          <w:sz w:val="24"/>
          <w:szCs w:val="24"/>
        </w:rPr>
        <w:t xml:space="preserve">he commented template of the main input file of </w:t>
      </w:r>
      <w:r w:rsidR="00863855" w:rsidRPr="00376AFF">
        <w:rPr>
          <w:rFonts w:ascii="Times New Roman" w:hAnsi="Times New Roman"/>
          <w:sz w:val="24"/>
          <w:szCs w:val="24"/>
        </w:rPr>
        <w:t xml:space="preserve">SPHERA </w:t>
      </w:r>
      <w:del w:id="942" w:author="Amicarelli Andrea (RSE)" w:date="2021-03-15T15:47:00Z">
        <w:r w:rsidR="00863855" w:rsidRPr="00376AFF" w:rsidDel="004E60C5">
          <w:rPr>
            <w:rFonts w:ascii="Times New Roman" w:hAnsi="Times New Roman"/>
            <w:sz w:val="24"/>
            <w:szCs w:val="24"/>
          </w:rPr>
          <w:delText>v.</w:delText>
        </w:r>
        <w:r w:rsidR="00C54D72" w:rsidRPr="00376AFF" w:rsidDel="004E60C5">
          <w:rPr>
            <w:rFonts w:ascii="Times New Roman" w:hAnsi="Times New Roman"/>
            <w:sz w:val="24"/>
            <w:szCs w:val="24"/>
          </w:rPr>
          <w:delText>9.0.0</w:delText>
        </w:r>
      </w:del>
      <w:ins w:id="943" w:author="Amicarelli Andrea (RSE)" w:date="2021-03-15T15:47:00Z">
        <w:r w:rsidR="004E60C5">
          <w:rPr>
            <w:rFonts w:ascii="Times New Roman" w:hAnsi="Times New Roman"/>
            <w:sz w:val="24"/>
            <w:szCs w:val="24"/>
          </w:rPr>
          <w:t>is reported in the code repository (</w:t>
        </w:r>
      </w:ins>
      <w:ins w:id="944" w:author="Amicarelli Andrea (RSE)" w:date="2021-03-15T15:48:00Z">
        <w:r w:rsidR="004E60C5">
          <w:rPr>
            <w:rFonts w:ascii="Times New Roman" w:hAnsi="Times New Roman"/>
            <w:sz w:val="24"/>
            <w:szCs w:val="24"/>
          </w:rPr>
          <w:t xml:space="preserve">SPHERA, </w:t>
        </w:r>
      </w:ins>
      <w:r w:rsidR="00DD65E0">
        <w:rPr>
          <w:rFonts w:ascii="Times New Roman" w:hAnsi="Times New Roman"/>
          <w:sz w:val="24"/>
          <w:szCs w:val="24"/>
        </w:rPr>
        <w:t>2021,</w:t>
      </w:r>
      <w:sdt>
        <w:sdtPr>
          <w:rPr>
            <w:rFonts w:ascii="Times New Roman" w:hAnsi="Times New Roman"/>
            <w:sz w:val="24"/>
            <w:szCs w:val="24"/>
          </w:rPr>
          <w:id w:val="-1210488257"/>
          <w:citation/>
        </w:sdtPr>
        <w:sdtEndPr/>
        <w:sdtContent>
          <w:r w:rsidR="00DD65E0">
            <w:rPr>
              <w:rFonts w:ascii="Times New Roman" w:hAnsi="Times New Roman"/>
              <w:sz w:val="24"/>
              <w:szCs w:val="24"/>
            </w:rPr>
            <w:fldChar w:fldCharType="begin"/>
          </w:r>
          <w:r w:rsidR="00DD65E0">
            <w:rPr>
              <w:rFonts w:ascii="Times New Roman" w:hAnsi="Times New Roman"/>
              <w:sz w:val="24"/>
              <w:szCs w:val="24"/>
              <w:lang w:val="it-IT"/>
            </w:rPr>
            <w:instrText xml:space="preserve"> CITATION AAm \l 1040 </w:instrText>
          </w:r>
          <w:r w:rsidR="00DD65E0">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DD65E0">
            <w:rPr>
              <w:rFonts w:ascii="Times New Roman" w:hAnsi="Times New Roman"/>
              <w:sz w:val="24"/>
              <w:szCs w:val="24"/>
            </w:rPr>
            <w:fldChar w:fldCharType="end"/>
          </w:r>
        </w:sdtContent>
      </w:sdt>
      <w:ins w:id="945" w:author="Amicarelli Andrea (RSE)" w:date="2021-03-15T15:47:00Z">
        <w:r w:rsidR="004E60C5">
          <w:rPr>
            <w:rFonts w:ascii="Times New Roman" w:hAnsi="Times New Roman"/>
            <w:sz w:val="24"/>
            <w:szCs w:val="24"/>
          </w:rPr>
          <w:t>)</w:t>
        </w:r>
      </w:ins>
      <w:r w:rsidR="004E60C5">
        <w:rPr>
          <w:rFonts w:ascii="Times New Roman" w:hAnsi="Times New Roman"/>
          <w:sz w:val="24"/>
          <w:szCs w:val="24"/>
        </w:rPr>
        <w:t xml:space="preserve"> </w:t>
      </w:r>
      <w:ins w:id="946" w:author="Amicarelli Andrea (RSE)" w:date="2021-03-15T15:49:00Z">
        <w:r w:rsidR="004E60C5">
          <w:rPr>
            <w:rFonts w:ascii="Times New Roman" w:hAnsi="Times New Roman"/>
            <w:sz w:val="24"/>
            <w:szCs w:val="24"/>
          </w:rPr>
          <w:t xml:space="preserve">and is synthesized in </w:t>
        </w:r>
      </w:ins>
      <w:r w:rsidR="004E60C5">
        <w:rPr>
          <w:rFonts w:ascii="Times New Roman" w:hAnsi="Times New Roman"/>
          <w:sz w:val="24"/>
          <w:szCs w:val="24"/>
        </w:rPr>
        <w:fldChar w:fldCharType="begin"/>
      </w:r>
      <w:r w:rsidR="004E60C5">
        <w:rPr>
          <w:rFonts w:ascii="Times New Roman" w:hAnsi="Times New Roman"/>
          <w:sz w:val="24"/>
          <w:szCs w:val="24"/>
        </w:rPr>
        <w:instrText xml:space="preserve"> REF _Ref529882928 \h  \* MERGEFORMAT </w:instrText>
      </w:r>
      <w:r w:rsidR="004E60C5">
        <w:rPr>
          <w:rFonts w:ascii="Times New Roman" w:hAnsi="Times New Roman"/>
          <w:sz w:val="24"/>
          <w:szCs w:val="24"/>
        </w:rPr>
      </w:r>
      <w:r w:rsidR="004E60C5">
        <w:rPr>
          <w:rFonts w:ascii="Times New Roman" w:hAnsi="Times New Roman"/>
          <w:sz w:val="24"/>
          <w:szCs w:val="24"/>
        </w:rPr>
        <w:fldChar w:fldCharType="separate"/>
      </w:r>
      <w:r w:rsidR="006B40CB" w:rsidRPr="006B40CB">
        <w:rPr>
          <w:rFonts w:ascii="Times New Roman" w:hAnsi="Times New Roman"/>
          <w:sz w:val="24"/>
          <w:szCs w:val="24"/>
        </w:rPr>
        <w:t>Table 12.2</w:t>
      </w:r>
      <w:r w:rsidR="004E60C5">
        <w:rPr>
          <w:rFonts w:ascii="Times New Roman" w:hAnsi="Times New Roman"/>
          <w:sz w:val="24"/>
          <w:szCs w:val="24"/>
        </w:rPr>
        <w:fldChar w:fldCharType="end"/>
      </w:r>
      <w:r w:rsidR="00863855" w:rsidRPr="00376AFF">
        <w:rPr>
          <w:rFonts w:ascii="Times New Roman" w:hAnsi="Times New Roman"/>
          <w:sz w:val="24"/>
          <w:szCs w:val="24"/>
        </w:rPr>
        <w:t xml:space="preserve">. </w:t>
      </w:r>
      <w:r w:rsidRPr="00376AFF">
        <w:rPr>
          <w:rFonts w:ascii="Times New Roman" w:hAnsi="Times New Roman"/>
          <w:sz w:val="24"/>
          <w:szCs w:val="24"/>
        </w:rPr>
        <w:t>The comments define all the input parameters and describe the meaning of their possible values. Further, suggested or default values are reported.</w:t>
      </w:r>
    </w:p>
    <w:p w14:paraId="68D41C8B" w14:textId="77777777"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14:paraId="1ABA0650" w14:textId="77777777" w:rsidTr="0096768C">
        <w:trPr>
          <w:trHeight w:val="301"/>
        </w:trPr>
        <w:tc>
          <w:tcPr>
            <w:tcW w:w="1062" w:type="pct"/>
            <w:tcBorders>
              <w:top w:val="nil"/>
              <w:left w:val="nil"/>
              <w:bottom w:val="nil"/>
              <w:right w:val="nil"/>
            </w:tcBorders>
            <w:shd w:val="clear" w:color="auto" w:fill="auto"/>
            <w:hideMark/>
          </w:tcPr>
          <w:p w14:paraId="2C57E979"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14:paraId="43A48CCA"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14:paraId="4C2D09CC" w14:textId="77777777" w:rsidTr="0096768C">
        <w:trPr>
          <w:trHeight w:val="301"/>
        </w:trPr>
        <w:tc>
          <w:tcPr>
            <w:tcW w:w="1062" w:type="pct"/>
            <w:tcBorders>
              <w:top w:val="nil"/>
              <w:left w:val="nil"/>
              <w:bottom w:val="nil"/>
              <w:right w:val="nil"/>
            </w:tcBorders>
            <w:shd w:val="clear" w:color="auto" w:fill="auto"/>
          </w:tcPr>
          <w:p w14:paraId="6D90F83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14:paraId="6D901972"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14:paraId="6E49B1C3" w14:textId="77777777" w:rsidTr="0096768C">
        <w:trPr>
          <w:trHeight w:val="301"/>
        </w:trPr>
        <w:tc>
          <w:tcPr>
            <w:tcW w:w="1062" w:type="pct"/>
            <w:tcBorders>
              <w:top w:val="nil"/>
              <w:left w:val="nil"/>
              <w:bottom w:val="nil"/>
              <w:right w:val="nil"/>
            </w:tcBorders>
            <w:shd w:val="clear" w:color="auto" w:fill="auto"/>
          </w:tcPr>
          <w:p w14:paraId="76DDB9C9"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14:paraId="332D5CB1"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14:paraId="0DDDD0AD" w14:textId="77777777" w:rsidTr="0096768C">
        <w:trPr>
          <w:trHeight w:val="301"/>
        </w:trPr>
        <w:tc>
          <w:tcPr>
            <w:tcW w:w="1062" w:type="pct"/>
            <w:tcBorders>
              <w:top w:val="nil"/>
              <w:left w:val="nil"/>
              <w:bottom w:val="nil"/>
              <w:right w:val="nil"/>
            </w:tcBorders>
            <w:shd w:val="clear" w:color="auto" w:fill="auto"/>
          </w:tcPr>
          <w:p w14:paraId="1C35804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14:paraId="4B86CF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14:paraId="7652B021" w14:textId="77777777" w:rsidTr="0096768C">
        <w:trPr>
          <w:trHeight w:val="301"/>
        </w:trPr>
        <w:tc>
          <w:tcPr>
            <w:tcW w:w="1062" w:type="pct"/>
            <w:tcBorders>
              <w:top w:val="nil"/>
              <w:left w:val="nil"/>
              <w:bottom w:val="nil"/>
              <w:right w:val="nil"/>
            </w:tcBorders>
            <w:shd w:val="clear" w:color="auto" w:fill="auto"/>
          </w:tcPr>
          <w:p w14:paraId="119B25F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14:paraId="080D03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14:paraId="05D45480" w14:textId="77777777" w:rsidTr="0096768C">
        <w:trPr>
          <w:trHeight w:val="301"/>
        </w:trPr>
        <w:tc>
          <w:tcPr>
            <w:tcW w:w="1062" w:type="pct"/>
            <w:tcBorders>
              <w:top w:val="nil"/>
              <w:left w:val="nil"/>
              <w:bottom w:val="nil"/>
              <w:right w:val="nil"/>
            </w:tcBorders>
            <w:shd w:val="clear" w:color="auto" w:fill="auto"/>
          </w:tcPr>
          <w:p w14:paraId="5D3BC93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14:paraId="59A40EB0"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14:paraId="3672FF43" w14:textId="77777777" w:rsidTr="0096768C">
        <w:trPr>
          <w:trHeight w:val="301"/>
        </w:trPr>
        <w:tc>
          <w:tcPr>
            <w:tcW w:w="1062" w:type="pct"/>
            <w:tcBorders>
              <w:top w:val="nil"/>
              <w:left w:val="nil"/>
              <w:bottom w:val="nil"/>
              <w:right w:val="nil"/>
            </w:tcBorders>
            <w:shd w:val="clear" w:color="auto" w:fill="auto"/>
          </w:tcPr>
          <w:p w14:paraId="3DBA6ED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14:paraId="343A2A3C"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14:paraId="0EDECC7D" w14:textId="77777777" w:rsidTr="0096768C">
        <w:trPr>
          <w:trHeight w:val="301"/>
        </w:trPr>
        <w:tc>
          <w:tcPr>
            <w:tcW w:w="1062" w:type="pct"/>
            <w:tcBorders>
              <w:top w:val="nil"/>
              <w:left w:val="nil"/>
              <w:bottom w:val="nil"/>
              <w:right w:val="nil"/>
            </w:tcBorders>
            <w:shd w:val="clear" w:color="auto" w:fill="auto"/>
          </w:tcPr>
          <w:p w14:paraId="74B78168"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14:paraId="3EEC6B5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14:paraId="7E5812FE" w14:textId="77777777" w:rsidTr="0096768C">
        <w:trPr>
          <w:trHeight w:val="301"/>
        </w:trPr>
        <w:tc>
          <w:tcPr>
            <w:tcW w:w="1062" w:type="pct"/>
            <w:tcBorders>
              <w:top w:val="nil"/>
              <w:left w:val="nil"/>
              <w:bottom w:val="nil"/>
              <w:right w:val="nil"/>
            </w:tcBorders>
            <w:shd w:val="clear" w:color="auto" w:fill="auto"/>
          </w:tcPr>
          <w:p w14:paraId="14578FC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14:paraId="7E32CFBA"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14:paraId="4436EDBA" w14:textId="77777777" w:rsidTr="0096768C">
        <w:trPr>
          <w:trHeight w:val="301"/>
        </w:trPr>
        <w:tc>
          <w:tcPr>
            <w:tcW w:w="1062" w:type="pct"/>
            <w:tcBorders>
              <w:top w:val="nil"/>
              <w:left w:val="nil"/>
              <w:bottom w:val="nil"/>
              <w:right w:val="nil"/>
            </w:tcBorders>
            <w:shd w:val="clear" w:color="auto" w:fill="auto"/>
          </w:tcPr>
          <w:p w14:paraId="13DDA75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14:paraId="396A75D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14:paraId="23375B3B" w14:textId="77777777" w:rsidTr="0096768C">
        <w:trPr>
          <w:trHeight w:val="301"/>
        </w:trPr>
        <w:tc>
          <w:tcPr>
            <w:tcW w:w="1062" w:type="pct"/>
            <w:tcBorders>
              <w:top w:val="nil"/>
              <w:left w:val="nil"/>
              <w:bottom w:val="nil"/>
              <w:right w:val="nil"/>
            </w:tcBorders>
            <w:shd w:val="clear" w:color="auto" w:fill="auto"/>
          </w:tcPr>
          <w:p w14:paraId="0A4ADCC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14:paraId="750385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14:paraId="78EA5730" w14:textId="77777777" w:rsidTr="0096768C">
        <w:trPr>
          <w:trHeight w:val="301"/>
        </w:trPr>
        <w:tc>
          <w:tcPr>
            <w:tcW w:w="1062" w:type="pct"/>
            <w:tcBorders>
              <w:top w:val="nil"/>
              <w:left w:val="nil"/>
              <w:bottom w:val="nil"/>
              <w:right w:val="nil"/>
            </w:tcBorders>
            <w:shd w:val="clear" w:color="auto" w:fill="auto"/>
          </w:tcPr>
          <w:p w14:paraId="1DB39BB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14:paraId="0E694E3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14:paraId="509CD377" w14:textId="77777777" w:rsidTr="0096768C">
        <w:trPr>
          <w:trHeight w:val="301"/>
        </w:trPr>
        <w:tc>
          <w:tcPr>
            <w:tcW w:w="1062" w:type="pct"/>
            <w:tcBorders>
              <w:top w:val="nil"/>
              <w:left w:val="nil"/>
              <w:bottom w:val="nil"/>
              <w:right w:val="nil"/>
            </w:tcBorders>
            <w:shd w:val="clear" w:color="auto" w:fill="auto"/>
          </w:tcPr>
          <w:p w14:paraId="511FCA04"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14:paraId="4B95E5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14:paraId="2791B31C" w14:textId="77777777" w:rsidTr="0096768C">
        <w:trPr>
          <w:trHeight w:val="301"/>
        </w:trPr>
        <w:tc>
          <w:tcPr>
            <w:tcW w:w="1062" w:type="pct"/>
            <w:tcBorders>
              <w:top w:val="nil"/>
              <w:left w:val="nil"/>
              <w:bottom w:val="nil"/>
              <w:right w:val="nil"/>
            </w:tcBorders>
            <w:shd w:val="clear" w:color="auto" w:fill="auto"/>
          </w:tcPr>
          <w:p w14:paraId="2B6963B5"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14:paraId="0522EA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14:paraId="74056CA3" w14:textId="77777777" w:rsidTr="0096768C">
        <w:trPr>
          <w:trHeight w:val="301"/>
        </w:trPr>
        <w:tc>
          <w:tcPr>
            <w:tcW w:w="1062" w:type="pct"/>
            <w:tcBorders>
              <w:top w:val="nil"/>
              <w:left w:val="nil"/>
              <w:bottom w:val="nil"/>
              <w:right w:val="nil"/>
            </w:tcBorders>
            <w:shd w:val="clear" w:color="auto" w:fill="auto"/>
          </w:tcPr>
          <w:p w14:paraId="1B90FED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14:paraId="248DEE8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14:paraId="083954D3" w14:textId="77777777" w:rsidTr="0096768C">
        <w:trPr>
          <w:trHeight w:val="301"/>
        </w:trPr>
        <w:tc>
          <w:tcPr>
            <w:tcW w:w="1062" w:type="pct"/>
            <w:tcBorders>
              <w:top w:val="nil"/>
              <w:left w:val="nil"/>
              <w:bottom w:val="nil"/>
              <w:right w:val="nil"/>
            </w:tcBorders>
            <w:shd w:val="clear" w:color="auto" w:fill="auto"/>
          </w:tcPr>
          <w:p w14:paraId="0F25AC1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14:paraId="3348BA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14:paraId="1260A111" w14:textId="77777777" w:rsidTr="0096768C">
        <w:trPr>
          <w:trHeight w:val="301"/>
        </w:trPr>
        <w:tc>
          <w:tcPr>
            <w:tcW w:w="1062" w:type="pct"/>
            <w:tcBorders>
              <w:top w:val="nil"/>
              <w:left w:val="nil"/>
              <w:bottom w:val="nil"/>
              <w:right w:val="nil"/>
            </w:tcBorders>
            <w:shd w:val="clear" w:color="auto" w:fill="auto"/>
          </w:tcPr>
          <w:p w14:paraId="1A77D3E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14:paraId="0208458B"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14:paraId="52720EA9" w14:textId="77777777" w:rsidTr="0096768C">
        <w:trPr>
          <w:trHeight w:val="301"/>
        </w:trPr>
        <w:tc>
          <w:tcPr>
            <w:tcW w:w="1062" w:type="pct"/>
            <w:tcBorders>
              <w:top w:val="nil"/>
              <w:left w:val="nil"/>
              <w:bottom w:val="nil"/>
              <w:right w:val="nil"/>
            </w:tcBorders>
            <w:shd w:val="clear" w:color="auto" w:fill="auto"/>
          </w:tcPr>
          <w:p w14:paraId="200FCC2B"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14:paraId="1918409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7CA93944" w14:textId="26C3718D" w:rsidR="0096768C" w:rsidRPr="00376AFF" w:rsidRDefault="0096768C" w:rsidP="0096768C">
      <w:pPr>
        <w:spacing w:line="240" w:lineRule="auto"/>
        <w:jc w:val="center"/>
        <w:rPr>
          <w:rFonts w:ascii="Times New Roman" w:hAnsi="Times New Roman"/>
          <w:sz w:val="20"/>
          <w:szCs w:val="20"/>
        </w:rPr>
      </w:pPr>
      <w:bookmarkStart w:id="947"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6B40CB">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6B40CB">
        <w:rPr>
          <w:rFonts w:ascii="Times New Roman" w:hAnsi="Times New Roman"/>
          <w:noProof/>
        </w:rPr>
        <w:t>2</w:t>
      </w:r>
      <w:r w:rsidRPr="00376AFF">
        <w:rPr>
          <w:rFonts w:ascii="Times New Roman" w:hAnsi="Times New Roman"/>
        </w:rPr>
        <w:fldChar w:fldCharType="end"/>
      </w:r>
      <w:bookmarkEnd w:id="947"/>
      <w:r w:rsidRPr="00376AFF">
        <w:rPr>
          <w:rFonts w:ascii="Times New Roman" w:hAnsi="Times New Roman"/>
          <w:sz w:val="20"/>
          <w:szCs w:val="20"/>
        </w:rPr>
        <w:t>. Sections and relevant quantities of the main input file of SPHERA v.9.0.0 (</w:t>
      </w:r>
      <w:r w:rsidR="00DD65E0">
        <w:rPr>
          <w:rFonts w:ascii="Times New Roman" w:hAnsi="Times New Roman"/>
          <w:sz w:val="20"/>
          <w:szCs w:val="20"/>
        </w:rPr>
        <w:t>2018,</w:t>
      </w:r>
      <w:sdt>
        <w:sdtPr>
          <w:rPr>
            <w:rFonts w:ascii="Times New Roman" w:hAnsi="Times New Roman"/>
            <w:sz w:val="20"/>
            <w:szCs w:val="20"/>
          </w:rPr>
          <w:id w:val="-1670400267"/>
          <w:citation/>
        </w:sdtPr>
        <w:sdtEndPr/>
        <w:sdtContent>
          <w:r w:rsidR="00DD65E0">
            <w:rPr>
              <w:rFonts w:ascii="Times New Roman" w:hAnsi="Times New Roman"/>
              <w:sz w:val="20"/>
              <w:szCs w:val="20"/>
            </w:rPr>
            <w:fldChar w:fldCharType="begin"/>
          </w:r>
          <w:r w:rsidR="00DD65E0">
            <w:rPr>
              <w:rFonts w:ascii="Times New Roman" w:hAnsi="Times New Roman"/>
              <w:sz w:val="20"/>
              <w:szCs w:val="20"/>
              <w:lang w:val="it-IT"/>
            </w:rPr>
            <w:instrText xml:space="preserve"> CITATION AAm \l 1040 </w:instrText>
          </w:r>
          <w:r w:rsidR="00DD65E0">
            <w:rPr>
              <w:rFonts w:ascii="Times New Roman" w:hAnsi="Times New Roman"/>
              <w:sz w:val="20"/>
              <w:szCs w:val="20"/>
            </w:rPr>
            <w:fldChar w:fldCharType="separate"/>
          </w:r>
          <w:r w:rsidR="006B40CB">
            <w:rPr>
              <w:rFonts w:ascii="Times New Roman" w:hAnsi="Times New Roman"/>
              <w:noProof/>
              <w:sz w:val="20"/>
              <w:szCs w:val="20"/>
              <w:lang w:val="it-IT"/>
            </w:rPr>
            <w:t xml:space="preserve"> </w:t>
          </w:r>
          <w:r w:rsidR="006B40CB" w:rsidRPr="006B40CB">
            <w:rPr>
              <w:rFonts w:ascii="Times New Roman" w:hAnsi="Times New Roman"/>
              <w:noProof/>
              <w:sz w:val="20"/>
              <w:szCs w:val="20"/>
              <w:lang w:val="it-IT"/>
            </w:rPr>
            <w:t>[6]</w:t>
          </w:r>
          <w:r w:rsidR="00DD65E0">
            <w:rPr>
              <w:rFonts w:ascii="Times New Roman" w:hAnsi="Times New Roman"/>
              <w:sz w:val="20"/>
              <w:szCs w:val="20"/>
            </w:rPr>
            <w:fldChar w:fldCharType="end"/>
          </w:r>
        </w:sdtContent>
      </w:sdt>
      <w:r w:rsidRPr="00376AFF">
        <w:rPr>
          <w:rFonts w:ascii="Times New Roman" w:hAnsi="Times New Roman"/>
          <w:sz w:val="20"/>
          <w:szCs w:val="20"/>
        </w:rPr>
        <w:t>).</w:t>
      </w:r>
    </w:p>
    <w:p w14:paraId="0306D7AC" w14:textId="77777777" w:rsidR="00654BFB" w:rsidRPr="00376AFF" w:rsidRDefault="00654BFB" w:rsidP="004E60C5">
      <w:pPr>
        <w:spacing w:after="0" w:line="240" w:lineRule="auto"/>
        <w:jc w:val="both"/>
        <w:rPr>
          <w:rFonts w:ascii="Times New Roman" w:hAnsi="Times New Roman"/>
          <w:sz w:val="24"/>
          <w:szCs w:val="24"/>
        </w:rPr>
      </w:pPr>
    </w:p>
    <w:p w14:paraId="388C9F9A" w14:textId="77777777" w:rsidR="000F061E" w:rsidRPr="00376AFF" w:rsidRDefault="000F061E" w:rsidP="009A174B">
      <w:pPr>
        <w:pStyle w:val="Amicarellititle2"/>
        <w:numPr>
          <w:ilvl w:val="1"/>
          <w:numId w:val="44"/>
        </w:numPr>
      </w:pPr>
      <w:bookmarkStart w:id="948" w:name="_Ref521064938"/>
      <w:bookmarkStart w:id="949" w:name="_Toc86930670"/>
      <w:bookmarkStart w:id="950" w:name="_Toc447794704"/>
      <w:bookmarkStart w:id="951" w:name="_Toc447794783"/>
      <w:bookmarkStart w:id="952" w:name="_Toc447794868"/>
      <w:bookmarkStart w:id="953" w:name="_Toc447794950"/>
      <w:bookmarkStart w:id="954" w:name="_Toc447795353"/>
      <w:bookmarkStart w:id="955" w:name="_Toc447795460"/>
      <w:bookmarkStart w:id="956" w:name="_Toc441248326"/>
      <w:bookmarkStart w:id="957" w:name="_Toc447005716"/>
      <w:bookmarkStart w:id="958" w:name="_Toc447794703"/>
      <w:bookmarkStart w:id="959" w:name="_Toc447794782"/>
      <w:bookmarkStart w:id="960" w:name="_Toc447794867"/>
      <w:bookmarkStart w:id="961" w:name="_Toc447794949"/>
      <w:bookmarkStart w:id="962" w:name="_Toc447795352"/>
      <w:bookmarkStart w:id="963" w:name="_Toc447795459"/>
      <w:r w:rsidRPr="00376AFF">
        <w:t>Tutorials</w:t>
      </w:r>
      <w:bookmarkEnd w:id="948"/>
      <w:bookmarkEnd w:id="949"/>
    </w:p>
    <w:p w14:paraId="05D3A0AE" w14:textId="77777777"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14:paraId="22C7F380" w14:textId="77777777" w:rsidR="00CE765D" w:rsidRPr="00376AFF" w:rsidRDefault="009A5565" w:rsidP="009A174B">
      <w:pPr>
        <w:pStyle w:val="Amicarellititle3"/>
        <w:numPr>
          <w:ilvl w:val="2"/>
          <w:numId w:val="44"/>
        </w:numPr>
        <w:rPr>
          <w:lang w:val="en-GB"/>
        </w:rPr>
      </w:pPr>
      <w:bookmarkStart w:id="964" w:name="_Toc86930671"/>
      <w:r w:rsidRPr="00376AFF">
        <w:rPr>
          <w:lang w:val="en-GB"/>
        </w:rPr>
        <w:lastRenderedPageBreak/>
        <w:t>“</w:t>
      </w:r>
      <w:r w:rsidR="00CE765D" w:rsidRPr="00376AFF">
        <w:rPr>
          <w:lang w:val="en-GB"/>
        </w:rPr>
        <w:t>body</w:t>
      </w:r>
      <w:r w:rsidR="00E767A3" w:rsidRPr="00376AFF">
        <w:rPr>
          <w:lang w:val="en-GB"/>
        </w:rPr>
        <w:t>_</w:t>
      </w:r>
      <w:r w:rsidR="00CE765D" w:rsidRPr="00376AFF">
        <w:rPr>
          <w:lang w:val="en-GB"/>
        </w:rPr>
        <w:t>body_impacts</w:t>
      </w:r>
      <w:r w:rsidRPr="00376AFF">
        <w:rPr>
          <w:lang w:val="en-GB"/>
        </w:rPr>
        <w:t>”</w:t>
      </w:r>
      <w:bookmarkEnd w:id="964"/>
    </w:p>
    <w:p w14:paraId="6BD5497E" w14:textId="53E75754"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69527936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14:paraId="7071585D" w14:textId="77777777" w:rsidR="000F061E" w:rsidRPr="00376AFF" w:rsidRDefault="006A2D32" w:rsidP="009A174B">
      <w:pPr>
        <w:pStyle w:val="Amicarellititle3"/>
        <w:numPr>
          <w:ilvl w:val="2"/>
          <w:numId w:val="44"/>
        </w:numPr>
        <w:rPr>
          <w:lang w:val="en-GB"/>
        </w:rPr>
      </w:pPr>
      <w:r w:rsidRPr="00376AFF">
        <w:rPr>
          <w:lang w:val="en-GB"/>
        </w:rPr>
        <w:t xml:space="preserve"> </w:t>
      </w:r>
      <w:bookmarkStart w:id="965" w:name="_Toc86930672"/>
      <w:r w:rsidR="009A5565" w:rsidRPr="00376AFF">
        <w:rPr>
          <w:lang w:val="en-GB"/>
        </w:rPr>
        <w:t>“</w:t>
      </w:r>
      <w:r w:rsidR="00E767A3" w:rsidRPr="00376AFF">
        <w:rPr>
          <w:lang w:val="en-GB"/>
        </w:rPr>
        <w:t>body_</w:t>
      </w:r>
      <w:r w:rsidR="000F061E" w:rsidRPr="00376AFF">
        <w:rPr>
          <w:lang w:val="en-GB"/>
        </w:rPr>
        <w:t>boundary_impact</w:t>
      </w:r>
      <w:r w:rsidR="00CE765D" w:rsidRPr="00376AFF">
        <w:rPr>
          <w:lang w:val="en-GB"/>
        </w:rPr>
        <w:t>s</w:t>
      </w:r>
      <w:r w:rsidR="009A5565" w:rsidRPr="00376AFF">
        <w:rPr>
          <w:lang w:val="en-GB"/>
        </w:rPr>
        <w:t>”</w:t>
      </w:r>
      <w:bookmarkEnd w:id="965"/>
    </w:p>
    <w:p w14:paraId="4757CFB6" w14:textId="2A11A05A"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8897669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EC85090" w14:textId="77777777" w:rsidR="00B17B54" w:rsidRPr="00376AFF" w:rsidRDefault="00BF5938" w:rsidP="009A174B">
      <w:pPr>
        <w:pStyle w:val="Amicarellititle3"/>
        <w:numPr>
          <w:ilvl w:val="2"/>
          <w:numId w:val="44"/>
        </w:numPr>
        <w:rPr>
          <w:lang w:val="en-GB"/>
        </w:rPr>
      </w:pPr>
      <w:r w:rsidRPr="00376AFF">
        <w:rPr>
          <w:lang w:val="en-GB"/>
        </w:rPr>
        <w:t xml:space="preserve"> </w:t>
      </w:r>
      <w:bookmarkStart w:id="966" w:name="_Toc86930673"/>
      <w:r w:rsidR="009A5565" w:rsidRPr="00376AFF">
        <w:rPr>
          <w:lang w:val="en-GB"/>
        </w:rPr>
        <w:t>“</w:t>
      </w:r>
      <w:r w:rsidR="00B17B54" w:rsidRPr="00376AFF">
        <w:rPr>
          <w:lang w:val="en-GB"/>
        </w:rPr>
        <w:t>dam_breach_ICOLD</w:t>
      </w:r>
      <w:r w:rsidR="00E767A3" w:rsidRPr="00376AFF">
        <w:rPr>
          <w:lang w:val="en-GB"/>
        </w:rPr>
        <w:t>_trunks</w:t>
      </w:r>
      <w:r w:rsidR="009A5565" w:rsidRPr="00376AFF">
        <w:rPr>
          <w:lang w:val="en-GB"/>
        </w:rPr>
        <w:t>”</w:t>
      </w:r>
      <w:bookmarkEnd w:id="966"/>
    </w:p>
    <w:p w14:paraId="35C756D1" w14:textId="52227519"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w:t>
      </w:r>
      <w:sdt>
        <w:sdtPr>
          <w:rPr>
            <w:rFonts w:ascii="Times New Roman" w:hAnsi="Times New Roman"/>
            <w:sz w:val="24"/>
            <w:szCs w:val="24"/>
          </w:rPr>
          <w:id w:val="-1329823048"/>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w:t>
      </w:r>
      <w:r w:rsidR="00C46DDB" w:rsidRPr="00376AFF">
        <w:rPr>
          <w:rFonts w:ascii="Times New Roman" w:hAnsi="Times New Roman"/>
          <w:sz w:val="24"/>
          <w:szCs w:val="24"/>
        </w:rPr>
        <w:t xml:space="preserve"> and Amicarelli &amp; Agate (2015</w:t>
      </w:r>
      <w:r w:rsidR="00AB6BBF">
        <w:rPr>
          <w:rFonts w:ascii="Times New Roman" w:hAnsi="Times New Roman"/>
          <w:sz w:val="24"/>
          <w:szCs w:val="24"/>
        </w:rPr>
        <w:t>,</w:t>
      </w:r>
      <w:sdt>
        <w:sdtPr>
          <w:rPr>
            <w:rFonts w:ascii="Times New Roman" w:hAnsi="Times New Roman"/>
            <w:sz w:val="24"/>
            <w:szCs w:val="24"/>
          </w:rPr>
          <w:id w:val="-147607031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AB6BBF">
            <w:rPr>
              <w:rFonts w:ascii="Times New Roman" w:hAnsi="Times New Roman"/>
              <w:sz w:val="24"/>
              <w:szCs w:val="24"/>
            </w:rPr>
            <w:fldChar w:fldCharType="end"/>
          </w:r>
        </w:sdtContent>
      </w:sdt>
      <w:r w:rsidR="00C46DDB" w:rsidRPr="00376AFF">
        <w:rPr>
          <w:rFonts w:ascii="Times New Roman" w:hAnsi="Times New Roman"/>
          <w:sz w:val="24"/>
          <w:szCs w:val="24"/>
        </w:rPr>
        <w:t>)</w:t>
      </w:r>
      <w:r w:rsidRPr="00376AFF">
        <w:rPr>
          <w:rFonts w:ascii="Times New Roman" w:hAnsi="Times New Roman"/>
          <w:sz w:val="24"/>
          <w:szCs w:val="24"/>
        </w:rPr>
        <w:t>. Here, the tutorial is represented by means of the mixture model for dense granular flows of Amicarelli et al. (2017</w:t>
      </w:r>
      <w:r w:rsidR="001730AA">
        <w:rPr>
          <w:rFonts w:ascii="Times New Roman" w:hAnsi="Times New Roman"/>
          <w:sz w:val="24"/>
          <w:szCs w:val="24"/>
        </w:rPr>
        <w:t>,</w:t>
      </w:r>
      <w:sdt>
        <w:sdtPr>
          <w:rPr>
            <w:rFonts w:ascii="Times New Roman" w:hAnsi="Times New Roman"/>
            <w:sz w:val="24"/>
            <w:szCs w:val="24"/>
          </w:rPr>
          <w:id w:val="1668288706"/>
          <w:citation/>
        </w:sdtPr>
        <w:sdtEndPr/>
        <w:sdtContent>
          <w:r w:rsidR="001730AA">
            <w:rPr>
              <w:rFonts w:ascii="Times New Roman" w:hAnsi="Times New Roman"/>
              <w:sz w:val="24"/>
              <w:szCs w:val="24"/>
            </w:rPr>
            <w:fldChar w:fldCharType="begin"/>
          </w:r>
          <w:r w:rsidR="001730AA">
            <w:rPr>
              <w:rFonts w:ascii="Times New Roman" w:hAnsi="Times New Roman"/>
              <w:sz w:val="24"/>
              <w:szCs w:val="24"/>
              <w:lang w:val="it-IT"/>
            </w:rPr>
            <w:instrText xml:space="preserve"> CITATION Ami17 \l 1040 </w:instrText>
          </w:r>
          <w:r w:rsidR="001730A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1730AA">
            <w:rPr>
              <w:rFonts w:ascii="Times New Roman" w:hAnsi="Times New Roman"/>
              <w:sz w:val="24"/>
              <w:szCs w:val="24"/>
            </w:rPr>
            <w:fldChar w:fldCharType="end"/>
          </w:r>
        </w:sdtContent>
      </w:sdt>
      <w:r w:rsidRPr="00376AFF">
        <w:rPr>
          <w:rFonts w:ascii="Times New Roman" w:hAnsi="Times New Roman"/>
          <w:sz w:val="24"/>
          <w:szCs w:val="24"/>
        </w:rPr>
        <w:t>).</w:t>
      </w:r>
    </w:p>
    <w:p w14:paraId="3B5A53BD" w14:textId="77777777" w:rsidR="00CE765D" w:rsidRPr="00376AFF" w:rsidRDefault="009A5565" w:rsidP="009A174B">
      <w:pPr>
        <w:pStyle w:val="Amicarellititle3"/>
        <w:numPr>
          <w:ilvl w:val="2"/>
          <w:numId w:val="44"/>
        </w:numPr>
        <w:rPr>
          <w:lang w:val="en-GB"/>
        </w:rPr>
      </w:pPr>
      <w:bookmarkStart w:id="967" w:name="_Toc86930674"/>
      <w:r w:rsidRPr="00376AFF">
        <w:rPr>
          <w:lang w:val="en-GB"/>
        </w:rPr>
        <w:t>“</w:t>
      </w:r>
      <w:r w:rsidR="00CE765D" w:rsidRPr="00376AFF">
        <w:rPr>
          <w:lang w:val="en-GB"/>
        </w:rPr>
        <w:t>db_2bodies</w:t>
      </w:r>
      <w:r w:rsidR="00E47D3F" w:rsidRPr="00376AFF">
        <w:rPr>
          <w:lang w:val="en-GB"/>
        </w:rPr>
        <w:t>”</w:t>
      </w:r>
      <w:bookmarkEnd w:id="967"/>
    </w:p>
    <w:p w14:paraId="134B3BE6" w14:textId="4F37BE5F"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5712659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4845AFE9" w14:textId="77777777" w:rsidR="00CE765D" w:rsidRPr="00376AFF" w:rsidRDefault="009A5565" w:rsidP="009A174B">
      <w:pPr>
        <w:pStyle w:val="Amicarellititle3"/>
        <w:numPr>
          <w:ilvl w:val="2"/>
          <w:numId w:val="44"/>
        </w:numPr>
        <w:rPr>
          <w:lang w:val="en-GB"/>
        </w:rPr>
      </w:pPr>
      <w:bookmarkStart w:id="968" w:name="_Toc86930675"/>
      <w:r w:rsidRPr="00376AFF">
        <w:rPr>
          <w:lang w:val="en-GB"/>
        </w:rPr>
        <w:t>“</w:t>
      </w:r>
      <w:r w:rsidR="00CE765D" w:rsidRPr="00376AFF">
        <w:rPr>
          <w:lang w:val="en-GB"/>
        </w:rPr>
        <w:t>db_2D_demo</w:t>
      </w:r>
      <w:r w:rsidRPr="00376AFF">
        <w:rPr>
          <w:lang w:val="en-GB"/>
        </w:rPr>
        <w:t>”</w:t>
      </w:r>
      <w:bookmarkEnd w:id="968"/>
    </w:p>
    <w:p w14:paraId="347A50D1" w14:textId="1DE879D0"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w:t>
      </w:r>
      <w:r w:rsidR="00E81ECE">
        <w:rPr>
          <w:rFonts w:ascii="Times New Roman" w:hAnsi="Times New Roman"/>
          <w:sz w:val="24"/>
          <w:szCs w:val="24"/>
        </w:rPr>
        <w:t>20</w:t>
      </w:r>
      <w:r w:rsidR="000A3717" w:rsidRPr="00376AFF">
        <w:rPr>
          <w:rFonts w:ascii="Times New Roman" w:hAnsi="Times New Roman"/>
          <w:sz w:val="24"/>
          <w:szCs w:val="24"/>
        </w:rPr>
        <w:t>,</w:t>
      </w:r>
      <w:sdt>
        <w:sdtPr>
          <w:rPr>
            <w:rFonts w:ascii="Times New Roman" w:hAnsi="Times New Roman"/>
            <w:sz w:val="24"/>
            <w:szCs w:val="24"/>
          </w:rPr>
          <w:id w:val="99731086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Ami20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[30]</w:t>
          </w:r>
          <w:r w:rsidR="00E81ECE">
            <w:rPr>
              <w:rFonts w:ascii="Times New Roman" w:hAnsi="Times New Roman"/>
              <w:sz w:val="24"/>
              <w:szCs w:val="24"/>
            </w:rPr>
            <w:fldChar w:fldCharType="end"/>
          </w:r>
        </w:sdtContent>
      </w:sdt>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and also includes a synthetic English version.</w:t>
      </w:r>
    </w:p>
    <w:p w14:paraId="537B2D3A" w14:textId="77777777" w:rsidR="009A5565" w:rsidRPr="00376AFF" w:rsidRDefault="009A5565" w:rsidP="009A174B">
      <w:pPr>
        <w:pStyle w:val="Amicarellititle3"/>
        <w:numPr>
          <w:ilvl w:val="2"/>
          <w:numId w:val="44"/>
        </w:numPr>
        <w:rPr>
          <w:lang w:val="en-GB"/>
        </w:rPr>
      </w:pPr>
      <w:bookmarkStart w:id="969" w:name="_Toc86930676"/>
      <w:r w:rsidRPr="00376AFF">
        <w:rPr>
          <w:lang w:val="en-GB"/>
        </w:rPr>
        <w:t>“db_Alpe_Gera”</w:t>
      </w:r>
      <w:bookmarkEnd w:id="969"/>
    </w:p>
    <w:p w14:paraId="3782F8F7" w14:textId="320C7F01"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&amp; </w:t>
      </w:r>
      <w:r w:rsidR="00251B24">
        <w:rPr>
          <w:rFonts w:ascii="Times New Roman" w:hAnsi="Times New Roman"/>
          <w:sz w:val="24"/>
          <w:szCs w:val="24"/>
        </w:rPr>
        <w:t>Paggi</w:t>
      </w:r>
      <w:r w:rsidRPr="00376AFF">
        <w:rPr>
          <w:rFonts w:ascii="Times New Roman" w:hAnsi="Times New Roman"/>
          <w:sz w:val="24"/>
          <w:szCs w:val="24"/>
        </w:rPr>
        <w:t xml:space="preserve"> (201</w:t>
      </w:r>
      <w:r w:rsidR="00251B24">
        <w:rPr>
          <w:rFonts w:ascii="Times New Roman" w:hAnsi="Times New Roman"/>
          <w:sz w:val="24"/>
          <w:szCs w:val="24"/>
        </w:rPr>
        <w:t>9</w:t>
      </w:r>
      <w:r w:rsidR="001730AA">
        <w:rPr>
          <w:rFonts w:ascii="Times New Roman" w:hAnsi="Times New Roman"/>
          <w:sz w:val="24"/>
          <w:szCs w:val="24"/>
        </w:rPr>
        <w:t>,</w:t>
      </w:r>
      <w:sdt>
        <w:sdtPr>
          <w:rPr>
            <w:rFonts w:ascii="Times New Roman" w:hAnsi="Times New Roman"/>
            <w:sz w:val="24"/>
            <w:szCs w:val="24"/>
          </w:rPr>
          <w:id w:val="-1581360914"/>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Ami19 \l 1040 </w:instrText>
          </w:r>
          <w:r w:rsidR="00251B2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[54]</w:t>
          </w:r>
          <w:r w:rsidR="00251B24">
            <w:rPr>
              <w:rFonts w:ascii="Times New Roman" w:hAnsi="Times New Roman"/>
              <w:sz w:val="24"/>
              <w:szCs w:val="24"/>
            </w:rPr>
            <w:fldChar w:fldCharType="end"/>
          </w:r>
        </w:sdtContent>
      </w:sdt>
      <w:r w:rsidRPr="00376AFF">
        <w:rPr>
          <w:rFonts w:ascii="Times New Roman" w:hAnsi="Times New Roman"/>
          <w:sz w:val="24"/>
          <w:szCs w:val="24"/>
        </w:rPr>
        <w:t>).</w:t>
      </w:r>
    </w:p>
    <w:p w14:paraId="3695EEFA" w14:textId="77777777" w:rsidR="009A5565" w:rsidRPr="00E129B8" w:rsidRDefault="009A5565" w:rsidP="009A174B">
      <w:pPr>
        <w:pStyle w:val="Amicarellititle3"/>
        <w:numPr>
          <w:ilvl w:val="2"/>
          <w:numId w:val="44"/>
        </w:numPr>
      </w:pPr>
      <w:bookmarkStart w:id="970" w:name="_Toc86930677"/>
      <w:r w:rsidRPr="00E129B8">
        <w:t>“db_Alpe_Gera_Lanzada_substations”</w:t>
      </w:r>
      <w:bookmarkEnd w:id="970"/>
    </w:p>
    <w:p w14:paraId="30FDBF18" w14:textId="5E5E863C"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w:t>
      </w:r>
      <w:r w:rsidR="00E177E2">
        <w:rPr>
          <w:rFonts w:ascii="Times New Roman" w:hAnsi="Times New Roman"/>
          <w:sz w:val="24"/>
          <w:szCs w:val="24"/>
        </w:rPr>
        <w:t>21,</w:t>
      </w:r>
      <w:sdt>
        <w:sdtPr>
          <w:rPr>
            <w:rFonts w:ascii="Times New Roman" w:hAnsi="Times New Roman"/>
            <w:sz w:val="24"/>
            <w:szCs w:val="24"/>
          </w:rPr>
          <w:id w:val="-1129089160"/>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Amine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[45]</w:t>
          </w:r>
          <w:r w:rsidR="00E177E2">
            <w:rPr>
              <w:rFonts w:ascii="Times New Roman" w:hAnsi="Times New Roman"/>
              <w:sz w:val="24"/>
              <w:szCs w:val="24"/>
            </w:rPr>
            <w:fldChar w:fldCharType="end"/>
          </w:r>
        </w:sdtContent>
      </w:sdt>
      <w:r w:rsidRPr="00376AFF">
        <w:rPr>
          <w:rFonts w:ascii="Times New Roman" w:hAnsi="Times New Roman"/>
          <w:sz w:val="24"/>
          <w:szCs w:val="24"/>
        </w:rPr>
        <w:t>). This project report is Open-Access and also includes a synthetic English version.</w:t>
      </w:r>
    </w:p>
    <w:p w14:paraId="1198C022" w14:textId="77777777" w:rsidR="00CE765D" w:rsidRPr="00376AFF" w:rsidRDefault="009A5565" w:rsidP="009A174B">
      <w:pPr>
        <w:pStyle w:val="Amicarellititle3"/>
        <w:numPr>
          <w:ilvl w:val="2"/>
          <w:numId w:val="44"/>
        </w:numPr>
        <w:rPr>
          <w:lang w:val="en-GB"/>
        </w:rPr>
      </w:pPr>
      <w:bookmarkStart w:id="971" w:name="_Toc86930678"/>
      <w:r w:rsidRPr="00376AFF">
        <w:rPr>
          <w:lang w:val="en-GB"/>
        </w:rPr>
        <w:t>“</w:t>
      </w:r>
      <w:r w:rsidR="00CE765D" w:rsidRPr="00376AFF">
        <w:rPr>
          <w:lang w:val="en-GB"/>
        </w:rPr>
        <w:t>db_body_exp_UniBas</w:t>
      </w:r>
      <w:r w:rsidRPr="00376AFF">
        <w:rPr>
          <w:lang w:val="en-GB"/>
        </w:rPr>
        <w:t>”</w:t>
      </w:r>
      <w:bookmarkEnd w:id="971"/>
    </w:p>
    <w:p w14:paraId="2C0F859C" w14:textId="19FF445C"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29833175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6A85806B" w14:textId="77777777" w:rsidR="00B17B54" w:rsidRPr="00376AFF" w:rsidRDefault="009A5565" w:rsidP="009A174B">
      <w:pPr>
        <w:pStyle w:val="Amicarellititle3"/>
        <w:numPr>
          <w:ilvl w:val="2"/>
          <w:numId w:val="44"/>
        </w:numPr>
        <w:rPr>
          <w:lang w:val="en-GB"/>
        </w:rPr>
      </w:pPr>
      <w:bookmarkStart w:id="972" w:name="_Toc86930679"/>
      <w:r w:rsidRPr="00376AFF">
        <w:rPr>
          <w:lang w:val="en-GB"/>
        </w:rPr>
        <w:t>“</w:t>
      </w:r>
      <w:r w:rsidR="00B17B54" w:rsidRPr="00376AFF">
        <w:rPr>
          <w:lang w:val="en-GB"/>
        </w:rPr>
        <w:t>db_ICOLD</w:t>
      </w:r>
      <w:r w:rsidRPr="00376AFF">
        <w:rPr>
          <w:lang w:val="en-GB"/>
        </w:rPr>
        <w:t>”</w:t>
      </w:r>
      <w:bookmarkEnd w:id="972"/>
    </w:p>
    <w:p w14:paraId="1E9C8567" w14:textId="22CC6122"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1073503968"/>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xml:space="preserve">). </w:t>
      </w:r>
    </w:p>
    <w:p w14:paraId="75B695E8" w14:textId="77777777" w:rsidR="009A5565" w:rsidRPr="00376AFF" w:rsidRDefault="009A5565" w:rsidP="009A174B">
      <w:pPr>
        <w:pStyle w:val="Amicarellititle3"/>
        <w:numPr>
          <w:ilvl w:val="2"/>
          <w:numId w:val="44"/>
        </w:numPr>
        <w:rPr>
          <w:lang w:val="en-GB"/>
        </w:rPr>
      </w:pPr>
      <w:bookmarkStart w:id="973" w:name="_Toc86930680"/>
      <w:r w:rsidRPr="00376AFF">
        <w:rPr>
          <w:lang w:val="en-GB"/>
        </w:rPr>
        <w:t>“</w:t>
      </w:r>
      <w:r w:rsidR="00CE765D" w:rsidRPr="00376AFF">
        <w:rPr>
          <w:lang w:val="en-GB"/>
        </w:rPr>
        <w:t>db</w:t>
      </w:r>
      <w:r w:rsidR="00E767A3" w:rsidRPr="00376AFF">
        <w:rPr>
          <w:lang w:val="en-GB"/>
        </w:rPr>
        <w:t>_multi_</w:t>
      </w:r>
      <w:r w:rsidR="00CE765D" w:rsidRPr="00376AFF">
        <w:rPr>
          <w:lang w:val="en-GB"/>
        </w:rPr>
        <w:t>body</w:t>
      </w:r>
      <w:r w:rsidRPr="00376AFF">
        <w:rPr>
          <w:lang w:val="en-GB"/>
        </w:rPr>
        <w:t>”</w:t>
      </w:r>
      <w:bookmarkEnd w:id="973"/>
    </w:p>
    <w:p w14:paraId="78A1EF25" w14:textId="1107462D"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AB6BBF">
        <w:rPr>
          <w:rFonts w:ascii="Times New Roman" w:hAnsi="Times New Roman"/>
          <w:sz w:val="24"/>
          <w:szCs w:val="24"/>
        </w:rPr>
        <w:t>,</w:t>
      </w:r>
      <w:sdt>
        <w:sdtPr>
          <w:rPr>
            <w:rFonts w:ascii="Times New Roman" w:hAnsi="Times New Roman"/>
            <w:sz w:val="24"/>
            <w:szCs w:val="24"/>
          </w:rPr>
          <w:id w:val="158056321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77606708" w14:textId="77777777" w:rsidR="009A5565" w:rsidRPr="00376AFF" w:rsidRDefault="009A5565" w:rsidP="009A174B">
      <w:pPr>
        <w:pStyle w:val="Amicarellititle3"/>
        <w:numPr>
          <w:ilvl w:val="2"/>
          <w:numId w:val="44"/>
        </w:numPr>
        <w:rPr>
          <w:lang w:val="en-GB"/>
        </w:rPr>
      </w:pPr>
      <w:bookmarkStart w:id="974" w:name="_Toc86930681"/>
      <w:r w:rsidRPr="00376AFF">
        <w:rPr>
          <w:lang w:val="en-GB"/>
        </w:rPr>
        <w:t>“</w:t>
      </w:r>
      <w:r w:rsidR="00CE765D" w:rsidRPr="00376AFF">
        <w:rPr>
          <w:lang w:val="en-GB"/>
        </w:rPr>
        <w:t>db_squat_obstacle</w:t>
      </w:r>
      <w:r w:rsidRPr="00376AFF">
        <w:rPr>
          <w:lang w:val="en-GB"/>
        </w:rPr>
        <w:t>”</w:t>
      </w:r>
      <w:bookmarkEnd w:id="974"/>
    </w:p>
    <w:p w14:paraId="485DA334" w14:textId="7C361C63"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E81ECE">
        <w:rPr>
          <w:rFonts w:ascii="Times New Roman" w:hAnsi="Times New Roman"/>
          <w:sz w:val="24"/>
          <w:szCs w:val="24"/>
        </w:rPr>
        <w:t>,</w:t>
      </w:r>
      <w:sdt>
        <w:sdtPr>
          <w:rPr>
            <w:rFonts w:ascii="Times New Roman" w:hAnsi="Times New Roman"/>
            <w:sz w:val="24"/>
            <w:szCs w:val="24"/>
          </w:rPr>
          <w:id w:val="1527523651"/>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 Here, the surface mesh is generated by SnappyHexMesh (</w:t>
      </w:r>
      <w:r w:rsidR="00E177E2">
        <w:rPr>
          <w:rFonts w:ascii="Times New Roman" w:hAnsi="Times New Roman"/>
          <w:sz w:val="24"/>
          <w:szCs w:val="24"/>
        </w:rPr>
        <w:t xml:space="preserve">OpenCFD Ltd, </w:t>
      </w:r>
      <w:r w:rsidRPr="00376AFF">
        <w:rPr>
          <w:rFonts w:ascii="Times New Roman" w:hAnsi="Times New Roman"/>
          <w:sz w:val="24"/>
          <w:szCs w:val="24"/>
        </w:rPr>
        <w:t>2018</w:t>
      </w:r>
      <w:r w:rsidR="00E177E2">
        <w:rPr>
          <w:rFonts w:ascii="Times New Roman" w:hAnsi="Times New Roman"/>
          <w:sz w:val="24"/>
          <w:szCs w:val="24"/>
        </w:rPr>
        <w:t>,</w:t>
      </w:r>
      <w:sdt>
        <w:sdtPr>
          <w:rPr>
            <w:rFonts w:ascii="Times New Roman" w:hAnsi="Times New Roman"/>
            <w:sz w:val="24"/>
            <w:szCs w:val="24"/>
          </w:rPr>
          <w:id w:val="-2051059574"/>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Ope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E177E2">
            <w:rPr>
              <w:rFonts w:ascii="Times New Roman" w:hAnsi="Times New Roman"/>
              <w:sz w:val="24"/>
              <w:szCs w:val="24"/>
            </w:rPr>
            <w:fldChar w:fldCharType="end"/>
          </w:r>
        </w:sdtContent>
      </w:sdt>
      <w:r w:rsidRPr="00376AFF">
        <w:rPr>
          <w:rFonts w:ascii="Times New Roman" w:hAnsi="Times New Roman"/>
          <w:sz w:val="24"/>
          <w:szCs w:val="24"/>
        </w:rPr>
        <w:t xml:space="preserve">) and SPHERA source code improvements for the DB-SPH treatment (Amicarelli </w:t>
      </w:r>
      <w:r w:rsidR="00AB6BBF">
        <w:rPr>
          <w:rFonts w:ascii="Times New Roman" w:hAnsi="Times New Roman"/>
          <w:sz w:val="24"/>
          <w:szCs w:val="24"/>
        </w:rPr>
        <w:t>&amp; Agate</w:t>
      </w:r>
      <w:r w:rsidRPr="00376AFF">
        <w:rPr>
          <w:rFonts w:ascii="Times New Roman" w:hAnsi="Times New Roman"/>
          <w:sz w:val="24"/>
          <w:szCs w:val="24"/>
        </w:rPr>
        <w:t>, 2015,</w:t>
      </w:r>
      <w:sdt>
        <w:sdtPr>
          <w:rPr>
            <w:rFonts w:ascii="Times New Roman" w:hAnsi="Times New Roman"/>
            <w:sz w:val="24"/>
            <w:szCs w:val="24"/>
          </w:rPr>
          <w:id w:val="-484551550"/>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AB6BBF">
            <w:rPr>
              <w:rFonts w:ascii="Times New Roman" w:hAnsi="Times New Roman"/>
              <w:sz w:val="24"/>
              <w:szCs w:val="24"/>
            </w:rPr>
            <w:fldChar w:fldCharType="end"/>
          </w:r>
        </w:sdtContent>
      </w:sdt>
      <w:r w:rsidRPr="00376AFF">
        <w:rPr>
          <w:rFonts w:ascii="Times New Roman" w:hAnsi="Times New Roman"/>
          <w:sz w:val="24"/>
          <w:szCs w:val="24"/>
        </w:rPr>
        <w:t>) apply.</w:t>
      </w:r>
    </w:p>
    <w:p w14:paraId="4B4AE120" w14:textId="77777777" w:rsidR="009A5565" w:rsidRPr="00376AFF" w:rsidRDefault="009A5565" w:rsidP="009A174B">
      <w:pPr>
        <w:pStyle w:val="Amicarellititle3"/>
        <w:numPr>
          <w:ilvl w:val="2"/>
          <w:numId w:val="44"/>
        </w:numPr>
        <w:rPr>
          <w:lang w:val="en-GB"/>
        </w:rPr>
      </w:pPr>
      <w:bookmarkStart w:id="975" w:name="_Toc86930682"/>
      <w:r w:rsidRPr="00376AFF">
        <w:rPr>
          <w:lang w:val="en-GB"/>
        </w:rPr>
        <w:t>“d</w:t>
      </w:r>
      <w:r w:rsidR="00CE765D" w:rsidRPr="00376AFF">
        <w:rPr>
          <w:lang w:val="en-GB"/>
        </w:rPr>
        <w:t>b_tall_obstacle</w:t>
      </w:r>
      <w:r w:rsidRPr="00376AFF">
        <w:rPr>
          <w:lang w:val="en-GB"/>
        </w:rPr>
        <w:t>”</w:t>
      </w:r>
      <w:bookmarkEnd w:id="975"/>
    </w:p>
    <w:p w14:paraId="12AB5D4C" w14:textId="668879FC"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E81ECE">
        <w:rPr>
          <w:rFonts w:ascii="Times New Roman" w:hAnsi="Times New Roman"/>
          <w:sz w:val="24"/>
          <w:szCs w:val="24"/>
        </w:rPr>
        <w:t>,</w:t>
      </w:r>
      <w:sdt>
        <w:sdtPr>
          <w:rPr>
            <w:rFonts w:ascii="Times New Roman" w:hAnsi="Times New Roman"/>
            <w:sz w:val="24"/>
            <w:szCs w:val="24"/>
          </w:rPr>
          <w:id w:val="24755648"/>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SnappyHexMesh </w:t>
      </w:r>
      <w:r w:rsidR="00E177E2" w:rsidRPr="00376AFF">
        <w:rPr>
          <w:rFonts w:ascii="Times New Roman" w:hAnsi="Times New Roman"/>
          <w:sz w:val="24"/>
          <w:szCs w:val="24"/>
        </w:rPr>
        <w:t>(</w:t>
      </w:r>
      <w:r w:rsidR="00E177E2">
        <w:rPr>
          <w:rFonts w:ascii="Times New Roman" w:hAnsi="Times New Roman"/>
          <w:sz w:val="24"/>
          <w:szCs w:val="24"/>
        </w:rPr>
        <w:t xml:space="preserve">OpenCFD Ltd, </w:t>
      </w:r>
      <w:r w:rsidR="00E177E2" w:rsidRPr="00376AFF">
        <w:rPr>
          <w:rFonts w:ascii="Times New Roman" w:hAnsi="Times New Roman"/>
          <w:sz w:val="24"/>
          <w:szCs w:val="24"/>
        </w:rPr>
        <w:t>2018</w:t>
      </w:r>
      <w:r w:rsidR="00E177E2">
        <w:rPr>
          <w:rFonts w:ascii="Times New Roman" w:hAnsi="Times New Roman"/>
          <w:sz w:val="24"/>
          <w:szCs w:val="24"/>
        </w:rPr>
        <w:t>,</w:t>
      </w:r>
      <w:sdt>
        <w:sdtPr>
          <w:rPr>
            <w:rFonts w:ascii="Times New Roman" w:hAnsi="Times New Roman"/>
            <w:sz w:val="24"/>
            <w:szCs w:val="24"/>
          </w:rPr>
          <w:id w:val="1590894916"/>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Ope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E177E2">
            <w:rPr>
              <w:rFonts w:ascii="Times New Roman" w:hAnsi="Times New Roman"/>
              <w:sz w:val="24"/>
              <w:szCs w:val="24"/>
            </w:rPr>
            <w:fldChar w:fldCharType="end"/>
          </w:r>
        </w:sdtContent>
      </w:sdt>
      <w:r w:rsidR="00E177E2">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w:t>
      </w:r>
      <w:r w:rsidR="00AB6BBF" w:rsidRPr="00376AFF">
        <w:rPr>
          <w:rFonts w:ascii="Times New Roman" w:hAnsi="Times New Roman"/>
          <w:sz w:val="24"/>
          <w:szCs w:val="24"/>
        </w:rPr>
        <w:t xml:space="preserve">Amicarelli </w:t>
      </w:r>
      <w:r w:rsidR="00AB6BBF">
        <w:rPr>
          <w:rFonts w:ascii="Times New Roman" w:hAnsi="Times New Roman"/>
          <w:sz w:val="24"/>
          <w:szCs w:val="24"/>
        </w:rPr>
        <w:t>&amp; Agate</w:t>
      </w:r>
      <w:r w:rsidR="00AB6BBF" w:rsidRPr="00376AFF">
        <w:rPr>
          <w:rFonts w:ascii="Times New Roman" w:hAnsi="Times New Roman"/>
          <w:sz w:val="24"/>
          <w:szCs w:val="24"/>
        </w:rPr>
        <w:t>, 2015,</w:t>
      </w:r>
      <w:sdt>
        <w:sdtPr>
          <w:rPr>
            <w:rFonts w:ascii="Times New Roman" w:hAnsi="Times New Roman"/>
            <w:sz w:val="24"/>
            <w:szCs w:val="24"/>
          </w:rPr>
          <w:id w:val="175008042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Ami151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AB6BBF">
            <w:rPr>
              <w:rFonts w:ascii="Times New Roman" w:hAnsi="Times New Roman"/>
              <w:sz w:val="24"/>
              <w:szCs w:val="24"/>
            </w:rPr>
            <w:fldChar w:fldCharType="end"/>
          </w:r>
        </w:sdtContent>
      </w:sdt>
      <w:r w:rsidRPr="00376AFF">
        <w:rPr>
          <w:rFonts w:ascii="Times New Roman" w:hAnsi="Times New Roman"/>
          <w:sz w:val="24"/>
          <w:szCs w:val="24"/>
        </w:rPr>
        <w:t>) apply.</w:t>
      </w:r>
    </w:p>
    <w:p w14:paraId="5326E9D3" w14:textId="77777777" w:rsidR="00CE765D" w:rsidRPr="00376AFF" w:rsidRDefault="009A5565" w:rsidP="009A174B">
      <w:pPr>
        <w:pStyle w:val="Amicarellititle3"/>
        <w:numPr>
          <w:ilvl w:val="2"/>
          <w:numId w:val="44"/>
        </w:numPr>
        <w:rPr>
          <w:lang w:val="en-GB"/>
        </w:rPr>
      </w:pPr>
      <w:bookmarkStart w:id="976" w:name="_Toc86930683"/>
      <w:r w:rsidRPr="00376AFF">
        <w:rPr>
          <w:lang w:val="en-GB"/>
        </w:rPr>
        <w:t>“</w:t>
      </w:r>
      <w:r w:rsidR="00CE765D" w:rsidRPr="00376AFF">
        <w:rPr>
          <w:lang w:val="en-GB"/>
        </w:rPr>
        <w:t>dike_breach_2D_expSchHag12JHR_ID22</w:t>
      </w:r>
      <w:r w:rsidRPr="00376AFF">
        <w:rPr>
          <w:lang w:val="en-GB"/>
        </w:rPr>
        <w:t>”</w:t>
      </w:r>
      <w:bookmarkEnd w:id="976"/>
    </w:p>
    <w:p w14:paraId="16E52CDB" w14:textId="4954E115"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w:t>
      </w:r>
      <w:r w:rsidR="00251B24">
        <w:rPr>
          <w:rFonts w:ascii="Times New Roman" w:hAnsi="Times New Roman"/>
          <w:sz w:val="24"/>
          <w:szCs w:val="24"/>
        </w:rPr>
        <w:t xml:space="preserve">et al. </w:t>
      </w:r>
      <w:r w:rsidRPr="00376AFF">
        <w:rPr>
          <w:rFonts w:ascii="Times New Roman" w:hAnsi="Times New Roman"/>
          <w:sz w:val="24"/>
          <w:szCs w:val="24"/>
        </w:rPr>
        <w:t>(201</w:t>
      </w:r>
      <w:r w:rsidR="00251B24">
        <w:rPr>
          <w:rFonts w:ascii="Times New Roman" w:hAnsi="Times New Roman"/>
          <w:sz w:val="24"/>
          <w:szCs w:val="24"/>
        </w:rPr>
        <w:t>6</w:t>
      </w:r>
      <w:r w:rsidRPr="00376AFF">
        <w:rPr>
          <w:rFonts w:ascii="Times New Roman" w:hAnsi="Times New Roman"/>
          <w:sz w:val="24"/>
          <w:szCs w:val="24"/>
        </w:rPr>
        <w:t>,</w:t>
      </w:r>
      <w:sdt>
        <w:sdtPr>
          <w:rPr>
            <w:rFonts w:ascii="Times New Roman" w:hAnsi="Times New Roman"/>
            <w:sz w:val="24"/>
            <w:szCs w:val="24"/>
          </w:rPr>
          <w:id w:val="-169044602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0F681EE" w14:textId="77777777" w:rsidR="00CE765D" w:rsidRPr="00376AFF" w:rsidRDefault="009A5565" w:rsidP="009A174B">
      <w:pPr>
        <w:pStyle w:val="Amicarellititle3"/>
        <w:numPr>
          <w:ilvl w:val="2"/>
          <w:numId w:val="44"/>
        </w:numPr>
        <w:rPr>
          <w:lang w:val="en-GB"/>
        </w:rPr>
      </w:pPr>
      <w:bookmarkStart w:id="977" w:name="_Toc86930684"/>
      <w:r w:rsidRPr="00376AFF">
        <w:rPr>
          <w:lang w:val="en-GB"/>
        </w:rPr>
        <w:t>“</w:t>
      </w:r>
      <w:r w:rsidR="00CE765D" w:rsidRPr="00376AFF">
        <w:rPr>
          <w:lang w:val="en-GB"/>
        </w:rPr>
        <w:t>edb_2D_demo</w:t>
      </w:r>
      <w:r w:rsidRPr="00376AFF">
        <w:rPr>
          <w:lang w:val="en-GB"/>
        </w:rPr>
        <w:t>”</w:t>
      </w:r>
      <w:bookmarkEnd w:id="977"/>
    </w:p>
    <w:p w14:paraId="3BE38664" w14:textId="6C07391F"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w:t>
      </w:r>
      <w:r w:rsidR="0082427A">
        <w:rPr>
          <w:rFonts w:ascii="Times New Roman" w:hAnsi="Times New Roman"/>
          <w:sz w:val="24"/>
          <w:szCs w:val="24"/>
        </w:rPr>
        <w:t>21,</w:t>
      </w:r>
      <w:sdt>
        <w:sdtPr>
          <w:rPr>
            <w:rFonts w:ascii="Times New Roman" w:hAnsi="Times New Roman"/>
            <w:sz w:val="24"/>
            <w:szCs w:val="24"/>
          </w:rPr>
          <w:id w:val="-366223995"/>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AAm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w:t>
          </w:r>
          <w:r w:rsidR="0082427A">
            <w:rPr>
              <w:rFonts w:ascii="Times New Roman" w:hAnsi="Times New Roman"/>
              <w:sz w:val="24"/>
              <w:szCs w:val="24"/>
            </w:rPr>
            <w:fldChar w:fldCharType="end"/>
          </w:r>
        </w:sdtContent>
      </w:sdt>
      <w:r w:rsidRPr="00376AFF">
        <w:rPr>
          <w:rFonts w:ascii="Times New Roman" w:hAnsi="Times New Roman"/>
          <w:sz w:val="24"/>
          <w:szCs w:val="24"/>
        </w:rPr>
        <w:t>) was used as a reference test case to carry out a sensitivity analysis in Manenti et al. (2018</w:t>
      </w:r>
      <w:r w:rsidR="00E177E2">
        <w:rPr>
          <w:rFonts w:ascii="Times New Roman" w:hAnsi="Times New Roman"/>
          <w:sz w:val="24"/>
          <w:szCs w:val="24"/>
        </w:rPr>
        <w:t>,</w:t>
      </w:r>
      <w:sdt>
        <w:sdtPr>
          <w:rPr>
            <w:rFonts w:ascii="Times New Roman" w:hAnsi="Times New Roman"/>
            <w:sz w:val="24"/>
            <w:szCs w:val="24"/>
          </w:rPr>
          <w:id w:val="-1052387783"/>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Man18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[56]</w:t>
          </w:r>
          <w:r w:rsidR="00E177E2">
            <w:rPr>
              <w:rFonts w:ascii="Times New Roman" w:hAnsi="Times New Roman"/>
              <w:sz w:val="24"/>
              <w:szCs w:val="24"/>
            </w:rPr>
            <w:fldChar w:fldCharType="end"/>
          </w:r>
        </w:sdtContent>
      </w:sdt>
      <w:r w:rsidRPr="00376AFF">
        <w:rPr>
          <w:rFonts w:ascii="Times New Roman" w:hAnsi="Times New Roman"/>
          <w:sz w:val="24"/>
          <w:szCs w:val="24"/>
        </w:rPr>
        <w:t>). This paper is Open-Access and also describes in detail the present test case.</w:t>
      </w:r>
    </w:p>
    <w:p w14:paraId="22A778C8" w14:textId="77777777" w:rsidR="00CE765D" w:rsidRPr="00376AFF" w:rsidRDefault="009A5565" w:rsidP="009A174B">
      <w:pPr>
        <w:pStyle w:val="Amicarellititle3"/>
        <w:numPr>
          <w:ilvl w:val="2"/>
          <w:numId w:val="44"/>
        </w:numPr>
        <w:rPr>
          <w:lang w:val="en-GB"/>
        </w:rPr>
      </w:pPr>
      <w:bookmarkStart w:id="978" w:name="_Toc86930685"/>
      <w:r w:rsidRPr="00376AFF">
        <w:rPr>
          <w:lang w:val="en-GB"/>
        </w:rPr>
        <w:t>“</w:t>
      </w:r>
      <w:r w:rsidR="00CE765D" w:rsidRPr="00376AFF">
        <w:rPr>
          <w:lang w:val="en-GB"/>
        </w:rPr>
        <w:t>edb_2D_FraCap02</w:t>
      </w:r>
      <w:r w:rsidRPr="00376AFF">
        <w:rPr>
          <w:lang w:val="en-GB"/>
        </w:rPr>
        <w:t>”</w:t>
      </w:r>
      <w:bookmarkEnd w:id="978"/>
    </w:p>
    <w:p w14:paraId="0DD14AF4" w14:textId="132E1CB5"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251B24">
        <w:rPr>
          <w:rFonts w:ascii="Times New Roman" w:hAnsi="Times New Roman"/>
          <w:sz w:val="24"/>
          <w:szCs w:val="24"/>
        </w:rPr>
        <w:t>,</w:t>
      </w:r>
      <w:sdt>
        <w:sdtPr>
          <w:rPr>
            <w:rFonts w:ascii="Times New Roman" w:hAnsi="Times New Roman"/>
            <w:sz w:val="24"/>
            <w:szCs w:val="24"/>
          </w:rPr>
          <w:id w:val="608237263"/>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Ami17 \l 1040 </w:instrText>
          </w:r>
          <w:r w:rsidR="00251B2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251B24">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31353242" w14:textId="77777777" w:rsidR="00CE765D" w:rsidRPr="00376AFF" w:rsidRDefault="009A5565" w:rsidP="009A174B">
      <w:pPr>
        <w:pStyle w:val="Amicarellititle3"/>
        <w:numPr>
          <w:ilvl w:val="2"/>
          <w:numId w:val="44"/>
        </w:numPr>
        <w:rPr>
          <w:lang w:val="en-GB"/>
        </w:rPr>
      </w:pPr>
      <w:bookmarkStart w:id="979" w:name="_Toc86930686"/>
      <w:r w:rsidRPr="00376AFF">
        <w:rPr>
          <w:lang w:val="en-GB"/>
        </w:rPr>
        <w:t>“</w:t>
      </w:r>
      <w:r w:rsidR="00CE765D" w:rsidRPr="00376AFF">
        <w:rPr>
          <w:lang w:val="en-GB"/>
        </w:rPr>
        <w:t>edb_2D_FraCap02_Taipei</w:t>
      </w:r>
      <w:r w:rsidRPr="00376AFF">
        <w:rPr>
          <w:lang w:val="en-GB"/>
        </w:rPr>
        <w:t>”</w:t>
      </w:r>
      <w:bookmarkEnd w:id="979"/>
    </w:p>
    <w:p w14:paraId="60D5C99E" w14:textId="5B3846AC"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This tutorial is described in Amicarelli et al. (2017</w:t>
      </w:r>
      <w:r w:rsidR="00251B24">
        <w:rPr>
          <w:rFonts w:ascii="Times New Roman" w:hAnsi="Times New Roman"/>
          <w:sz w:val="24"/>
          <w:szCs w:val="24"/>
        </w:rPr>
        <w:t>,</w:t>
      </w:r>
      <w:sdt>
        <w:sdtPr>
          <w:rPr>
            <w:rFonts w:ascii="Times New Roman" w:hAnsi="Times New Roman"/>
            <w:sz w:val="24"/>
            <w:szCs w:val="24"/>
          </w:rPr>
          <w:id w:val="-1430268947"/>
          <w:citation/>
        </w:sdtPr>
        <w:sdtEndPr/>
        <w:sdtContent>
          <w:r w:rsidR="00251B24">
            <w:rPr>
              <w:rFonts w:ascii="Times New Roman" w:hAnsi="Times New Roman"/>
              <w:sz w:val="24"/>
              <w:szCs w:val="24"/>
            </w:rPr>
            <w:fldChar w:fldCharType="begin"/>
          </w:r>
          <w:r w:rsidR="00251B24">
            <w:rPr>
              <w:rFonts w:ascii="Times New Roman" w:hAnsi="Times New Roman"/>
              <w:sz w:val="24"/>
              <w:szCs w:val="24"/>
              <w:lang w:val="it-IT"/>
            </w:rPr>
            <w:instrText xml:space="preserve"> CITATION Ami17 \l 1040 </w:instrText>
          </w:r>
          <w:r w:rsidR="00251B2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251B24">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4A4A2B8" w14:textId="77777777" w:rsidR="00CE765D" w:rsidRPr="00376AFF" w:rsidRDefault="009A5565" w:rsidP="009A174B">
      <w:pPr>
        <w:pStyle w:val="Amicarellititle3"/>
        <w:numPr>
          <w:ilvl w:val="2"/>
          <w:numId w:val="44"/>
        </w:numPr>
        <w:rPr>
          <w:lang w:val="en-GB"/>
        </w:rPr>
      </w:pPr>
      <w:bookmarkStart w:id="980" w:name="_Toc86930687"/>
      <w:r w:rsidRPr="00376AFF">
        <w:rPr>
          <w:lang w:val="en-GB"/>
        </w:rPr>
        <w:t>“</w:t>
      </w:r>
      <w:r w:rsidR="00CE765D" w:rsidRPr="00376AFF">
        <w:rPr>
          <w:lang w:val="en-GB"/>
        </w:rPr>
        <w:t>edb_2D_Spi05</w:t>
      </w:r>
      <w:r w:rsidRPr="00376AFF">
        <w:rPr>
          <w:lang w:val="en-GB"/>
        </w:rPr>
        <w:t>”</w:t>
      </w:r>
      <w:bookmarkEnd w:id="980"/>
    </w:p>
    <w:p w14:paraId="3B032B09" w14:textId="21E2CC4C"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179287034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396C8F9" w14:textId="77777777" w:rsidR="00CE765D" w:rsidRPr="00376AFF" w:rsidRDefault="009A5565" w:rsidP="009A174B">
      <w:pPr>
        <w:pStyle w:val="Amicarellititle3"/>
        <w:numPr>
          <w:ilvl w:val="2"/>
          <w:numId w:val="44"/>
        </w:numPr>
        <w:rPr>
          <w:lang w:val="en-GB"/>
        </w:rPr>
      </w:pPr>
      <w:bookmarkStart w:id="981" w:name="_Toc86930688"/>
      <w:r w:rsidRPr="00376AFF">
        <w:rPr>
          <w:lang w:val="en-GB"/>
        </w:rPr>
        <w:t>“</w:t>
      </w:r>
      <w:r w:rsidR="00CE765D" w:rsidRPr="00376AFF">
        <w:rPr>
          <w:lang w:val="en-GB"/>
        </w:rPr>
        <w:t>edb_ICOLD</w:t>
      </w:r>
      <w:r w:rsidRPr="00376AFF">
        <w:rPr>
          <w:lang w:val="en-GB"/>
        </w:rPr>
        <w:t>”</w:t>
      </w:r>
      <w:bookmarkEnd w:id="981"/>
    </w:p>
    <w:p w14:paraId="4AA89D9F" w14:textId="4ECEAE88"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21949358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41B3BA33" w14:textId="77777777" w:rsidR="00CE765D" w:rsidRPr="00376AFF" w:rsidRDefault="009A5565" w:rsidP="009A174B">
      <w:pPr>
        <w:pStyle w:val="Amicarellititle3"/>
        <w:numPr>
          <w:ilvl w:val="2"/>
          <w:numId w:val="44"/>
        </w:numPr>
        <w:rPr>
          <w:lang w:val="en-GB"/>
        </w:rPr>
      </w:pPr>
      <w:bookmarkStart w:id="982" w:name="_Toc86930689"/>
      <w:r w:rsidRPr="00376AFF">
        <w:rPr>
          <w:lang w:val="en-GB"/>
        </w:rPr>
        <w:t>“</w:t>
      </w:r>
      <w:r w:rsidR="00CE765D" w:rsidRPr="00376AFF">
        <w:rPr>
          <w:lang w:val="en-GB"/>
        </w:rPr>
        <w:t>edb_KarlSand</w:t>
      </w:r>
      <w:r w:rsidRPr="00376AFF">
        <w:rPr>
          <w:lang w:val="en-GB"/>
        </w:rPr>
        <w:t>”</w:t>
      </w:r>
      <w:bookmarkEnd w:id="982"/>
    </w:p>
    <w:p w14:paraId="26FAFD69" w14:textId="21BA68AB"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1742206931"/>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05D8788B" w14:textId="77777777" w:rsidR="00CE765D" w:rsidRPr="00376AFF" w:rsidRDefault="009A5565" w:rsidP="009A174B">
      <w:pPr>
        <w:pStyle w:val="Amicarellititle3"/>
        <w:numPr>
          <w:ilvl w:val="2"/>
          <w:numId w:val="44"/>
        </w:numPr>
        <w:rPr>
          <w:lang w:val="en-GB"/>
        </w:rPr>
      </w:pPr>
      <w:bookmarkStart w:id="983" w:name="_Toc86930690"/>
      <w:r w:rsidRPr="00376AFF">
        <w:rPr>
          <w:lang w:val="en-GB"/>
        </w:rPr>
        <w:t>“</w:t>
      </w:r>
      <w:r w:rsidR="00CE765D" w:rsidRPr="00376AFF">
        <w:rPr>
          <w:lang w:val="en-GB"/>
        </w:rPr>
        <w:t>edb_Pon10</w:t>
      </w:r>
      <w:r w:rsidRPr="00376AFF">
        <w:rPr>
          <w:lang w:val="en-GB"/>
        </w:rPr>
        <w:t>”</w:t>
      </w:r>
      <w:bookmarkEnd w:id="983"/>
    </w:p>
    <w:p w14:paraId="5C952657" w14:textId="64BCA6AA"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w:t>
      </w:r>
      <w:r w:rsidR="00AB6BBF">
        <w:rPr>
          <w:rFonts w:ascii="Times New Roman" w:hAnsi="Times New Roman"/>
          <w:sz w:val="24"/>
          <w:szCs w:val="24"/>
        </w:rPr>
        <w:t>,</w:t>
      </w:r>
      <w:sdt>
        <w:sdtPr>
          <w:rPr>
            <w:rFonts w:ascii="Times New Roman" w:hAnsi="Times New Roman"/>
            <w:sz w:val="24"/>
            <w:szCs w:val="24"/>
          </w:rPr>
          <w:id w:val="-2012901296"/>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60ECBA22" w14:textId="77777777" w:rsidR="009A5565" w:rsidRPr="00376AFF" w:rsidRDefault="009A5565" w:rsidP="009A174B">
      <w:pPr>
        <w:pStyle w:val="Amicarellititle3"/>
        <w:numPr>
          <w:ilvl w:val="2"/>
          <w:numId w:val="44"/>
        </w:numPr>
        <w:rPr>
          <w:lang w:val="en-GB"/>
        </w:rPr>
      </w:pPr>
      <w:bookmarkStart w:id="984" w:name="_Toc86930691"/>
      <w:r w:rsidRPr="00376AFF">
        <w:rPr>
          <w:lang w:val="en-GB"/>
        </w:rPr>
        <w:t>“floating_cube_stability”</w:t>
      </w:r>
      <w:bookmarkEnd w:id="984"/>
    </w:p>
    <w:p w14:paraId="74ADA515" w14:textId="1D696F9D"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w:t>
      </w:r>
      <w:r w:rsidR="00CA61D1">
        <w:rPr>
          <w:rFonts w:ascii="Times New Roman" w:hAnsi="Times New Roman"/>
          <w:sz w:val="24"/>
          <w:szCs w:val="24"/>
        </w:rPr>
        <w:t xml:space="preserve">&amp; Agate </w:t>
      </w:r>
      <w:r w:rsidRPr="00376AFF">
        <w:rPr>
          <w:rFonts w:ascii="Times New Roman" w:hAnsi="Times New Roman"/>
          <w:sz w:val="24"/>
          <w:szCs w:val="24"/>
        </w:rPr>
        <w:t>(2014,</w:t>
      </w:r>
      <w:sdt>
        <w:sdtPr>
          <w:rPr>
            <w:rFonts w:ascii="Times New Roman" w:hAnsi="Times New Roman"/>
            <w:sz w:val="24"/>
            <w:szCs w:val="24"/>
          </w:rPr>
          <w:id w:val="753867550"/>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 completely describes this test case.</w:t>
      </w:r>
    </w:p>
    <w:p w14:paraId="44A304B3" w14:textId="77777777" w:rsidR="000F061E" w:rsidRPr="00376AFF" w:rsidRDefault="009A5565" w:rsidP="009A174B">
      <w:pPr>
        <w:pStyle w:val="Amicarellititle3"/>
        <w:numPr>
          <w:ilvl w:val="2"/>
          <w:numId w:val="44"/>
        </w:numPr>
        <w:rPr>
          <w:lang w:val="en-GB"/>
        </w:rPr>
      </w:pPr>
      <w:bookmarkStart w:id="985" w:name="_Toc86930692"/>
      <w:r w:rsidRPr="00376AFF">
        <w:rPr>
          <w:lang w:val="en-GB"/>
        </w:rPr>
        <w:t>“</w:t>
      </w:r>
      <w:r w:rsidR="000F061E" w:rsidRPr="00376AFF">
        <w:rPr>
          <w:lang w:val="en-GB"/>
        </w:rPr>
        <w:t>flushin</w:t>
      </w:r>
      <w:r w:rsidR="00CE765D" w:rsidRPr="00376AFF">
        <w:rPr>
          <w:lang w:val="en-GB"/>
        </w:rPr>
        <w:t>g_2D</w:t>
      </w:r>
      <w:r w:rsidRPr="00376AFF">
        <w:rPr>
          <w:lang w:val="en-GB"/>
        </w:rPr>
        <w:t>”</w:t>
      </w:r>
      <w:bookmarkEnd w:id="985"/>
    </w:p>
    <w:p w14:paraId="3CF81A6C" w14:textId="5716977F"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504636002"/>
          <w:citation/>
        </w:sdtPr>
        <w:sdtEndPr/>
        <w:sdtContent>
          <w:r w:rsidR="00CA61D1">
            <w:rPr>
              <w:rFonts w:ascii="Times New Roman" w:hAnsi="Times New Roman"/>
              <w:sz w:val="24"/>
              <w:szCs w:val="24"/>
            </w:rPr>
            <w:fldChar w:fldCharType="begin"/>
          </w:r>
          <w:r w:rsidR="00CA61D1">
            <w:rPr>
              <w:rFonts w:ascii="Times New Roman" w:hAnsi="Times New Roman"/>
              <w:sz w:val="24"/>
              <w:szCs w:val="24"/>
              <w:lang w:val="it-IT"/>
            </w:rPr>
            <w:instrText xml:space="preserve"> CITATION Ami14 \l 1040 </w:instrText>
          </w:r>
          <w:r w:rsidR="00CA61D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CA61D1">
            <w:rPr>
              <w:rFonts w:ascii="Times New Roman" w:hAnsi="Times New Roman"/>
              <w:sz w:val="24"/>
              <w:szCs w:val="24"/>
            </w:rPr>
            <w:fldChar w:fldCharType="end"/>
          </w:r>
        </w:sdtContent>
      </w:sdt>
      <w:r w:rsidRPr="00376AFF">
        <w:rPr>
          <w:rFonts w:ascii="Times New Roman" w:hAnsi="Times New Roman"/>
          <w:sz w:val="24"/>
          <w:szCs w:val="24"/>
        </w:rPr>
        <w:t>)</w:t>
      </w:r>
      <w:del w:id="986" w:author="Amicarelli Andrea (RSE)" w:date="2020-04-13T16:31:00Z">
        <w:r w:rsidRPr="00376AFF" w:rsidDel="002437D3">
          <w:rPr>
            <w:rFonts w:ascii="Times New Roman" w:hAnsi="Times New Roman"/>
            <w:sz w:val="24"/>
            <w:szCs w:val="24"/>
          </w:rPr>
          <w:delText xml:space="preserve"> and Amicarelli &amp; Agate (2015, SPHERIC)</w:delText>
        </w:r>
      </w:del>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45386981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151A8172" w14:textId="77777777" w:rsidR="000F061E" w:rsidRPr="00376AFF" w:rsidRDefault="009A5565" w:rsidP="009A174B">
      <w:pPr>
        <w:pStyle w:val="Amicarellititle3"/>
        <w:numPr>
          <w:ilvl w:val="2"/>
          <w:numId w:val="44"/>
        </w:numPr>
        <w:rPr>
          <w:lang w:val="en-GB"/>
        </w:rPr>
      </w:pPr>
      <w:bookmarkStart w:id="987" w:name="_Toc86930693"/>
      <w:r w:rsidRPr="00376AFF">
        <w:rPr>
          <w:lang w:val="en-GB"/>
        </w:rPr>
        <w:t>“</w:t>
      </w:r>
      <w:r w:rsidR="000F061E" w:rsidRPr="00376AFF">
        <w:rPr>
          <w:lang w:val="en-GB"/>
        </w:rPr>
        <w:t>flushing_3D</w:t>
      </w:r>
      <w:r w:rsidRPr="00376AFF">
        <w:rPr>
          <w:lang w:val="en-GB"/>
        </w:rPr>
        <w:t>”</w:t>
      </w:r>
      <w:bookmarkEnd w:id="987"/>
    </w:p>
    <w:p w14:paraId="34E4AE95" w14:textId="7D57CCD7"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As a 3D version of the previous tutorial, this test case is available on Amicarelli et al. (2014</w:t>
      </w:r>
      <w:r w:rsidR="00267382">
        <w:rPr>
          <w:rFonts w:ascii="Times New Roman" w:hAnsi="Times New Roman"/>
          <w:sz w:val="24"/>
          <w:szCs w:val="24"/>
        </w:rPr>
        <w:t>,</w:t>
      </w:r>
      <w:sdt>
        <w:sdtPr>
          <w:rPr>
            <w:rFonts w:ascii="Times New Roman" w:hAnsi="Times New Roman"/>
            <w:sz w:val="24"/>
            <w:szCs w:val="24"/>
          </w:rPr>
          <w:id w:val="1390460627"/>
          <w:citation/>
        </w:sdtPr>
        <w:sdtEndPr/>
        <w:sdtContent>
          <w:r w:rsidR="00267382">
            <w:rPr>
              <w:rFonts w:ascii="Times New Roman" w:hAnsi="Times New Roman"/>
              <w:sz w:val="24"/>
              <w:szCs w:val="24"/>
            </w:rPr>
            <w:fldChar w:fldCharType="begin"/>
          </w:r>
          <w:r w:rsidR="00267382">
            <w:rPr>
              <w:rFonts w:ascii="Times New Roman" w:hAnsi="Times New Roman"/>
              <w:sz w:val="24"/>
              <w:szCs w:val="24"/>
              <w:lang w:val="it-IT"/>
            </w:rPr>
            <w:instrText xml:space="preserve"> CITATION Ami141 \l 1040 </w:instrText>
          </w:r>
          <w:r w:rsidR="0026738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[57]</w:t>
          </w:r>
          <w:r w:rsidR="00267382">
            <w:rPr>
              <w:rFonts w:ascii="Times New Roman" w:hAnsi="Times New Roman"/>
              <w:sz w:val="24"/>
              <w:szCs w:val="24"/>
            </w:rPr>
            <w:fldChar w:fldCharType="end"/>
          </w:r>
        </w:sdtContent>
      </w:sdt>
      <w:r w:rsidRPr="00376AFF">
        <w:rPr>
          <w:rFonts w:ascii="Times New Roman" w:hAnsi="Times New Roman"/>
          <w:sz w:val="24"/>
          <w:szCs w:val="24"/>
        </w:rPr>
        <w:t>). This project report is Open-Access and also includes a synthetic English version.</w:t>
      </w:r>
    </w:p>
    <w:p w14:paraId="440A5E80" w14:textId="77777777" w:rsidR="00CE765D" w:rsidRPr="00376AFF" w:rsidRDefault="009A5565" w:rsidP="009A174B">
      <w:pPr>
        <w:pStyle w:val="Amicarellititle3"/>
        <w:numPr>
          <w:ilvl w:val="2"/>
          <w:numId w:val="44"/>
        </w:numPr>
        <w:rPr>
          <w:lang w:val="en-GB"/>
        </w:rPr>
      </w:pPr>
      <w:bookmarkStart w:id="988" w:name="_Toc86930694"/>
      <w:r w:rsidRPr="00376AFF">
        <w:rPr>
          <w:lang w:val="en-GB"/>
        </w:rPr>
        <w:t>“</w:t>
      </w:r>
      <w:r w:rsidR="00CE765D" w:rsidRPr="00376AFF">
        <w:rPr>
          <w:lang w:val="en-GB"/>
        </w:rPr>
        <w:t>jet_plate</w:t>
      </w:r>
      <w:r w:rsidRPr="00376AFF">
        <w:rPr>
          <w:lang w:val="en-GB"/>
        </w:rPr>
        <w:t>”</w:t>
      </w:r>
      <w:bookmarkEnd w:id="988"/>
    </w:p>
    <w:p w14:paraId="5CD81C34" w14:textId="0B4A2A5E"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w:t>
      </w:r>
      <w:r w:rsidR="00235197">
        <w:rPr>
          <w:rFonts w:ascii="Times New Roman" w:hAnsi="Times New Roman"/>
          <w:sz w:val="24"/>
          <w:szCs w:val="24"/>
        </w:rPr>
        <w:t>,</w:t>
      </w:r>
      <w:sdt>
        <w:sdtPr>
          <w:rPr>
            <w:rFonts w:ascii="Times New Roman" w:hAnsi="Times New Roman"/>
            <w:sz w:val="24"/>
            <w:szCs w:val="24"/>
          </w:rPr>
          <w:id w:val="-79754005"/>
          <w:citation/>
        </w:sdtPr>
        <w:sdtEndPr/>
        <w:sdtContent>
          <w:r w:rsidR="00E81ECE">
            <w:rPr>
              <w:rFonts w:ascii="Times New Roman" w:hAnsi="Times New Roman"/>
              <w:sz w:val="24"/>
              <w:szCs w:val="24"/>
            </w:rPr>
            <w:fldChar w:fldCharType="begin"/>
          </w:r>
          <w:r w:rsidR="00E81ECE">
            <w:rPr>
              <w:rFonts w:ascii="Times New Roman" w:hAnsi="Times New Roman"/>
              <w:sz w:val="24"/>
              <w:szCs w:val="24"/>
              <w:lang w:val="it-IT"/>
            </w:rPr>
            <w:instrText xml:space="preserve"> CITATION Ami13 \l 1040 </w:instrText>
          </w:r>
          <w:r w:rsidR="00E81EC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E81ECE">
            <w:rPr>
              <w:rFonts w:ascii="Times New Roman" w:hAnsi="Times New Roman"/>
              <w:sz w:val="24"/>
              <w:szCs w:val="24"/>
            </w:rPr>
            <w:fldChar w:fldCharType="end"/>
          </w:r>
        </w:sdtContent>
      </w:sdt>
      <w:r w:rsidRPr="00376AFF">
        <w:rPr>
          <w:rFonts w:ascii="Times New Roman" w:hAnsi="Times New Roman"/>
          <w:sz w:val="24"/>
          <w:szCs w:val="24"/>
        </w:rPr>
        <w:t>) and Amicarelli et al. (2015</w:t>
      </w:r>
      <w:r w:rsidR="0082427A">
        <w:rPr>
          <w:rFonts w:ascii="Times New Roman" w:hAnsi="Times New Roman"/>
          <w:sz w:val="24"/>
          <w:szCs w:val="24"/>
        </w:rPr>
        <w:t>,</w:t>
      </w:r>
      <w:sdt>
        <w:sdtPr>
          <w:rPr>
            <w:rFonts w:ascii="Times New Roman" w:hAnsi="Times New Roman"/>
            <w:sz w:val="24"/>
            <w:szCs w:val="24"/>
          </w:rPr>
          <w:id w:val="-1394656659"/>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82427A">
            <w:rPr>
              <w:rFonts w:ascii="Times New Roman" w:hAnsi="Times New Roman"/>
              <w:sz w:val="24"/>
              <w:szCs w:val="24"/>
            </w:rPr>
            <w:fldChar w:fldCharType="end"/>
          </w:r>
        </w:sdtContent>
      </w:sdt>
      <w:r w:rsidRPr="00376AFF">
        <w:rPr>
          <w:rFonts w:ascii="Times New Roman" w:hAnsi="Times New Roman"/>
          <w:sz w:val="24"/>
          <w:szCs w:val="24"/>
        </w:rPr>
        <w:t>). Here the DBSPH boundary scheme is treated with automated procedures (Amicarelli &amp; Agate, 2015,</w:t>
      </w:r>
      <w:sdt>
        <w:sdtPr>
          <w:rPr>
            <w:rFonts w:ascii="Times New Roman" w:hAnsi="Times New Roman"/>
            <w:sz w:val="24"/>
            <w:szCs w:val="24"/>
          </w:rPr>
          <w:id w:val="2092041818"/>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and the scheme for body transport is corrected in terms of no-slip conditions for fluid-body interactions (</w:t>
      </w:r>
      <w:r w:rsidR="00E177E2">
        <w:rPr>
          <w:rFonts w:ascii="Times New Roman" w:hAnsi="Times New Roman"/>
          <w:sz w:val="24"/>
          <w:szCs w:val="24"/>
        </w:rPr>
        <w:t>RSE developments reported in Paggi et al., 2021,</w:t>
      </w:r>
      <w:sdt>
        <w:sdtPr>
          <w:rPr>
            <w:rFonts w:ascii="Times New Roman" w:hAnsi="Times New Roman"/>
            <w:sz w:val="24"/>
            <w:szCs w:val="24"/>
          </w:rPr>
          <w:id w:val="830643308"/>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CITATION Pagne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[31]</w:t>
          </w:r>
          <w:r w:rsidR="00E177E2">
            <w:rPr>
              <w:rFonts w:ascii="Times New Roman" w:hAnsi="Times New Roman"/>
              <w:sz w:val="24"/>
              <w:szCs w:val="24"/>
            </w:rPr>
            <w:fldChar w:fldCharType="end"/>
          </w:r>
        </w:sdtContent>
      </w:sdt>
      <w:r w:rsidRPr="00376AFF">
        <w:rPr>
          <w:rFonts w:ascii="Times New Roman" w:hAnsi="Times New Roman"/>
          <w:sz w:val="24"/>
          <w:szCs w:val="24"/>
        </w:rPr>
        <w:t>).</w:t>
      </w:r>
    </w:p>
    <w:p w14:paraId="69BEF092" w14:textId="77777777" w:rsidR="00CE765D" w:rsidRPr="00376AFF" w:rsidRDefault="009A5565" w:rsidP="009A174B">
      <w:pPr>
        <w:pStyle w:val="Amicarellititle3"/>
        <w:numPr>
          <w:ilvl w:val="2"/>
          <w:numId w:val="44"/>
        </w:numPr>
        <w:rPr>
          <w:lang w:val="en-GB"/>
        </w:rPr>
      </w:pPr>
      <w:bookmarkStart w:id="989" w:name="_Toc86930695"/>
      <w:r w:rsidRPr="00376AFF">
        <w:rPr>
          <w:lang w:val="en-GB"/>
        </w:rPr>
        <w:t>“</w:t>
      </w:r>
      <w:r w:rsidR="00CE765D" w:rsidRPr="00376AFF">
        <w:rPr>
          <w:lang w:val="en-GB"/>
        </w:rPr>
        <w:t>rectangular_side_weir_Fr_0_491</w:t>
      </w:r>
      <w:r w:rsidRPr="00376AFF">
        <w:rPr>
          <w:lang w:val="en-GB"/>
        </w:rPr>
        <w:t>”</w:t>
      </w:r>
      <w:bookmarkEnd w:id="989"/>
    </w:p>
    <w:p w14:paraId="5D2010A4" w14:textId="14A5AE72"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w:t>
      </w:r>
      <w:sdt>
        <w:sdtPr>
          <w:rPr>
            <w:rFonts w:ascii="Times New Roman" w:hAnsi="Times New Roman"/>
            <w:sz w:val="24"/>
            <w:szCs w:val="24"/>
          </w:rPr>
          <w:id w:val="38326116"/>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Ami18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[58]</w:t>
          </w:r>
          <w:r w:rsidR="00784B3D">
            <w:rPr>
              <w:rFonts w:ascii="Times New Roman" w:hAnsi="Times New Roman"/>
              <w:sz w:val="24"/>
              <w:szCs w:val="24"/>
            </w:rPr>
            <w:fldChar w:fldCharType="end"/>
          </w:r>
        </w:sdtContent>
      </w:sdt>
      <w:r w:rsidRPr="00376AFF">
        <w:rPr>
          <w:rFonts w:ascii="Times New Roman" w:hAnsi="Times New Roman"/>
          <w:sz w:val="24"/>
          <w:szCs w:val="24"/>
        </w:rPr>
        <w:t>). This project report is Open-Access and also includes a synthetic English version.</w:t>
      </w:r>
    </w:p>
    <w:p w14:paraId="322B4A3B" w14:textId="77777777" w:rsidR="00CE765D" w:rsidRPr="00376AFF" w:rsidRDefault="009A5565" w:rsidP="009A174B">
      <w:pPr>
        <w:pStyle w:val="Amicarellititle3"/>
        <w:numPr>
          <w:ilvl w:val="2"/>
          <w:numId w:val="44"/>
        </w:numPr>
        <w:rPr>
          <w:lang w:val="en-GB"/>
        </w:rPr>
      </w:pPr>
      <w:bookmarkStart w:id="990" w:name="_Toc86930696"/>
      <w:r w:rsidRPr="00376AFF">
        <w:rPr>
          <w:lang w:val="en-GB"/>
        </w:rPr>
        <w:t>“</w:t>
      </w:r>
      <w:r w:rsidR="00CE765D" w:rsidRPr="00376AFF">
        <w:rPr>
          <w:lang w:val="en-GB"/>
        </w:rPr>
        <w:t>San_Fernando_Lower_van_Norman_dam_liquefaction</w:t>
      </w:r>
      <w:r w:rsidRPr="00376AFF">
        <w:rPr>
          <w:lang w:val="en-GB"/>
        </w:rPr>
        <w:t>”</w:t>
      </w:r>
      <w:bookmarkEnd w:id="990"/>
    </w:p>
    <w:p w14:paraId="41CB8D6E" w14:textId="723C9864"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w:t>
      </w:r>
      <w:sdt>
        <w:sdtPr>
          <w:rPr>
            <w:rFonts w:ascii="Times New Roman" w:hAnsi="Times New Roman"/>
            <w:sz w:val="24"/>
            <w:szCs w:val="24"/>
          </w:rPr>
          <w:id w:val="1401944187"/>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Ami161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[44]</w:t>
          </w:r>
          <w:r w:rsidR="00AB6BBF">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795491418"/>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38FD8031" w14:textId="77777777" w:rsidR="000F061E" w:rsidRPr="00376AFF" w:rsidRDefault="009A5565" w:rsidP="009A174B">
      <w:pPr>
        <w:pStyle w:val="Amicarellititle3"/>
        <w:numPr>
          <w:ilvl w:val="2"/>
          <w:numId w:val="44"/>
        </w:numPr>
        <w:rPr>
          <w:lang w:val="en-GB"/>
        </w:rPr>
      </w:pPr>
      <w:bookmarkStart w:id="991" w:name="_Toc86930697"/>
      <w:r w:rsidRPr="00376AFF">
        <w:rPr>
          <w:lang w:val="en-GB"/>
        </w:rPr>
        <w:t>“</w:t>
      </w:r>
      <w:r w:rsidR="000F061E" w:rsidRPr="00376AFF">
        <w:rPr>
          <w:lang w:val="en-GB"/>
        </w:rPr>
        <w:t>sloshing_tank_TbyTn_0_78</w:t>
      </w:r>
      <w:r w:rsidRPr="00376AFF">
        <w:rPr>
          <w:lang w:val="en-GB"/>
        </w:rPr>
        <w:t>”</w:t>
      </w:r>
      <w:bookmarkEnd w:id="991"/>
    </w:p>
    <w:p w14:paraId="702B995C" w14:textId="407C95C4"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235197">
        <w:rPr>
          <w:rFonts w:ascii="Times New Roman" w:hAnsi="Times New Roman"/>
          <w:sz w:val="24"/>
          <w:szCs w:val="24"/>
        </w:rPr>
        <w:t>,</w:t>
      </w:r>
      <w:sdt>
        <w:sdtPr>
          <w:rPr>
            <w:rFonts w:ascii="Times New Roman" w:hAnsi="Times New Roman"/>
            <w:sz w:val="24"/>
            <w:szCs w:val="24"/>
          </w:rPr>
          <w:id w:val="1675769199"/>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SnappyHexMesh </w:t>
      </w:r>
      <w:r w:rsidR="00784B3D" w:rsidRPr="00376AFF">
        <w:rPr>
          <w:rFonts w:ascii="Times New Roman" w:hAnsi="Times New Roman"/>
          <w:sz w:val="24"/>
          <w:szCs w:val="24"/>
        </w:rPr>
        <w:t>(</w:t>
      </w:r>
      <w:r w:rsidR="00784B3D">
        <w:rPr>
          <w:rFonts w:ascii="Times New Roman" w:hAnsi="Times New Roman"/>
          <w:sz w:val="24"/>
          <w:szCs w:val="24"/>
        </w:rPr>
        <w:t xml:space="preserve">OpenCFD Ltd, </w:t>
      </w:r>
      <w:r w:rsidR="00784B3D" w:rsidRPr="00376AFF">
        <w:rPr>
          <w:rFonts w:ascii="Times New Roman" w:hAnsi="Times New Roman"/>
          <w:sz w:val="24"/>
          <w:szCs w:val="24"/>
        </w:rPr>
        <w:t>2018</w:t>
      </w:r>
      <w:r w:rsidR="00784B3D">
        <w:rPr>
          <w:rFonts w:ascii="Times New Roman" w:hAnsi="Times New Roman"/>
          <w:sz w:val="24"/>
          <w:szCs w:val="24"/>
        </w:rPr>
        <w:t>,</w:t>
      </w:r>
      <w:sdt>
        <w:sdtPr>
          <w:rPr>
            <w:rFonts w:ascii="Times New Roman" w:hAnsi="Times New Roman"/>
            <w:sz w:val="24"/>
            <w:szCs w:val="24"/>
          </w:rPr>
          <w:id w:val="1125355074"/>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Ope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784B3D">
            <w:rPr>
              <w:rFonts w:ascii="Times New Roman" w:hAnsi="Times New Roman"/>
              <w:sz w:val="24"/>
              <w:szCs w:val="24"/>
            </w:rPr>
            <w:fldChar w:fldCharType="end"/>
          </w:r>
        </w:sdtContent>
      </w:sdt>
      <w:r w:rsidR="00784B3D" w:rsidRPr="00376AFF">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(Amicarelli </w:t>
      </w:r>
      <w:r w:rsidR="0082427A">
        <w:rPr>
          <w:rFonts w:ascii="Times New Roman" w:hAnsi="Times New Roman"/>
          <w:sz w:val="24"/>
          <w:szCs w:val="24"/>
        </w:rPr>
        <w:t>&amp; Agate</w:t>
      </w:r>
      <w:r w:rsidRPr="00376AFF">
        <w:rPr>
          <w:rFonts w:ascii="Times New Roman" w:hAnsi="Times New Roman"/>
          <w:sz w:val="24"/>
          <w:szCs w:val="24"/>
        </w:rPr>
        <w:t>, 2015</w:t>
      </w:r>
      <w:r w:rsidR="0082427A">
        <w:rPr>
          <w:rFonts w:ascii="Times New Roman" w:hAnsi="Times New Roman"/>
          <w:sz w:val="24"/>
          <w:szCs w:val="24"/>
        </w:rPr>
        <w:t>,</w:t>
      </w:r>
      <w:sdt>
        <w:sdtPr>
          <w:rPr>
            <w:rFonts w:ascii="Times New Roman" w:hAnsi="Times New Roman"/>
            <w:sz w:val="24"/>
            <w:szCs w:val="24"/>
          </w:rPr>
          <w:id w:val="1460381179"/>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apply.</w:t>
      </w:r>
    </w:p>
    <w:p w14:paraId="53A75C27" w14:textId="77777777" w:rsidR="000F061E" w:rsidRPr="00376AFF" w:rsidRDefault="009A5565" w:rsidP="009A174B">
      <w:pPr>
        <w:pStyle w:val="Amicarellititle3"/>
        <w:numPr>
          <w:ilvl w:val="2"/>
          <w:numId w:val="44"/>
        </w:numPr>
        <w:rPr>
          <w:lang w:val="en-GB"/>
        </w:rPr>
      </w:pPr>
      <w:bookmarkStart w:id="992" w:name="_Toc86930698"/>
      <w:r w:rsidRPr="00376AFF">
        <w:rPr>
          <w:lang w:val="en-GB"/>
        </w:rPr>
        <w:t>“</w:t>
      </w:r>
      <w:r w:rsidR="000F061E" w:rsidRPr="00376AFF">
        <w:rPr>
          <w:lang w:val="en-GB"/>
        </w:rPr>
        <w:t>sloshing_tank_TbyTn_1_07</w:t>
      </w:r>
      <w:r w:rsidRPr="00376AFF">
        <w:rPr>
          <w:lang w:val="en-GB"/>
        </w:rPr>
        <w:t>”</w:t>
      </w:r>
      <w:bookmarkEnd w:id="992"/>
    </w:p>
    <w:p w14:paraId="56871637" w14:textId="7C55FFC4"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w:t>
      </w:r>
      <w:r w:rsidR="00235197">
        <w:rPr>
          <w:rFonts w:ascii="Times New Roman" w:hAnsi="Times New Roman"/>
          <w:sz w:val="24"/>
          <w:szCs w:val="24"/>
        </w:rPr>
        <w:t>,</w:t>
      </w:r>
      <w:sdt>
        <w:sdtPr>
          <w:rPr>
            <w:rFonts w:ascii="Times New Roman" w:hAnsi="Times New Roman"/>
            <w:sz w:val="24"/>
            <w:szCs w:val="24"/>
          </w:rPr>
          <w:id w:val="1297033097"/>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Ami13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w:t>
          </w:r>
          <w:r w:rsidR="00235197">
            <w:rPr>
              <w:rFonts w:ascii="Times New Roman" w:hAnsi="Times New Roman"/>
              <w:sz w:val="24"/>
              <w:szCs w:val="24"/>
            </w:rPr>
            <w:fldChar w:fldCharType="end"/>
          </w:r>
        </w:sdtContent>
      </w:sdt>
      <w:r w:rsidRPr="00376AFF">
        <w:rPr>
          <w:rFonts w:ascii="Times New Roman" w:hAnsi="Times New Roman"/>
          <w:sz w:val="24"/>
          <w:szCs w:val="24"/>
        </w:rPr>
        <w:t xml:space="preserve">). The paper version available on ResearchGate might help in case the published version is unavailable. Here, the surface mesh is generated by SnappyHexMesh </w:t>
      </w:r>
      <w:r w:rsidR="00784B3D" w:rsidRPr="00376AFF">
        <w:rPr>
          <w:rFonts w:ascii="Times New Roman" w:hAnsi="Times New Roman"/>
          <w:sz w:val="24"/>
          <w:szCs w:val="24"/>
        </w:rPr>
        <w:t>(</w:t>
      </w:r>
      <w:r w:rsidR="00784B3D">
        <w:rPr>
          <w:rFonts w:ascii="Times New Roman" w:hAnsi="Times New Roman"/>
          <w:sz w:val="24"/>
          <w:szCs w:val="24"/>
        </w:rPr>
        <w:t xml:space="preserve">OpenCFD Ltd, </w:t>
      </w:r>
      <w:r w:rsidR="00784B3D" w:rsidRPr="00376AFF">
        <w:rPr>
          <w:rFonts w:ascii="Times New Roman" w:hAnsi="Times New Roman"/>
          <w:sz w:val="24"/>
          <w:szCs w:val="24"/>
        </w:rPr>
        <w:t>2018</w:t>
      </w:r>
      <w:r w:rsidR="00784B3D">
        <w:rPr>
          <w:rFonts w:ascii="Times New Roman" w:hAnsi="Times New Roman"/>
          <w:sz w:val="24"/>
          <w:szCs w:val="24"/>
        </w:rPr>
        <w:t>,</w:t>
      </w:r>
      <w:sdt>
        <w:sdtPr>
          <w:rPr>
            <w:rFonts w:ascii="Times New Roman" w:hAnsi="Times New Roman"/>
            <w:sz w:val="24"/>
            <w:szCs w:val="24"/>
          </w:rPr>
          <w:id w:val="362402385"/>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Ope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784B3D">
            <w:rPr>
              <w:rFonts w:ascii="Times New Roman" w:hAnsi="Times New Roman"/>
              <w:sz w:val="24"/>
              <w:szCs w:val="24"/>
            </w:rPr>
            <w:fldChar w:fldCharType="end"/>
          </w:r>
        </w:sdtContent>
      </w:sdt>
      <w:r w:rsidR="00784B3D" w:rsidRPr="00376AFF">
        <w:rPr>
          <w:rFonts w:ascii="Times New Roman" w:hAnsi="Times New Roman"/>
          <w:sz w:val="24"/>
          <w:szCs w:val="24"/>
        </w:rPr>
        <w:t>)</w:t>
      </w:r>
      <w:r w:rsidRPr="00376AFF">
        <w:rPr>
          <w:rFonts w:ascii="Times New Roman" w:hAnsi="Times New Roman"/>
          <w:sz w:val="24"/>
          <w:szCs w:val="24"/>
        </w:rPr>
        <w:t xml:space="preserve"> and SPHERA source code improvements for the DB-SPH treatment (</w:t>
      </w:r>
      <w:r w:rsidR="0082427A" w:rsidRPr="00376AFF">
        <w:rPr>
          <w:rFonts w:ascii="Times New Roman" w:hAnsi="Times New Roman"/>
          <w:sz w:val="24"/>
          <w:szCs w:val="24"/>
        </w:rPr>
        <w:t xml:space="preserve">Amicarelli </w:t>
      </w:r>
      <w:r w:rsidR="0082427A">
        <w:rPr>
          <w:rFonts w:ascii="Times New Roman" w:hAnsi="Times New Roman"/>
          <w:sz w:val="24"/>
          <w:szCs w:val="24"/>
        </w:rPr>
        <w:t>&amp; Agate</w:t>
      </w:r>
      <w:r w:rsidR="0082427A" w:rsidRPr="00376AFF">
        <w:rPr>
          <w:rFonts w:ascii="Times New Roman" w:hAnsi="Times New Roman"/>
          <w:sz w:val="24"/>
          <w:szCs w:val="24"/>
        </w:rPr>
        <w:t>, 2015</w:t>
      </w:r>
      <w:r w:rsidR="0082427A">
        <w:rPr>
          <w:rFonts w:ascii="Times New Roman" w:hAnsi="Times New Roman"/>
          <w:sz w:val="24"/>
          <w:szCs w:val="24"/>
        </w:rPr>
        <w:t>,</w:t>
      </w:r>
      <w:sdt>
        <w:sdtPr>
          <w:rPr>
            <w:rFonts w:ascii="Times New Roman" w:hAnsi="Times New Roman"/>
            <w:sz w:val="24"/>
            <w:szCs w:val="24"/>
          </w:rPr>
          <w:id w:val="2077776557"/>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Ami151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[53]</w:t>
          </w:r>
          <w:r w:rsidR="0082427A">
            <w:rPr>
              <w:rFonts w:ascii="Times New Roman" w:hAnsi="Times New Roman"/>
              <w:sz w:val="24"/>
              <w:szCs w:val="24"/>
            </w:rPr>
            <w:fldChar w:fldCharType="end"/>
          </w:r>
        </w:sdtContent>
      </w:sdt>
      <w:r w:rsidRPr="00376AFF">
        <w:rPr>
          <w:rFonts w:ascii="Times New Roman" w:hAnsi="Times New Roman"/>
          <w:sz w:val="24"/>
          <w:szCs w:val="24"/>
        </w:rPr>
        <w:t>) apply.</w:t>
      </w:r>
    </w:p>
    <w:p w14:paraId="176C11DA" w14:textId="77777777" w:rsidR="00CE765D" w:rsidRPr="00376AFF" w:rsidRDefault="009A5565" w:rsidP="009A174B">
      <w:pPr>
        <w:pStyle w:val="Amicarellititle3"/>
        <w:numPr>
          <w:ilvl w:val="2"/>
          <w:numId w:val="44"/>
        </w:numPr>
        <w:rPr>
          <w:lang w:val="en-GB"/>
        </w:rPr>
      </w:pPr>
      <w:bookmarkStart w:id="993" w:name="_Toc86930699"/>
      <w:r w:rsidRPr="00376AFF">
        <w:rPr>
          <w:lang w:val="en-GB"/>
        </w:rPr>
        <w:t>“</w:t>
      </w:r>
      <w:r w:rsidR="00CE765D" w:rsidRPr="00376AFF">
        <w:rPr>
          <w:lang w:val="en-GB"/>
        </w:rPr>
        <w:t>spherical_Couette_flows</w:t>
      </w:r>
      <w:r w:rsidRPr="00376AFF">
        <w:rPr>
          <w:lang w:val="en-GB"/>
        </w:rPr>
        <w:t>”</w:t>
      </w:r>
      <w:bookmarkEnd w:id="993"/>
    </w:p>
    <w:p w14:paraId="27F591D1" w14:textId="7CEE91A2"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w:t>
      </w:r>
      <w:r w:rsidR="00AB6BBF">
        <w:rPr>
          <w:rFonts w:ascii="Times New Roman" w:hAnsi="Times New Roman"/>
          <w:sz w:val="24"/>
          <w:szCs w:val="24"/>
        </w:rPr>
        <w:t xml:space="preserve">et al. </w:t>
      </w:r>
      <w:r w:rsidRPr="00376AFF">
        <w:rPr>
          <w:rFonts w:ascii="Times New Roman" w:hAnsi="Times New Roman"/>
          <w:sz w:val="24"/>
          <w:szCs w:val="24"/>
        </w:rPr>
        <w:t>(20</w:t>
      </w:r>
      <w:r w:rsidR="00AB6BBF">
        <w:rPr>
          <w:rFonts w:ascii="Times New Roman" w:hAnsi="Times New Roman"/>
          <w:sz w:val="24"/>
          <w:szCs w:val="24"/>
        </w:rPr>
        <w:t>21</w:t>
      </w:r>
      <w:r w:rsidRPr="00376AFF">
        <w:rPr>
          <w:rFonts w:ascii="Times New Roman" w:hAnsi="Times New Roman"/>
          <w:sz w:val="24"/>
          <w:szCs w:val="24"/>
        </w:rPr>
        <w:t>,</w:t>
      </w:r>
      <w:sdt>
        <w:sdtPr>
          <w:rPr>
            <w:rFonts w:ascii="Times New Roman" w:hAnsi="Times New Roman"/>
            <w:sz w:val="24"/>
            <w:szCs w:val="24"/>
          </w:rPr>
          <w:id w:val="717935205"/>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[32]</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12E7CC8E" w14:textId="77777777" w:rsidR="00CE765D" w:rsidRPr="00376AFF" w:rsidRDefault="009A5565" w:rsidP="009A174B">
      <w:pPr>
        <w:pStyle w:val="Amicarellititle3"/>
        <w:numPr>
          <w:ilvl w:val="2"/>
          <w:numId w:val="44"/>
        </w:numPr>
        <w:rPr>
          <w:lang w:val="en-GB"/>
        </w:rPr>
      </w:pPr>
      <w:bookmarkStart w:id="994" w:name="_Toc86930700"/>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994"/>
    </w:p>
    <w:p w14:paraId="619F1DF4" w14:textId="4688A8B7"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w:t>
      </w:r>
      <w:r w:rsidR="00784B3D">
        <w:rPr>
          <w:rFonts w:ascii="Times New Roman" w:hAnsi="Times New Roman"/>
          <w:sz w:val="24"/>
          <w:szCs w:val="24"/>
        </w:rPr>
        <w:t>21</w:t>
      </w:r>
      <w:r w:rsidRPr="00376AFF">
        <w:rPr>
          <w:rFonts w:ascii="Times New Roman" w:hAnsi="Times New Roman"/>
          <w:sz w:val="24"/>
          <w:szCs w:val="24"/>
        </w:rPr>
        <w:t>,</w:t>
      </w:r>
      <w:sdt>
        <w:sdtPr>
          <w:rPr>
            <w:rFonts w:ascii="Times New Roman" w:hAnsi="Times New Roman"/>
            <w:sz w:val="24"/>
            <w:szCs w:val="24"/>
          </w:rPr>
          <w:id w:val="1851986978"/>
          <w:citation/>
        </w:sdtPr>
        <w:sdtEndPr/>
        <w:sdtContent>
          <w:r w:rsidR="00784B3D">
            <w:rPr>
              <w:rFonts w:ascii="Times New Roman" w:hAnsi="Times New Roman"/>
              <w:sz w:val="24"/>
              <w:szCs w:val="24"/>
            </w:rPr>
            <w:fldChar w:fldCharType="begin"/>
          </w:r>
          <w:r w:rsidR="00784B3D">
            <w:rPr>
              <w:rFonts w:ascii="Times New Roman" w:hAnsi="Times New Roman"/>
              <w:sz w:val="24"/>
              <w:szCs w:val="24"/>
              <w:lang w:val="it-IT"/>
            </w:rPr>
            <w:instrText xml:space="preserve"> CITATION Amine \l 1040 </w:instrText>
          </w:r>
          <w:r w:rsidR="00784B3D">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[45]</w:t>
          </w:r>
          <w:r w:rsidR="00784B3D">
            <w:rPr>
              <w:rFonts w:ascii="Times New Roman" w:hAnsi="Times New Roman"/>
              <w:sz w:val="24"/>
              <w:szCs w:val="24"/>
            </w:rPr>
            <w:fldChar w:fldCharType="end"/>
          </w:r>
        </w:sdtContent>
      </w:sdt>
      <w:r w:rsidRPr="00376AFF">
        <w:rPr>
          <w:rFonts w:ascii="Times New Roman" w:hAnsi="Times New Roman"/>
          <w:sz w:val="24"/>
          <w:szCs w:val="24"/>
        </w:rPr>
        <w:t>).</w:t>
      </w:r>
    </w:p>
    <w:p w14:paraId="304D0696" w14:textId="77777777" w:rsidR="000F061E" w:rsidRPr="00376AFF" w:rsidRDefault="009A5565" w:rsidP="009A174B">
      <w:pPr>
        <w:pStyle w:val="Amicarellititle3"/>
        <w:numPr>
          <w:ilvl w:val="2"/>
          <w:numId w:val="44"/>
        </w:numPr>
        <w:rPr>
          <w:lang w:val="en-GB"/>
        </w:rPr>
      </w:pPr>
      <w:bookmarkStart w:id="995" w:name="_Toc86930701"/>
      <w:r w:rsidRPr="00376AFF">
        <w:rPr>
          <w:lang w:val="en-GB"/>
        </w:rPr>
        <w:t>“</w:t>
      </w:r>
      <w:r w:rsidR="000F061E" w:rsidRPr="00376AFF">
        <w:rPr>
          <w:lang w:val="en-GB"/>
        </w:rPr>
        <w:t>submerged_landslide</w:t>
      </w:r>
      <w:r w:rsidRPr="00376AFF">
        <w:rPr>
          <w:lang w:val="en-GB"/>
        </w:rPr>
        <w:t>”</w:t>
      </w:r>
      <w:bookmarkEnd w:id="995"/>
    </w:p>
    <w:p w14:paraId="16028661" w14:textId="3154F01B"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w:t>
      </w:r>
      <w:sdt>
        <w:sdtPr>
          <w:rPr>
            <w:rFonts w:ascii="Times New Roman" w:hAnsi="Times New Roman"/>
            <w:sz w:val="24"/>
            <w:szCs w:val="24"/>
          </w:rPr>
          <w:id w:val="2080785774"/>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Ami14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[33]</w:t>
          </w:r>
          <w:r w:rsidR="00235197">
            <w:rPr>
              <w:rFonts w:ascii="Times New Roman" w:hAnsi="Times New Roman"/>
              <w:sz w:val="24"/>
              <w:szCs w:val="24"/>
            </w:rPr>
            <w:fldChar w:fldCharType="end"/>
          </w:r>
        </w:sdtContent>
      </w:sdt>
      <w:r w:rsidRPr="00376AFF">
        <w:rPr>
          <w:rFonts w:ascii="Times New Roman" w:hAnsi="Times New Roman"/>
          <w:sz w:val="24"/>
          <w:szCs w:val="24"/>
        </w:rPr>
        <w:t>). Here, the tutorial is represented by means of the mixture model for dense granular flows of Amicarelli et al. (2017</w:t>
      </w:r>
      <w:r w:rsidR="00AB6BBF">
        <w:rPr>
          <w:rFonts w:ascii="Times New Roman" w:hAnsi="Times New Roman"/>
          <w:sz w:val="24"/>
          <w:szCs w:val="24"/>
        </w:rPr>
        <w:t>,</w:t>
      </w:r>
      <w:sdt>
        <w:sdtPr>
          <w:rPr>
            <w:rFonts w:ascii="Times New Roman" w:hAnsi="Times New Roman"/>
            <w:sz w:val="24"/>
            <w:szCs w:val="24"/>
          </w:rPr>
          <w:id w:val="-1832984022"/>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Ami17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[1]</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9EA0190" w14:textId="77777777" w:rsidR="000F061E" w:rsidRPr="00376AFF" w:rsidRDefault="009A5565" w:rsidP="009A174B">
      <w:pPr>
        <w:pStyle w:val="Amicarellititle3"/>
        <w:numPr>
          <w:ilvl w:val="2"/>
          <w:numId w:val="44"/>
        </w:numPr>
        <w:rPr>
          <w:lang w:val="en-GB"/>
        </w:rPr>
      </w:pPr>
      <w:bookmarkStart w:id="996" w:name="_Toc86930702"/>
      <w:r w:rsidRPr="00376AFF">
        <w:rPr>
          <w:lang w:val="en-GB"/>
        </w:rPr>
        <w:lastRenderedPageBreak/>
        <w:t>“</w:t>
      </w:r>
      <w:r w:rsidR="00B17B54" w:rsidRPr="00376AFF">
        <w:rPr>
          <w:lang w:val="en-GB"/>
        </w:rPr>
        <w:t>still_water_tank</w:t>
      </w:r>
      <w:r w:rsidRPr="00376AFF">
        <w:rPr>
          <w:lang w:val="en-GB"/>
        </w:rPr>
        <w:t>”</w:t>
      </w:r>
      <w:bookmarkEnd w:id="996"/>
    </w:p>
    <w:p w14:paraId="214AF8B6" w14:textId="77777777"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a very simple and rough-resolution 2D test case on hydrostatic conditions.</w:t>
      </w:r>
    </w:p>
    <w:p w14:paraId="54341A49" w14:textId="77777777" w:rsidR="00CE765D" w:rsidRPr="00376AFF" w:rsidRDefault="009A5565" w:rsidP="009A174B">
      <w:pPr>
        <w:pStyle w:val="Amicarellititle3"/>
        <w:numPr>
          <w:ilvl w:val="2"/>
          <w:numId w:val="44"/>
        </w:numPr>
        <w:rPr>
          <w:lang w:val="en-GB"/>
        </w:rPr>
      </w:pPr>
      <w:bookmarkStart w:id="997" w:name="_Toc86930703"/>
      <w:r w:rsidRPr="00376AFF">
        <w:rPr>
          <w:lang w:val="en-GB"/>
        </w:rPr>
        <w:t>“</w:t>
      </w:r>
      <w:r w:rsidR="00CE765D" w:rsidRPr="00376AFF">
        <w:rPr>
          <w:lang w:val="en-GB"/>
        </w:rPr>
        <w:t>wave_motion_for_WaveSAX</w:t>
      </w:r>
      <w:r w:rsidRPr="00376AFF">
        <w:rPr>
          <w:lang w:val="en-GB"/>
        </w:rPr>
        <w:t>”</w:t>
      </w:r>
      <w:bookmarkEnd w:id="997"/>
    </w:p>
    <w:p w14:paraId="6DE136E3" w14:textId="3605C0C5"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w:t>
      </w:r>
      <w:r w:rsidR="00AB6BBF">
        <w:rPr>
          <w:rFonts w:ascii="Times New Roman" w:hAnsi="Times New Roman"/>
          <w:sz w:val="24"/>
          <w:szCs w:val="24"/>
        </w:rPr>
        <w:t xml:space="preserve">Amicarelli et al. </w:t>
      </w:r>
      <w:r w:rsidRPr="00376AFF">
        <w:rPr>
          <w:rFonts w:ascii="Times New Roman" w:hAnsi="Times New Roman"/>
          <w:sz w:val="24"/>
          <w:szCs w:val="24"/>
        </w:rPr>
        <w:t>(20</w:t>
      </w:r>
      <w:r w:rsidR="00AB6BBF">
        <w:rPr>
          <w:rFonts w:ascii="Times New Roman" w:hAnsi="Times New Roman"/>
          <w:sz w:val="24"/>
          <w:szCs w:val="24"/>
        </w:rPr>
        <w:t>20</w:t>
      </w:r>
      <w:r w:rsidRPr="00376AFF">
        <w:rPr>
          <w:rFonts w:ascii="Times New Roman" w:hAnsi="Times New Roman"/>
          <w:sz w:val="24"/>
          <w:szCs w:val="24"/>
        </w:rPr>
        <w:t>,</w:t>
      </w:r>
      <w:sdt>
        <w:sdtPr>
          <w:rPr>
            <w:rFonts w:ascii="Times New Roman" w:hAnsi="Times New Roman"/>
            <w:sz w:val="24"/>
            <w:szCs w:val="24"/>
          </w:rPr>
          <w:id w:val="-1068110803"/>
          <w:citation/>
        </w:sdtPr>
        <w:sdtEndPr/>
        <w:sdtContent>
          <w:r w:rsidR="00AB6BBF">
            <w:rPr>
              <w:rFonts w:ascii="Times New Roman" w:hAnsi="Times New Roman"/>
              <w:sz w:val="24"/>
              <w:szCs w:val="24"/>
            </w:rPr>
            <w:fldChar w:fldCharType="begin"/>
          </w:r>
          <w:r w:rsidR="00AB6BBF">
            <w:rPr>
              <w:rFonts w:ascii="Times New Roman" w:hAnsi="Times New Roman"/>
              <w:sz w:val="24"/>
              <w:szCs w:val="24"/>
              <w:lang w:val="it-IT"/>
            </w:rPr>
            <w:instrText xml:space="preserve"> CITATION Ami20 \l 1040 </w:instrText>
          </w:r>
          <w:r w:rsidR="00AB6BBF">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[30]</w:t>
          </w:r>
          <w:r w:rsidR="00AB6BBF">
            <w:rPr>
              <w:rFonts w:ascii="Times New Roman" w:hAnsi="Times New Roman"/>
              <w:sz w:val="24"/>
              <w:szCs w:val="24"/>
            </w:rPr>
            <w:fldChar w:fldCharType="end"/>
          </w:r>
        </w:sdtContent>
      </w:sdt>
      <w:r w:rsidRPr="00376AFF">
        <w:rPr>
          <w:rFonts w:ascii="Times New Roman" w:hAnsi="Times New Roman"/>
          <w:sz w:val="24"/>
          <w:szCs w:val="24"/>
        </w:rPr>
        <w:t>).</w:t>
      </w:r>
    </w:p>
    <w:p w14:paraId="74039088" w14:textId="77777777" w:rsidR="00CE765D" w:rsidRPr="00376AFF" w:rsidRDefault="009A5565" w:rsidP="009A174B">
      <w:pPr>
        <w:pStyle w:val="Amicarellititle3"/>
        <w:numPr>
          <w:ilvl w:val="2"/>
          <w:numId w:val="44"/>
        </w:numPr>
        <w:rPr>
          <w:lang w:val="en-GB"/>
        </w:rPr>
      </w:pPr>
      <w:bookmarkStart w:id="998" w:name="_Toc86930704"/>
      <w:r w:rsidRPr="00376AFF">
        <w:rPr>
          <w:lang w:val="en-GB"/>
        </w:rPr>
        <w:t>“</w:t>
      </w:r>
      <w:r w:rsidR="00CE765D" w:rsidRPr="00376AFF">
        <w:rPr>
          <w:lang w:val="en-GB"/>
        </w:rPr>
        <w:t>wedges_falls_on_still_water</w:t>
      </w:r>
      <w:r w:rsidRPr="00376AFF">
        <w:rPr>
          <w:lang w:val="en-GB"/>
        </w:rPr>
        <w:t>”</w:t>
      </w:r>
      <w:bookmarkEnd w:id="998"/>
    </w:p>
    <w:p w14:paraId="47CCAB2A" w14:textId="60CDA9B4"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w:t>
      </w:r>
      <w:r w:rsidR="0082427A">
        <w:rPr>
          <w:rFonts w:ascii="Times New Roman" w:hAnsi="Times New Roman"/>
          <w:sz w:val="24"/>
          <w:szCs w:val="24"/>
        </w:rPr>
        <w:t>,</w:t>
      </w:r>
      <w:sdt>
        <w:sdtPr>
          <w:rPr>
            <w:rFonts w:ascii="Times New Roman" w:hAnsi="Times New Roman"/>
            <w:sz w:val="24"/>
            <w:szCs w:val="24"/>
          </w:rPr>
          <w:id w:val="-433833"/>
          <w:citation/>
        </w:sdtPr>
        <w:sdtEndPr/>
        <w:sdtContent>
          <w:r w:rsidR="0082427A">
            <w:rPr>
              <w:rFonts w:ascii="Times New Roman" w:hAnsi="Times New Roman"/>
              <w:sz w:val="24"/>
              <w:szCs w:val="24"/>
            </w:rPr>
            <w:fldChar w:fldCharType="begin"/>
          </w:r>
          <w:r w:rsidR="0082427A">
            <w:rPr>
              <w:rFonts w:ascii="Times New Roman" w:hAnsi="Times New Roman"/>
              <w:sz w:val="24"/>
              <w:szCs w:val="24"/>
              <w:lang w:val="it-IT"/>
            </w:rPr>
            <w:instrText xml:space="preserve"> CITATION Ami15 \l 1040 </w:instrText>
          </w:r>
          <w:r w:rsidR="0082427A">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[2]</w:t>
          </w:r>
          <w:r w:rsidR="0082427A">
            <w:rPr>
              <w:rFonts w:ascii="Times New Roman" w:hAnsi="Times New Roman"/>
              <w:sz w:val="24"/>
              <w:szCs w:val="24"/>
            </w:rPr>
            <w:fldChar w:fldCharType="end"/>
          </w:r>
        </w:sdtContent>
      </w:sdt>
      <w:r w:rsidRPr="00376AFF">
        <w:rPr>
          <w:rFonts w:ascii="Times New Roman" w:hAnsi="Times New Roman"/>
          <w:sz w:val="24"/>
          <w:szCs w:val="24"/>
        </w:rPr>
        <w:t>). The paper version available on ResearchGate might help in case the published version is unavailable.</w:t>
      </w:r>
    </w:p>
    <w:p w14:paraId="11CF4A8B" w14:textId="77777777" w:rsidR="001750AF" w:rsidRPr="00376AFF" w:rsidRDefault="001750AF" w:rsidP="000F061E">
      <w:pPr>
        <w:spacing w:after="0" w:line="240" w:lineRule="auto"/>
        <w:jc w:val="both"/>
        <w:rPr>
          <w:rFonts w:ascii="Times New Roman" w:hAnsi="Times New Roman"/>
          <w:sz w:val="24"/>
          <w:szCs w:val="24"/>
        </w:rPr>
      </w:pPr>
    </w:p>
    <w:p w14:paraId="586B79A1" w14:textId="77777777"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14:paraId="2E260C1A" w14:textId="77777777"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999" w:name="_Toc86930705"/>
      <w:commentRangeStart w:id="1000"/>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commentRangeEnd w:id="1000"/>
      <w:r>
        <w:rPr>
          <w:rStyle w:val="Rimandocommento"/>
          <w:b w:val="0"/>
          <w:bCs w:val="0"/>
          <w:kern w:val="0"/>
          <w:szCs w:val="20"/>
          <w:lang w:val="it-IT" w:eastAsia="it-IT"/>
        </w:rPr>
        <w:commentReference w:id="1000"/>
      </w:r>
      <w:bookmarkEnd w:id="999"/>
    </w:p>
    <w:p w14:paraId="04AB0988" w14:textId="2557C4AD"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006B40CB" w:rsidRPr="00376AFF">
        <w:rPr>
          <w:rFonts w:ascii="Times New Roman" w:hAnsi="Times New Roman"/>
        </w:rPr>
        <w:t xml:space="preserve">Figure </w:t>
      </w:r>
      <w:r w:rsidR="006B40CB">
        <w:rPr>
          <w:rFonts w:ascii="Times New Roman" w:hAnsi="Times New Roman"/>
          <w:noProof/>
        </w:rPr>
        <w:t>13</w:t>
      </w:r>
      <w:r w:rsidR="006B40CB" w:rsidRPr="00376AFF">
        <w:rPr>
          <w:rFonts w:ascii="Times New Roman" w:hAnsi="Times New Roman"/>
        </w:rPr>
        <w:t>.</w:t>
      </w:r>
      <w:r w:rsidR="006B40CB">
        <w:rPr>
          <w:rFonts w:ascii="Times New Roman" w:hAnsi="Times New Roman"/>
          <w:noProof/>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14:paraId="30994FD8" w14:textId="26A12EC4"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RSE tools of the present numerical chain (i.e. SPHERA, DEM2xyz, ply2SPHERA_perimeter, Grid Interpolator) are developed by means of a series of numerical tools: gedit (GNOME Foundation, </w:t>
      </w:r>
      <w:r w:rsidR="00B83C94">
        <w:rPr>
          <w:rFonts w:ascii="Times New Roman" w:hAnsi="Times New Roman"/>
          <w:sz w:val="24"/>
          <w:szCs w:val="24"/>
        </w:rPr>
        <w:t>2021,</w:t>
      </w:r>
      <w:sdt>
        <w:sdtPr>
          <w:rPr>
            <w:rFonts w:ascii="Times New Roman" w:hAnsi="Times New Roman"/>
            <w:sz w:val="24"/>
            <w:szCs w:val="24"/>
          </w:rPr>
          <w:id w:val="-1361279503"/>
          <w:citation/>
        </w:sdtPr>
        <w:sdtEndPr/>
        <w:sdtContent>
          <w:r w:rsidR="00B83C94">
            <w:rPr>
              <w:rFonts w:ascii="Times New Roman" w:hAnsi="Times New Roman"/>
              <w:sz w:val="24"/>
              <w:szCs w:val="24"/>
            </w:rPr>
            <w:fldChar w:fldCharType="begin"/>
          </w:r>
          <w:r w:rsidR="00B83C94">
            <w:rPr>
              <w:rFonts w:ascii="Times New Roman" w:hAnsi="Times New Roman"/>
              <w:sz w:val="24"/>
              <w:szCs w:val="24"/>
              <w:lang w:val="it-IT"/>
            </w:rPr>
            <w:instrText xml:space="preserve"> CITATION ged \l 1040 </w:instrText>
          </w:r>
          <w:r w:rsidR="00B83C94">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[59]</w:t>
          </w:r>
          <w:r w:rsidR="00B83C94">
            <w:rPr>
              <w:rFonts w:ascii="Times New Roman" w:hAnsi="Times New Roman"/>
              <w:sz w:val="24"/>
              <w:szCs w:val="24"/>
            </w:rPr>
            <w:fldChar w:fldCharType="end"/>
          </w:r>
        </w:sdtContent>
      </w:sdt>
      <w:r w:rsidRPr="00376AFF">
        <w:rPr>
          <w:rFonts w:ascii="Times New Roman" w:hAnsi="Times New Roman"/>
          <w:sz w:val="24"/>
          <w:szCs w:val="24"/>
        </w:rPr>
        <w:t xml:space="preserve">, text editor), gfortran (GNU, Free Software Foundation, </w:t>
      </w:r>
      <w:r w:rsidR="007D4BD2">
        <w:rPr>
          <w:rFonts w:ascii="Times New Roman" w:hAnsi="Times New Roman"/>
          <w:sz w:val="24"/>
          <w:szCs w:val="24"/>
        </w:rPr>
        <w:t>2021,</w:t>
      </w:r>
      <w:sdt>
        <w:sdtPr>
          <w:rPr>
            <w:rFonts w:ascii="Times New Roman" w:hAnsi="Times New Roman"/>
            <w:sz w:val="24"/>
            <w:szCs w:val="24"/>
          </w:rPr>
          <w:id w:val="-1141413646"/>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htt21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[60]</w:t>
          </w:r>
          <w:r w:rsidR="007D4BD2">
            <w:rPr>
              <w:rFonts w:ascii="Times New Roman" w:hAnsi="Times New Roman"/>
              <w:sz w:val="24"/>
              <w:szCs w:val="24"/>
            </w:rPr>
            <w:fldChar w:fldCharType="end"/>
          </w:r>
        </w:sdtContent>
      </w:sdt>
      <w:r w:rsidRPr="00376AFF">
        <w:rPr>
          <w:rFonts w:ascii="Times New Roman" w:hAnsi="Times New Roman"/>
          <w:sz w:val="24"/>
          <w:szCs w:val="24"/>
        </w:rPr>
        <w:t xml:space="preserve">; Fortran compiler), gmake (GNU, Free Software Foundation, </w:t>
      </w:r>
      <w:r w:rsidR="007D4BD2">
        <w:rPr>
          <w:rFonts w:ascii="Times New Roman" w:hAnsi="Times New Roman"/>
          <w:sz w:val="24"/>
          <w:szCs w:val="24"/>
        </w:rPr>
        <w:t>2021,</w:t>
      </w:r>
      <w:sdt>
        <w:sdtPr>
          <w:rPr>
            <w:rFonts w:ascii="Times New Roman" w:hAnsi="Times New Roman"/>
            <w:sz w:val="24"/>
            <w:szCs w:val="24"/>
          </w:rPr>
          <w:id w:val="-471057274"/>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GNU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[61]</w:t>
          </w:r>
          <w:r w:rsidR="007D4BD2">
            <w:rPr>
              <w:rFonts w:ascii="Times New Roman" w:hAnsi="Times New Roman"/>
              <w:sz w:val="24"/>
              <w:szCs w:val="24"/>
            </w:rPr>
            <w:fldChar w:fldCharType="end"/>
          </w:r>
        </w:sdtContent>
      </w:sdt>
      <w:r w:rsidRPr="00376AFF">
        <w:rPr>
          <w:rFonts w:ascii="Times New Roman" w:hAnsi="Times New Roman"/>
          <w:sz w:val="24"/>
          <w:szCs w:val="24"/>
        </w:rPr>
        <w:t>; for the Makefile execution), gdb (GNU, Free Software Foundation,</w:t>
      </w:r>
      <w:r w:rsidR="001B3C22">
        <w:rPr>
          <w:rFonts w:ascii="Times New Roman" w:hAnsi="Times New Roman"/>
          <w:sz w:val="24"/>
          <w:szCs w:val="24"/>
        </w:rPr>
        <w:t xml:space="preserve"> 2021,</w:t>
      </w:r>
      <w:sdt>
        <w:sdtPr>
          <w:rPr>
            <w:rFonts w:ascii="Times New Roman" w:hAnsi="Times New Roman"/>
            <w:sz w:val="24"/>
            <w:szCs w:val="24"/>
          </w:rPr>
          <w:id w:val="789632297"/>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gdb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[62]</w:t>
          </w:r>
          <w:r w:rsidR="007D4BD2">
            <w:rPr>
              <w:rFonts w:ascii="Times New Roman" w:hAnsi="Times New Roman"/>
              <w:sz w:val="24"/>
              <w:szCs w:val="24"/>
            </w:rPr>
            <w:fldChar w:fldCharType="end"/>
          </w:r>
        </w:sdtContent>
      </w:sdt>
      <w:r w:rsidRPr="00376AFF">
        <w:rPr>
          <w:rFonts w:ascii="Times New Roman" w:hAnsi="Times New Roman"/>
          <w:sz w:val="24"/>
          <w:szCs w:val="24"/>
        </w:rPr>
        <w:t>; debugger), gprof (GNU, Free Software Foundation,</w:t>
      </w:r>
      <w:r w:rsidR="001B3C22">
        <w:rPr>
          <w:rFonts w:ascii="Times New Roman" w:hAnsi="Times New Roman"/>
          <w:sz w:val="24"/>
          <w:szCs w:val="24"/>
        </w:rPr>
        <w:t xml:space="preserve"> 2021,</w:t>
      </w:r>
      <w:sdt>
        <w:sdtPr>
          <w:rPr>
            <w:rFonts w:ascii="Times New Roman" w:hAnsi="Times New Roman"/>
            <w:sz w:val="24"/>
            <w:szCs w:val="24"/>
          </w:rPr>
          <w:id w:val="-972906368"/>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gpr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[63]</w:t>
          </w:r>
          <w:r w:rsidR="007D4BD2">
            <w:rPr>
              <w:rFonts w:ascii="Times New Roman" w:hAnsi="Times New Roman"/>
              <w:sz w:val="24"/>
              <w:szCs w:val="24"/>
            </w:rPr>
            <w:fldChar w:fldCharType="end"/>
          </w:r>
        </w:sdtContent>
      </w:sdt>
      <w:r w:rsidRPr="00376AFF">
        <w:rPr>
          <w:rFonts w:ascii="Times New Roman" w:hAnsi="Times New Roman"/>
          <w:sz w:val="24"/>
          <w:szCs w:val="24"/>
        </w:rPr>
        <w:t>; profiler for scalar executions), Valgrind (Valgrind Developers,</w:t>
      </w:r>
      <w:r w:rsidR="001B3C22">
        <w:rPr>
          <w:rFonts w:ascii="Times New Roman" w:hAnsi="Times New Roman"/>
          <w:sz w:val="24"/>
          <w:szCs w:val="24"/>
        </w:rPr>
        <w:t xml:space="preserve"> 2021,</w:t>
      </w:r>
      <w:sdt>
        <w:sdtPr>
          <w:rPr>
            <w:rFonts w:ascii="Times New Roman" w:hAnsi="Times New Roman"/>
            <w:sz w:val="24"/>
            <w:szCs w:val="24"/>
          </w:rPr>
          <w:id w:val="2047099838"/>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Val21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[64]</w:t>
          </w:r>
          <w:r w:rsidR="007D4BD2">
            <w:rPr>
              <w:rFonts w:ascii="Times New Roman" w:hAnsi="Times New Roman"/>
              <w:sz w:val="24"/>
              <w:szCs w:val="24"/>
            </w:rPr>
            <w:fldChar w:fldCharType="end"/>
          </w:r>
        </w:sdtContent>
      </w:sdt>
      <w:r w:rsidRPr="00376AFF">
        <w:rPr>
          <w:rFonts w:ascii="Times New Roman" w:hAnsi="Times New Roman"/>
          <w:sz w:val="24"/>
          <w:szCs w:val="24"/>
        </w:rPr>
        <w:t>; memory management tool), Scalasca (Forschungszentrum Jülich &amp; TU Darmstadt,</w:t>
      </w:r>
      <w:r w:rsidR="001B3C22">
        <w:rPr>
          <w:rFonts w:ascii="Times New Roman" w:hAnsi="Times New Roman"/>
          <w:sz w:val="24"/>
          <w:szCs w:val="24"/>
        </w:rPr>
        <w:t xml:space="preserve"> 2021,</w:t>
      </w:r>
      <w:sdt>
        <w:sdtPr>
          <w:rPr>
            <w:rFonts w:ascii="Times New Roman" w:hAnsi="Times New Roman"/>
            <w:sz w:val="24"/>
            <w:szCs w:val="24"/>
          </w:rPr>
          <w:id w:val="225879124"/>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Sca21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[65]</w:t>
          </w:r>
          <w:r w:rsidR="007D4BD2">
            <w:rPr>
              <w:rFonts w:ascii="Times New Roman" w:hAnsi="Times New Roman"/>
              <w:sz w:val="24"/>
              <w:szCs w:val="24"/>
            </w:rPr>
            <w:fldChar w:fldCharType="end"/>
          </w:r>
        </w:sdtContent>
      </w:sdt>
      <w:r w:rsidRPr="00376AFF">
        <w:rPr>
          <w:rFonts w:ascii="Times New Roman" w:hAnsi="Times New Roman"/>
          <w:sz w:val="24"/>
          <w:szCs w:val="24"/>
        </w:rPr>
        <w:t>; code profiler for OMP executions). The RSE tools are developed and distributed with no charge by means of Git (</w:t>
      </w:r>
      <w:r w:rsidR="001B3C22">
        <w:rPr>
          <w:rFonts w:ascii="Times New Roman" w:hAnsi="Times New Roman"/>
          <w:sz w:val="24"/>
          <w:szCs w:val="24"/>
        </w:rPr>
        <w:t>Torvalds et al., 2021,</w:t>
      </w:r>
      <w:sdt>
        <w:sdtPr>
          <w:rPr>
            <w:rFonts w:ascii="Times New Roman" w:hAnsi="Times New Roman"/>
            <w:sz w:val="24"/>
            <w:szCs w:val="24"/>
          </w:rPr>
          <w:id w:val="-208181466"/>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Git21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[66]</w:t>
          </w:r>
          <w:r w:rsidR="007D4BD2">
            <w:rPr>
              <w:rFonts w:ascii="Times New Roman" w:hAnsi="Times New Roman"/>
              <w:sz w:val="24"/>
              <w:szCs w:val="24"/>
            </w:rPr>
            <w:fldChar w:fldCharType="end"/>
          </w:r>
        </w:sdtContent>
      </w:sdt>
      <w:r w:rsidRPr="00376AFF">
        <w:rPr>
          <w:rFonts w:ascii="Times New Roman" w:hAnsi="Times New Roman"/>
          <w:sz w:val="24"/>
          <w:szCs w:val="24"/>
        </w:rPr>
        <w:t>; main “Distributed Version Control System” -DVCS-) and GitHub (GitHub Inc</w:t>
      </w:r>
      <w:r w:rsidR="001B3C22">
        <w:rPr>
          <w:rFonts w:ascii="Times New Roman" w:hAnsi="Times New Roman"/>
          <w:sz w:val="24"/>
          <w:szCs w:val="24"/>
        </w:rPr>
        <w:t>., 2021,</w:t>
      </w:r>
      <w:sdt>
        <w:sdtPr>
          <w:rPr>
            <w:rFonts w:ascii="Times New Roman" w:hAnsi="Times New Roman"/>
            <w:sz w:val="24"/>
            <w:szCs w:val="24"/>
          </w:rPr>
          <w:id w:val="-143280087"/>
          <w:citation/>
        </w:sdtPr>
        <w:sdtEndPr/>
        <w:sdtContent>
          <w:r w:rsidR="007D4BD2">
            <w:rPr>
              <w:rFonts w:ascii="Times New Roman" w:hAnsi="Times New Roman"/>
              <w:sz w:val="24"/>
              <w:szCs w:val="24"/>
            </w:rPr>
            <w:fldChar w:fldCharType="begin"/>
          </w:r>
          <w:r w:rsidR="007D4BD2">
            <w:rPr>
              <w:rFonts w:ascii="Times New Roman" w:hAnsi="Times New Roman"/>
              <w:sz w:val="24"/>
              <w:szCs w:val="24"/>
              <w:lang w:val="it-IT"/>
            </w:rPr>
            <w:instrText xml:space="preserve"> CITATION Git211 \l 1040 </w:instrText>
          </w:r>
          <w:r w:rsidR="007D4BD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[67]</w:t>
          </w:r>
          <w:r w:rsidR="007D4BD2">
            <w:rPr>
              <w:rFonts w:ascii="Times New Roman" w:hAnsi="Times New Roman"/>
              <w:sz w:val="24"/>
              <w:szCs w:val="24"/>
            </w:rPr>
            <w:fldChar w:fldCharType="end"/>
          </w:r>
        </w:sdtContent>
      </w:sdt>
      <w:r w:rsidR="007D4BD2">
        <w:rPr>
          <w:rFonts w:ascii="Times New Roman" w:hAnsi="Times New Roman"/>
          <w:sz w:val="24"/>
          <w:szCs w:val="24"/>
        </w:rPr>
        <w:t xml:space="preserve">; </w:t>
      </w:r>
      <w:r w:rsidRPr="00376AFF">
        <w:rPr>
          <w:rFonts w:ascii="Times New Roman" w:hAnsi="Times New Roman"/>
          <w:sz w:val="24"/>
          <w:szCs w:val="24"/>
        </w:rPr>
        <w:t>main platform for Git-managed software).</w:t>
      </w:r>
    </w:p>
    <w:p w14:paraId="0498D6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numerical modelling chain is based on free tools: FOSS, freeware or OpenData.</w:t>
      </w:r>
    </w:p>
    <w:p w14:paraId="765A8BF8" w14:textId="3B47B5D3"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001B3C22">
        <w:rPr>
          <w:rFonts w:ascii="Times New Roman" w:hAnsi="Times New Roman"/>
          <w:sz w:val="24"/>
          <w:szCs w:val="24"/>
        </w:rPr>
        <w:t>2021,</w:t>
      </w:r>
      <w:sdt>
        <w:sdtPr>
          <w:rPr>
            <w:rFonts w:ascii="Times New Roman" w:hAnsi="Times New Roman"/>
            <w:sz w:val="24"/>
            <w:szCs w:val="24"/>
          </w:rPr>
          <w:id w:val="-525950325"/>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Fre21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[68]</w:t>
          </w:r>
          <w:r w:rsidR="001B3C22">
            <w:rPr>
              <w:rFonts w:ascii="Times New Roman" w:hAnsi="Times New Roman"/>
              <w:sz w:val="24"/>
              <w:szCs w:val="24"/>
            </w:rPr>
            <w:fldChar w:fldCharType="end"/>
          </w:r>
        </w:sdtContent>
      </w:sdt>
      <w:r w:rsidRPr="00376AFF">
        <w:rPr>
          <w:rFonts w:ascii="Times New Roman" w:hAnsi="Times New Roman"/>
          <w:sz w:val="24"/>
          <w:szCs w:val="24"/>
        </w:rPr>
        <w:t>). The FOSS tools of the modelling chain are: gedit, gfortran, gmake, gdb, gprof, Valgrind, Scalasca, Git, GDAL, Paraview, DEM2xyz, SnappyHexMesh, ply2SPHERA_perimeter, SPHERA, Grid Interpolator, Image Magick, Gnuplot, Enga</w:t>
      </w:r>
      <w:r>
        <w:rPr>
          <w:rFonts w:ascii="Times New Roman" w:hAnsi="Times New Roman"/>
          <w:sz w:val="24"/>
          <w:szCs w:val="24"/>
        </w:rPr>
        <w:t>u</w:t>
      </w:r>
      <w:r w:rsidRPr="00376AFF">
        <w:rPr>
          <w:rFonts w:ascii="Times New Roman" w:hAnsi="Times New Roman"/>
          <w:sz w:val="24"/>
          <w:szCs w:val="24"/>
        </w:rPr>
        <w:t>ge Digitizer, Virtual Dub.</w:t>
      </w:r>
    </w:p>
    <w:p w14:paraId="0AB891D9"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“Freeware” tools are simply free software. Two freeware tools are used in the reference modelling chain: GitHub (for public repositories) and GSView.</w:t>
      </w:r>
    </w:p>
    <w:p w14:paraId="65BFE2E8"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14:paraId="0D70DD83" w14:textId="73678F9D"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FOSS tools gfortran, gprof and Scalasca can be possibly replaced with more effective codes such as: ifort (Intel Corporation,</w:t>
      </w:r>
      <w:r w:rsidR="001B3C22">
        <w:rPr>
          <w:rFonts w:ascii="Times New Roman" w:hAnsi="Times New Roman"/>
          <w:sz w:val="24"/>
          <w:szCs w:val="24"/>
        </w:rPr>
        <w:t xml:space="preserve"> 2021, </w:t>
      </w:r>
      <w:sdt>
        <w:sdtPr>
          <w:rPr>
            <w:rFonts w:ascii="Times New Roman" w:hAnsi="Times New Roman"/>
            <w:sz w:val="24"/>
            <w:szCs w:val="24"/>
          </w:rPr>
          <w:id w:val="-1191606024"/>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Int21 \l 1040 </w:instrText>
          </w:r>
          <w:r w:rsidR="001B3C22">
            <w:rPr>
              <w:rFonts w:ascii="Times New Roman" w:hAnsi="Times New Roman"/>
              <w:sz w:val="24"/>
              <w:szCs w:val="24"/>
            </w:rPr>
            <w:fldChar w:fldCharType="separate"/>
          </w:r>
          <w:r w:rsidR="006B40CB" w:rsidRPr="006B40CB">
            <w:rPr>
              <w:rFonts w:ascii="Times New Roman" w:hAnsi="Times New Roman"/>
              <w:noProof/>
              <w:sz w:val="24"/>
              <w:szCs w:val="24"/>
              <w:lang w:val="it-IT"/>
            </w:rPr>
            <w:t>[69]</w:t>
          </w:r>
          <w:r w:rsidR="001B3C22">
            <w:rPr>
              <w:rFonts w:ascii="Times New Roman" w:hAnsi="Times New Roman"/>
              <w:sz w:val="24"/>
              <w:szCs w:val="24"/>
            </w:rPr>
            <w:fldChar w:fldCharType="end"/>
          </w:r>
        </w:sdtContent>
      </w:sdt>
      <w:r w:rsidRPr="00376AFF">
        <w:rPr>
          <w:rFonts w:ascii="Times New Roman" w:hAnsi="Times New Roman"/>
          <w:sz w:val="24"/>
          <w:szCs w:val="24"/>
        </w:rPr>
        <w:t>; Fortran compiler); idb (Intel Corporation,</w:t>
      </w:r>
      <w:r w:rsidR="001B3C22">
        <w:rPr>
          <w:rFonts w:ascii="Times New Roman" w:hAnsi="Times New Roman"/>
          <w:sz w:val="24"/>
          <w:szCs w:val="24"/>
        </w:rPr>
        <w:t xml:space="preserve"> 2021,</w:t>
      </w:r>
      <w:sdt>
        <w:sdtPr>
          <w:rPr>
            <w:rFonts w:ascii="Times New Roman" w:hAnsi="Times New Roman"/>
            <w:sz w:val="24"/>
            <w:szCs w:val="24"/>
          </w:rPr>
          <w:id w:val="1058824502"/>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idb21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[70]</w:t>
          </w:r>
          <w:r w:rsidR="001B3C22">
            <w:rPr>
              <w:rFonts w:ascii="Times New Roman" w:hAnsi="Times New Roman"/>
              <w:sz w:val="24"/>
              <w:szCs w:val="24"/>
            </w:rPr>
            <w:fldChar w:fldCharType="end"/>
          </w:r>
        </w:sdtContent>
      </w:sdt>
      <w:r w:rsidRPr="00376AFF">
        <w:rPr>
          <w:rFonts w:ascii="Times New Roman" w:hAnsi="Times New Roman"/>
          <w:sz w:val="24"/>
          <w:szCs w:val="24"/>
        </w:rPr>
        <w:t>; Fortran debugger); cpuinfo (Intel Corporation,</w:t>
      </w:r>
      <w:r w:rsidR="001B3C22">
        <w:rPr>
          <w:rFonts w:ascii="Times New Roman" w:hAnsi="Times New Roman"/>
          <w:sz w:val="24"/>
          <w:szCs w:val="24"/>
        </w:rPr>
        <w:t xml:space="preserve"> 2021,</w:t>
      </w:r>
      <w:sdt>
        <w:sdtPr>
          <w:rPr>
            <w:rFonts w:ascii="Times New Roman" w:hAnsi="Times New Roman"/>
            <w:sz w:val="24"/>
            <w:szCs w:val="24"/>
          </w:rPr>
          <w:id w:val="-1241714328"/>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cpu21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[71]</w:t>
          </w:r>
          <w:r w:rsidR="001B3C22">
            <w:rPr>
              <w:rFonts w:ascii="Times New Roman" w:hAnsi="Times New Roman"/>
              <w:sz w:val="24"/>
              <w:szCs w:val="24"/>
            </w:rPr>
            <w:fldChar w:fldCharType="end"/>
          </w:r>
        </w:sdtContent>
      </w:sdt>
      <w:r w:rsidRPr="00376AFF">
        <w:rPr>
          <w:rFonts w:ascii="Times New Roman" w:hAnsi="Times New Roman"/>
          <w:sz w:val="24"/>
          <w:szCs w:val="24"/>
        </w:rPr>
        <w:t>; code profiler for OMP executions); ITAC, Trace Analyzer and VTUNE (Intel Corporation,</w:t>
      </w:r>
      <w:r w:rsidR="001B3C22">
        <w:rPr>
          <w:rFonts w:ascii="Times New Roman" w:hAnsi="Times New Roman"/>
          <w:sz w:val="24"/>
          <w:szCs w:val="24"/>
        </w:rPr>
        <w:t xml:space="preserve"> 2021,</w:t>
      </w:r>
      <w:sdt>
        <w:sdtPr>
          <w:rPr>
            <w:rFonts w:ascii="Times New Roman" w:hAnsi="Times New Roman"/>
            <w:sz w:val="24"/>
            <w:szCs w:val="24"/>
          </w:rPr>
          <w:id w:val="-224058180"/>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VTU21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[72]</w:t>
          </w:r>
          <w:r w:rsidR="001B3C22">
            <w:rPr>
              <w:rFonts w:ascii="Times New Roman" w:hAnsi="Times New Roman"/>
              <w:sz w:val="24"/>
              <w:szCs w:val="24"/>
            </w:rPr>
            <w:fldChar w:fldCharType="end"/>
          </w:r>
        </w:sdtContent>
      </w:sdt>
      <w:r w:rsidRPr="00376AFF">
        <w:rPr>
          <w:rFonts w:ascii="Times New Roman" w:hAnsi="Times New Roman"/>
          <w:sz w:val="24"/>
          <w:szCs w:val="24"/>
        </w:rPr>
        <w:t>; code profiler for OMP/MPI executions); Advisor (Intel Corporation,</w:t>
      </w:r>
      <w:r w:rsidR="001B3C22">
        <w:rPr>
          <w:rFonts w:ascii="Times New Roman" w:hAnsi="Times New Roman"/>
          <w:sz w:val="24"/>
          <w:szCs w:val="24"/>
        </w:rPr>
        <w:t xml:space="preserve"> 2021,</w:t>
      </w:r>
      <w:sdt>
        <w:sdtPr>
          <w:rPr>
            <w:rFonts w:ascii="Times New Roman" w:hAnsi="Times New Roman"/>
            <w:sz w:val="24"/>
            <w:szCs w:val="24"/>
          </w:rPr>
          <w:id w:val="-379479909"/>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Adv21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[73]</w:t>
          </w:r>
          <w:r w:rsidR="001B3C22">
            <w:rPr>
              <w:rFonts w:ascii="Times New Roman" w:hAnsi="Times New Roman"/>
              <w:sz w:val="24"/>
              <w:szCs w:val="24"/>
            </w:rPr>
            <w:fldChar w:fldCharType="end"/>
          </w:r>
        </w:sdtContent>
      </w:sdt>
      <w:r w:rsidRPr="00376AFF">
        <w:rPr>
          <w:rFonts w:ascii="Times New Roman" w:hAnsi="Times New Roman"/>
          <w:sz w:val="24"/>
          <w:szCs w:val="24"/>
        </w:rPr>
        <w:t xml:space="preserve">; profiler for executions with code vectorization); TotalView (Rogue Wave Software, </w:t>
      </w:r>
      <w:r w:rsidR="000A7BE1">
        <w:rPr>
          <w:rFonts w:ascii="Times New Roman" w:hAnsi="Times New Roman"/>
          <w:sz w:val="24"/>
          <w:szCs w:val="24"/>
        </w:rPr>
        <w:t>2018,</w:t>
      </w:r>
      <w:sdt>
        <w:sdtPr>
          <w:rPr>
            <w:rFonts w:ascii="Times New Roman" w:hAnsi="Times New Roman"/>
            <w:sz w:val="24"/>
            <w:szCs w:val="24"/>
          </w:rPr>
          <w:id w:val="-340089427"/>
          <w:citation/>
        </w:sdtPr>
        <w:sdtEndPr/>
        <w:sdtContent>
          <w:r w:rsidR="000A7BE1">
            <w:rPr>
              <w:rFonts w:ascii="Times New Roman" w:hAnsi="Times New Roman"/>
              <w:sz w:val="24"/>
              <w:szCs w:val="24"/>
            </w:rPr>
            <w:fldChar w:fldCharType="begin"/>
          </w:r>
          <w:r w:rsidR="000A7BE1">
            <w:rPr>
              <w:rFonts w:ascii="Times New Roman" w:hAnsi="Times New Roman"/>
              <w:sz w:val="24"/>
              <w:szCs w:val="24"/>
              <w:lang w:val="it-IT"/>
            </w:rPr>
            <w:instrText xml:space="preserve"> CITATION Tot18 \l 1040 </w:instrText>
          </w:r>
          <w:r w:rsidR="000A7BE1">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[74]</w:t>
          </w:r>
          <w:r w:rsidR="000A7BE1">
            <w:rPr>
              <w:rFonts w:ascii="Times New Roman" w:hAnsi="Times New Roman"/>
              <w:sz w:val="24"/>
              <w:szCs w:val="24"/>
            </w:rPr>
            <w:fldChar w:fldCharType="end"/>
          </w:r>
        </w:sdtContent>
      </w:sdt>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14:paraId="3DEEAE67" w14:textId="77777777" w:rsidR="00093238" w:rsidRPr="00376AFF" w:rsidRDefault="00093238" w:rsidP="00093238">
      <w:pPr>
        <w:pStyle w:val="Normale1"/>
        <w:spacing w:line="240" w:lineRule="auto"/>
        <w:jc w:val="both"/>
        <w:rPr>
          <w:rFonts w:ascii="Times New Roman" w:eastAsia="Calibri" w:hAnsi="Times New Roman"/>
          <w:lang w:val="en-GB" w:eastAsia="en-US"/>
        </w:rPr>
      </w:pPr>
      <w:r w:rsidRPr="00E129B8">
        <w:rPr>
          <w:rFonts w:ascii="Times New Roman" w:hAnsi="Times New Roman"/>
          <w:lang w:val="en-GB"/>
        </w:rPr>
        <w:t>The replacement of a free tool with a proprietary tool (available with charge) is normally a reversible procedure which does not alter the functioning of the modelling chain.</w:t>
      </w:r>
    </w:p>
    <w:p w14:paraId="08A567A9" w14:textId="77777777" w:rsidR="00093238" w:rsidRDefault="00093238" w:rsidP="00093238">
      <w:pPr>
        <w:spacing w:after="0" w:line="240" w:lineRule="auto"/>
        <w:jc w:val="both"/>
        <w:rPr>
          <w:rFonts w:ascii="Times New Roman" w:hAnsi="Times New Roman"/>
          <w:sz w:val="24"/>
          <w:szCs w:val="24"/>
        </w:rPr>
      </w:pPr>
    </w:p>
    <w:p w14:paraId="4C866163" w14:textId="77777777" w:rsidR="00093238" w:rsidRDefault="00093238" w:rsidP="00093238">
      <w:pPr>
        <w:pStyle w:val="Amicarellititle2"/>
      </w:pPr>
      <w:bookmarkStart w:id="1001" w:name="_Toc86930706"/>
      <w:r>
        <w:t>The SRTM3 dataset and further DEM-DTM datasets</w:t>
      </w:r>
      <w:bookmarkEnd w:id="1001"/>
    </w:p>
    <w:p w14:paraId="5A52E622" w14:textId="211425EB"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w:t>
      </w:r>
      <w:r w:rsidR="00235197">
        <w:rPr>
          <w:rFonts w:ascii="Times New Roman" w:hAnsi="Times New Roman"/>
          <w:sz w:val="24"/>
          <w:szCs w:val="24"/>
        </w:rPr>
        <w:t xml:space="preserve"> 2014,</w:t>
      </w:r>
      <w:sdt>
        <w:sdtPr>
          <w:rPr>
            <w:rFonts w:ascii="Times New Roman" w:hAnsi="Times New Roman"/>
            <w:sz w:val="24"/>
            <w:szCs w:val="24"/>
          </w:rPr>
          <w:id w:val="-1833213890"/>
          <w:citation/>
        </w:sdtPr>
        <w:sdtEndPr/>
        <w:sdtContent>
          <w:r w:rsidR="00235197">
            <w:rPr>
              <w:rFonts w:ascii="Times New Roman" w:hAnsi="Times New Roman"/>
              <w:sz w:val="24"/>
              <w:szCs w:val="24"/>
            </w:rPr>
            <w:fldChar w:fldCharType="begin"/>
          </w:r>
          <w:r w:rsidR="00235197">
            <w:rPr>
              <w:rFonts w:ascii="Times New Roman" w:hAnsi="Times New Roman"/>
              <w:sz w:val="24"/>
              <w:szCs w:val="24"/>
              <w:lang w:val="it-IT"/>
            </w:rPr>
            <w:instrText xml:space="preserve"> CITATION SRT20 \l 1040 </w:instrText>
          </w:r>
          <w:r w:rsidR="00235197">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[75]</w:t>
          </w:r>
          <w:r w:rsidR="00235197">
            <w:rPr>
              <w:rFonts w:ascii="Times New Roman" w:hAnsi="Times New Roman"/>
              <w:sz w:val="24"/>
              <w:szCs w:val="24"/>
            </w:rPr>
            <w:fldChar w:fldCharType="end"/>
          </w:r>
        </w:sdtContent>
      </w:sdt>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w:t>
      </w:r>
      <w:r w:rsidR="001B3C22">
        <w:rPr>
          <w:rFonts w:ascii="Times New Roman" w:hAnsi="Times New Roman"/>
          <w:sz w:val="24"/>
          <w:szCs w:val="24"/>
        </w:rPr>
        <w:t>Rexer &amp; Hirt, 2014,</w:t>
      </w:r>
      <w:sdt>
        <w:sdtPr>
          <w:rPr>
            <w:rFonts w:ascii="Times New Roman" w:hAnsi="Times New Roman"/>
            <w:sz w:val="24"/>
            <w:szCs w:val="24"/>
          </w:rPr>
          <w:id w:val="-1151662815"/>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Rex14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[76]</w:t>
          </w:r>
          <w:r w:rsidR="001B3C22">
            <w:rPr>
              <w:rFonts w:ascii="Times New Roman" w:hAnsi="Times New Roman"/>
              <w:sz w:val="24"/>
              <w:szCs w:val="24"/>
            </w:rPr>
            <w:fldChar w:fldCharType="end"/>
          </w:r>
        </w:sdtContent>
      </w:sdt>
      <w:r w:rsidRPr="00376AFF">
        <w:rPr>
          <w:rFonts w:ascii="Times New Roman" w:hAnsi="Times New Roman"/>
          <w:sz w:val="24"/>
          <w:szCs w:val="24"/>
        </w:rPr>
        <w:t>). However, these estimations refer to almost the whole terrestrial surface, included the high-latitude regions where errors are definitely higher.</w:t>
      </w:r>
    </w:p>
    <w:p w14:paraId="39539805" w14:textId="77777777" w:rsidR="00093238" w:rsidRDefault="00093238" w:rsidP="00093238">
      <w:pPr>
        <w:spacing w:after="0" w:line="240" w:lineRule="auto"/>
        <w:jc w:val="both"/>
        <w:rPr>
          <w:rFonts w:ascii="Times New Roman" w:hAnsi="Times New Roman"/>
          <w:sz w:val="24"/>
          <w:szCs w:val="24"/>
        </w:rPr>
      </w:pPr>
      <w:ins w:id="1002" w:author="Amicarelli Andrea (RSE)" w:date="2021-03-15T15:32:00Z">
        <w:r>
          <w:rPr>
            <w:rFonts w:ascii="Times New Roman" w:hAnsi="Times New Roman"/>
            <w:sz w:val="24"/>
            <w:szCs w:val="24"/>
          </w:rPr>
          <w:t>Any additional DEM and DTM files might replace/integrate the SRTM3 DEM files for the current test case.</w:t>
        </w:r>
      </w:ins>
    </w:p>
    <w:p w14:paraId="56FBC059" w14:textId="77777777" w:rsidR="00093238" w:rsidRPr="00376AFF" w:rsidRDefault="00093238" w:rsidP="00093238">
      <w:pPr>
        <w:spacing w:after="0" w:line="240" w:lineRule="auto"/>
        <w:jc w:val="both"/>
        <w:rPr>
          <w:rFonts w:ascii="Times New Roman" w:hAnsi="Times New Roman"/>
          <w:sz w:val="24"/>
          <w:szCs w:val="24"/>
        </w:rPr>
      </w:pPr>
    </w:p>
    <w:p w14:paraId="130EE995" w14:textId="77777777" w:rsidR="00093238" w:rsidRDefault="00093238" w:rsidP="00093238">
      <w:pPr>
        <w:pStyle w:val="Amicarellititle2"/>
      </w:pPr>
      <w:bookmarkStart w:id="1003" w:name="_Toc86930707"/>
      <w:r>
        <w:t>GDAL</w:t>
      </w:r>
      <w:bookmarkEnd w:id="1003"/>
    </w:p>
    <w:p w14:paraId="3E23A50A" w14:textId="1D730D81"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w:t>
      </w:r>
      <w:r w:rsidR="001B3C22">
        <w:rPr>
          <w:rFonts w:ascii="Times New Roman" w:hAnsi="Times New Roman"/>
          <w:sz w:val="24"/>
          <w:szCs w:val="24"/>
        </w:rPr>
        <w:t xml:space="preserve"> 2021,</w:t>
      </w:r>
      <w:sdt>
        <w:sdtPr>
          <w:rPr>
            <w:rFonts w:ascii="Times New Roman" w:hAnsi="Times New Roman"/>
            <w:sz w:val="24"/>
            <w:szCs w:val="24"/>
          </w:rPr>
          <w:id w:val="1854068147"/>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GDA21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[77]</w:t>
          </w:r>
          <w:r w:rsidR="001B3C22">
            <w:rPr>
              <w:rFonts w:ascii="Times New Roman" w:hAnsi="Times New Roman"/>
              <w:sz w:val="24"/>
              <w:szCs w:val="24"/>
            </w:rPr>
            <w:fldChar w:fldCharType="end"/>
          </w:r>
        </w:sdtContent>
      </w:sdt>
      <w:r w:rsidRPr="00376AFF">
        <w:rPr>
          <w:rFonts w:ascii="Times New Roman" w:hAnsi="Times New Roman"/>
          <w:sz w:val="24"/>
          <w:szCs w:val="24"/>
        </w:rPr>
        <w:t>), the main QGIS library, can be used as an independent code. In the frame of the present modelling chain, GDAL allows to convert the DEM file format “.tif” in the alternative format “.</w:t>
      </w:r>
      <w:ins w:id="1004" w:author="Amicarelli Andrea (RSE)" w:date="2021-04-14T08:07:00Z">
        <w:r w:rsidR="004032D7">
          <w:rPr>
            <w:rFonts w:ascii="Times New Roman" w:hAnsi="Times New Roman"/>
            <w:sz w:val="24"/>
            <w:szCs w:val="24"/>
          </w:rPr>
          <w:t>asc</w:t>
        </w:r>
      </w:ins>
      <w:del w:id="1005" w:author="Amicarelli Andrea (RSE)" w:date="2021-04-14T08:07:00Z">
        <w:r w:rsidRPr="00376AFF" w:rsidDel="004032D7">
          <w:rPr>
            <w:rFonts w:ascii="Times New Roman" w:hAnsi="Times New Roman"/>
            <w:sz w:val="24"/>
            <w:szCs w:val="24"/>
          </w:rPr>
          <w:delText>dem</w:delText>
        </w:r>
      </w:del>
      <w:r w:rsidRPr="00376AFF">
        <w:rPr>
          <w:rFonts w:ascii="Times New Roman" w:hAnsi="Times New Roman"/>
          <w:sz w:val="24"/>
          <w:szCs w:val="24"/>
        </w:rPr>
        <w:t>”.</w:t>
      </w:r>
    </w:p>
    <w:p w14:paraId="787F350A" w14:textId="77777777" w:rsidR="00093238" w:rsidRDefault="00093238" w:rsidP="00093238">
      <w:pPr>
        <w:spacing w:after="0" w:line="240" w:lineRule="auto"/>
        <w:jc w:val="both"/>
        <w:rPr>
          <w:rFonts w:ascii="Times New Roman" w:hAnsi="Times New Roman"/>
          <w:sz w:val="24"/>
          <w:szCs w:val="24"/>
        </w:rPr>
      </w:pPr>
    </w:p>
    <w:p w14:paraId="4322BA9E" w14:textId="77777777" w:rsidR="00093238" w:rsidRDefault="00093238" w:rsidP="00093238">
      <w:pPr>
        <w:spacing w:after="0" w:line="240" w:lineRule="auto"/>
        <w:jc w:val="both"/>
        <w:rPr>
          <w:rFonts w:ascii="Times New Roman" w:hAnsi="Times New Roman"/>
          <w:sz w:val="24"/>
          <w:szCs w:val="24"/>
        </w:rPr>
      </w:pPr>
    </w:p>
    <w:tbl>
      <w:tblPr>
        <w:tblW w:w="5000" w:type="pct"/>
        <w:jc w:val="center"/>
        <w:tblLayout w:type="fixed"/>
        <w:tblLook w:val="04A0" w:firstRow="1" w:lastRow="0" w:firstColumn="1" w:lastColumn="0" w:noHBand="0" w:noVBand="1"/>
      </w:tblPr>
      <w:tblGrid>
        <w:gridCol w:w="9854"/>
      </w:tblGrid>
      <w:tr w:rsidR="00093238" w:rsidRPr="00376AFF" w14:paraId="01519DFA" w14:textId="77777777" w:rsidTr="0044085B">
        <w:trPr>
          <w:jc w:val="center"/>
        </w:trPr>
        <w:tc>
          <w:tcPr>
            <w:tcW w:w="5000" w:type="pct"/>
            <w:vAlign w:val="center"/>
          </w:tcPr>
          <w:p w14:paraId="265E0E26" w14:textId="77777777" w:rsidR="00093238" w:rsidRPr="00376AFF" w:rsidRDefault="00093238" w:rsidP="0044085B">
            <w:pPr>
              <w:spacing w:after="0" w:line="240" w:lineRule="auto"/>
              <w:jc w:val="center"/>
              <w:rPr>
                <w:position w:val="-10"/>
                <w:sz w:val="16"/>
                <w:szCs w:val="16"/>
              </w:rPr>
            </w:pPr>
            <w:commentRangeStart w:id="1006"/>
            <w:r w:rsidRPr="00376AFF">
              <w:rPr>
                <w:noProof/>
                <w:position w:val="-10"/>
                <w:sz w:val="16"/>
                <w:szCs w:val="16"/>
                <w:lang w:val="it-IT" w:eastAsia="it-IT"/>
              </w:rPr>
              <w:drawing>
                <wp:inline distT="0" distB="0" distL="0" distR="0" wp14:anchorId="26B53678" wp14:editId="10F75FF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1006"/>
            <w:r w:rsidRPr="00376AFF">
              <w:rPr>
                <w:rStyle w:val="Rimandocommento"/>
                <w:rFonts w:ascii="Times New Roman" w:eastAsia="Times New Roman" w:hAnsi="Times New Roman"/>
                <w:szCs w:val="20"/>
                <w:lang w:eastAsia="it-IT"/>
              </w:rPr>
              <w:commentReference w:id="1006"/>
            </w:r>
          </w:p>
        </w:tc>
      </w:tr>
    </w:tbl>
    <w:p w14:paraId="33262EF4" w14:textId="475A1FE1" w:rsidR="00093238" w:rsidRPr="00376AFF" w:rsidRDefault="00093238" w:rsidP="00093238">
      <w:pPr>
        <w:spacing w:after="0" w:line="240" w:lineRule="auto"/>
        <w:jc w:val="center"/>
        <w:rPr>
          <w:rFonts w:ascii="Times New Roman" w:hAnsi="Times New Roman"/>
          <w:szCs w:val="24"/>
        </w:rPr>
      </w:pPr>
      <w:bookmarkStart w:id="1007"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6B40CB">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6B40CB">
        <w:rPr>
          <w:rFonts w:ascii="Times New Roman" w:hAnsi="Times New Roman"/>
          <w:noProof/>
          <w:szCs w:val="24"/>
        </w:rPr>
        <w:t>1</w:t>
      </w:r>
      <w:r w:rsidRPr="00376AFF">
        <w:rPr>
          <w:rFonts w:ascii="Times New Roman" w:hAnsi="Times New Roman"/>
          <w:szCs w:val="24"/>
        </w:rPr>
        <w:fldChar w:fldCharType="end"/>
      </w:r>
      <w:bookmarkEnd w:id="1007"/>
      <w:r w:rsidRPr="00376AFF">
        <w:rPr>
          <w:rFonts w:ascii="Times New Roman" w:hAnsi="Times New Roman"/>
          <w:szCs w:val="24"/>
        </w:rPr>
        <w:t>. FOSS / Freeware / Open-Data tools of the modelling chain for SPHERA.</w:t>
      </w:r>
    </w:p>
    <w:p w14:paraId="5AE403C8" w14:textId="77777777" w:rsidR="00093238" w:rsidRDefault="00093238" w:rsidP="00093238">
      <w:pPr>
        <w:spacing w:after="0" w:line="240" w:lineRule="auto"/>
        <w:jc w:val="both"/>
        <w:rPr>
          <w:rFonts w:ascii="Times New Roman" w:hAnsi="Times New Roman"/>
          <w:sz w:val="24"/>
          <w:szCs w:val="24"/>
        </w:rPr>
      </w:pPr>
    </w:p>
    <w:p w14:paraId="7871FD63" w14:textId="77777777" w:rsidR="00093238" w:rsidRPr="00376AFF" w:rsidRDefault="00093238" w:rsidP="00093238">
      <w:pPr>
        <w:pStyle w:val="Amicarellititle2"/>
        <w:numPr>
          <w:ilvl w:val="1"/>
          <w:numId w:val="44"/>
        </w:numPr>
      </w:pPr>
      <w:bookmarkStart w:id="1008" w:name="_Toc86930708"/>
      <w:commentRangeStart w:id="1009"/>
      <w:r w:rsidRPr="00376AFF">
        <w:t>DEM2xyz</w:t>
      </w:r>
      <w:r>
        <w:t>: preliminary elaboration of the raw DEM and DTM files</w:t>
      </w:r>
      <w:commentRangeEnd w:id="1009"/>
      <w:r>
        <w:rPr>
          <w:rStyle w:val="Rimandocommento"/>
          <w:b w:val="0"/>
          <w:szCs w:val="20"/>
          <w:lang w:val="it-IT"/>
        </w:rPr>
        <w:commentReference w:id="1009"/>
      </w:r>
      <w:bookmarkEnd w:id="1008"/>
    </w:p>
    <w:p w14:paraId="4812AC83"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“DEM2xyz v.2.0” (RSE SpA) reads a “DEM” file and writes the associated DEM in a corresponding “xyz” file, possibly changing the spatial resolution (as </w:t>
      </w:r>
      <w:r>
        <w:rPr>
          <w:rFonts w:ascii="Times New Roman" w:hAnsi="Times New Roman"/>
          <w:lang w:val="en-GB"/>
        </w:rPr>
        <w:t>requested by the user). In case</w:t>
      </w:r>
    </w:p>
    <w:p w14:paraId="0F70E6A6"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r w:rsidRPr="00757569">
        <w:rPr>
          <w:rFonts w:ascii="Times New Roman" w:hAnsi="Times New Roman"/>
          <w:i/>
          <w:lang w:val="en-GB"/>
        </w:rPr>
        <w:t>lon</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lat</w:t>
      </w:r>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ins w:id="1010" w:author="Amicarelli Andrea (RSE)" w:date="2021-03-15T15:38:00Z">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ins>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ins w:id="1011" w:author="Amicarelli Andrea (RSE)" w:date="2021-03-15T15:39:00Z">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set to the same height</w:t>
        </w:r>
      </w:ins>
      <w:r w:rsidRPr="00376AFF">
        <w:rPr>
          <w:rFonts w:ascii="Times New Roman" w:hAnsi="Times New Roman"/>
          <w:lang w:val="en-GB"/>
        </w:rPr>
        <w: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14:paraId="794D2599" w14:textId="77777777" w:rsidR="00093238" w:rsidRDefault="00093238" w:rsidP="00093238">
      <w:pPr>
        <w:pStyle w:val="Normale1"/>
        <w:spacing w:line="240" w:lineRule="auto"/>
        <w:jc w:val="both"/>
        <w:rPr>
          <w:ins w:id="1012" w:author="Amicarelli Andrea (RSE)" w:date="2021-03-15T15:40:00Z"/>
          <w:rFonts w:ascii="Times New Roman" w:hAnsi="Times New Roman"/>
          <w:lang w:val="en-GB"/>
        </w:rPr>
      </w:pPr>
      <w:ins w:id="1013" w:author="Amicarelli Andrea (RSE)" w:date="2021-03-15T15:40:00Z">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ins>
    </w:p>
    <w:p w14:paraId="1FA860BC" w14:textId="77777777" w:rsidR="00093238" w:rsidRDefault="00093238" w:rsidP="00093238">
      <w:pPr>
        <w:pStyle w:val="Normale1"/>
        <w:spacing w:line="240" w:lineRule="auto"/>
        <w:jc w:val="both"/>
        <w:rPr>
          <w:rFonts w:ascii="Times New Roman" w:hAnsi="Times New Roman"/>
          <w:lang w:val="en-GB"/>
        </w:rPr>
      </w:pPr>
    </w:p>
    <w:p w14:paraId="1993D368" w14:textId="77777777" w:rsidR="00093238" w:rsidRPr="00376AFF" w:rsidRDefault="00093238" w:rsidP="00093238">
      <w:pPr>
        <w:pStyle w:val="Amicarellititle2"/>
        <w:numPr>
          <w:ilvl w:val="1"/>
          <w:numId w:val="44"/>
        </w:numPr>
      </w:pPr>
      <w:bookmarkStart w:id="1014" w:name="_Toc86930709"/>
      <w:commentRangeStart w:id="1015"/>
      <w:r>
        <w:t>Paraview</w:t>
      </w:r>
      <w:commentRangeEnd w:id="1015"/>
      <w:r>
        <w:rPr>
          <w:rStyle w:val="Rimandocommento"/>
          <w:b w:val="0"/>
          <w:szCs w:val="20"/>
          <w:lang w:val="it-IT"/>
        </w:rPr>
        <w:commentReference w:id="1015"/>
      </w:r>
      <w:r>
        <w:t>: post-processing  of the preliminary DEM and DTM files</w:t>
      </w:r>
      <w:bookmarkEnd w:id="1014"/>
    </w:p>
    <w:p w14:paraId="5721FEB8" w14:textId="481A37EE"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“.xyz”</w:t>
      </w:r>
      <w:r w:rsidRPr="00376AFF">
        <w:rPr>
          <w:rFonts w:ascii="Times New Roman" w:hAnsi="Times New Roman"/>
          <w:lang w:val="en-GB"/>
        </w:rPr>
        <w:t>) can be post-processed by means of Paraview</w:t>
      </w:r>
      <w:r>
        <w:rPr>
          <w:rFonts w:ascii="Times New Roman" w:hAnsi="Times New Roman"/>
          <w:lang w:val="en-GB"/>
        </w:rPr>
        <w:t xml:space="preserve"> </w:t>
      </w:r>
      <w:r w:rsidRPr="00E129B8">
        <w:rPr>
          <w:rFonts w:ascii="Times New Roman" w:hAnsi="Times New Roman"/>
          <w:lang w:val="en-GB"/>
        </w:rPr>
        <w:t xml:space="preserve">(Kitware, </w:t>
      </w:r>
      <w:r w:rsidR="001B3C22">
        <w:rPr>
          <w:rFonts w:ascii="Times New Roman" w:hAnsi="Times New Roman"/>
          <w:lang w:val="en-GB"/>
        </w:rPr>
        <w:t>2021,</w:t>
      </w:r>
      <w:sdt>
        <w:sdtPr>
          <w:rPr>
            <w:rFonts w:ascii="Times New Roman" w:hAnsi="Times New Roman"/>
            <w:lang w:val="en-GB"/>
          </w:rPr>
          <w:id w:val="326255087"/>
          <w:citation/>
        </w:sdtPr>
        <w:sdtEndPr/>
        <w:sdtContent>
          <w:r w:rsidR="001B3C22">
            <w:rPr>
              <w:rFonts w:ascii="Times New Roman" w:hAnsi="Times New Roman"/>
              <w:lang w:val="en-GB"/>
            </w:rPr>
            <w:fldChar w:fldCharType="begin"/>
          </w:r>
          <w:r w:rsidR="001B3C22">
            <w:rPr>
              <w:rFonts w:ascii="Times New Roman" w:hAnsi="Times New Roman"/>
            </w:rPr>
            <w:instrText xml:space="preserve"> CITATION Par19 \l 1040 </w:instrText>
          </w:r>
          <w:r w:rsidR="001B3C22">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[78]</w:t>
          </w:r>
          <w:r w:rsidR="001B3C22">
            <w:rPr>
              <w:rFonts w:ascii="Times New Roman" w:hAnsi="Times New Roman"/>
              <w:lang w:val="en-GB"/>
            </w:rPr>
            <w:fldChar w:fldCharType="end"/>
          </w:r>
        </w:sdtContent>
      </w:sdt>
      <w:r w:rsidRPr="00E129B8">
        <w:rPr>
          <w:rFonts w:ascii="Times New Roman" w:hAnsi="Times New Roman"/>
          <w:lang w:val="en-GB"/>
        </w:rPr>
        <w:t>)</w:t>
      </w:r>
      <w:r w:rsidRPr="00376AFF">
        <w:rPr>
          <w:rFonts w:ascii="Times New Roman" w:hAnsi="Times New Roman"/>
          <w:lang w:val="en-GB"/>
        </w:rPr>
        <w:t>, by executing the following procedure:</w:t>
      </w:r>
    </w:p>
    <w:p w14:paraId="4E35ACB0"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
    <w:p w14:paraId="7C2EBF97"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“TabletoPoints”;</w:t>
      </w:r>
    </w:p>
    <w:p w14:paraId="2878F406" w14:textId="77777777"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eventually cut the proper domain especially if the virtual memory is insufficient;</w:t>
      </w:r>
    </w:p>
    <w:p w14:paraId="433660DF"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
    <w:p w14:paraId="182F2AEC"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14:paraId="648E6664" w14:textId="77777777" w:rsidR="00093238" w:rsidRDefault="00093238" w:rsidP="00093238">
      <w:pPr>
        <w:pStyle w:val="Normale1"/>
        <w:spacing w:line="240" w:lineRule="auto"/>
        <w:jc w:val="both"/>
        <w:rPr>
          <w:rFonts w:ascii="Times New Roman" w:hAnsi="Times New Roman"/>
          <w:lang w:val="en-GB"/>
        </w:rPr>
      </w:pPr>
      <w:r w:rsidRPr="00C879BF">
        <w:rPr>
          <w:rFonts w:ascii="Times New Roman" w:hAnsi="Times New Roman"/>
          <w:lang w:val="en-GB"/>
        </w:rPr>
        <w:lastRenderedPageBreak/>
        <w:t>Paraview also allows to cut the numerical domain (the cuts have to be far enough from the water bodies not to disable the procedures to extrude the water bodies from the DEM), circumscribes the water bodies, draws the possible filing/digging regions, detects the dam toe and the most upstream point over the coastline of the water bodies.</w:t>
      </w:r>
    </w:p>
    <w:p w14:paraId="45FAEF2E" w14:textId="77777777" w:rsidR="00093238" w:rsidRDefault="00093238" w:rsidP="00093238">
      <w:pPr>
        <w:pStyle w:val="Normale1"/>
        <w:spacing w:line="240" w:lineRule="auto"/>
        <w:jc w:val="both"/>
        <w:rPr>
          <w:rFonts w:ascii="Times New Roman" w:hAnsi="Times New Roman"/>
          <w:lang w:val="en-GB"/>
        </w:rPr>
      </w:pPr>
    </w:p>
    <w:p w14:paraId="46B6A448" w14:textId="77777777" w:rsidR="00093238" w:rsidRPr="00376AFF" w:rsidRDefault="00093238" w:rsidP="00093238">
      <w:pPr>
        <w:pStyle w:val="Amicarellititle2"/>
        <w:numPr>
          <w:ilvl w:val="1"/>
          <w:numId w:val="44"/>
        </w:numPr>
      </w:pPr>
      <w:bookmarkStart w:id="1016" w:name="_Ref57193757"/>
      <w:bookmarkStart w:id="1017" w:name="_Toc86930710"/>
      <w:commentRangeStart w:id="1018"/>
      <w:r w:rsidRPr="00376AFF">
        <w:t>Elaboration</w:t>
      </w:r>
      <w:bookmarkEnd w:id="1016"/>
      <w:r w:rsidRPr="00376AFF">
        <w:t xml:space="preserve"> of a unique DEM-DTM integrated surface</w:t>
      </w:r>
      <w:commentRangeEnd w:id="1018"/>
      <w:r>
        <w:rPr>
          <w:rStyle w:val="Rimandocommento"/>
          <w:b w:val="0"/>
          <w:i/>
          <w:szCs w:val="20"/>
        </w:rPr>
        <w:commentReference w:id="1018"/>
      </w:r>
      <w:bookmarkEnd w:id="1017"/>
    </w:p>
    <w:p w14:paraId="67C93F90" w14:textId="6F63C6F4"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Hereafter is reported a use procedure for integrating several DEM (Digital Elevation Model) files with the associated DTM (Digital Terrain Model) files in a unique wall boundary for SPH simulations, by means of the following software tools: Paraview (Kitware, 2020, </w:t>
      </w:r>
      <w:sdt>
        <w:sdtPr>
          <w:rPr>
            <w:rFonts w:ascii="Times New Roman" w:hAnsi="Times New Roman"/>
            <w:sz w:val="24"/>
            <w:szCs w:val="24"/>
          </w:rPr>
          <w:id w:val="-1759284425"/>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Par19 \l 1040 </w:instrText>
          </w:r>
          <w:r w:rsidR="00E177E2">
            <w:rPr>
              <w:rFonts w:ascii="Times New Roman" w:hAnsi="Times New Roman"/>
              <w:sz w:val="24"/>
              <w:szCs w:val="24"/>
            </w:rPr>
            <w:fldChar w:fldCharType="separate"/>
          </w:r>
          <w:r w:rsidR="006B40CB" w:rsidRPr="006B40CB">
            <w:rPr>
              <w:rFonts w:ascii="Times New Roman" w:hAnsi="Times New Roman"/>
              <w:noProof/>
              <w:sz w:val="24"/>
              <w:szCs w:val="24"/>
              <w:lang w:val="it-IT"/>
            </w:rPr>
            <w:t>[78]</w:t>
          </w:r>
          <w:r w:rsidR="00E177E2">
            <w:rPr>
              <w:rFonts w:ascii="Times New Roman" w:hAnsi="Times New Roman"/>
              <w:sz w:val="24"/>
              <w:szCs w:val="24"/>
            </w:rPr>
            <w:fldChar w:fldCharType="end"/>
          </w:r>
        </w:sdtContent>
      </w:sdt>
      <w:r w:rsidRPr="00376AFF">
        <w:rPr>
          <w:rFonts w:ascii="Times New Roman" w:hAnsi="Times New Roman"/>
          <w:sz w:val="24"/>
          <w:szCs w:val="24"/>
        </w:rPr>
        <w:t>); DEM2xyz (2020,</w:t>
      </w:r>
      <w:sdt>
        <w:sdtPr>
          <w:rPr>
            <w:rFonts w:ascii="Times New Roman" w:hAnsi="Times New Roman"/>
            <w:sz w:val="24"/>
            <w:szCs w:val="24"/>
          </w:rPr>
          <w:id w:val="-1833912084"/>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DEM20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[79]</w:t>
          </w:r>
          <w:r w:rsidR="00E177E2">
            <w:rPr>
              <w:rFonts w:ascii="Times New Roman" w:hAnsi="Times New Roman"/>
              <w:sz w:val="24"/>
              <w:szCs w:val="24"/>
            </w:rPr>
            <w:fldChar w:fldCharType="end"/>
          </w:r>
        </w:sdtContent>
      </w:sdt>
      <w:r w:rsidRPr="00376AFF">
        <w:rPr>
          <w:rFonts w:ascii="Times New Roman" w:hAnsi="Times New Roman"/>
          <w:sz w:val="24"/>
          <w:szCs w:val="24"/>
        </w:rPr>
        <w:t>); ply2SPHERA_perimeter (2020,</w:t>
      </w:r>
      <w:sdt>
        <w:sdtPr>
          <w:rPr>
            <w:rFonts w:ascii="Times New Roman" w:hAnsi="Times New Roman"/>
            <w:sz w:val="24"/>
            <w:szCs w:val="24"/>
          </w:rPr>
          <w:id w:val="1548719822"/>
          <w:citation/>
        </w:sdtPr>
        <w:sdtEndPr/>
        <w:sdtContent>
          <w:r w:rsidR="00E177E2">
            <w:rPr>
              <w:rFonts w:ascii="Times New Roman" w:hAnsi="Times New Roman"/>
              <w:sz w:val="24"/>
              <w:szCs w:val="24"/>
            </w:rPr>
            <w:fldChar w:fldCharType="begin"/>
          </w:r>
          <w:r w:rsidR="001B3C22">
            <w:rPr>
              <w:rFonts w:ascii="Times New Roman" w:hAnsi="Times New Roman"/>
              <w:sz w:val="24"/>
              <w:szCs w:val="24"/>
              <w:lang w:val="it-IT"/>
            </w:rPr>
            <w:instrText xml:space="preserve">CITATION ply20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[80]</w:t>
          </w:r>
          <w:r w:rsidR="00E177E2">
            <w:rPr>
              <w:rFonts w:ascii="Times New Roman" w:hAnsi="Times New Roman"/>
              <w:sz w:val="24"/>
              <w:szCs w:val="24"/>
            </w:rPr>
            <w:fldChar w:fldCharType="end"/>
          </w:r>
        </w:sdtContent>
      </w:sdt>
      <w:r w:rsidRPr="00376AFF">
        <w:rPr>
          <w:rFonts w:ascii="Times New Roman" w:hAnsi="Times New Roman"/>
          <w:sz w:val="24"/>
          <w:szCs w:val="24"/>
        </w:rPr>
        <w:t>); Grid Interpolator (2020,</w:t>
      </w:r>
      <w:sdt>
        <w:sdtPr>
          <w:rPr>
            <w:rFonts w:ascii="Times New Roman" w:hAnsi="Times New Roman"/>
            <w:sz w:val="24"/>
            <w:szCs w:val="24"/>
          </w:rPr>
          <w:id w:val="1927142293"/>
          <w:citation/>
        </w:sdtPr>
        <w:sdtEndPr/>
        <w:sdtContent>
          <w:r w:rsidR="00E177E2">
            <w:rPr>
              <w:rFonts w:ascii="Times New Roman" w:hAnsi="Times New Roman"/>
              <w:sz w:val="24"/>
              <w:szCs w:val="24"/>
            </w:rPr>
            <w:fldChar w:fldCharType="begin"/>
          </w:r>
          <w:r w:rsidR="00E177E2">
            <w:rPr>
              <w:rFonts w:ascii="Times New Roman" w:hAnsi="Times New Roman"/>
              <w:sz w:val="24"/>
              <w:szCs w:val="24"/>
              <w:lang w:val="it-IT"/>
            </w:rPr>
            <w:instrText xml:space="preserve"> CITATION Gri20 \l 1040 </w:instrText>
          </w:r>
          <w:r w:rsidR="00E177E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[81]</w:t>
          </w:r>
          <w:r w:rsidR="00E177E2">
            <w:rPr>
              <w:rFonts w:ascii="Times New Roman" w:hAnsi="Times New Roman"/>
              <w:sz w:val="24"/>
              <w:szCs w:val="24"/>
            </w:rPr>
            <w:fldChar w:fldCharType="end"/>
          </w:r>
        </w:sdtContent>
      </w:sdt>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14:paraId="2E98563F" w14:textId="77777777"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14:paraId="25318E0C" w14:textId="77777777"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r w:rsidRPr="00376AFF">
        <w:rPr>
          <w:i/>
          <w:lang w:val="en-GB"/>
        </w:rPr>
        <w:t>z</w:t>
      </w:r>
      <w:r w:rsidRPr="00376AFF">
        <w:rPr>
          <w:i/>
          <w:vertAlign w:val="subscript"/>
          <w:lang w:val="en-GB"/>
        </w:rPr>
        <w:t>diff</w:t>
      </w:r>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
    <w:p w14:paraId="7923300F" w14:textId="77777777"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6048FB">
        <w:rPr>
          <w:lang w:val="en-GB"/>
        </w:rPr>
        <w:t>z</w:t>
      </w:r>
      <w:r w:rsidRPr="006048FB">
        <w:rPr>
          <w:vertAlign w:val="subscript"/>
          <w:lang w:val="en-GB"/>
        </w:rPr>
        <w:t>diff</w:t>
      </w:r>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14:paraId="55F79726"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14:paraId="166E75A2"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remove the power lines, the electricity pylons and the other truss structures as they are extruded to the ground as impermeable obstacles;</w:t>
      </w:r>
    </w:p>
    <w:p w14:paraId="26A37FC0"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
    <w:p w14:paraId="6968AF8E"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limited; </w:t>
      </w:r>
    </w:p>
    <w:p w14:paraId="7023CD60"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clearly fictitious obstacles (i.e., the DEM bugs) from the riverbeds;</w:t>
      </w:r>
    </w:p>
    <w:p w14:paraId="288AC035"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“.csv” to the “.xyz” format for Grid Interpolator (one can use the commands “cut” and “paste” from Linux terminal);</w:t>
      </w:r>
    </w:p>
    <w:p w14:paraId="6DFC6D1E"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“.xyz” to the “.</w:t>
      </w:r>
      <w:ins w:id="1019" w:author="Amicarelli Andrea (RSE)" w:date="2021-04-14T08:08:00Z">
        <w:r w:rsidR="004032D7">
          <w:rPr>
            <w:rFonts w:eastAsia="Calibri"/>
            <w:lang w:val="en-GB"/>
          </w:rPr>
          <w:t>asc</w:t>
        </w:r>
      </w:ins>
      <w:del w:id="1020" w:author="Amicarelli Andrea (RSE)" w:date="2021-04-14T08:08:00Z">
        <w:r w:rsidRPr="00376AFF" w:rsidDel="004032D7">
          <w:rPr>
            <w:rFonts w:eastAsia="Calibri"/>
            <w:lang w:val="en-GB"/>
          </w:rPr>
          <w:delText>dem</w:delText>
        </w:r>
      </w:del>
      <w:r w:rsidRPr="00376AFF">
        <w:rPr>
          <w:rFonts w:eastAsia="Calibri"/>
          <w:lang w:val="en-GB"/>
        </w:rPr>
        <w:t>” format by means of Grid Interpolator;</w:t>
      </w:r>
    </w:p>
    <w:p w14:paraId="07F31D20"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r w:rsidRPr="00376AFF">
        <w:rPr>
          <w:i/>
          <w:lang w:val="en-GB"/>
        </w:rPr>
        <w:t>z</w:t>
      </w:r>
      <w:r w:rsidRPr="00376AFF">
        <w:rPr>
          <w:i/>
          <w:vertAlign w:val="subscript"/>
          <w:lang w:val="en-GB"/>
        </w:rPr>
        <w:t>diff,digs</w:t>
      </w:r>
      <w:r w:rsidRPr="00376AFF">
        <w:rPr>
          <w:rFonts w:eastAsia="Calibri"/>
          <w:lang w:val="en-GB"/>
        </w:rPr>
        <w:t>) from the “.</w:t>
      </w:r>
      <w:ins w:id="1021" w:author="Amicarelli Andrea (RSE)" w:date="2021-04-14T08:08:00Z">
        <w:r w:rsidR="004032D7">
          <w:rPr>
            <w:rFonts w:eastAsia="Calibri"/>
            <w:lang w:val="en-GB"/>
          </w:rPr>
          <w:t>asc</w:t>
        </w:r>
      </w:ins>
      <w:del w:id="1022" w:author="Amicarelli Andrea (RSE)" w:date="2021-04-14T08:08:00Z">
        <w:r w:rsidRPr="00376AFF" w:rsidDel="004032D7">
          <w:rPr>
            <w:rFonts w:eastAsia="Calibri"/>
            <w:lang w:val="en-GB"/>
          </w:rPr>
          <w:delText>dem</w:delText>
        </w:r>
      </w:del>
      <w:r w:rsidRPr="00376AFF">
        <w:rPr>
          <w:rFonts w:eastAsia="Calibri"/>
          <w:lang w:val="en-GB"/>
        </w:rPr>
        <w:t>” to the “.xyz” format;</w:t>
      </w:r>
    </w:p>
    <w:p w14:paraId="14B1069B" w14:textId="77777777"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Paraview the field of </w:t>
      </w:r>
      <w:r w:rsidRPr="00376AFF">
        <w:rPr>
          <w:i/>
          <w:lang w:val="en-GB"/>
        </w:rPr>
        <w:t>z</w:t>
      </w:r>
      <w:r w:rsidRPr="00376AFF">
        <w:rPr>
          <w:i/>
          <w:vertAlign w:val="subscript"/>
          <w:lang w:val="en-GB"/>
        </w:rPr>
        <w:t>diff,digs</w:t>
      </w:r>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filtered with respect to the sub-grid roughness and DEM bugs;</w:t>
      </w:r>
    </w:p>
    <w:p w14:paraId="665721B4" w14:textId="77777777" w:rsidR="00093238" w:rsidRPr="00E129B8" w:rsidRDefault="00093238" w:rsidP="00093238">
      <w:pPr>
        <w:pStyle w:val="Paragrafoelenco"/>
        <w:ind w:left="0"/>
        <w:jc w:val="both"/>
        <w:rPr>
          <w:lang w:val="en-GB"/>
        </w:rPr>
      </w:pPr>
      <w:r w:rsidRPr="00E129B8">
        <w:rPr>
          <w:lang w:val="en-GB"/>
        </w:rPr>
        <w:t>--</w:t>
      </w:r>
    </w:p>
    <w:p w14:paraId="37B4D57A" w14:textId="77777777" w:rsidR="00093238" w:rsidRPr="00E129B8" w:rsidRDefault="00093238" w:rsidP="00093238">
      <w:pPr>
        <w:pStyle w:val="Paragrafoelenco"/>
        <w:ind w:left="0"/>
        <w:jc w:val="both"/>
        <w:rPr>
          <w:lang w:val="en-GB"/>
        </w:rPr>
      </w:pPr>
      <w:r w:rsidRPr="00E129B8">
        <w:rPr>
          <w:lang w:val="en-GB"/>
        </w:rPr>
        <w:t>The Paraview use procedure for the DEM/DTM elaboration needs a filter for the local height difference between the DEM and the DTM. Hereafter the formulation of a generic filter in case one only uses the integer rounding function (“</w:t>
      </w:r>
      <w:r w:rsidRPr="00E129B8">
        <w:rPr>
          <w:i/>
          <w:lang w:val="en-GB"/>
        </w:rPr>
        <w:t>rint</w:t>
      </w:r>
      <w:r w:rsidRPr="00E129B8">
        <w:rPr>
          <w:lang w:val="en-GB"/>
        </w:rPr>
        <w:t>”) as discontinuous function. This is the case when using Paraview without Python scripts (Paraview filter “Python Caculator”; no “</w:t>
      </w:r>
      <w:r w:rsidRPr="00E129B8">
        <w:rPr>
          <w:i/>
          <w:lang w:val="en-GB"/>
        </w:rPr>
        <w:t>if</w:t>
      </w:r>
      <w:r w:rsidRPr="00E129B8">
        <w:rPr>
          <w:lang w:val="en-GB"/>
        </w:rPr>
        <w:t>” construct is available, no other discontinuous function is avilable such as the Heaviside step).</w:t>
      </w:r>
    </w:p>
    <w:p w14:paraId="2F6E700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r w:rsidRPr="00376AFF">
        <w:rPr>
          <w:rFonts w:ascii="Times New Roman" w:hAnsi="Times New Roman"/>
          <w:i/>
          <w:lang w:val="en-GB"/>
        </w:rPr>
        <w:t>z</w:t>
      </w:r>
      <w:r w:rsidRPr="00376AFF">
        <w:rPr>
          <w:rFonts w:ascii="Times New Roman" w:hAnsi="Times New Roman"/>
          <w:i/>
          <w:vertAlign w:val="subscript"/>
          <w:lang w:val="en-GB"/>
        </w:rPr>
        <w:t>DEM,filt</w:t>
      </w:r>
      <w:r w:rsidRPr="00376AFF">
        <w:rPr>
          <w:rFonts w:ascii="Times New Roman" w:hAnsi="Times New Roman"/>
          <w:lang w:val="en-GB"/>
        </w:rPr>
        <w:t>, -m-) depends on the DEM height (</w:t>
      </w:r>
      <w:r w:rsidRPr="00376AFF">
        <w:rPr>
          <w:rFonts w:ascii="Times New Roman" w:hAnsi="Times New Roman"/>
          <w:i/>
          <w:lang w:val="en-GB"/>
        </w:rPr>
        <w:t>z</w:t>
      </w:r>
      <w:r w:rsidRPr="00376AFF">
        <w:rPr>
          <w:rFonts w:ascii="Times New Roman" w:hAnsi="Times New Roman"/>
          <w:i/>
          <w:vertAlign w:val="subscript"/>
          <w:lang w:val="en-GB"/>
        </w:rPr>
        <w:t>DEM</w:t>
      </w:r>
      <w:r>
        <w:rPr>
          <w:rFonts w:ascii="Times New Roman" w:hAnsi="Times New Roman"/>
          <w:lang w:val="en-GB"/>
        </w:rPr>
        <w:t xml:space="preserve">, </w:t>
      </w:r>
      <w:r w:rsidRPr="00376AFF">
        <w:rPr>
          <w:rFonts w:ascii="Times New Roman" w:hAnsi="Times New Roman"/>
          <w:lang w:val="en-GB"/>
        </w:rPr>
        <w:t>m), the DTM height (</w:t>
      </w:r>
      <w:r w:rsidRPr="00376AFF">
        <w:rPr>
          <w:rFonts w:ascii="Times New Roman" w:hAnsi="Times New Roman"/>
          <w:i/>
          <w:lang w:val="en-GB"/>
        </w:rPr>
        <w:t>z</w:t>
      </w:r>
      <w:r w:rsidRPr="00376AFF">
        <w:rPr>
          <w:rFonts w:ascii="Times New Roman" w:hAnsi="Times New Roman"/>
          <w:i/>
          <w:vertAlign w:val="subscript"/>
          <w:lang w:val="en-GB"/>
        </w:rPr>
        <w:t>DTM</w:t>
      </w:r>
      <w:r>
        <w:rPr>
          <w:rFonts w:ascii="Times New Roman" w:hAnsi="Times New Roman"/>
          <w:lang w:val="en-GB"/>
        </w:rPr>
        <w:t>, m</w:t>
      </w:r>
      <w:r w:rsidRPr="00376AFF">
        <w:rPr>
          <w:rFonts w:ascii="Times New Roman" w:hAnsi="Times New Roman"/>
          <w:lang w:val="en-GB"/>
        </w:rPr>
        <w:t>), the filter threshold on the height difference (</w:t>
      </w:r>
      <w:r w:rsidRPr="00376AFF">
        <w:rPr>
          <w:rFonts w:ascii="Times New Roman" w:hAnsi="Times New Roman"/>
          <w:i/>
          <w:lang w:val="en-GB"/>
        </w:rPr>
        <w:t>z</w:t>
      </w:r>
      <w:r w:rsidRPr="00376AFF">
        <w:rPr>
          <w:rFonts w:ascii="Times New Roman" w:hAnsi="Times New Roman"/>
          <w:i/>
          <w:vertAlign w:val="subscript"/>
          <w:lang w:val="en-GB"/>
        </w:rPr>
        <w:t>diff,thr</w:t>
      </w:r>
      <w:r>
        <w:rPr>
          <w:rFonts w:ascii="Times New Roman" w:hAnsi="Times New Roman"/>
          <w:lang w:val="en-GB"/>
        </w:rPr>
        <w:t xml:space="preserve"> m</w:t>
      </w:r>
      <w:r w:rsidRPr="00376AFF">
        <w:rPr>
          <w:rFonts w:ascii="Times New Roman" w:hAnsi="Times New Roman"/>
          <w:lang w:val="en-GB"/>
        </w:rPr>
        <w:t xml:space="preserve">) and the height precision </w:t>
      </w:r>
      <w:r w:rsidRPr="00376AFF">
        <w:rPr>
          <w:rFonts w:ascii="Times New Roman" w:hAnsi="Times New Roman"/>
          <w:i/>
          <w:lang w:val="en-GB"/>
        </w:rPr>
        <w:t>z</w:t>
      </w:r>
      <w:r w:rsidRPr="00376AFF">
        <w:rPr>
          <w:rFonts w:ascii="Times New Roman" w:hAnsi="Times New Roman"/>
          <w:i/>
          <w:vertAlign w:val="subscript"/>
          <w:lang w:val="en-GB"/>
        </w:rPr>
        <w:t>pr</w:t>
      </w:r>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14:paraId="3D1729C1" w14:textId="77777777" w:rsidTr="0044085B">
        <w:tc>
          <w:tcPr>
            <w:tcW w:w="4539" w:type="pct"/>
            <w:vAlign w:val="center"/>
          </w:tcPr>
          <w:p w14:paraId="3ACD8E8C" w14:textId="77777777" w:rsidR="00093238" w:rsidRPr="00376AFF" w:rsidRDefault="00093238" w:rsidP="0044085B">
            <w:pPr>
              <w:jc w:val="center"/>
            </w:pPr>
            <w:r w:rsidRPr="00376AFF">
              <w:rPr>
                <w:position w:val="-14"/>
              </w:rPr>
              <w:object w:dxaOrig="2240" w:dyaOrig="380" w14:anchorId="7D28DC9E">
                <v:shape id="_x0000_i1275" type="#_x0000_t75" style="width:106.2pt;height:19.8pt" o:ole="">
                  <v:imagedata r:id="rId515" o:title=""/>
                </v:shape>
                <o:OLEObject Type="Embed" ProgID="Equation.3" ShapeID="_x0000_i1275" DrawAspect="Content" ObjectID="_1700915003" r:id="rId516"/>
              </w:object>
            </w:r>
          </w:p>
          <w:p w14:paraId="7AE252F1" w14:textId="77777777" w:rsidR="00093238" w:rsidRPr="00376AFF" w:rsidRDefault="00093238" w:rsidP="0044085B">
            <w:pPr>
              <w:jc w:val="center"/>
            </w:pPr>
            <w:r w:rsidRPr="00376AFF">
              <w:rPr>
                <w:position w:val="-14"/>
              </w:rPr>
              <w:object w:dxaOrig="2060" w:dyaOrig="380" w14:anchorId="23A49675">
                <v:shape id="_x0000_i1276" type="#_x0000_t75" style="width:97.8pt;height:19.8pt" o:ole="">
                  <v:imagedata r:id="rId517" o:title=""/>
                </v:shape>
                <o:OLEObject Type="Embed" ProgID="Equation.3" ShapeID="_x0000_i1276" DrawAspect="Content" ObjectID="_1700915004" r:id="rId518"/>
              </w:object>
            </w:r>
          </w:p>
          <w:p w14:paraId="5794EFB2" w14:textId="77777777" w:rsidR="00093238" w:rsidRPr="00376AFF" w:rsidRDefault="00093238" w:rsidP="0044085B">
            <w:pPr>
              <w:jc w:val="center"/>
            </w:pPr>
            <w:r w:rsidRPr="00376AFF">
              <w:rPr>
                <w:position w:val="-34"/>
              </w:rPr>
              <w:object w:dxaOrig="4400" w:dyaOrig="800" w14:anchorId="7C2CC01F">
                <v:shape id="_x0000_i1277" type="#_x0000_t75" style="width:208.2pt;height:41.4pt" o:ole="">
                  <v:imagedata r:id="rId519" o:title=""/>
                </v:shape>
                <o:OLEObject Type="Embed" ProgID="Equation.3" ShapeID="_x0000_i1277" DrawAspect="Content" ObjectID="_1700915005" r:id="rId520"/>
              </w:object>
            </w:r>
          </w:p>
          <w:p w14:paraId="07BC5B28" w14:textId="77777777" w:rsidR="00093238" w:rsidRPr="00376AFF" w:rsidRDefault="00093238" w:rsidP="0044085B">
            <w:pPr>
              <w:spacing w:line="240" w:lineRule="auto"/>
              <w:jc w:val="center"/>
              <w:rPr>
                <w:rFonts w:ascii="Times New Roman" w:hAnsi="Times New Roman"/>
                <w:position w:val="-30"/>
                <w:sz w:val="24"/>
                <w:szCs w:val="24"/>
              </w:rPr>
            </w:pPr>
            <w:r w:rsidRPr="00376AFF">
              <w:rPr>
                <w:position w:val="-34"/>
              </w:rPr>
              <w:object w:dxaOrig="3460" w:dyaOrig="800" w14:anchorId="5BD35940">
                <v:shape id="_x0000_i1278" type="#_x0000_t75" style="width:162.6pt;height:39.6pt" o:ole="">
                  <v:imagedata r:id="rId521" o:title=""/>
                </v:shape>
                <o:OLEObject Type="Embed" ProgID="Equation.3" ShapeID="_x0000_i1278" DrawAspect="Content" ObjectID="_1700915006" r:id="rId522"/>
              </w:object>
            </w:r>
          </w:p>
        </w:tc>
        <w:tc>
          <w:tcPr>
            <w:tcW w:w="461" w:type="pct"/>
            <w:vAlign w:val="center"/>
          </w:tcPr>
          <w:p w14:paraId="6001B8B0" w14:textId="1008B73C"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6B40CB">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A9A795"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14:paraId="538ECA22"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
    <w:p w14:paraId="27ED4D60" w14:textId="3B42334E"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not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sidR="006B40CB">
        <w:rPr>
          <w:rFonts w:eastAsia="Calibri"/>
          <w:lang w:val="en-GB"/>
        </w:rPr>
        <w:t>6.3</w:t>
      </w:r>
      <w:r w:rsidRPr="00376AFF">
        <w:rPr>
          <w:rFonts w:eastAsia="Calibri"/>
          <w:lang w:val="en-GB"/>
        </w:rPr>
        <w:fldChar w:fldCharType="end"/>
      </w:r>
      <w:r w:rsidRPr="00376AFF">
        <w:rPr>
          <w:rFonts w:eastAsia="Calibri"/>
          <w:lang w:val="en-GB"/>
        </w:rPr>
        <w:t>);</w:t>
      </w:r>
    </w:p>
    <w:p w14:paraId="55BE193E" w14:textId="4A725780"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w:t>
      </w:r>
      <w:commentRangeStart w:id="1023"/>
      <w:commentRangeEnd w:id="1023"/>
      <w:r w:rsidRPr="00376AFF">
        <w:rPr>
          <w:rStyle w:val="Rimandocommento"/>
          <w:szCs w:val="20"/>
          <w:lang w:val="en-GB"/>
        </w:rPr>
        <w:commentReference w:id="1023"/>
      </w:r>
      <w:sdt>
        <w:sdtPr>
          <w:rPr>
            <w:rFonts w:eastAsia="Calibri"/>
            <w:lang w:val="en-GB"/>
          </w:rPr>
          <w:id w:val="-1294753696"/>
          <w:citation/>
        </w:sdtPr>
        <w:sdtEndPr/>
        <w:sdtContent>
          <w:r w:rsidR="000A7BE1">
            <w:rPr>
              <w:rFonts w:eastAsia="Calibri"/>
              <w:lang w:val="en-GB"/>
            </w:rPr>
            <w:fldChar w:fldCharType="begin"/>
          </w:r>
          <w:r w:rsidR="000A7BE1">
            <w:rPr>
              <w:rFonts w:eastAsia="Calibri"/>
            </w:rPr>
            <w:instrText xml:space="preserve"> CITATION Pla95 \l 1040 </w:instrText>
          </w:r>
          <w:r w:rsidR="000A7BE1">
            <w:rPr>
              <w:rFonts w:eastAsia="Calibri"/>
              <w:lang w:val="en-GB"/>
            </w:rPr>
            <w:fldChar w:fldCharType="separate"/>
          </w:r>
          <w:r w:rsidR="006B40CB">
            <w:rPr>
              <w:rFonts w:eastAsia="Calibri"/>
              <w:noProof/>
            </w:rPr>
            <w:t xml:space="preserve"> </w:t>
          </w:r>
          <w:r w:rsidR="006B40CB" w:rsidRPr="006B40CB">
            <w:rPr>
              <w:rFonts w:eastAsia="Calibri"/>
              <w:noProof/>
            </w:rPr>
            <w:t>[82]</w:t>
          </w:r>
          <w:r w:rsidR="000A7BE1">
            <w:rPr>
              <w:rFonts w:eastAsia="Calibri"/>
              <w:lang w:val="en-GB"/>
            </w:rPr>
            <w:fldChar w:fldCharType="end"/>
          </w:r>
        </w:sdtContent>
      </w:sdt>
      <w:r w:rsidR="000A7BE1">
        <w:rPr>
          <w:rFonts w:eastAsia="Calibri"/>
          <w:lang w:val="en-GB"/>
        </w:rPr>
        <w:t>)</w:t>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14:paraId="78DB304B"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reduce of the ad-hoc treatments associated with the DEM bugs;</w:t>
      </w:r>
    </w:p>
    <w:p w14:paraId="0BD8A61C"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accordingly;</w:t>
      </w:r>
    </w:p>
    <w:p w14:paraId="11693334"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keep the height precision compatible with the minimum scale of the DEM-DTM explicit roughness (they can be obtained by approximated assessments in Paraview, after comparing the DEM and the DTM).</w:t>
      </w:r>
    </w:p>
    <w:p w14:paraId="0BDDF9C2" w14:textId="77777777" w:rsidR="00093238" w:rsidRPr="006048FB" w:rsidRDefault="00093238" w:rsidP="00093238">
      <w:pPr>
        <w:pStyle w:val="Paragrafoelenco"/>
        <w:ind w:left="0"/>
        <w:jc w:val="both"/>
      </w:pPr>
      <w:r>
        <w:t>--</w:t>
      </w:r>
    </w:p>
    <w:p w14:paraId="5DC32CDD"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xml:space="preserve">  instead of </w:t>
      </w:r>
      <w:r w:rsidRPr="00376AFF">
        <w:rPr>
          <w:rFonts w:eastAsia="Calibri"/>
          <w:i/>
          <w:lang w:val="en-GB"/>
        </w:rPr>
        <w:t>z</w:t>
      </w:r>
      <w:r w:rsidRPr="00376AFF">
        <w:rPr>
          <w:rFonts w:eastAsia="Calibri"/>
          <w:i/>
          <w:vertAlign w:val="subscript"/>
          <w:lang w:val="en-GB"/>
        </w:rPr>
        <w:t>diff</w:t>
      </w:r>
      <w:r w:rsidRPr="00376AFF">
        <w:rPr>
          <w:rFonts w:eastAsia="Calibri"/>
          <w:lang w:val="en-GB"/>
        </w:rPr>
        <w:t xml:space="preserve"> and do not apply any filter);</w:t>
      </w:r>
    </w:p>
    <w:p w14:paraId="239D0CA1"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visualize the fixed obstacles removed during the previous steps by means of Paraview as passive targets which do not affect the SPH simulations;</w:t>
      </w:r>
    </w:p>
    <w:p w14:paraId="5AFA3702"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if necessary, merge two (or more) DEM/DTM adjacent files by means of Paraview:</w:t>
      </w:r>
    </w:p>
    <w:p w14:paraId="4C1D1C3F"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overlapping region in one of the two files;</w:t>
      </w:r>
    </w:p>
    <w:p w14:paraId="13D17288"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from one file the redundant nodes;</w:t>
      </w:r>
    </w:p>
    <w:p w14:paraId="6523967C"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
    <w:p w14:paraId="2150ED0A"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14:paraId="38A251E1" w14:textId="77777777" w:rsidR="00093238" w:rsidRDefault="00093238" w:rsidP="00093238">
      <w:pPr>
        <w:spacing w:after="0" w:line="240" w:lineRule="auto"/>
        <w:jc w:val="both"/>
        <w:rPr>
          <w:rFonts w:ascii="Times New Roman" w:hAnsi="Times New Roman"/>
          <w:sz w:val="24"/>
          <w:szCs w:val="24"/>
        </w:rPr>
      </w:pPr>
    </w:p>
    <w:p w14:paraId="462BF5E3" w14:textId="77777777" w:rsidR="00093238" w:rsidRPr="00376AFF" w:rsidRDefault="00093238" w:rsidP="00093238">
      <w:pPr>
        <w:pStyle w:val="Amicarellititle2"/>
        <w:numPr>
          <w:ilvl w:val="1"/>
          <w:numId w:val="44"/>
        </w:numPr>
      </w:pPr>
      <w:bookmarkStart w:id="1024" w:name="_Toc86930711"/>
      <w:commentRangeStart w:id="1025"/>
      <w:r w:rsidRPr="00376AFF">
        <w:t>DEM2xyz</w:t>
      </w:r>
      <w:commentRangeEnd w:id="1025"/>
      <w:r>
        <w:t>:</w:t>
      </w:r>
      <w:r w:rsidRPr="00376AFF">
        <w:rPr>
          <w:rStyle w:val="Rimandocommento"/>
          <w:b w:val="0"/>
          <w:szCs w:val="20"/>
        </w:rPr>
        <w:commentReference w:id="1025"/>
      </w:r>
      <w:r>
        <w:t xml:space="preserve"> further modifications to the DEM-DTM</w:t>
      </w:r>
      <w:bookmarkEnd w:id="1024"/>
    </w:p>
    <w:p w14:paraId="1F84D47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above information, derived by Paraview,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bathimetry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14:paraId="45D6B7C3" w14:textId="77777777" w:rsidR="00093238" w:rsidRDefault="00093238" w:rsidP="00093238">
      <w:pPr>
        <w:spacing w:after="0" w:line="240" w:lineRule="auto"/>
        <w:jc w:val="both"/>
        <w:rPr>
          <w:rFonts w:ascii="Times New Roman" w:hAnsi="Times New Roman"/>
          <w:sz w:val="24"/>
          <w:szCs w:val="24"/>
        </w:rPr>
      </w:pPr>
    </w:p>
    <w:p w14:paraId="59547CF8" w14:textId="77777777" w:rsidR="00093238" w:rsidRPr="00376AFF" w:rsidRDefault="00093238" w:rsidP="00093238">
      <w:pPr>
        <w:pStyle w:val="Amicarellititle2"/>
        <w:numPr>
          <w:ilvl w:val="1"/>
          <w:numId w:val="44"/>
        </w:numPr>
      </w:pPr>
      <w:bookmarkStart w:id="1026" w:name="_Toc86930712"/>
      <w:commentRangeStart w:id="1027"/>
      <w:r>
        <w:t>Paraview</w:t>
      </w:r>
      <w:commentRangeEnd w:id="1027"/>
      <w:r>
        <w:rPr>
          <w:rStyle w:val="Rimandocommento"/>
          <w:b w:val="0"/>
          <w:szCs w:val="20"/>
          <w:lang w:val="it-IT"/>
        </w:rPr>
        <w:commentReference w:id="1027"/>
      </w:r>
      <w:r>
        <w:t>: post-processing of the final output of DEM2xyz</w:t>
      </w:r>
      <w:bookmarkEnd w:id="1026"/>
    </w:p>
    <w:p w14:paraId="194B1ABA"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At this point, Paraview is used again to draw those geometrical figures which are necessary to initialize some variables in the main input file of SPHERA, in order to detect water bodies, earth-filled dams and monitoring elements.</w:t>
      </w:r>
    </w:p>
    <w:p w14:paraId="714D02DF" w14:textId="77777777" w:rsidR="00093238" w:rsidRDefault="00093238" w:rsidP="00093238">
      <w:pPr>
        <w:spacing w:after="0" w:line="240" w:lineRule="auto"/>
        <w:jc w:val="both"/>
        <w:rPr>
          <w:rFonts w:ascii="Times New Roman" w:hAnsi="Times New Roman"/>
          <w:sz w:val="24"/>
          <w:szCs w:val="24"/>
        </w:rPr>
      </w:pPr>
    </w:p>
    <w:p w14:paraId="327412C8" w14:textId="77777777" w:rsidR="00093238" w:rsidRPr="00E129B8" w:rsidRDefault="00093238" w:rsidP="00093238">
      <w:pPr>
        <w:pStyle w:val="Amicarellititle3"/>
        <w:numPr>
          <w:ilvl w:val="2"/>
          <w:numId w:val="44"/>
        </w:numPr>
        <w:rPr>
          <w:lang w:val="en-GB"/>
        </w:rPr>
      </w:pPr>
      <w:bookmarkStart w:id="1028" w:name="_Toc86930713"/>
      <w:commentRangeStart w:id="1029"/>
      <w:r w:rsidRPr="00E129B8">
        <w:rPr>
          <w:lang w:val="en-GB"/>
        </w:rPr>
        <w:t>Simple use procedure to design a weir</w:t>
      </w:r>
      <w:commentRangeEnd w:id="1029"/>
      <w:r>
        <w:rPr>
          <w:rStyle w:val="Rimandocommento"/>
          <w:b w:val="0"/>
          <w:i w:val="0"/>
          <w:szCs w:val="20"/>
        </w:rPr>
        <w:commentReference w:id="1029"/>
      </w:r>
      <w:bookmarkEnd w:id="1028"/>
    </w:p>
    <w:p w14:paraId="2A01608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a simple and approximated use procedure to elaborate the DEM/DTM surface with Paraview in order to design a weir:</w:t>
      </w:r>
    </w:p>
    <w:p w14:paraId="11E17ED4"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polygone”);</w:t>
      </w:r>
    </w:p>
    <w:p w14:paraId="12CB45B0"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
    <w:p w14:paraId="1B3D2D08"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execute “Delaunay 3D” triangulation to obtain a tetrahedric grid within the extrusion;</w:t>
      </w:r>
    </w:p>
    <w:p w14:paraId="14F5594F"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r w:rsidRPr="00376AFF">
        <w:rPr>
          <w:rFonts w:eastAsia="Calibri"/>
          <w:lang w:val="en-GB"/>
        </w:rPr>
        <w:t>thick;</w:t>
      </w:r>
    </w:p>
    <w:p w14:paraId="236FF787"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1977C8FE"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
    <w:p w14:paraId="23666EA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remove the faces useless in the SPH simulation (feature “select elements with polygone” with selection inversion; filter “Extract Selection”);</w:t>
      </w:r>
    </w:p>
    <w:p w14:paraId="2BB09161"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check and possibly flip the face normals (filter “Generate Surface Normals” with “Flip Normals” and “splitting”);</w:t>
      </w:r>
    </w:p>
    <w:p w14:paraId="2FC6085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visually check the weir design and save it in “.ply” format for ply2SPHERA_perimeter.</w:t>
      </w:r>
    </w:p>
    <w:p w14:paraId="5B3B8E42" w14:textId="77777777" w:rsidR="00093238" w:rsidRDefault="00093238" w:rsidP="00093238">
      <w:pPr>
        <w:spacing w:after="0" w:line="240" w:lineRule="auto"/>
        <w:jc w:val="both"/>
        <w:rPr>
          <w:rFonts w:ascii="Times New Roman" w:hAnsi="Times New Roman"/>
          <w:sz w:val="24"/>
          <w:szCs w:val="24"/>
        </w:rPr>
      </w:pPr>
    </w:p>
    <w:p w14:paraId="16CD55D7" w14:textId="77777777" w:rsidR="00093238" w:rsidRPr="002B4143" w:rsidRDefault="00093238" w:rsidP="00093238">
      <w:pPr>
        <w:pStyle w:val="Amicarellititle2"/>
        <w:numPr>
          <w:ilvl w:val="1"/>
          <w:numId w:val="44"/>
        </w:numPr>
      </w:pPr>
      <w:bookmarkStart w:id="1030" w:name="_Toc86930714"/>
      <w:r w:rsidRPr="002B4143">
        <w:t>Modification of the spatial resolution of the DEM-DTM</w:t>
      </w:r>
      <w:bookmarkEnd w:id="1030"/>
    </w:p>
    <w:p w14:paraId="5E62E7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14:paraId="1348D406"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execute again the tool DEM2xyz with a different spatial resolution factor considering the DEM-DTM already elaborated as an input file;</w:t>
      </w:r>
    </w:p>
    <w:p w14:paraId="6BFA9C28"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treat with Paraview the DEM2xyz “.xyz” output file;</w:t>
      </w:r>
    </w:p>
    <w:p w14:paraId="08458A4B"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=-999m;</w:t>
      </w:r>
    </w:p>
    <w:p w14:paraId="6ED7181D"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
    <w:p w14:paraId="4CC50B91"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DEM-DTM;</w:t>
      </w:r>
    </w:p>
    <w:p w14:paraId="3E599D68"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translate the DEM-DTM according to the origin of the Cartographic System;</w:t>
      </w:r>
    </w:p>
    <w:p w14:paraId="0EF86F8F"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check the DEM-DTM normals;</w:t>
      </w:r>
    </w:p>
    <w:p w14:paraId="6BDC6D14"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save the DEM-DTM at the new spatial resolution as a “.ply” output file;</w:t>
      </w:r>
    </w:p>
    <w:p w14:paraId="025197F3"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elaborate the “.ply”  DEM-DTM file with ply2SPHERA_perimeter;</w:t>
      </w:r>
    </w:p>
    <w:p w14:paraId="0F3EE62D"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14:paraId="7B10F5DB" w14:textId="77777777" w:rsidR="00093238" w:rsidRDefault="00093238" w:rsidP="00093238">
      <w:pPr>
        <w:spacing w:after="0" w:line="240" w:lineRule="auto"/>
        <w:jc w:val="both"/>
        <w:rPr>
          <w:rFonts w:ascii="Times New Roman" w:hAnsi="Times New Roman"/>
          <w:sz w:val="24"/>
          <w:szCs w:val="24"/>
        </w:rPr>
      </w:pPr>
    </w:p>
    <w:p w14:paraId="54B4DB87" w14:textId="77777777" w:rsidR="00093238" w:rsidRPr="00376AFF" w:rsidRDefault="00093238" w:rsidP="00093238">
      <w:pPr>
        <w:pStyle w:val="Amicarellititle2"/>
        <w:numPr>
          <w:ilvl w:val="1"/>
          <w:numId w:val="44"/>
        </w:numPr>
      </w:pPr>
      <w:bookmarkStart w:id="1031" w:name="_Toc86930715"/>
      <w:commentRangeStart w:id="1032"/>
      <w:r>
        <w:t>SnappyHexMesh</w:t>
      </w:r>
      <w:commentRangeEnd w:id="1032"/>
      <w:r>
        <w:rPr>
          <w:rStyle w:val="Rimandocommento"/>
          <w:b w:val="0"/>
          <w:szCs w:val="20"/>
          <w:lang w:val="it-IT"/>
        </w:rPr>
        <w:commentReference w:id="1032"/>
      </w:r>
      <w:bookmarkEnd w:id="1031"/>
    </w:p>
    <w:p w14:paraId="3956A562" w14:textId="16E7F71C"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sidR="006B40CB">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SnappyHexMesh (OpenFOAM, OpenCFD Ltd,</w:t>
      </w:r>
      <w:r w:rsidR="001B3C22">
        <w:rPr>
          <w:rFonts w:ascii="Times New Roman" w:hAnsi="Times New Roman"/>
          <w:sz w:val="24"/>
          <w:szCs w:val="24"/>
        </w:rPr>
        <w:t xml:space="preserve"> 2021,</w:t>
      </w:r>
      <w:sdt>
        <w:sdtPr>
          <w:rPr>
            <w:rFonts w:ascii="Times New Roman" w:hAnsi="Times New Roman"/>
            <w:sz w:val="24"/>
            <w:szCs w:val="24"/>
          </w:rPr>
          <w:id w:val="-597257513"/>
          <w:citation/>
        </w:sdtPr>
        <w:sdtEndPr/>
        <w:sdtContent>
          <w:r w:rsidR="001B3C22">
            <w:rPr>
              <w:rFonts w:ascii="Times New Roman" w:hAnsi="Times New Roman"/>
              <w:sz w:val="24"/>
              <w:szCs w:val="24"/>
            </w:rPr>
            <w:fldChar w:fldCharType="begin"/>
          </w:r>
          <w:r w:rsidR="001B3C22">
            <w:rPr>
              <w:rFonts w:ascii="Times New Roman" w:hAnsi="Times New Roman"/>
              <w:sz w:val="24"/>
              <w:szCs w:val="24"/>
              <w:lang w:val="it-IT"/>
            </w:rPr>
            <w:instrText xml:space="preserve"> CITATION Ope \l 1040 </w:instrText>
          </w:r>
          <w:r w:rsidR="001B3C22">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[55]</w:t>
          </w:r>
          <w:r w:rsidR="001B3C22">
            <w:rPr>
              <w:rFonts w:ascii="Times New Roman" w:hAnsi="Times New Roman"/>
              <w:sz w:val="24"/>
              <w:szCs w:val="24"/>
            </w:rPr>
            <w:fldChar w:fldCharType="end"/>
          </w:r>
        </w:sdtContent>
      </w:sdt>
      <w:r w:rsidRPr="00376AFF">
        <w:rPr>
          <w:rFonts w:ascii="Times New Roman" w:hAnsi="Times New Roman"/>
          <w:sz w:val="24"/>
          <w:szCs w:val="24"/>
        </w:rPr>
        <w:t>) is used as a surface grid generator for the initial positioning grid of the DB-SPH elements.</w:t>
      </w:r>
    </w:p>
    <w:p w14:paraId="4C136430" w14:textId="77777777" w:rsidR="00093238" w:rsidRDefault="00093238" w:rsidP="00093238">
      <w:pPr>
        <w:spacing w:after="0" w:line="240" w:lineRule="auto"/>
        <w:jc w:val="both"/>
        <w:rPr>
          <w:rFonts w:ascii="Times New Roman" w:hAnsi="Times New Roman"/>
          <w:sz w:val="24"/>
          <w:szCs w:val="24"/>
        </w:rPr>
      </w:pPr>
    </w:p>
    <w:p w14:paraId="1EF75922" w14:textId="77777777" w:rsidR="00093238" w:rsidRPr="00376AFF" w:rsidRDefault="00093238" w:rsidP="00093238">
      <w:pPr>
        <w:pStyle w:val="Amicarellititle2"/>
        <w:numPr>
          <w:ilvl w:val="1"/>
          <w:numId w:val="44"/>
        </w:numPr>
      </w:pPr>
      <w:bookmarkStart w:id="1033" w:name="_Toc86930716"/>
      <w:commentRangeStart w:id="1034"/>
      <w:r w:rsidRPr="00376AFF">
        <w:t>ply2SPHERA_perimeter</w:t>
      </w:r>
      <w:commentRangeEnd w:id="1034"/>
      <w:r w:rsidRPr="00376AFF">
        <w:rPr>
          <w:rStyle w:val="Rimandocommento"/>
          <w:b w:val="0"/>
          <w:szCs w:val="20"/>
        </w:rPr>
        <w:commentReference w:id="1034"/>
      </w:r>
      <w:bookmarkEnd w:id="1033"/>
    </w:p>
    <w:p w14:paraId="12234313" w14:textId="6C450B60"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The numerical tool ply2SPHERA_perimeter (RSE SpA,</w:t>
      </w:r>
      <w:r w:rsidR="001B3C22">
        <w:rPr>
          <w:rFonts w:ascii="Times New Roman" w:hAnsi="Times New Roman"/>
          <w:lang w:val="en-GB"/>
        </w:rPr>
        <w:t xml:space="preserve"> 2021,</w:t>
      </w:r>
      <w:sdt>
        <w:sdtPr>
          <w:rPr>
            <w:rFonts w:ascii="Times New Roman" w:hAnsi="Times New Roman"/>
            <w:lang w:val="en-GB"/>
          </w:rPr>
          <w:id w:val="-1072432826"/>
          <w:citation/>
        </w:sdtPr>
        <w:sdtEndPr/>
        <w:sdtContent>
          <w:r w:rsidR="00B72C6E">
            <w:rPr>
              <w:rFonts w:ascii="Times New Roman" w:hAnsi="Times New Roman"/>
              <w:lang w:val="en-GB"/>
            </w:rPr>
            <w:fldChar w:fldCharType="begin"/>
          </w:r>
          <w:r w:rsidR="00B72C6E">
            <w:rPr>
              <w:rFonts w:ascii="Times New Roman" w:hAnsi="Times New Roman"/>
            </w:rPr>
            <w:instrText xml:space="preserve"> CITATION ply20 \l 1040 </w:instrText>
          </w:r>
          <w:r w:rsidR="00B72C6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[80]</w:t>
          </w:r>
          <w:r w:rsidR="00B72C6E">
            <w:rPr>
              <w:rFonts w:ascii="Times New Roman" w:hAnsi="Times New Roman"/>
              <w:lang w:val="en-GB"/>
            </w:rPr>
            <w:fldChar w:fldCharType="end"/>
          </w:r>
        </w:sdtContent>
      </w:sdt>
      <w:r w:rsidRPr="00E129B8">
        <w:rPr>
          <w:rFonts w:ascii="Times New Roman" w:hAnsi="Times New Roman"/>
          <w:lang w:val="en-GB"/>
        </w:rPr>
        <w:t xml:space="preserve">) converts the DEM “.ply” file in two distinct output files. They have the same format as the sections “VERTICES” and “FACES” of </w:t>
      </w:r>
      <w:r w:rsidRPr="00E129B8">
        <w:rPr>
          <w:rFonts w:ascii="Times New Roman" w:hAnsi="Times New Roman"/>
          <w:lang w:val="en-GB"/>
        </w:rPr>
        <w:lastRenderedPageBreak/>
        <w:t>the main input file of SPHERA. It is the vertices and faces of the portion of the DEM within the numerical domain of SPHERA.</w:t>
      </w:r>
    </w:p>
    <w:p w14:paraId="6DD0DB95" w14:textId="77777777" w:rsidR="00093238" w:rsidRPr="00376AFF" w:rsidRDefault="00093238" w:rsidP="00093238">
      <w:pPr>
        <w:pStyle w:val="Normale1"/>
        <w:spacing w:line="240" w:lineRule="auto"/>
        <w:jc w:val="both"/>
        <w:rPr>
          <w:rFonts w:ascii="Times New Roman" w:hAnsi="Times New Roman"/>
          <w:lang w:val="en-GB"/>
        </w:rPr>
      </w:pPr>
      <w:commentRangeStart w:id="1035"/>
      <w:r w:rsidRPr="00376AFF">
        <w:rPr>
          <w:rFonts w:ascii="Times New Roman" w:hAnsi="Times New Roman"/>
          <w:lang w:val="en-GB"/>
        </w:rPr>
        <w:t>“ply2SPHERA_perimeter v.2.0” (RSE SpA) is a minor pre-processing tool of the SPH code SPHERA v.8.0 (RSE SpA). It deals with the format conversion from “.ply” to the format of the sections “VERTICES” and “FACES” of SPHERA main input file to describe the perimeter of a 3D zone (for 3D simulations) or a 2D zone (for 2D simulations).</w:t>
      </w:r>
    </w:p>
    <w:p w14:paraId="0084DF5D"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0479AC8F"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14:paraId="4ADD9F26"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&lt;real&gt; ! z_offset (offset of the z-coordinate)</w:t>
      </w:r>
    </w:p>
    <w:p w14:paraId="332F58C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&lt;character&gt; ! ply_file_name (name of the .ply input file)</w:t>
      </w:r>
      <w:commentRangeEnd w:id="1035"/>
      <w:r>
        <w:rPr>
          <w:rStyle w:val="Rimandocommento"/>
          <w:rFonts w:ascii="Times New Roman" w:hAnsi="Times New Roman"/>
          <w:szCs w:val="20"/>
        </w:rPr>
        <w:commentReference w:id="1035"/>
      </w:r>
    </w:p>
    <w:p w14:paraId="3A6E321F" w14:textId="77777777" w:rsidR="00093238" w:rsidRDefault="00093238" w:rsidP="00093238">
      <w:pPr>
        <w:spacing w:after="0" w:line="240" w:lineRule="auto"/>
        <w:jc w:val="both"/>
        <w:rPr>
          <w:rFonts w:ascii="Times New Roman" w:hAnsi="Times New Roman"/>
          <w:sz w:val="24"/>
          <w:szCs w:val="24"/>
        </w:rPr>
      </w:pPr>
    </w:p>
    <w:p w14:paraId="3085A8F4" w14:textId="77777777" w:rsidR="00093238" w:rsidRPr="00376AFF" w:rsidRDefault="00093238" w:rsidP="00093238">
      <w:pPr>
        <w:pStyle w:val="Amicarellititle2"/>
        <w:numPr>
          <w:ilvl w:val="1"/>
          <w:numId w:val="44"/>
        </w:numPr>
      </w:pPr>
      <w:bookmarkStart w:id="1036" w:name="_Toc86930717"/>
      <w:commentRangeStart w:id="1037"/>
      <w:r>
        <w:t>SPHERA</w:t>
      </w:r>
      <w:r w:rsidRPr="00376AFF">
        <w:t xml:space="preserve"> </w:t>
      </w:r>
      <w:commentRangeEnd w:id="1037"/>
      <w:r>
        <w:rPr>
          <w:rStyle w:val="Rimandocommento"/>
          <w:b w:val="0"/>
          <w:szCs w:val="20"/>
          <w:lang w:val="it-IT"/>
        </w:rPr>
        <w:commentReference w:id="1037"/>
      </w:r>
      <w:bookmarkEnd w:id="1036"/>
    </w:p>
    <w:p w14:paraId="12AF5C61"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Once the sections “VERTICES” and “FACES” are obtained from ply2SPHERA_perimeter and the input file for the positioning surface grid is produced by SnappyHexMesh, one completes the remaining sections of the main input file of SPHERA.</w:t>
      </w:r>
    </w:p>
    <w:p w14:paraId="6C77B08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are: fast landslides, sea waves; sloshing fuel tanks; </w:t>
      </w:r>
      <w:del w:id="1038" w:author="Amicarelli Andrea (RSE)" w:date="2020-04-13T14:25:00Z">
        <w:r w:rsidRPr="00376AFF" w:rsidDel="00020A50">
          <w:rPr>
            <w:rFonts w:ascii="Times New Roman" w:hAnsi="Times New Roman"/>
            <w:sz w:val="24"/>
            <w:szCs w:val="24"/>
          </w:rPr>
          <w:delText>sediment removal from water reservoirs</w:delText>
        </w:r>
      </w:del>
      <w:ins w:id="1039" w:author="Amicarelli Andrea (RSE)" w:date="2020-04-13T14:25:00Z">
        <w:r w:rsidRPr="00376AFF">
          <w:rPr>
            <w:rFonts w:ascii="Times New Roman" w:hAnsi="Times New Roman"/>
            <w:sz w:val="24"/>
            <w:szCs w:val="24"/>
          </w:rPr>
          <w:t>hydroelectric plants</w:t>
        </w:r>
      </w:ins>
      <w:r w:rsidRPr="00376AFF">
        <w:rPr>
          <w:rFonts w:ascii="Times New Roman" w:hAnsi="Times New Roman"/>
          <w:sz w:val="24"/>
          <w:szCs w:val="24"/>
        </w:rPr>
        <w:t>).</w:t>
      </w:r>
      <w:r>
        <w:rPr>
          <w:rFonts w:ascii="Times New Roman" w:hAnsi="Times New Roman"/>
          <w:sz w:val="24"/>
          <w:szCs w:val="24"/>
        </w:rPr>
        <w:t xml:space="preserve"> </w:t>
      </w:r>
      <w:ins w:id="1040" w:author="Amicarelli Andrea (RSE)" w:date="2021-03-15T10:56:00Z">
        <w:r>
          <w:rPr>
            <w:rFonts w:ascii="Times New Roman" w:hAnsi="Times New Roman"/>
            <w:sz w:val="24"/>
            <w:szCs w:val="24"/>
          </w:rPr>
          <w:t>The present documentation file is completely dedicated to this code.</w:t>
        </w:r>
      </w:ins>
    </w:p>
    <w:p w14:paraId="46BB38B4" w14:textId="77777777" w:rsidR="00093238" w:rsidRPr="00376AFF" w:rsidRDefault="00093238" w:rsidP="00093238">
      <w:pPr>
        <w:spacing w:after="0" w:line="240" w:lineRule="auto"/>
        <w:jc w:val="both"/>
        <w:rPr>
          <w:rFonts w:ascii="Times New Roman" w:hAnsi="Times New Roman"/>
          <w:sz w:val="24"/>
          <w:szCs w:val="24"/>
        </w:rPr>
      </w:pPr>
    </w:p>
    <w:p w14:paraId="177B2457" w14:textId="77777777" w:rsidR="00093238" w:rsidRPr="00376AFF" w:rsidRDefault="00093238" w:rsidP="00093238">
      <w:pPr>
        <w:pStyle w:val="Amicarellititle2"/>
        <w:numPr>
          <w:ilvl w:val="1"/>
          <w:numId w:val="44"/>
        </w:numPr>
      </w:pPr>
      <w:bookmarkStart w:id="1041" w:name="_Toc86930718"/>
      <w:r>
        <w:t>Gnuplot</w:t>
      </w:r>
      <w:commentRangeStart w:id="1042"/>
      <w:r w:rsidRPr="00376AFF">
        <w:t xml:space="preserve"> </w:t>
      </w:r>
      <w:commentRangeEnd w:id="1042"/>
      <w:r>
        <w:rPr>
          <w:rStyle w:val="Rimandocommento"/>
          <w:b w:val="0"/>
          <w:szCs w:val="20"/>
          <w:lang w:val="it-IT"/>
        </w:rPr>
        <w:commentReference w:id="1042"/>
      </w:r>
      <w:bookmarkEnd w:id="1041"/>
    </w:p>
    <w:p w14:paraId="6A2DD400" w14:textId="1837564C"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output files of SPHERA which contain the profiles (1D) of the fluid dynamics variables are visualized by means of Gnuplot (Williams &amp; Kelley, </w:t>
      </w:r>
      <w:r w:rsidR="00B72C6E">
        <w:rPr>
          <w:rFonts w:ascii="Times New Roman" w:hAnsi="Times New Roman"/>
          <w:sz w:val="24"/>
          <w:szCs w:val="24"/>
        </w:rPr>
        <w:t>2021,</w:t>
      </w:r>
      <w:sdt>
        <w:sdtPr>
          <w:rPr>
            <w:rFonts w:ascii="Times New Roman" w:hAnsi="Times New Roman"/>
            <w:sz w:val="24"/>
            <w:szCs w:val="24"/>
          </w:rPr>
          <w:id w:val="1152944336"/>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Gnu21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[83]</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which returns the output file in the “.eps” format.  </w:t>
      </w:r>
    </w:p>
    <w:p w14:paraId="7B2AFF41" w14:textId="77777777" w:rsidR="00093238" w:rsidRDefault="00093238" w:rsidP="00093238">
      <w:pPr>
        <w:spacing w:after="0" w:line="240" w:lineRule="auto"/>
        <w:jc w:val="both"/>
        <w:rPr>
          <w:rFonts w:ascii="Times New Roman" w:hAnsi="Times New Roman"/>
          <w:sz w:val="24"/>
          <w:szCs w:val="24"/>
        </w:rPr>
      </w:pPr>
    </w:p>
    <w:p w14:paraId="3B8F5919" w14:textId="77777777" w:rsidR="00093238" w:rsidRPr="00376AFF" w:rsidRDefault="00093238" w:rsidP="00093238">
      <w:pPr>
        <w:pStyle w:val="Amicarellititle2"/>
        <w:numPr>
          <w:ilvl w:val="1"/>
          <w:numId w:val="44"/>
        </w:numPr>
      </w:pPr>
      <w:bookmarkStart w:id="1043" w:name="_Toc86930719"/>
      <w:r>
        <w:t>GSView</w:t>
      </w:r>
      <w:commentRangeStart w:id="1044"/>
      <w:r w:rsidRPr="00376AFF">
        <w:t xml:space="preserve"> </w:t>
      </w:r>
      <w:commentRangeEnd w:id="1044"/>
      <w:r>
        <w:rPr>
          <w:rStyle w:val="Rimandocommento"/>
          <w:b w:val="0"/>
          <w:szCs w:val="20"/>
          <w:lang w:val="it-IT"/>
        </w:rPr>
        <w:commentReference w:id="1044"/>
      </w:r>
      <w:bookmarkEnd w:id="1043"/>
    </w:p>
    <w:p w14:paraId="0559F0EC" w14:textId="14F23AB3"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These files are read by GSView (Ghostgum Software Pty Ltd,</w:t>
      </w:r>
      <w:r w:rsidR="00B72C6E">
        <w:rPr>
          <w:rFonts w:ascii="Times New Roman" w:hAnsi="Times New Roman"/>
          <w:sz w:val="24"/>
          <w:szCs w:val="24"/>
        </w:rPr>
        <w:t xml:space="preserve"> 2021,</w:t>
      </w:r>
      <w:sdt>
        <w:sdtPr>
          <w:rPr>
            <w:rFonts w:ascii="Times New Roman" w:hAnsi="Times New Roman"/>
            <w:sz w:val="24"/>
            <w:szCs w:val="24"/>
          </w:rPr>
          <w:id w:val="-1067798770"/>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GSV21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[84]</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and converted in the “.png” format. </w:t>
      </w:r>
    </w:p>
    <w:p w14:paraId="667C433B" w14:textId="77777777" w:rsidR="00093238" w:rsidRDefault="00093238" w:rsidP="00093238">
      <w:pPr>
        <w:spacing w:after="0" w:line="240" w:lineRule="auto"/>
        <w:jc w:val="both"/>
        <w:rPr>
          <w:rFonts w:ascii="Times New Roman" w:hAnsi="Times New Roman"/>
          <w:sz w:val="24"/>
          <w:szCs w:val="24"/>
        </w:rPr>
      </w:pPr>
    </w:p>
    <w:p w14:paraId="482C22CC" w14:textId="77777777" w:rsidR="00093238" w:rsidRPr="00376AFF" w:rsidRDefault="00093238" w:rsidP="00093238">
      <w:pPr>
        <w:pStyle w:val="Amicarellititle2"/>
        <w:numPr>
          <w:ilvl w:val="1"/>
          <w:numId w:val="44"/>
        </w:numPr>
      </w:pPr>
      <w:bookmarkStart w:id="1045" w:name="_Toc86930720"/>
      <w:commentRangeStart w:id="1046"/>
      <w:r>
        <w:t>Engauge Digitizer</w:t>
      </w:r>
      <w:commentRangeEnd w:id="1046"/>
      <w:r>
        <w:rPr>
          <w:rStyle w:val="Rimandocommento"/>
          <w:b w:val="0"/>
          <w:szCs w:val="20"/>
          <w:lang w:val="it-IT"/>
        </w:rPr>
        <w:commentReference w:id="1046"/>
      </w:r>
      <w:bookmarkEnd w:id="1045"/>
    </w:p>
    <w:p w14:paraId="603FC952" w14:textId="59BCBC7C"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w:t>
      </w:r>
      <w:r w:rsidR="00B72C6E">
        <w:rPr>
          <w:rFonts w:ascii="Times New Roman" w:hAnsi="Times New Roman"/>
          <w:sz w:val="24"/>
          <w:szCs w:val="24"/>
        </w:rPr>
        <w:t xml:space="preserve"> 2021,</w:t>
      </w:r>
      <w:sdt>
        <w:sdtPr>
          <w:rPr>
            <w:rFonts w:ascii="Times New Roman" w:hAnsi="Times New Roman"/>
            <w:sz w:val="24"/>
            <w:szCs w:val="24"/>
          </w:rPr>
          <w:id w:val="-1642809590"/>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Mit19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[85]</w:t>
          </w:r>
          <w:r w:rsidR="00B72C6E">
            <w:rPr>
              <w:rFonts w:ascii="Times New Roman" w:hAnsi="Times New Roman"/>
              <w:sz w:val="24"/>
              <w:szCs w:val="24"/>
            </w:rPr>
            <w:fldChar w:fldCharType="end"/>
          </w:r>
        </w:sdtContent>
      </w:sdt>
      <w:r w:rsidRPr="00376AFF">
        <w:rPr>
          <w:rFonts w:ascii="Times New Roman" w:hAnsi="Times New Roman"/>
          <w:sz w:val="24"/>
          <w:szCs w:val="24"/>
        </w:rPr>
        <w:t>), with proper citation of the source, in order to validate the code.</w:t>
      </w:r>
    </w:p>
    <w:p w14:paraId="0A1B2722" w14:textId="77777777" w:rsidR="00093238" w:rsidRPr="00376AFF" w:rsidRDefault="00093238" w:rsidP="00093238">
      <w:pPr>
        <w:spacing w:after="0" w:line="240" w:lineRule="auto"/>
        <w:jc w:val="both"/>
        <w:rPr>
          <w:rFonts w:ascii="Times New Roman" w:hAnsi="Times New Roman"/>
          <w:sz w:val="24"/>
          <w:szCs w:val="24"/>
        </w:rPr>
      </w:pPr>
    </w:p>
    <w:p w14:paraId="4EB8FCBF" w14:textId="77777777" w:rsidR="00093238" w:rsidRPr="00376AFF" w:rsidRDefault="00093238" w:rsidP="00093238">
      <w:pPr>
        <w:pStyle w:val="Amicarellititle2"/>
        <w:numPr>
          <w:ilvl w:val="1"/>
          <w:numId w:val="44"/>
        </w:numPr>
      </w:pPr>
      <w:bookmarkStart w:id="1047" w:name="_Toc86930721"/>
      <w:commentRangeStart w:id="1048"/>
      <w:r w:rsidRPr="00376AFF">
        <w:t>Grid Interpolator</w:t>
      </w:r>
      <w:commentRangeEnd w:id="1048"/>
      <w:r w:rsidRPr="00376AFF">
        <w:rPr>
          <w:rStyle w:val="Rimandocommento"/>
          <w:b w:val="0"/>
          <w:szCs w:val="20"/>
        </w:rPr>
        <w:commentReference w:id="1048"/>
      </w:r>
      <w:r>
        <w:t>: post-processing of the 2D output fields of SPHERA</w:t>
      </w:r>
      <w:bookmarkEnd w:id="1047"/>
    </w:p>
    <w:p w14:paraId="29C50A79" w14:textId="07362257"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The output files of SPHERA which contains the synthetic fluid dynamics fields need a following elaboration by means of Grid Interpolator (RSE SpA,</w:t>
      </w:r>
      <w:r w:rsidR="00B72C6E">
        <w:rPr>
          <w:rFonts w:ascii="Times New Roman" w:hAnsi="Times New Roman"/>
          <w:lang w:val="en-GB"/>
        </w:rPr>
        <w:t xml:space="preserve"> 2021,</w:t>
      </w:r>
      <w:sdt>
        <w:sdtPr>
          <w:rPr>
            <w:rFonts w:ascii="Times New Roman" w:hAnsi="Times New Roman"/>
            <w:lang w:val="en-GB"/>
          </w:rPr>
          <w:id w:val="1996303596"/>
          <w:citation/>
        </w:sdtPr>
        <w:sdtEndPr/>
        <w:sdtContent>
          <w:r w:rsidR="00B72C6E">
            <w:rPr>
              <w:rFonts w:ascii="Times New Roman" w:hAnsi="Times New Roman"/>
              <w:lang w:val="en-GB"/>
            </w:rPr>
            <w:fldChar w:fldCharType="begin"/>
          </w:r>
          <w:r w:rsidR="00B72C6E">
            <w:rPr>
              <w:rFonts w:ascii="Times New Roman" w:hAnsi="Times New Roman"/>
            </w:rPr>
            <w:instrText xml:space="preserve"> CITATION Gri20 \l 1040 </w:instrText>
          </w:r>
          <w:r w:rsidR="00B72C6E">
            <w:rPr>
              <w:rFonts w:ascii="Times New Roman" w:hAnsi="Times New Roman"/>
              <w:lang w:val="en-GB"/>
            </w:rPr>
            <w:fldChar w:fldCharType="separate"/>
          </w:r>
          <w:r w:rsidR="006B40CB">
            <w:rPr>
              <w:rFonts w:ascii="Times New Roman" w:hAnsi="Times New Roman"/>
              <w:noProof/>
            </w:rPr>
            <w:t xml:space="preserve"> </w:t>
          </w:r>
          <w:r w:rsidR="006B40CB" w:rsidRPr="006B40CB">
            <w:rPr>
              <w:rFonts w:ascii="Times New Roman" w:hAnsi="Times New Roman"/>
              <w:noProof/>
            </w:rPr>
            <w:t>[81]</w:t>
          </w:r>
          <w:r w:rsidR="00B72C6E">
            <w:rPr>
              <w:rFonts w:ascii="Times New Roman" w:hAnsi="Times New Roman"/>
              <w:lang w:val="en-GB"/>
            </w:rPr>
            <w:fldChar w:fldCharType="end"/>
          </w:r>
        </w:sdtContent>
      </w:sdt>
      <w:r w:rsidRPr="00E129B8">
        <w:rPr>
          <w:rFonts w:ascii="Times New Roman" w:hAnsi="Times New Roman"/>
          <w:lang w:val="en-GB"/>
        </w:rPr>
        <w:t>).</w:t>
      </w:r>
    </w:p>
    <w:p w14:paraId="072F8AB1" w14:textId="77777777" w:rsidR="00093238" w:rsidRPr="00376AFF" w:rsidRDefault="00093238" w:rsidP="00093238">
      <w:pPr>
        <w:pStyle w:val="Normale1"/>
        <w:spacing w:line="240" w:lineRule="auto"/>
        <w:jc w:val="both"/>
        <w:rPr>
          <w:rFonts w:ascii="Times New Roman" w:hAnsi="Times New Roman"/>
          <w:lang w:val="en-GB"/>
        </w:rPr>
      </w:pPr>
      <w:commentRangeStart w:id="1049"/>
      <w:r w:rsidRPr="00376AFF">
        <w:rPr>
          <w:rFonts w:ascii="Times New Roman" w:hAnsi="Times New Roman"/>
          <w:lang w:val="en-GB"/>
        </w:rPr>
        <w:t>Grid Interpolator v.2.0 (RSE SpA)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14:paraId="45E86DC2"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Two additional lines are reported at the beginning of the xyz input file “input_field.prn”, as in the following example:</w:t>
      </w:r>
    </w:p>
    <w:p w14:paraId="00C793E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0382CCE2"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lastRenderedPageBreak/>
        <w:t>n_points_in       x_min       y_min       z_min       x_max       y_max       z_max      dx_out      dy_out      dz_out</w:t>
      </w:r>
      <w:r w:rsidRPr="00376AFF">
        <w:rPr>
          <w:rFonts w:ascii="Times New Roman" w:hAnsi="Times New Roman"/>
          <w:lang w:val="en-GB"/>
        </w:rPr>
        <w:cr/>
        <w:t xml:space="preserve">       21822  1152.77000    71.07100     0.00000 25779.70000  9926.20000     1.00000     9.47609     9.47609     1.00000</w:t>
      </w:r>
    </w:p>
    <w:p w14:paraId="4BFAAF2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6B1E413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14:paraId="02B8D7F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number of points in the input file;</w:t>
      </w:r>
    </w:p>
    <w:p w14:paraId="0841D150" w14:textId="77777777" w:rsidR="00093238" w:rsidRPr="00E129B8" w:rsidRDefault="00093238" w:rsidP="00093238">
      <w:pPr>
        <w:pStyle w:val="Normale1"/>
        <w:spacing w:line="240" w:lineRule="auto"/>
        <w:jc w:val="both"/>
        <w:rPr>
          <w:rFonts w:ascii="Times New Roman" w:hAnsi="Times New Roman"/>
          <w:lang w:val="fr-FR"/>
        </w:rPr>
      </w:pPr>
      <w:r w:rsidRPr="00E129B8">
        <w:rPr>
          <w:rFonts w:ascii="Times New Roman" w:hAnsi="Times New Roman"/>
          <w:lang w:val="fr-FR"/>
        </w:rPr>
        <w:t>x_min: minimum x-coordinate;</w:t>
      </w:r>
    </w:p>
    <w:p w14:paraId="60078E7A" w14:textId="77777777" w:rsidR="00093238" w:rsidRPr="00E129B8" w:rsidRDefault="00093238" w:rsidP="00093238">
      <w:pPr>
        <w:pStyle w:val="Normale1"/>
        <w:spacing w:line="240" w:lineRule="auto"/>
        <w:jc w:val="both"/>
        <w:rPr>
          <w:rFonts w:ascii="Times New Roman" w:hAnsi="Times New Roman"/>
          <w:lang w:val="fr-FR"/>
        </w:rPr>
      </w:pPr>
      <w:r w:rsidRPr="00E129B8">
        <w:rPr>
          <w:rFonts w:ascii="Times New Roman" w:hAnsi="Times New Roman"/>
          <w:lang w:val="fr-FR"/>
        </w:rPr>
        <w:t>y_min: minimum y-coordinate;</w:t>
      </w:r>
    </w:p>
    <w:p w14:paraId="1CF1D9CC" w14:textId="77777777" w:rsidR="00093238" w:rsidRPr="00E129B8" w:rsidRDefault="00093238" w:rsidP="00093238">
      <w:pPr>
        <w:pStyle w:val="Normale1"/>
        <w:spacing w:line="240" w:lineRule="auto"/>
        <w:jc w:val="both"/>
        <w:rPr>
          <w:rFonts w:ascii="Times New Roman" w:hAnsi="Times New Roman"/>
          <w:lang w:val="fr-FR"/>
        </w:rPr>
      </w:pPr>
      <w:r w:rsidRPr="00E129B8">
        <w:rPr>
          <w:rFonts w:ascii="Times New Roman" w:hAnsi="Times New Roman"/>
          <w:lang w:val="fr-FR"/>
        </w:rPr>
        <w:t>z_min: minimum z-coordinate;</w:t>
      </w:r>
    </w:p>
    <w:p w14:paraId="053D187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x_max: maximum x-coordinate;</w:t>
      </w:r>
    </w:p>
    <w:p w14:paraId="13E141CA" w14:textId="77777777" w:rsidR="00093238" w:rsidRPr="00E129B8" w:rsidRDefault="00093238" w:rsidP="00093238">
      <w:pPr>
        <w:pStyle w:val="Normale1"/>
        <w:spacing w:line="240" w:lineRule="auto"/>
        <w:jc w:val="both"/>
        <w:rPr>
          <w:rFonts w:ascii="Times New Roman" w:hAnsi="Times New Roman"/>
          <w:lang w:val="fr-FR"/>
        </w:rPr>
      </w:pPr>
      <w:r w:rsidRPr="00E129B8">
        <w:rPr>
          <w:rFonts w:ascii="Times New Roman" w:hAnsi="Times New Roman"/>
          <w:lang w:val="fr-FR"/>
        </w:rPr>
        <w:t>y_max: maximum y-coordinate;</w:t>
      </w:r>
    </w:p>
    <w:p w14:paraId="43A595B5"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z_max: maximum z-coordinate;</w:t>
      </w:r>
    </w:p>
    <w:p w14:paraId="426D2ADA"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dx_out: spatial resolution of the output field along the x-axis direction;</w:t>
      </w:r>
    </w:p>
    <w:p w14:paraId="7111CED3"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dy_out: spatial resolution of the output field along the y-axis direction;</w:t>
      </w:r>
    </w:p>
    <w:p w14:paraId="5338687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dz_out: spatial resolution of the output field along the z-axis direction.</w:t>
      </w:r>
    </w:p>
    <w:p w14:paraId="360D7CB8"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14:paraId="3E767B9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 .</w:t>
      </w:r>
    </w:p>
    <w:p w14:paraId="6270BE33"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14:paraId="2F30645E" w14:textId="77777777" w:rsidTr="0044085B">
        <w:tc>
          <w:tcPr>
            <w:tcW w:w="4539" w:type="pct"/>
            <w:vAlign w:val="center"/>
          </w:tcPr>
          <w:p w14:paraId="1A3DA304"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w14:anchorId="5613CCFB">
                <v:shape id="_x0000_i1279" type="#_x0000_t75" style="width:372.6pt;height:30.6pt" o:ole="">
                  <v:imagedata r:id="rId523" o:title=""/>
                </v:shape>
                <o:OLEObject Type="Embed" ProgID="Equation.3" ShapeID="_x0000_i1279" DrawAspect="Content" ObjectID="_1700915007" r:id="rId524"/>
              </w:object>
            </w:r>
          </w:p>
          <w:p w14:paraId="49A386ED"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w14:anchorId="50ABA621">
                <v:shape id="_x0000_i1280" type="#_x0000_t75" style="width:347.4pt;height:33pt" o:ole="">
                  <v:imagedata r:id="rId525" o:title=""/>
                </v:shape>
                <o:OLEObject Type="Embed" ProgID="Equation.3" ShapeID="_x0000_i1280" DrawAspect="Content" ObjectID="_1700915008" r:id="rId526"/>
              </w:object>
            </w:r>
          </w:p>
        </w:tc>
        <w:tc>
          <w:tcPr>
            <w:tcW w:w="461" w:type="pct"/>
            <w:vAlign w:val="center"/>
          </w:tcPr>
          <w:p w14:paraId="217C0DF6" w14:textId="77777777"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p>
        </w:tc>
      </w:tr>
    </w:tbl>
    <w:commentRangeEnd w:id="1049"/>
    <w:p w14:paraId="6E87475B" w14:textId="77777777" w:rsidR="00093238" w:rsidRPr="00376AFF" w:rsidRDefault="00093238" w:rsidP="00093238">
      <w:pPr>
        <w:spacing w:after="0" w:line="240" w:lineRule="auto"/>
        <w:jc w:val="both"/>
        <w:rPr>
          <w:rFonts w:ascii="Times New Roman" w:hAnsi="Times New Roman"/>
          <w:sz w:val="24"/>
          <w:szCs w:val="24"/>
        </w:rPr>
      </w:pPr>
      <w:r>
        <w:rPr>
          <w:rStyle w:val="Rimandocommento"/>
          <w:rFonts w:ascii="Times New Roman" w:eastAsia="Times New Roman" w:hAnsi="Times New Roman"/>
          <w:szCs w:val="20"/>
          <w:lang w:val="it-IT" w:eastAsia="it-IT"/>
        </w:rPr>
        <w:commentReference w:id="1049"/>
      </w:r>
    </w:p>
    <w:p w14:paraId="56C96CC3" w14:textId="77777777" w:rsidR="00093238" w:rsidRPr="00376AFF" w:rsidRDefault="00093238" w:rsidP="00093238">
      <w:pPr>
        <w:pStyle w:val="Amicarellititle2"/>
        <w:numPr>
          <w:ilvl w:val="1"/>
          <w:numId w:val="44"/>
        </w:numPr>
      </w:pPr>
      <w:bookmarkStart w:id="1050" w:name="_Toc86930722"/>
      <w:commentRangeStart w:id="1051"/>
      <w:r>
        <w:t>Paraview</w:t>
      </w:r>
      <w:commentRangeEnd w:id="1051"/>
      <w:r>
        <w:rPr>
          <w:rStyle w:val="Rimandocommento"/>
          <w:b w:val="0"/>
          <w:szCs w:val="20"/>
          <w:lang w:val="it-IT"/>
        </w:rPr>
        <w:commentReference w:id="1051"/>
      </w:r>
      <w:r>
        <w:t>: post-processing and visualization of the 2D and 3D output fields of SPHERA</w:t>
      </w:r>
      <w:bookmarkEnd w:id="1050"/>
    </w:p>
    <w:p w14:paraId="085E54AD"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Paraview shows the (2D and 3D) fluid dynamics fields produced by SPHERA and returns the associated image files. </w:t>
      </w:r>
    </w:p>
    <w:p w14:paraId="25E3308A" w14:textId="77777777" w:rsidR="00093238" w:rsidRDefault="00093238" w:rsidP="00093238">
      <w:pPr>
        <w:spacing w:after="0" w:line="240" w:lineRule="auto"/>
        <w:jc w:val="both"/>
        <w:rPr>
          <w:rFonts w:ascii="Times New Roman" w:hAnsi="Times New Roman"/>
          <w:sz w:val="24"/>
          <w:szCs w:val="24"/>
        </w:rPr>
      </w:pPr>
    </w:p>
    <w:p w14:paraId="17C9E0BF" w14:textId="77777777" w:rsidR="00093238" w:rsidRPr="00376AFF" w:rsidRDefault="00093238" w:rsidP="00093238">
      <w:pPr>
        <w:pStyle w:val="Amicarellititle2"/>
        <w:numPr>
          <w:ilvl w:val="1"/>
          <w:numId w:val="44"/>
        </w:numPr>
      </w:pPr>
      <w:bookmarkStart w:id="1052" w:name="_Toc86930723"/>
      <w:commentRangeStart w:id="1053"/>
      <w:r>
        <w:t>Image Magick</w:t>
      </w:r>
      <w:commentRangeEnd w:id="1053"/>
      <w:r>
        <w:rPr>
          <w:rStyle w:val="Rimandocommento"/>
          <w:b w:val="0"/>
          <w:szCs w:val="20"/>
          <w:lang w:val="it-IT"/>
        </w:rPr>
        <w:commentReference w:id="1053"/>
      </w:r>
      <w:bookmarkEnd w:id="1052"/>
    </w:p>
    <w:p w14:paraId="36BFC539" w14:textId="0018205A" w:rsidR="00093238" w:rsidRDefault="00093238" w:rsidP="00093238">
      <w:pPr>
        <w:spacing w:after="0" w:line="240" w:lineRule="auto"/>
        <w:jc w:val="both"/>
        <w:rPr>
          <w:rFonts w:ascii="Times New Roman" w:hAnsi="Times New Roman"/>
          <w:sz w:val="24"/>
          <w:szCs w:val="24"/>
        </w:rPr>
      </w:pPr>
      <w:ins w:id="1054" w:author="Amicarelli Andrea (RSE)" w:date="2021-03-15T14:43:00Z">
        <w:r>
          <w:rPr>
            <w:rFonts w:ascii="Times New Roman" w:hAnsi="Times New Roman"/>
            <w:sz w:val="24"/>
            <w:szCs w:val="24"/>
          </w:rPr>
          <w:t xml:space="preserve">The images above </w:t>
        </w:r>
      </w:ins>
      <w:r w:rsidRPr="00376AFF">
        <w:rPr>
          <w:rFonts w:ascii="Times New Roman" w:hAnsi="Times New Roman"/>
          <w:sz w:val="24"/>
          <w:szCs w:val="24"/>
        </w:rPr>
        <w:t xml:space="preserve">are concatenated in “.gif” animations by means of Image Magick (ImageMagick Studio LLC, </w:t>
      </w:r>
      <w:r w:rsidR="00B72C6E">
        <w:rPr>
          <w:rFonts w:ascii="Times New Roman" w:hAnsi="Times New Roman"/>
          <w:sz w:val="24"/>
          <w:szCs w:val="24"/>
        </w:rPr>
        <w:t>2021,</w:t>
      </w:r>
      <w:sdt>
        <w:sdtPr>
          <w:rPr>
            <w:rFonts w:ascii="Times New Roman" w:hAnsi="Times New Roman"/>
            <w:sz w:val="24"/>
            <w:szCs w:val="24"/>
          </w:rPr>
          <w:id w:val="797950177"/>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Ima21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[86]</w:t>
          </w:r>
          <w:r w:rsidR="00B72C6E">
            <w:rPr>
              <w:rFonts w:ascii="Times New Roman" w:hAnsi="Times New Roman"/>
              <w:sz w:val="24"/>
              <w:szCs w:val="24"/>
            </w:rPr>
            <w:fldChar w:fldCharType="end"/>
          </w:r>
        </w:sdtContent>
      </w:sdt>
      <w:r w:rsidRPr="00376AFF">
        <w:rPr>
          <w:rFonts w:ascii="Times New Roman" w:hAnsi="Times New Roman"/>
          <w:sz w:val="24"/>
          <w:szCs w:val="24"/>
        </w:rPr>
        <w:t xml:space="preserve">). </w:t>
      </w:r>
    </w:p>
    <w:p w14:paraId="75FDDA45" w14:textId="77777777" w:rsidR="00093238" w:rsidRDefault="00093238" w:rsidP="00093238">
      <w:pPr>
        <w:spacing w:after="0" w:line="240" w:lineRule="auto"/>
        <w:jc w:val="both"/>
        <w:rPr>
          <w:rFonts w:ascii="Times New Roman" w:hAnsi="Times New Roman"/>
          <w:sz w:val="24"/>
          <w:szCs w:val="24"/>
        </w:rPr>
      </w:pPr>
    </w:p>
    <w:p w14:paraId="26AB7C9C" w14:textId="77777777" w:rsidR="00093238" w:rsidRPr="00376AFF" w:rsidRDefault="00093238" w:rsidP="00093238">
      <w:pPr>
        <w:pStyle w:val="Amicarellititle2"/>
        <w:numPr>
          <w:ilvl w:val="1"/>
          <w:numId w:val="44"/>
        </w:numPr>
      </w:pPr>
      <w:bookmarkStart w:id="1055" w:name="_Toc86930724"/>
      <w:commentRangeStart w:id="1056"/>
      <w:r>
        <w:t>Virtual Dub</w:t>
      </w:r>
      <w:commentRangeEnd w:id="1056"/>
      <w:r>
        <w:rPr>
          <w:rStyle w:val="Rimandocommento"/>
          <w:b w:val="0"/>
          <w:szCs w:val="20"/>
          <w:lang w:val="it-IT"/>
        </w:rPr>
        <w:commentReference w:id="1056"/>
      </w:r>
      <w:bookmarkEnd w:id="1055"/>
    </w:p>
    <w:p w14:paraId="1BD823BF" w14:textId="0B9B9739"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00B72C6E">
        <w:rPr>
          <w:rFonts w:ascii="Times New Roman" w:hAnsi="Times New Roman"/>
          <w:sz w:val="24"/>
          <w:szCs w:val="24"/>
        </w:rPr>
        <w:t>Avery Lee, 2021,</w:t>
      </w:r>
      <w:sdt>
        <w:sdtPr>
          <w:rPr>
            <w:rFonts w:ascii="Times New Roman" w:hAnsi="Times New Roman"/>
            <w:sz w:val="24"/>
            <w:szCs w:val="24"/>
          </w:rPr>
          <w:id w:val="-483851434"/>
          <w:citation/>
        </w:sdtPr>
        <w:sdtEndPr/>
        <w:sdtContent>
          <w:r w:rsidR="00B72C6E">
            <w:rPr>
              <w:rFonts w:ascii="Times New Roman" w:hAnsi="Times New Roman"/>
              <w:sz w:val="24"/>
              <w:szCs w:val="24"/>
            </w:rPr>
            <w:fldChar w:fldCharType="begin"/>
          </w:r>
          <w:r w:rsidR="00B72C6E">
            <w:rPr>
              <w:rFonts w:ascii="Times New Roman" w:hAnsi="Times New Roman"/>
              <w:sz w:val="24"/>
              <w:szCs w:val="24"/>
              <w:lang w:val="it-IT"/>
            </w:rPr>
            <w:instrText xml:space="preserve"> CITATION Vir21 \l 1040 </w:instrText>
          </w:r>
          <w:r w:rsidR="00B72C6E">
            <w:rPr>
              <w:rFonts w:ascii="Times New Roman" w:hAnsi="Times New Roman"/>
              <w:sz w:val="24"/>
              <w:szCs w:val="24"/>
            </w:rPr>
            <w:fldChar w:fldCharType="separate"/>
          </w:r>
          <w:r w:rsidR="006B40CB">
            <w:rPr>
              <w:rFonts w:ascii="Times New Roman" w:hAnsi="Times New Roman"/>
              <w:noProof/>
              <w:sz w:val="24"/>
              <w:szCs w:val="24"/>
              <w:lang w:val="it-IT"/>
            </w:rPr>
            <w:t xml:space="preserve"> </w:t>
          </w:r>
          <w:r w:rsidR="006B40CB" w:rsidRPr="006B40CB">
            <w:rPr>
              <w:rFonts w:ascii="Times New Roman" w:hAnsi="Times New Roman"/>
              <w:noProof/>
              <w:sz w:val="24"/>
              <w:szCs w:val="24"/>
              <w:lang w:val="it-IT"/>
            </w:rPr>
            <w:t>[87]</w:t>
          </w:r>
          <w:r w:rsidR="00B72C6E">
            <w:rPr>
              <w:rFonts w:ascii="Times New Roman" w:hAnsi="Times New Roman"/>
              <w:sz w:val="24"/>
              <w:szCs w:val="24"/>
            </w:rPr>
            <w:fldChar w:fldCharType="end"/>
          </w:r>
        </w:sdtContent>
      </w:sdt>
      <w:r w:rsidRPr="00376AFF">
        <w:rPr>
          <w:rFonts w:ascii="Times New Roman" w:hAnsi="Times New Roman"/>
          <w:sz w:val="24"/>
          <w:szCs w:val="24"/>
        </w:rPr>
        <w:t>), which returns an “.avi” video output file.</w:t>
      </w:r>
    </w:p>
    <w:p w14:paraId="4DE01D45" w14:textId="77777777" w:rsidR="000F061E" w:rsidRPr="00376AFF" w:rsidRDefault="000F061E" w:rsidP="000F061E">
      <w:pPr>
        <w:spacing w:after="0" w:line="240" w:lineRule="auto"/>
        <w:jc w:val="both"/>
        <w:rPr>
          <w:rFonts w:ascii="Times New Roman" w:hAnsi="Times New Roman"/>
          <w:sz w:val="24"/>
          <w:szCs w:val="24"/>
        </w:rPr>
      </w:pPr>
    </w:p>
    <w:p w14:paraId="29CFB377"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57" w:name="_Toc447794706"/>
      <w:bookmarkStart w:id="1058" w:name="_Toc447794785"/>
      <w:bookmarkStart w:id="1059" w:name="_Toc447794870"/>
      <w:bookmarkStart w:id="1060" w:name="_Toc447794952"/>
      <w:bookmarkStart w:id="1061" w:name="_Toc447795355"/>
      <w:bookmarkStart w:id="1062" w:name="_Toc447795462"/>
      <w:bookmarkStart w:id="1063" w:name="_Toc86930725"/>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sidRPr="00D5453B">
        <w:rPr>
          <w:rFonts w:ascii="Book Antiqua" w:hAnsi="Book Antiqua"/>
          <w:caps/>
          <w:kern w:val="0"/>
          <w:sz w:val="24"/>
          <w:szCs w:val="24"/>
        </w:rPr>
        <w:lastRenderedPageBreak/>
        <w:t>SPHERA acknowledgments</w:t>
      </w:r>
      <w:bookmarkEnd w:id="1057"/>
      <w:bookmarkEnd w:id="1058"/>
      <w:bookmarkEnd w:id="1059"/>
      <w:bookmarkEnd w:id="1060"/>
      <w:bookmarkEnd w:id="1061"/>
      <w:bookmarkEnd w:id="1062"/>
      <w:bookmarkEnd w:id="1063"/>
    </w:p>
    <w:p w14:paraId="20249614" w14:textId="77777777" w:rsidR="00EF1258" w:rsidRPr="00376AFF" w:rsidRDefault="00EF1258" w:rsidP="000D77F1">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RSE SpA</w:t>
      </w:r>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“Fondo di Ricerca per il Sistema Elettrico” within the frame of a Program Agreement between RSE SpA and the Italian Ministry of Economic Development (Ministero dello Sviluppo Economico).</w:t>
      </w:r>
    </w:p>
    <w:p w14:paraId="369E396F" w14:textId="77777777" w:rsidR="000D77F1" w:rsidRPr="00376AFF" w:rsidRDefault="000D77F1" w:rsidP="000D77F1">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“Ricerca di Sistema </w:t>
      </w:r>
      <w:r w:rsidRPr="00376AFF">
        <w:rPr>
          <w:rFonts w:ascii="Times New Roman" w:hAnsi="Times New Roman"/>
          <w:sz w:val="24"/>
          <w:szCs w:val="24"/>
        </w:rPr>
        <w:t xml:space="preserve">-RdS-”), at different stages: </w:t>
      </w:r>
    </w:p>
    <w:p w14:paraId="6F0E2BB1" w14:textId="77777777" w:rsidR="006C0892" w:rsidRPr="00376AFF" w:rsidRDefault="006C0892" w:rsidP="006C0892">
      <w:pPr>
        <w:pStyle w:val="Paragrafoelenco"/>
        <w:numPr>
          <w:ilvl w:val="0"/>
          <w:numId w:val="3"/>
        </w:numPr>
        <w:rPr>
          <w:lang w:val="en-GB"/>
        </w:rPr>
      </w:pPr>
      <w:r w:rsidRPr="00376AFF">
        <w:rPr>
          <w:lang w:val="en-GB"/>
        </w:rPr>
        <w:t>under the second period of RdS (2003-2005), where CESI SpA was the only beneficiary of the Research Fund for the Italian Electrical System;</w:t>
      </w:r>
    </w:p>
    <w:p w14:paraId="0DAF1360" w14:textId="77777777" w:rsidR="006C0892" w:rsidRPr="00376AFF" w:rsidRDefault="006C0892" w:rsidP="006C0892">
      <w:pPr>
        <w:pStyle w:val="Paragrafoelenco"/>
        <w:numPr>
          <w:ilvl w:val="0"/>
          <w:numId w:val="3"/>
        </w:numPr>
        <w:rPr>
          <w:lang w:val="en-GB"/>
        </w:rPr>
      </w:pPr>
      <w:r w:rsidRPr="00376AFF">
        <w:rPr>
          <w:lang w:val="en-GB"/>
        </w:rPr>
        <w:t>under the Contract Agreement between CESI Ricerca SpA and the Italian Ministry of Economic Development for the of RdS period 2006-2008, in compliance with the Decree of 8 March 2006;</w:t>
      </w:r>
    </w:p>
    <w:p w14:paraId="1086F6E9" w14:textId="77777777" w:rsidR="006C0892" w:rsidRPr="00376AFF" w:rsidRDefault="006C0892" w:rsidP="006C0892">
      <w:pPr>
        <w:pStyle w:val="Paragrafoelenco"/>
        <w:numPr>
          <w:ilvl w:val="0"/>
          <w:numId w:val="3"/>
        </w:numPr>
        <w:rPr>
          <w:lang w:val="en-GB"/>
        </w:rPr>
      </w:pPr>
      <w:r w:rsidRPr="00376AF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14:paraId="24BB027E" w14:textId="77777777"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of RdS period 2012-2014, in compliance with the Decree of November 9, 2012 (Project Manager Antonella Frigerio);</w:t>
      </w:r>
    </w:p>
    <w:p w14:paraId="355B57F1" w14:textId="5F6957EA" w:rsidR="006C0892" w:rsidRPr="00E129B8" w:rsidRDefault="006C0892" w:rsidP="006C0892">
      <w:pPr>
        <w:pStyle w:val="Paragrafoelenco"/>
        <w:numPr>
          <w:ilvl w:val="0"/>
          <w:numId w:val="3"/>
        </w:numPr>
      </w:pPr>
      <w:r w:rsidRPr="00376AFF">
        <w:rPr>
          <w:lang w:val="en-GB"/>
        </w:rPr>
        <w:t xml:space="preserve">under the Contract Agreement between RSE SpA and the Italian Ministry of Economic Development for the RdS period 2015-2017, in compliance with the Decree of </w:t>
      </w:r>
      <w:del w:id="1064" w:author="Amicarelli Andrea (RSE)" w:date="2021-12-13T15:24:00Z">
        <w:r w:rsidRPr="00376AFF" w:rsidDel="00AA1384">
          <w:rPr>
            <w:lang w:val="en-GB"/>
          </w:rPr>
          <w:delText xml:space="preserve">21 </w:delText>
        </w:r>
      </w:del>
      <w:r w:rsidRPr="00376AFF">
        <w:rPr>
          <w:lang w:val="en-GB"/>
        </w:rPr>
        <w:t xml:space="preserve">April </w:t>
      </w:r>
      <w:ins w:id="1065" w:author="Amicarelli Andrea (RSE)" w:date="2021-12-13T15:24:00Z">
        <w:r w:rsidR="00AA1384">
          <w:rPr>
            <w:lang w:val="en-GB"/>
          </w:rPr>
          <w:t xml:space="preserve">21, </w:t>
        </w:r>
      </w:ins>
      <w:r w:rsidRPr="00376AFF">
        <w:rPr>
          <w:lang w:val="en-GB"/>
        </w:rPr>
        <w:t xml:space="preserve">2016. </w:t>
      </w:r>
      <w:r w:rsidRPr="00E129B8">
        <w:t>Reference project: ‘A.5 - Sicurezza e vulnerabilità del sistema elettrico’, Project Manager Antonella Frigerio.</w:t>
      </w:r>
    </w:p>
    <w:p w14:paraId="13075987" w14:textId="21F4479F" w:rsidR="00E129B8" w:rsidRPr="00E129B8" w:rsidRDefault="00E129B8" w:rsidP="00E129B8">
      <w:pPr>
        <w:pStyle w:val="Paragrafoelenco"/>
        <w:numPr>
          <w:ilvl w:val="0"/>
          <w:numId w:val="3"/>
        </w:numPr>
        <w:rPr>
          <w:lang w:val="en-GB"/>
        </w:rPr>
      </w:pPr>
      <w:commentRangeStart w:id="1066"/>
      <w:r w:rsidRPr="00E129B8">
        <w:rPr>
          <w:lang w:val="en-GB"/>
        </w:rPr>
        <w:t>under the Contract Agreement between RSE S.p.A. and the Ministry of Economic Development - General Directorate for the Electricity Market, Renewable Energy and Energy Efficiency, Nuclear Energy in compliance with the Decree of April 16</w:t>
      </w:r>
      <w:del w:id="1067" w:author="Amicarelli Andrea (RSE)" w:date="2021-12-13T15:24:00Z">
        <w:r w:rsidRPr="00E129B8" w:rsidDel="00AA1384">
          <w:rPr>
            <w:lang w:val="en-GB"/>
          </w:rPr>
          <w:delText>t</w:delText>
        </w:r>
      </w:del>
      <w:ins w:id="1068" w:author="Amicarelli Andrea (RSE)" w:date="2021-12-13T15:24:00Z">
        <w:r w:rsidR="00AA1384">
          <w:rPr>
            <w:lang w:val="en-GB"/>
          </w:rPr>
          <w:t>,</w:t>
        </w:r>
      </w:ins>
      <w:del w:id="1069" w:author="Amicarelli Andrea (RSE)" w:date="2021-12-13T15:24:00Z">
        <w:r w:rsidRPr="00E129B8" w:rsidDel="00AA1384">
          <w:rPr>
            <w:lang w:val="en-GB"/>
          </w:rPr>
          <w:delText>h,</w:delText>
        </w:r>
      </w:del>
      <w:r w:rsidRPr="00E129B8">
        <w:rPr>
          <w:lang w:val="en-GB"/>
        </w:rPr>
        <w:t xml:space="preserve"> 2018</w:t>
      </w:r>
      <w:commentRangeEnd w:id="1066"/>
      <w:r>
        <w:rPr>
          <w:rStyle w:val="Rimandocommento"/>
          <w:szCs w:val="20"/>
        </w:rPr>
        <w:commentReference w:id="1066"/>
      </w:r>
      <w:commentRangeStart w:id="1070"/>
      <w:r w:rsidR="00707F3E" w:rsidRPr="00376AFF">
        <w:rPr>
          <w:lang w:val="en-GB"/>
        </w:rPr>
        <w:t>;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w:t>
      </w:r>
      <w:commentRangeEnd w:id="1070"/>
      <w:r w:rsidR="00707F3E" w:rsidRPr="00376AFF">
        <w:rPr>
          <w:lang w:val="en-GB"/>
        </w:rPr>
        <w:commentReference w:id="1070"/>
      </w:r>
      <w:r w:rsidR="00707F3E" w:rsidRPr="00376AFF">
        <w:rPr>
          <w:lang w:val="en-GB"/>
        </w:rPr>
        <w:t xml:space="preserve"> </w:t>
      </w:r>
    </w:p>
    <w:p w14:paraId="7CB00170" w14:textId="77777777" w:rsidR="000D77F1"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14:paraId="07341F60" w14:textId="77777777" w:rsidR="00174D96" w:rsidRPr="00376AFF" w:rsidRDefault="00174D96" w:rsidP="00174D96">
      <w:pPr>
        <w:pStyle w:val="Paragrafoelenco"/>
        <w:numPr>
          <w:ilvl w:val="0"/>
          <w:numId w:val="3"/>
        </w:numPr>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14:paraId="75A458C0" w14:textId="77777777" w:rsidR="00174D96" w:rsidRPr="00376AFF" w:rsidRDefault="00174D96" w:rsidP="00174D96">
      <w:pPr>
        <w:pStyle w:val="Paragrafoelenco"/>
        <w:numPr>
          <w:ilvl w:val="0"/>
          <w:numId w:val="3"/>
        </w:numPr>
        <w:rPr>
          <w:lang w:val="en-GB"/>
        </w:rPr>
      </w:pPr>
      <w:r w:rsidRPr="00376AFF">
        <w:rPr>
          <w:lang w:val="en-GB"/>
        </w:rPr>
        <w:t>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14:paraId="3CEDA467" w14:textId="77777777" w:rsidR="00174D96" w:rsidRPr="00376AFF" w:rsidRDefault="00174D96" w:rsidP="00174D96">
      <w:pPr>
        <w:pStyle w:val="Paragrafoelenco"/>
        <w:numPr>
          <w:ilvl w:val="0"/>
          <w:numId w:val="3"/>
        </w:numPr>
        <w:rPr>
          <w:lang w:val="en-GB"/>
        </w:rPr>
      </w:pPr>
      <w:r w:rsidRPr="00376AFF">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14:paraId="03C8D791" w14:textId="77777777" w:rsidR="00174D96" w:rsidRPr="00376AFF" w:rsidRDefault="00174D96" w:rsidP="00174D96">
      <w:pPr>
        <w:pStyle w:val="Paragrafoelenco"/>
        <w:numPr>
          <w:ilvl w:val="0"/>
          <w:numId w:val="3"/>
        </w:numPr>
        <w:rPr>
          <w:lang w:val="en-GB"/>
        </w:rPr>
      </w:pPr>
      <w:r w:rsidRPr="00376AFF">
        <w:rPr>
          <w:lang w:val="en-GB"/>
        </w:rPr>
        <w:t xml:space="preserve">NMTFEPRA - Numerical Modelling of Turbulent Flows for Environment Protection and Risk Assessment (Italian National HPC Research Project); instrumental funding based on competitive calls (ISCRA-C project at CINECA, Italy); 2016-2017; Ferrero E. (Principal </w:t>
      </w:r>
      <w:r w:rsidRPr="00376AFF">
        <w:rPr>
          <w:lang w:val="en-GB"/>
        </w:rPr>
        <w:lastRenderedPageBreak/>
        <w:t>Investigator), A. Bisignano, A. Amicarelli, G. Curci, S. Manenti, S. Todeschini, A. Bisignano, S. Falasca. 40,000 core-hours.</w:t>
      </w:r>
    </w:p>
    <w:p w14:paraId="4B02887A" w14:textId="77777777" w:rsidR="00174D96" w:rsidRPr="00376AFF" w:rsidRDefault="00174D96" w:rsidP="00174D96">
      <w:pPr>
        <w:pStyle w:val="Paragrafoelenco"/>
        <w:numPr>
          <w:ilvl w:val="0"/>
          <w:numId w:val="3"/>
        </w:numPr>
        <w:rPr>
          <w:lang w:val="en-GB"/>
        </w:rPr>
      </w:pPr>
      <w:r w:rsidRPr="00376AFF">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14:paraId="3B3A9001" w14:textId="77777777" w:rsidR="00174D96" w:rsidRPr="00376AFF" w:rsidRDefault="00174D96" w:rsidP="00174D96">
      <w:pPr>
        <w:pStyle w:val="Paragrafoelenco"/>
        <w:numPr>
          <w:ilvl w:val="0"/>
          <w:numId w:val="3"/>
        </w:numPr>
        <w:rPr>
          <w:lang w:val="en-GB"/>
        </w:rPr>
      </w:pPr>
      <w:r w:rsidRPr="00376AF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14:paraId="50B34E7A" w14:textId="77777777" w:rsidR="000D77F1" w:rsidRPr="00376AFF" w:rsidRDefault="000D77F1" w:rsidP="00303E20">
      <w:pPr>
        <w:pStyle w:val="Paragrafoelenco"/>
        <w:numPr>
          <w:ilvl w:val="0"/>
          <w:numId w:val="3"/>
        </w:numPr>
        <w:rPr>
          <w:lang w:val="en-GB"/>
        </w:rPr>
      </w:pPr>
      <w:r w:rsidRPr="00376AFF">
        <w:rPr>
          <w:lang w:val="en-GB"/>
        </w:rPr>
        <w:t xml:space="preserve">HSPHMI14 - High performance computing for Lagrangian numerical models to simulate free surface and multi-phase flows (SPH) and the scalar transport in turbulent </w:t>
      </w:r>
      <w:r w:rsidR="006B25C9" w:rsidRPr="00376AFF">
        <w:rPr>
          <w:lang w:val="en-GB"/>
        </w:rPr>
        <w:t>flows (MIcromixing); June 2014 -</w:t>
      </w:r>
      <w:r w:rsidRPr="00376AFF">
        <w:rPr>
          <w:lang w:val="en-GB"/>
        </w:rPr>
        <w:t xml:space="preserve"> March 2015; Amicarelli A., G. Agate, G. Leuzzi, P. Monti, R. Guandalini, S. Sibilla; HPC Italian National Research Project (ISCRA-C2); competit</w:t>
      </w:r>
      <w:r w:rsidR="006C0892" w:rsidRPr="00376AFF">
        <w:rPr>
          <w:lang w:val="en-GB"/>
        </w:rPr>
        <w:t>ive call for instrumental funds.</w:t>
      </w:r>
    </w:p>
    <w:p w14:paraId="09D68F8A" w14:textId="77777777" w:rsidR="00A62711" w:rsidRPr="00376AFF" w:rsidRDefault="00A62711" w:rsidP="006C0892">
      <w:pPr>
        <w:spacing w:after="0" w:line="240" w:lineRule="auto"/>
        <w:jc w:val="both"/>
        <w:rPr>
          <w:rFonts w:ascii="Times New Roman" w:hAnsi="Times New Roman"/>
          <w:sz w:val="24"/>
          <w:szCs w:val="24"/>
        </w:rPr>
      </w:pPr>
      <w:commentRangeStart w:id="1071"/>
      <w:r w:rsidRPr="00376AFF">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1071"/>
      <w:r w:rsidRPr="00376AFF">
        <w:rPr>
          <w:rStyle w:val="Rimandocommento"/>
          <w:rFonts w:ascii="Times New Roman" w:eastAsia="Times New Roman" w:hAnsi="Times New Roman"/>
          <w:szCs w:val="20"/>
          <w:lang w:eastAsia="it-IT"/>
        </w:rPr>
        <w:commentReference w:id="1071"/>
      </w:r>
    </w:p>
    <w:p w14:paraId="074D6638" w14:textId="77777777" w:rsidR="006C0892" w:rsidRPr="00376AFF" w:rsidRDefault="006C0892" w:rsidP="006C0892">
      <w:pPr>
        <w:spacing w:after="0" w:line="240" w:lineRule="auto"/>
        <w:jc w:val="both"/>
        <w:rPr>
          <w:rFonts w:ascii="Times New Roman" w:hAnsi="Times New Roman"/>
          <w:sz w:val="24"/>
          <w:szCs w:val="24"/>
        </w:rPr>
      </w:pPr>
    </w:p>
    <w:p w14:paraId="3F5737F4"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72" w:name="_Toc447794707"/>
      <w:bookmarkStart w:id="1073" w:name="_Toc447794786"/>
      <w:bookmarkStart w:id="1074" w:name="_Toc447794871"/>
      <w:bookmarkStart w:id="1075" w:name="_Toc447794953"/>
      <w:bookmarkStart w:id="1076" w:name="_Toc447795356"/>
      <w:bookmarkStart w:id="1077" w:name="_Toc447795463"/>
      <w:bookmarkStart w:id="1078" w:name="_Toc86930726"/>
      <w:r w:rsidRPr="00D5453B">
        <w:rPr>
          <w:rFonts w:ascii="Book Antiqua" w:hAnsi="Book Antiqua"/>
          <w:caps/>
          <w:kern w:val="0"/>
          <w:sz w:val="24"/>
          <w:szCs w:val="24"/>
        </w:rPr>
        <w:lastRenderedPageBreak/>
        <w:t>SPHERA registration</w:t>
      </w:r>
      <w:bookmarkEnd w:id="1072"/>
      <w:bookmarkEnd w:id="1073"/>
      <w:bookmarkEnd w:id="1074"/>
      <w:bookmarkEnd w:id="1075"/>
      <w:bookmarkEnd w:id="1076"/>
      <w:bookmarkEnd w:id="1077"/>
      <w:bookmarkEnd w:id="1078"/>
    </w:p>
    <w:p w14:paraId="100A5BAB" w14:textId="25749EF2" w:rsidR="00F85184" w:rsidRDefault="000D77F1" w:rsidP="000D77F1">
      <w:pPr>
        <w:spacing w:after="0" w:line="240" w:lineRule="auto"/>
        <w:rPr>
          <w:rFonts w:ascii="Times New Roman" w:hAnsi="Times New Roman"/>
          <w:sz w:val="24"/>
          <w:szCs w:val="24"/>
        </w:rPr>
      </w:pPr>
      <w:r w:rsidRPr="00E129B8">
        <w:rPr>
          <w:rFonts w:ascii="Times New Roman" w:hAnsi="Times New Roman"/>
          <w:sz w:val="24"/>
          <w:szCs w:val="24"/>
          <w:lang w:val="it-IT"/>
        </w:rPr>
        <w:t>SPHERA v.8.0 Copyright is registered (“Registro pubblico speciale per i programmi per elaboratore, SIAE”, Italy).</w:t>
      </w:r>
      <w:r w:rsidR="00F21C8B" w:rsidRPr="00E129B8">
        <w:rPr>
          <w:rFonts w:ascii="Times New Roman" w:hAnsi="Times New Roman"/>
          <w:sz w:val="24"/>
          <w:szCs w:val="24"/>
          <w:lang w:val="it-IT"/>
        </w:rPr>
        <w:t xml:space="preserve"> </w:t>
      </w:r>
      <w:r w:rsidR="00F85184" w:rsidRPr="00376AFF">
        <w:rPr>
          <w:rFonts w:ascii="Times New Roman" w:hAnsi="Times New Roman"/>
          <w:sz w:val="24"/>
          <w:szCs w:val="24"/>
        </w:rPr>
        <w:t>Since SPHERA v.8.0, the code has been developed on a public GitHub repository.</w:t>
      </w:r>
    </w:p>
    <w:p w14:paraId="06026BC8" w14:textId="25ED7E2C" w:rsidR="00A60E85" w:rsidRDefault="00A60E85" w:rsidP="000D77F1">
      <w:pPr>
        <w:spacing w:after="0" w:line="240" w:lineRule="auto"/>
        <w:rPr>
          <w:rFonts w:ascii="Times New Roman" w:hAnsi="Times New Roman"/>
          <w:sz w:val="24"/>
          <w:szCs w:val="24"/>
        </w:rPr>
      </w:pPr>
    </w:p>
    <w:p w14:paraId="6FD7557B" w14:textId="77777777" w:rsidR="00A60E85" w:rsidRPr="00D5453B" w:rsidRDefault="00A60E85" w:rsidP="00A60E85">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79" w:name="_Toc447794708"/>
      <w:bookmarkStart w:id="1080" w:name="_Toc447794787"/>
      <w:bookmarkStart w:id="1081" w:name="_Toc447794872"/>
      <w:bookmarkStart w:id="1082" w:name="_Toc447794954"/>
      <w:bookmarkStart w:id="1083" w:name="_Toc447795357"/>
      <w:bookmarkStart w:id="1084" w:name="_Toc447795464"/>
      <w:bookmarkStart w:id="1085" w:name="_Toc86930727"/>
      <w:r w:rsidRPr="00D5453B">
        <w:rPr>
          <w:rFonts w:ascii="Book Antiqua" w:hAnsi="Book Antiqua"/>
          <w:caps/>
          <w:kern w:val="0"/>
          <w:sz w:val="24"/>
          <w:szCs w:val="24"/>
        </w:rPr>
        <w:lastRenderedPageBreak/>
        <w:t>GNU Free Documentation License</w:t>
      </w:r>
      <w:bookmarkEnd w:id="1079"/>
      <w:bookmarkEnd w:id="1080"/>
      <w:bookmarkEnd w:id="1081"/>
      <w:bookmarkEnd w:id="1082"/>
      <w:bookmarkEnd w:id="1083"/>
      <w:bookmarkEnd w:id="1084"/>
      <w:bookmarkEnd w:id="1085"/>
    </w:p>
    <w:p w14:paraId="32F75030" w14:textId="77777777" w:rsidR="00A60E85" w:rsidRPr="00376AFF" w:rsidRDefault="00A60E85" w:rsidP="00A60E85">
      <w:pPr>
        <w:spacing w:after="0" w:line="240" w:lineRule="auto"/>
        <w:rPr>
          <w:rFonts w:ascii="Times New Roman" w:hAnsi="Times New Roman"/>
          <w:sz w:val="24"/>
          <w:szCs w:val="24"/>
        </w:rPr>
      </w:pPr>
    </w:p>
    <w:p w14:paraId="54CC08B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14:paraId="3276648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14:paraId="02FBCDBD" w14:textId="77777777" w:rsidR="00A60E85" w:rsidRPr="00376AFF" w:rsidRDefault="00A60E85" w:rsidP="00A60E85">
      <w:pPr>
        <w:spacing w:after="0" w:line="240" w:lineRule="auto"/>
        <w:rPr>
          <w:rFonts w:ascii="Times New Roman" w:hAnsi="Times New Roman"/>
          <w:sz w:val="24"/>
          <w:szCs w:val="24"/>
        </w:rPr>
      </w:pPr>
    </w:p>
    <w:p w14:paraId="111089B4" w14:textId="77777777" w:rsidR="00A60E85" w:rsidRPr="00376AFF" w:rsidRDefault="00A60E85" w:rsidP="00A60E85">
      <w:pPr>
        <w:spacing w:after="0" w:line="240" w:lineRule="auto"/>
        <w:rPr>
          <w:rFonts w:ascii="Times New Roman" w:hAnsi="Times New Roman"/>
          <w:sz w:val="24"/>
          <w:szCs w:val="24"/>
        </w:rPr>
      </w:pPr>
    </w:p>
    <w:p w14:paraId="427F812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14:paraId="308A9FF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14:paraId="5126B42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14:paraId="54DACA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14:paraId="68A06476" w14:textId="77777777" w:rsidR="00A60E85" w:rsidRPr="00376AFF" w:rsidRDefault="00A60E85" w:rsidP="00A60E85">
      <w:pPr>
        <w:spacing w:after="0" w:line="240" w:lineRule="auto"/>
        <w:rPr>
          <w:rFonts w:ascii="Times New Roman" w:hAnsi="Times New Roman"/>
          <w:sz w:val="24"/>
          <w:szCs w:val="24"/>
        </w:rPr>
      </w:pPr>
    </w:p>
    <w:p w14:paraId="6C3AFE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0. PREAMBLE</w:t>
      </w:r>
    </w:p>
    <w:p w14:paraId="2E4AE2B7" w14:textId="77777777" w:rsidR="00A60E85" w:rsidRPr="00376AFF" w:rsidRDefault="00A60E85" w:rsidP="00A60E85">
      <w:pPr>
        <w:spacing w:after="0" w:line="240" w:lineRule="auto"/>
        <w:rPr>
          <w:rFonts w:ascii="Times New Roman" w:hAnsi="Times New Roman"/>
          <w:sz w:val="24"/>
          <w:szCs w:val="24"/>
        </w:rPr>
      </w:pPr>
    </w:p>
    <w:p w14:paraId="09E8425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14:paraId="2E462F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14:paraId="558D42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14:paraId="274FDC1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14:paraId="3DBB6C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14:paraId="5A2CCE5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14:paraId="03F4D27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14:paraId="623B30E4" w14:textId="77777777" w:rsidR="00A60E85" w:rsidRPr="00376AFF" w:rsidRDefault="00A60E85" w:rsidP="00A60E85">
      <w:pPr>
        <w:spacing w:after="0" w:line="240" w:lineRule="auto"/>
        <w:rPr>
          <w:rFonts w:ascii="Times New Roman" w:hAnsi="Times New Roman"/>
          <w:sz w:val="24"/>
          <w:szCs w:val="24"/>
        </w:rPr>
      </w:pPr>
    </w:p>
    <w:p w14:paraId="13CF78D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14:paraId="195C8E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14:paraId="0ED5900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14:paraId="3202A6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14:paraId="2AB277F8" w14:textId="77777777" w:rsidR="00A60E85" w:rsidRPr="00376AFF" w:rsidRDefault="00A60E85" w:rsidP="00A60E85">
      <w:pPr>
        <w:spacing w:after="0" w:line="240" w:lineRule="auto"/>
        <w:rPr>
          <w:rFonts w:ascii="Times New Roman" w:hAnsi="Times New Roman"/>
          <w:sz w:val="24"/>
          <w:szCs w:val="24"/>
        </w:rPr>
      </w:pPr>
    </w:p>
    <w:p w14:paraId="1BB12E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14:paraId="774165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14:paraId="22E3582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14:paraId="06B8B0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14:paraId="765D8EC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14:paraId="7E3BEE5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14:paraId="5C327A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14:paraId="17A1FC43" w14:textId="77777777" w:rsidR="00A60E85" w:rsidRPr="00376AFF" w:rsidRDefault="00A60E85" w:rsidP="00A60E85">
      <w:pPr>
        <w:spacing w:after="0" w:line="240" w:lineRule="auto"/>
        <w:rPr>
          <w:rFonts w:ascii="Times New Roman" w:hAnsi="Times New Roman"/>
          <w:sz w:val="24"/>
          <w:szCs w:val="24"/>
        </w:rPr>
      </w:pPr>
    </w:p>
    <w:p w14:paraId="3C5751FC" w14:textId="77777777" w:rsidR="00A60E85" w:rsidRPr="00376AFF" w:rsidRDefault="00A60E85" w:rsidP="00A60E85">
      <w:pPr>
        <w:spacing w:after="0" w:line="240" w:lineRule="auto"/>
        <w:rPr>
          <w:rFonts w:ascii="Times New Roman" w:hAnsi="Times New Roman"/>
          <w:sz w:val="24"/>
          <w:szCs w:val="24"/>
        </w:rPr>
      </w:pPr>
    </w:p>
    <w:p w14:paraId="7CF0FA7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14:paraId="43C6E50E" w14:textId="77777777" w:rsidR="00A60E85" w:rsidRPr="00376AFF" w:rsidRDefault="00A60E85" w:rsidP="00A60E85">
      <w:pPr>
        <w:spacing w:after="0" w:line="240" w:lineRule="auto"/>
        <w:rPr>
          <w:rFonts w:ascii="Times New Roman" w:hAnsi="Times New Roman"/>
          <w:sz w:val="24"/>
          <w:szCs w:val="24"/>
        </w:rPr>
      </w:pPr>
    </w:p>
    <w:p w14:paraId="404E1A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14:paraId="0F6C1C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14:paraId="418618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14:paraId="50567EE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14:paraId="214F09E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14:paraId="703BE6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14:paraId="450C07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14:paraId="7996342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14:paraId="125B7C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under copyright law.</w:t>
      </w:r>
    </w:p>
    <w:p w14:paraId="5AC8283D" w14:textId="77777777" w:rsidR="00A60E85" w:rsidRPr="00376AFF" w:rsidRDefault="00A60E85" w:rsidP="00A60E85">
      <w:pPr>
        <w:spacing w:after="0" w:line="240" w:lineRule="auto"/>
        <w:rPr>
          <w:rFonts w:ascii="Times New Roman" w:hAnsi="Times New Roman"/>
          <w:sz w:val="24"/>
          <w:szCs w:val="24"/>
        </w:rPr>
      </w:pPr>
    </w:p>
    <w:p w14:paraId="4BBC95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14:paraId="1CC084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14:paraId="20B7623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14:paraId="3640B393" w14:textId="77777777" w:rsidR="00A60E85" w:rsidRPr="00376AFF" w:rsidRDefault="00A60E85" w:rsidP="00A60E85">
      <w:pPr>
        <w:spacing w:after="0" w:line="240" w:lineRule="auto"/>
        <w:rPr>
          <w:rFonts w:ascii="Times New Roman" w:hAnsi="Times New Roman"/>
          <w:sz w:val="24"/>
          <w:szCs w:val="24"/>
        </w:rPr>
      </w:pPr>
    </w:p>
    <w:p w14:paraId="6B35DA1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14:paraId="0BFC1C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14:paraId="61E37E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14:paraId="6F70DE5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14:paraId="580F447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14:paraId="5CC269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14:paraId="2950F0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14:paraId="21215ED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14:paraId="183F8B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14:paraId="58EA196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them.</w:t>
      </w:r>
    </w:p>
    <w:p w14:paraId="27DCD8D0" w14:textId="77777777" w:rsidR="00A60E85" w:rsidRPr="00376AFF" w:rsidRDefault="00A60E85" w:rsidP="00A60E85">
      <w:pPr>
        <w:spacing w:after="0" w:line="240" w:lineRule="auto"/>
        <w:rPr>
          <w:rFonts w:ascii="Times New Roman" w:hAnsi="Times New Roman"/>
          <w:sz w:val="24"/>
          <w:szCs w:val="24"/>
        </w:rPr>
      </w:pPr>
    </w:p>
    <w:p w14:paraId="5E7661F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14:paraId="7E9999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14:paraId="659FA9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14:paraId="39407C7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14:paraId="79F417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14:paraId="243A737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14:paraId="716D8F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14:paraId="1315BD3E" w14:textId="77777777" w:rsidR="00A60E85" w:rsidRPr="00376AFF" w:rsidRDefault="00A60E85" w:rsidP="00A60E85">
      <w:pPr>
        <w:spacing w:after="0" w:line="240" w:lineRule="auto"/>
        <w:rPr>
          <w:rFonts w:ascii="Times New Roman" w:hAnsi="Times New Roman"/>
          <w:sz w:val="24"/>
          <w:szCs w:val="24"/>
        </w:rPr>
      </w:pPr>
    </w:p>
    <w:p w14:paraId="4409AC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14:paraId="423E725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14:paraId="70B4C32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14:paraId="61AE8E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14:paraId="00A9F339" w14:textId="77777777" w:rsidR="00A60E85" w:rsidRPr="00376AFF" w:rsidRDefault="00A60E85" w:rsidP="00A60E85">
      <w:pPr>
        <w:spacing w:after="0" w:line="240" w:lineRule="auto"/>
        <w:rPr>
          <w:rFonts w:ascii="Times New Roman" w:hAnsi="Times New Roman"/>
          <w:sz w:val="24"/>
          <w:szCs w:val="24"/>
        </w:rPr>
      </w:pPr>
    </w:p>
    <w:p w14:paraId="12E4788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14:paraId="61F063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14:paraId="5E29F5C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14:paraId="0AC5D7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14:paraId="62E3D3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14:paraId="59487C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14:paraId="4CDD5AC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14:paraId="62F025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14:paraId="31E3916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format whose markup, or absence of markup, has been arranged to thwart</w:t>
      </w:r>
    </w:p>
    <w:p w14:paraId="024E17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14:paraId="08F7B9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14:paraId="2297599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14:paraId="23555CED" w14:textId="77777777" w:rsidR="00A60E85" w:rsidRPr="00376AFF" w:rsidRDefault="00A60E85" w:rsidP="00A60E85">
      <w:pPr>
        <w:spacing w:after="0" w:line="240" w:lineRule="auto"/>
        <w:rPr>
          <w:rFonts w:ascii="Times New Roman" w:hAnsi="Times New Roman"/>
          <w:sz w:val="24"/>
          <w:szCs w:val="24"/>
        </w:rPr>
      </w:pPr>
    </w:p>
    <w:p w14:paraId="1CDAC1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14:paraId="0F414C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ASCII without markup, Texinfo input format, LaTeX input format, SGML</w:t>
      </w:r>
    </w:p>
    <w:p w14:paraId="57182B8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14:paraId="5549BEA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14:paraId="0924EE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14:paraId="68CC740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14:paraId="068D446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14:paraId="7486254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14:paraId="5950999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14:paraId="0421015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14:paraId="013C0A2C" w14:textId="77777777" w:rsidR="00A60E85" w:rsidRPr="00376AFF" w:rsidRDefault="00A60E85" w:rsidP="00A60E85">
      <w:pPr>
        <w:spacing w:after="0" w:line="240" w:lineRule="auto"/>
        <w:rPr>
          <w:rFonts w:ascii="Times New Roman" w:hAnsi="Times New Roman"/>
          <w:sz w:val="24"/>
          <w:szCs w:val="24"/>
        </w:rPr>
      </w:pPr>
    </w:p>
    <w:p w14:paraId="775EDE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14:paraId="0D8F732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14:paraId="534141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14:paraId="0982B2D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14:paraId="7613C62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14:paraId="6FA4F2F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14:paraId="260B092A" w14:textId="77777777" w:rsidR="00A60E85" w:rsidRPr="00376AFF" w:rsidRDefault="00A60E85" w:rsidP="00A60E85">
      <w:pPr>
        <w:spacing w:after="0" w:line="240" w:lineRule="auto"/>
        <w:rPr>
          <w:rFonts w:ascii="Times New Roman" w:hAnsi="Times New Roman"/>
          <w:sz w:val="24"/>
          <w:szCs w:val="24"/>
        </w:rPr>
      </w:pPr>
    </w:p>
    <w:p w14:paraId="106B52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14:paraId="00513B1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14:paraId="4755419E" w14:textId="77777777" w:rsidR="00A60E85" w:rsidRPr="00376AFF" w:rsidRDefault="00A60E85" w:rsidP="00A60E85">
      <w:pPr>
        <w:spacing w:after="0" w:line="240" w:lineRule="auto"/>
        <w:rPr>
          <w:rFonts w:ascii="Times New Roman" w:hAnsi="Times New Roman"/>
          <w:sz w:val="24"/>
          <w:szCs w:val="24"/>
        </w:rPr>
      </w:pPr>
    </w:p>
    <w:p w14:paraId="2CC316D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14:paraId="534F8F5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14:paraId="2E3BE68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14:paraId="4B06EF8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14:paraId="641EFF6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14:paraId="14380C1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14:paraId="4533F4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14:paraId="753B2DD4" w14:textId="77777777" w:rsidR="00A60E85" w:rsidRPr="00376AFF" w:rsidRDefault="00A60E85" w:rsidP="00A60E85">
      <w:pPr>
        <w:spacing w:after="0" w:line="240" w:lineRule="auto"/>
        <w:rPr>
          <w:rFonts w:ascii="Times New Roman" w:hAnsi="Times New Roman"/>
          <w:sz w:val="24"/>
          <w:szCs w:val="24"/>
        </w:rPr>
      </w:pPr>
    </w:p>
    <w:p w14:paraId="7A5A0A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14:paraId="6B469E8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14:paraId="0F3D2E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14:paraId="391ECC8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14:paraId="6D982CA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14:paraId="01F600E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14:paraId="558E3A1F" w14:textId="77777777" w:rsidR="00A60E85" w:rsidRPr="00376AFF" w:rsidRDefault="00A60E85" w:rsidP="00A60E85">
      <w:pPr>
        <w:spacing w:after="0" w:line="240" w:lineRule="auto"/>
        <w:rPr>
          <w:rFonts w:ascii="Times New Roman" w:hAnsi="Times New Roman"/>
          <w:sz w:val="24"/>
          <w:szCs w:val="24"/>
        </w:rPr>
      </w:pPr>
    </w:p>
    <w:p w14:paraId="4C588FA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2. VERBATIM COPYING</w:t>
      </w:r>
    </w:p>
    <w:p w14:paraId="7C8CDD93" w14:textId="77777777" w:rsidR="00A60E85" w:rsidRPr="00376AFF" w:rsidRDefault="00A60E85" w:rsidP="00A60E85">
      <w:pPr>
        <w:spacing w:after="0" w:line="240" w:lineRule="auto"/>
        <w:rPr>
          <w:rFonts w:ascii="Times New Roman" w:hAnsi="Times New Roman"/>
          <w:sz w:val="24"/>
          <w:szCs w:val="24"/>
        </w:rPr>
      </w:pPr>
    </w:p>
    <w:p w14:paraId="431D48A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14:paraId="557969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14:paraId="2DDB4D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14:paraId="51271B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14:paraId="64449D5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14:paraId="37548BC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14:paraId="418389E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14:paraId="6E4EC5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14:paraId="5EF8C44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14:paraId="088DF3EB" w14:textId="77777777" w:rsidR="00A60E85" w:rsidRPr="00376AFF" w:rsidRDefault="00A60E85" w:rsidP="00A60E85">
      <w:pPr>
        <w:spacing w:after="0" w:line="240" w:lineRule="auto"/>
        <w:rPr>
          <w:rFonts w:ascii="Times New Roman" w:hAnsi="Times New Roman"/>
          <w:sz w:val="24"/>
          <w:szCs w:val="24"/>
        </w:rPr>
      </w:pPr>
    </w:p>
    <w:p w14:paraId="48D32CF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14:paraId="68714B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14:paraId="5D7A025C" w14:textId="77777777" w:rsidR="00A60E85" w:rsidRPr="00376AFF" w:rsidRDefault="00A60E85" w:rsidP="00A60E85">
      <w:pPr>
        <w:spacing w:after="0" w:line="240" w:lineRule="auto"/>
        <w:rPr>
          <w:rFonts w:ascii="Times New Roman" w:hAnsi="Times New Roman"/>
          <w:sz w:val="24"/>
          <w:szCs w:val="24"/>
        </w:rPr>
      </w:pPr>
    </w:p>
    <w:p w14:paraId="2CB95FA9" w14:textId="77777777" w:rsidR="00A60E85" w:rsidRPr="00376AFF" w:rsidRDefault="00A60E85" w:rsidP="00A60E85">
      <w:pPr>
        <w:spacing w:after="0" w:line="240" w:lineRule="auto"/>
        <w:rPr>
          <w:rFonts w:ascii="Times New Roman" w:hAnsi="Times New Roman"/>
          <w:sz w:val="24"/>
          <w:szCs w:val="24"/>
        </w:rPr>
      </w:pPr>
    </w:p>
    <w:p w14:paraId="5E97A0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3. COPYING IN QUANTITY</w:t>
      </w:r>
    </w:p>
    <w:p w14:paraId="7A0379FA" w14:textId="77777777" w:rsidR="00A60E85" w:rsidRPr="00376AFF" w:rsidRDefault="00A60E85" w:rsidP="00A60E85">
      <w:pPr>
        <w:spacing w:after="0" w:line="240" w:lineRule="auto"/>
        <w:rPr>
          <w:rFonts w:ascii="Times New Roman" w:hAnsi="Times New Roman"/>
          <w:sz w:val="24"/>
          <w:szCs w:val="24"/>
        </w:rPr>
      </w:pPr>
    </w:p>
    <w:p w14:paraId="726B6C6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14:paraId="1E2A53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14:paraId="58C6DD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14:paraId="601D78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14:paraId="65A8885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14:paraId="0D82FD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14:paraId="753C0CF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14:paraId="1BCA87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14:paraId="43BA017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14:paraId="51D80EA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14:paraId="68B6C1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14:paraId="4639C5A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14:paraId="3161B3B3" w14:textId="77777777" w:rsidR="00A60E85" w:rsidRPr="00376AFF" w:rsidRDefault="00A60E85" w:rsidP="00A60E85">
      <w:pPr>
        <w:spacing w:after="0" w:line="240" w:lineRule="auto"/>
        <w:rPr>
          <w:rFonts w:ascii="Times New Roman" w:hAnsi="Times New Roman"/>
          <w:sz w:val="24"/>
          <w:szCs w:val="24"/>
        </w:rPr>
      </w:pPr>
    </w:p>
    <w:p w14:paraId="0C37ADC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14:paraId="4F1347C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14:paraId="31B62B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14:paraId="349DCE8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pages.</w:t>
      </w:r>
    </w:p>
    <w:p w14:paraId="2508540E" w14:textId="77777777" w:rsidR="00A60E85" w:rsidRPr="00376AFF" w:rsidRDefault="00A60E85" w:rsidP="00A60E85">
      <w:pPr>
        <w:spacing w:after="0" w:line="240" w:lineRule="auto"/>
        <w:rPr>
          <w:rFonts w:ascii="Times New Roman" w:hAnsi="Times New Roman"/>
          <w:sz w:val="24"/>
          <w:szCs w:val="24"/>
        </w:rPr>
      </w:pPr>
    </w:p>
    <w:p w14:paraId="4B8D561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14:paraId="082D2C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14:paraId="480DB9D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14:paraId="519F7D6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14:paraId="6E9B459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14:paraId="55C8A16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14:paraId="0CE471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14:paraId="32EC35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14:paraId="2ACE5C0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14:paraId="49AD462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14:paraId="1769C05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14:paraId="4F0529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edition to the public.</w:t>
      </w:r>
    </w:p>
    <w:p w14:paraId="141B5677" w14:textId="77777777" w:rsidR="00A60E85" w:rsidRPr="00376AFF" w:rsidRDefault="00A60E85" w:rsidP="00A60E85">
      <w:pPr>
        <w:spacing w:after="0" w:line="240" w:lineRule="auto"/>
        <w:rPr>
          <w:rFonts w:ascii="Times New Roman" w:hAnsi="Times New Roman"/>
          <w:sz w:val="24"/>
          <w:szCs w:val="24"/>
        </w:rPr>
      </w:pPr>
    </w:p>
    <w:p w14:paraId="77D0DD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14:paraId="22D097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14:paraId="37635AB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14:paraId="799BF2D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6EC05CE6" w14:textId="77777777" w:rsidR="00A60E85" w:rsidRPr="00376AFF" w:rsidRDefault="00A60E85" w:rsidP="00A60E85">
      <w:pPr>
        <w:spacing w:after="0" w:line="240" w:lineRule="auto"/>
        <w:rPr>
          <w:rFonts w:ascii="Times New Roman" w:hAnsi="Times New Roman"/>
          <w:sz w:val="24"/>
          <w:szCs w:val="24"/>
        </w:rPr>
      </w:pPr>
    </w:p>
    <w:p w14:paraId="64B8DD50" w14:textId="77777777" w:rsidR="00A60E85" w:rsidRPr="00376AFF" w:rsidRDefault="00A60E85" w:rsidP="00A60E85">
      <w:pPr>
        <w:spacing w:after="0" w:line="240" w:lineRule="auto"/>
        <w:rPr>
          <w:rFonts w:ascii="Times New Roman" w:hAnsi="Times New Roman"/>
          <w:sz w:val="24"/>
          <w:szCs w:val="24"/>
        </w:rPr>
      </w:pPr>
    </w:p>
    <w:p w14:paraId="230F26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4. MODIFICATIONS</w:t>
      </w:r>
    </w:p>
    <w:p w14:paraId="173EE778" w14:textId="77777777" w:rsidR="00A60E85" w:rsidRPr="00376AFF" w:rsidRDefault="00A60E85" w:rsidP="00A60E85">
      <w:pPr>
        <w:spacing w:after="0" w:line="240" w:lineRule="auto"/>
        <w:rPr>
          <w:rFonts w:ascii="Times New Roman" w:hAnsi="Times New Roman"/>
          <w:sz w:val="24"/>
          <w:szCs w:val="24"/>
        </w:rPr>
      </w:pPr>
    </w:p>
    <w:p w14:paraId="6342B6D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14:paraId="116D448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14:paraId="27EBA5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14:paraId="16269B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14:paraId="6234631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14:paraId="0ECA2BB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14:paraId="7CFCEF50" w14:textId="77777777" w:rsidR="00A60E85" w:rsidRPr="00376AFF" w:rsidRDefault="00A60E85" w:rsidP="00A60E85">
      <w:pPr>
        <w:spacing w:after="0" w:line="240" w:lineRule="auto"/>
        <w:rPr>
          <w:rFonts w:ascii="Times New Roman" w:hAnsi="Times New Roman"/>
          <w:sz w:val="24"/>
          <w:szCs w:val="24"/>
        </w:rPr>
      </w:pPr>
    </w:p>
    <w:p w14:paraId="0E75C15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14:paraId="56878C1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14:paraId="2916F6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14:paraId="70E9149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14:paraId="38C747C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14:paraId="5019B19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14:paraId="04BE402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14:paraId="11AFD34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14:paraId="21497D6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14:paraId="1B5D734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14:paraId="6B1C128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14:paraId="2EFEC30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14:paraId="7E8D51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14:paraId="0E746AF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14:paraId="23391C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14:paraId="6119EEC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14:paraId="3AEA0C1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14:paraId="3FDF2A0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14:paraId="6F5CD7B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14:paraId="57CC5A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14:paraId="55BE841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14:paraId="08DF6F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14:paraId="7ECE23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14:paraId="454581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14:paraId="167AB1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14:paraId="7C0AE15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14:paraId="4872D9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14:paraId="79069E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14:paraId="0E0B1E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14:paraId="5BAC1C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14:paraId="74D857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14:paraId="2A95609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14:paraId="3FA77BD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14:paraId="1745B7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14:paraId="6891004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14:paraId="1DC58AB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14:paraId="3E66D1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14:paraId="0971287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14:paraId="552947E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14:paraId="2BB81C0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14:paraId="5117C10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14:paraId="175457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14:paraId="19B6209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14:paraId="7B0BEB4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14:paraId="134F1BF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14:paraId="5CF11D6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14:paraId="29022BF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14:paraId="535CC4D8" w14:textId="77777777" w:rsidR="00A60E85" w:rsidRPr="00376AFF" w:rsidRDefault="00A60E85" w:rsidP="00A60E85">
      <w:pPr>
        <w:spacing w:after="0" w:line="240" w:lineRule="auto"/>
        <w:rPr>
          <w:rFonts w:ascii="Times New Roman" w:hAnsi="Times New Roman"/>
          <w:sz w:val="24"/>
          <w:szCs w:val="24"/>
        </w:rPr>
      </w:pPr>
    </w:p>
    <w:p w14:paraId="28F87B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14:paraId="5FB2E9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14:paraId="6DB8894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14:paraId="5B76EB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14:paraId="7C26A9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14:paraId="724737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14:paraId="312E95FA" w14:textId="77777777" w:rsidR="00A60E85" w:rsidRPr="00376AFF" w:rsidRDefault="00A60E85" w:rsidP="00A60E85">
      <w:pPr>
        <w:spacing w:after="0" w:line="240" w:lineRule="auto"/>
        <w:rPr>
          <w:rFonts w:ascii="Times New Roman" w:hAnsi="Times New Roman"/>
          <w:sz w:val="24"/>
          <w:szCs w:val="24"/>
        </w:rPr>
      </w:pPr>
    </w:p>
    <w:p w14:paraId="633C53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14:paraId="1C6EE5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14:paraId="655EC2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14:paraId="7F666B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14:paraId="173AF2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standard.</w:t>
      </w:r>
    </w:p>
    <w:p w14:paraId="4B77CB96" w14:textId="77777777" w:rsidR="00A60E85" w:rsidRPr="00376AFF" w:rsidRDefault="00A60E85" w:rsidP="00A60E85">
      <w:pPr>
        <w:spacing w:after="0" w:line="240" w:lineRule="auto"/>
        <w:rPr>
          <w:rFonts w:ascii="Times New Roman" w:hAnsi="Times New Roman"/>
          <w:sz w:val="24"/>
          <w:szCs w:val="24"/>
        </w:rPr>
      </w:pPr>
    </w:p>
    <w:p w14:paraId="4DCA147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14:paraId="5C7F93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14:paraId="254EAFF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14:paraId="56C1B74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14:paraId="60A1E8A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14:paraId="3E6632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14:paraId="71A43D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14:paraId="44E6203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14:paraId="4B6F1B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14:paraId="008F1830" w14:textId="77777777" w:rsidR="00A60E85" w:rsidRPr="00376AFF" w:rsidRDefault="00A60E85" w:rsidP="00A60E85">
      <w:pPr>
        <w:spacing w:after="0" w:line="240" w:lineRule="auto"/>
        <w:rPr>
          <w:rFonts w:ascii="Times New Roman" w:hAnsi="Times New Roman"/>
          <w:sz w:val="24"/>
          <w:szCs w:val="24"/>
        </w:rPr>
      </w:pPr>
    </w:p>
    <w:p w14:paraId="0C9F88B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14:paraId="5F4B71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14:paraId="6C51DF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14:paraId="1BFCC19D" w14:textId="77777777" w:rsidR="00A60E85" w:rsidRPr="00376AFF" w:rsidRDefault="00A60E85" w:rsidP="00A60E85">
      <w:pPr>
        <w:spacing w:after="0" w:line="240" w:lineRule="auto"/>
        <w:rPr>
          <w:rFonts w:ascii="Times New Roman" w:hAnsi="Times New Roman"/>
          <w:sz w:val="24"/>
          <w:szCs w:val="24"/>
        </w:rPr>
      </w:pPr>
    </w:p>
    <w:p w14:paraId="4A9C5869" w14:textId="77777777" w:rsidR="00A60E85" w:rsidRPr="00376AFF" w:rsidRDefault="00A60E85" w:rsidP="00A60E85">
      <w:pPr>
        <w:spacing w:after="0" w:line="240" w:lineRule="auto"/>
        <w:rPr>
          <w:rFonts w:ascii="Times New Roman" w:hAnsi="Times New Roman"/>
          <w:sz w:val="24"/>
          <w:szCs w:val="24"/>
        </w:rPr>
      </w:pPr>
    </w:p>
    <w:p w14:paraId="6AF88CB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5. COMBINING DOCUMENTS</w:t>
      </w:r>
    </w:p>
    <w:p w14:paraId="5C3AF06A" w14:textId="77777777" w:rsidR="00A60E85" w:rsidRPr="00376AFF" w:rsidRDefault="00A60E85" w:rsidP="00A60E85">
      <w:pPr>
        <w:spacing w:after="0" w:line="240" w:lineRule="auto"/>
        <w:rPr>
          <w:rFonts w:ascii="Times New Roman" w:hAnsi="Times New Roman"/>
          <w:sz w:val="24"/>
          <w:szCs w:val="24"/>
        </w:rPr>
      </w:pPr>
    </w:p>
    <w:p w14:paraId="5C260BA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14:paraId="3A9A6DF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14:paraId="5178BA0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14:paraId="1F86561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14:paraId="7FA1BA9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14:paraId="7A805E4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14:paraId="29AE2D80" w14:textId="77777777" w:rsidR="00A60E85" w:rsidRPr="00376AFF" w:rsidRDefault="00A60E85" w:rsidP="00A60E85">
      <w:pPr>
        <w:spacing w:after="0" w:line="240" w:lineRule="auto"/>
        <w:rPr>
          <w:rFonts w:ascii="Times New Roman" w:hAnsi="Times New Roman"/>
          <w:sz w:val="24"/>
          <w:szCs w:val="24"/>
        </w:rPr>
      </w:pPr>
    </w:p>
    <w:p w14:paraId="1A1461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14:paraId="1AF297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14:paraId="67B4DC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14:paraId="20855B1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14:paraId="3705253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14:paraId="5B71022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14:paraId="196D3A5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14:paraId="0E64B63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14:paraId="48AFFB55" w14:textId="77777777" w:rsidR="00A60E85" w:rsidRPr="00376AFF" w:rsidRDefault="00A60E85" w:rsidP="00A60E85">
      <w:pPr>
        <w:spacing w:after="0" w:line="240" w:lineRule="auto"/>
        <w:rPr>
          <w:rFonts w:ascii="Times New Roman" w:hAnsi="Times New Roman"/>
          <w:sz w:val="24"/>
          <w:szCs w:val="24"/>
        </w:rPr>
      </w:pPr>
    </w:p>
    <w:p w14:paraId="2249B60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14:paraId="00DA30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14:paraId="4D852F3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14:paraId="09705DD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14:paraId="36CBF94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Entitled "Endorsements".</w:t>
      </w:r>
    </w:p>
    <w:p w14:paraId="4A264D1D" w14:textId="77777777" w:rsidR="00A60E85" w:rsidRPr="00376AFF" w:rsidRDefault="00A60E85" w:rsidP="00A60E85">
      <w:pPr>
        <w:spacing w:after="0" w:line="240" w:lineRule="auto"/>
        <w:rPr>
          <w:rFonts w:ascii="Times New Roman" w:hAnsi="Times New Roman"/>
          <w:sz w:val="24"/>
          <w:szCs w:val="24"/>
        </w:rPr>
      </w:pPr>
    </w:p>
    <w:p w14:paraId="3A694034" w14:textId="77777777" w:rsidR="00A60E85" w:rsidRPr="00376AFF" w:rsidRDefault="00A60E85" w:rsidP="00A60E85">
      <w:pPr>
        <w:spacing w:after="0" w:line="240" w:lineRule="auto"/>
        <w:rPr>
          <w:rFonts w:ascii="Times New Roman" w:hAnsi="Times New Roman"/>
          <w:sz w:val="24"/>
          <w:szCs w:val="24"/>
        </w:rPr>
      </w:pPr>
    </w:p>
    <w:p w14:paraId="72D0EF9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14:paraId="548478DA" w14:textId="77777777" w:rsidR="00A60E85" w:rsidRPr="00376AFF" w:rsidRDefault="00A60E85" w:rsidP="00A60E85">
      <w:pPr>
        <w:spacing w:after="0" w:line="240" w:lineRule="auto"/>
        <w:rPr>
          <w:rFonts w:ascii="Times New Roman" w:hAnsi="Times New Roman"/>
          <w:sz w:val="24"/>
          <w:szCs w:val="24"/>
        </w:rPr>
      </w:pPr>
    </w:p>
    <w:p w14:paraId="791D2CE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14:paraId="6F51188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14:paraId="1526AEE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14:paraId="0810FF9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14:paraId="0F29AFE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14:paraId="4D4EE4C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 respects.</w:t>
      </w:r>
    </w:p>
    <w:p w14:paraId="66AC4DCF" w14:textId="77777777" w:rsidR="00A60E85" w:rsidRPr="00376AFF" w:rsidRDefault="00A60E85" w:rsidP="00A60E85">
      <w:pPr>
        <w:spacing w:after="0" w:line="240" w:lineRule="auto"/>
        <w:rPr>
          <w:rFonts w:ascii="Times New Roman" w:hAnsi="Times New Roman"/>
          <w:sz w:val="24"/>
          <w:szCs w:val="24"/>
        </w:rPr>
      </w:pPr>
    </w:p>
    <w:p w14:paraId="7B31E70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14:paraId="4478AF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14:paraId="64EF490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14:paraId="4AD0AC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14:paraId="4266CA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7C7133F4" w14:textId="77777777" w:rsidR="00A60E85" w:rsidRPr="00376AFF" w:rsidRDefault="00A60E85" w:rsidP="00A60E85">
      <w:pPr>
        <w:spacing w:after="0" w:line="240" w:lineRule="auto"/>
        <w:rPr>
          <w:rFonts w:ascii="Times New Roman" w:hAnsi="Times New Roman"/>
          <w:sz w:val="24"/>
          <w:szCs w:val="24"/>
        </w:rPr>
      </w:pPr>
    </w:p>
    <w:p w14:paraId="1DE30EDB" w14:textId="77777777" w:rsidR="00A60E85" w:rsidRPr="00376AFF" w:rsidRDefault="00A60E85" w:rsidP="00A60E85">
      <w:pPr>
        <w:spacing w:after="0" w:line="240" w:lineRule="auto"/>
        <w:rPr>
          <w:rFonts w:ascii="Times New Roman" w:hAnsi="Times New Roman"/>
          <w:sz w:val="24"/>
          <w:szCs w:val="24"/>
        </w:rPr>
      </w:pPr>
    </w:p>
    <w:p w14:paraId="2ABD9AB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14:paraId="46E5FA75" w14:textId="77777777" w:rsidR="00A60E85" w:rsidRPr="00376AFF" w:rsidRDefault="00A60E85" w:rsidP="00A60E85">
      <w:pPr>
        <w:spacing w:after="0" w:line="240" w:lineRule="auto"/>
        <w:rPr>
          <w:rFonts w:ascii="Times New Roman" w:hAnsi="Times New Roman"/>
          <w:sz w:val="24"/>
          <w:szCs w:val="24"/>
        </w:rPr>
      </w:pPr>
    </w:p>
    <w:p w14:paraId="7FC6446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14:paraId="743A09F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14:paraId="719D229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14:paraId="34440CC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14:paraId="31AB5B7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14:paraId="15E0423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14:paraId="5758FFF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14:paraId="0C6155B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14:paraId="0D2322C8" w14:textId="77777777" w:rsidR="00A60E85" w:rsidRPr="00376AFF" w:rsidRDefault="00A60E85" w:rsidP="00A60E85">
      <w:pPr>
        <w:spacing w:after="0" w:line="240" w:lineRule="auto"/>
        <w:rPr>
          <w:rFonts w:ascii="Times New Roman" w:hAnsi="Times New Roman"/>
          <w:sz w:val="24"/>
          <w:szCs w:val="24"/>
        </w:rPr>
      </w:pPr>
    </w:p>
    <w:p w14:paraId="17FA147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14:paraId="6FEF1F5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14:paraId="439178B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14:paraId="3ECFC0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14:paraId="432BADE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14:paraId="7DBC85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14:paraId="445E9F1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aggregate.</w:t>
      </w:r>
    </w:p>
    <w:p w14:paraId="7D093081" w14:textId="77777777" w:rsidR="00A60E85" w:rsidRPr="00376AFF" w:rsidRDefault="00A60E85" w:rsidP="00A60E85">
      <w:pPr>
        <w:spacing w:after="0" w:line="240" w:lineRule="auto"/>
        <w:rPr>
          <w:rFonts w:ascii="Times New Roman" w:hAnsi="Times New Roman"/>
          <w:sz w:val="24"/>
          <w:szCs w:val="24"/>
        </w:rPr>
      </w:pPr>
    </w:p>
    <w:p w14:paraId="6496C331" w14:textId="77777777" w:rsidR="00A60E85" w:rsidRPr="00376AFF" w:rsidRDefault="00A60E85" w:rsidP="00A60E85">
      <w:pPr>
        <w:spacing w:after="0" w:line="240" w:lineRule="auto"/>
        <w:rPr>
          <w:rFonts w:ascii="Times New Roman" w:hAnsi="Times New Roman"/>
          <w:sz w:val="24"/>
          <w:szCs w:val="24"/>
        </w:rPr>
      </w:pPr>
    </w:p>
    <w:p w14:paraId="06CB123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8. TRANSLATION</w:t>
      </w:r>
    </w:p>
    <w:p w14:paraId="37873CB2" w14:textId="77777777" w:rsidR="00A60E85" w:rsidRPr="00376AFF" w:rsidRDefault="00A60E85" w:rsidP="00A60E85">
      <w:pPr>
        <w:spacing w:after="0" w:line="240" w:lineRule="auto"/>
        <w:rPr>
          <w:rFonts w:ascii="Times New Roman" w:hAnsi="Times New Roman"/>
          <w:sz w:val="24"/>
          <w:szCs w:val="24"/>
        </w:rPr>
      </w:pPr>
    </w:p>
    <w:p w14:paraId="5A305BA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14:paraId="0C38A0C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14:paraId="737C07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14:paraId="7844D8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14:paraId="0440342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14:paraId="2E1EB4D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14:paraId="6B0C2D5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14:paraId="4D3433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14:paraId="66B801E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14:paraId="3C2DE4B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14:paraId="47AC2C9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14:paraId="3337EDE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14:paraId="03AEAE95" w14:textId="77777777" w:rsidR="00A60E85" w:rsidRPr="00376AFF" w:rsidRDefault="00A60E85" w:rsidP="00A60E85">
      <w:pPr>
        <w:spacing w:after="0" w:line="240" w:lineRule="auto"/>
        <w:rPr>
          <w:rFonts w:ascii="Times New Roman" w:hAnsi="Times New Roman"/>
          <w:sz w:val="24"/>
          <w:szCs w:val="24"/>
        </w:rPr>
      </w:pPr>
    </w:p>
    <w:p w14:paraId="5F6C40A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14:paraId="56FA0FA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14:paraId="523850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14:paraId="55655FF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title.</w:t>
      </w:r>
    </w:p>
    <w:p w14:paraId="2D1E755F" w14:textId="77777777" w:rsidR="00A60E85" w:rsidRPr="00376AFF" w:rsidRDefault="00A60E85" w:rsidP="00A60E85">
      <w:pPr>
        <w:spacing w:after="0" w:line="240" w:lineRule="auto"/>
        <w:rPr>
          <w:rFonts w:ascii="Times New Roman" w:hAnsi="Times New Roman"/>
          <w:sz w:val="24"/>
          <w:szCs w:val="24"/>
        </w:rPr>
      </w:pPr>
    </w:p>
    <w:p w14:paraId="048988AB" w14:textId="77777777" w:rsidR="00A60E85" w:rsidRPr="00376AFF" w:rsidRDefault="00A60E85" w:rsidP="00A60E85">
      <w:pPr>
        <w:spacing w:after="0" w:line="240" w:lineRule="auto"/>
        <w:rPr>
          <w:rFonts w:ascii="Times New Roman" w:hAnsi="Times New Roman"/>
          <w:sz w:val="24"/>
          <w:szCs w:val="24"/>
        </w:rPr>
      </w:pPr>
    </w:p>
    <w:p w14:paraId="2B4CC2B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9. TERMINATION</w:t>
      </w:r>
    </w:p>
    <w:p w14:paraId="3AD6C1F8" w14:textId="77777777" w:rsidR="00A60E85" w:rsidRPr="00376AFF" w:rsidRDefault="00A60E85" w:rsidP="00A60E85">
      <w:pPr>
        <w:spacing w:after="0" w:line="240" w:lineRule="auto"/>
        <w:rPr>
          <w:rFonts w:ascii="Times New Roman" w:hAnsi="Times New Roman"/>
          <w:sz w:val="24"/>
          <w:szCs w:val="24"/>
        </w:rPr>
      </w:pPr>
    </w:p>
    <w:p w14:paraId="5BDC189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14:paraId="25A930D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14:paraId="66C3F1A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14:paraId="061AD1C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14:paraId="4DEDF8DC" w14:textId="77777777" w:rsidR="00A60E85" w:rsidRPr="00376AFF" w:rsidRDefault="00A60E85" w:rsidP="00A60E85">
      <w:pPr>
        <w:spacing w:after="0" w:line="240" w:lineRule="auto"/>
        <w:rPr>
          <w:rFonts w:ascii="Times New Roman" w:hAnsi="Times New Roman"/>
          <w:sz w:val="24"/>
          <w:szCs w:val="24"/>
        </w:rPr>
      </w:pPr>
    </w:p>
    <w:p w14:paraId="3D70F3A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14:paraId="31401E7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14:paraId="03DCA78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14:paraId="43147F2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14:paraId="045FA89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14:paraId="64D4122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14:paraId="36CA60AE" w14:textId="77777777" w:rsidR="00A60E85" w:rsidRPr="00376AFF" w:rsidRDefault="00A60E85" w:rsidP="00A60E85">
      <w:pPr>
        <w:spacing w:after="0" w:line="240" w:lineRule="auto"/>
        <w:rPr>
          <w:rFonts w:ascii="Times New Roman" w:hAnsi="Times New Roman"/>
          <w:sz w:val="24"/>
          <w:szCs w:val="24"/>
        </w:rPr>
      </w:pPr>
    </w:p>
    <w:p w14:paraId="0CEBB14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14:paraId="48FBCD6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14:paraId="7F02AFA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14:paraId="251929A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14:paraId="515ED37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14:paraId="3DE43F9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14:paraId="78698F19" w14:textId="77777777" w:rsidR="00A60E85" w:rsidRPr="00376AFF" w:rsidRDefault="00A60E85" w:rsidP="00A60E85">
      <w:pPr>
        <w:spacing w:after="0" w:line="240" w:lineRule="auto"/>
        <w:rPr>
          <w:rFonts w:ascii="Times New Roman" w:hAnsi="Times New Roman"/>
          <w:sz w:val="24"/>
          <w:szCs w:val="24"/>
        </w:rPr>
      </w:pPr>
    </w:p>
    <w:p w14:paraId="04A3B83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14:paraId="17DE822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14:paraId="4E32DA4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14:paraId="0FED52D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14:paraId="1E8F51D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14:paraId="7B43F2EE" w14:textId="77777777" w:rsidR="00A60E85" w:rsidRPr="00376AFF" w:rsidRDefault="00A60E85" w:rsidP="00A60E85">
      <w:pPr>
        <w:spacing w:after="0" w:line="240" w:lineRule="auto"/>
        <w:rPr>
          <w:rFonts w:ascii="Times New Roman" w:hAnsi="Times New Roman"/>
          <w:sz w:val="24"/>
          <w:szCs w:val="24"/>
        </w:rPr>
      </w:pPr>
    </w:p>
    <w:p w14:paraId="78CB9363" w14:textId="77777777" w:rsidR="00A60E85" w:rsidRPr="00376AFF" w:rsidRDefault="00A60E85" w:rsidP="00A60E85">
      <w:pPr>
        <w:spacing w:after="0" w:line="240" w:lineRule="auto"/>
        <w:rPr>
          <w:rFonts w:ascii="Times New Roman" w:hAnsi="Times New Roman"/>
          <w:sz w:val="24"/>
          <w:szCs w:val="24"/>
        </w:rPr>
      </w:pPr>
    </w:p>
    <w:p w14:paraId="34E231C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14:paraId="649C8006" w14:textId="77777777" w:rsidR="00A60E85" w:rsidRPr="00376AFF" w:rsidRDefault="00A60E85" w:rsidP="00A60E85">
      <w:pPr>
        <w:spacing w:after="0" w:line="240" w:lineRule="auto"/>
        <w:rPr>
          <w:rFonts w:ascii="Times New Roman" w:hAnsi="Times New Roman"/>
          <w:sz w:val="24"/>
          <w:szCs w:val="24"/>
        </w:rPr>
      </w:pPr>
    </w:p>
    <w:p w14:paraId="62E8532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14:paraId="05C9D08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14:paraId="2A50FB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14:paraId="7FDD476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14:paraId="67091CD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http://www.gnu.org/copyleft/.</w:t>
      </w:r>
    </w:p>
    <w:p w14:paraId="63A58AED" w14:textId="77777777" w:rsidR="00A60E85" w:rsidRPr="00376AFF" w:rsidRDefault="00A60E85" w:rsidP="00A60E85">
      <w:pPr>
        <w:spacing w:after="0" w:line="240" w:lineRule="auto"/>
        <w:rPr>
          <w:rFonts w:ascii="Times New Roman" w:hAnsi="Times New Roman"/>
          <w:sz w:val="24"/>
          <w:szCs w:val="24"/>
        </w:rPr>
      </w:pPr>
    </w:p>
    <w:p w14:paraId="60CF7FD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14:paraId="13690BF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14:paraId="3FFDC6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14:paraId="05B1EB1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14:paraId="15947A4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14:paraId="7C236348"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14:paraId="74A4C6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14:paraId="70610F2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14:paraId="568FD4A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14:paraId="66DD6055"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14:paraId="55C5850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14:paraId="158D49D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Document.</w:t>
      </w:r>
    </w:p>
    <w:p w14:paraId="68559C75" w14:textId="77777777" w:rsidR="00A60E85" w:rsidRPr="00376AFF" w:rsidRDefault="00A60E85" w:rsidP="00A60E85">
      <w:pPr>
        <w:spacing w:after="0" w:line="240" w:lineRule="auto"/>
        <w:rPr>
          <w:rFonts w:ascii="Times New Roman" w:hAnsi="Times New Roman"/>
          <w:sz w:val="24"/>
          <w:szCs w:val="24"/>
        </w:rPr>
      </w:pPr>
    </w:p>
    <w:p w14:paraId="376023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11. RELICENSING</w:t>
      </w:r>
    </w:p>
    <w:p w14:paraId="7E4EF264" w14:textId="77777777" w:rsidR="00A60E85" w:rsidRPr="00376AFF" w:rsidRDefault="00A60E85" w:rsidP="00A60E85">
      <w:pPr>
        <w:spacing w:after="0" w:line="240" w:lineRule="auto"/>
        <w:rPr>
          <w:rFonts w:ascii="Times New Roman" w:hAnsi="Times New Roman"/>
          <w:sz w:val="24"/>
          <w:szCs w:val="24"/>
        </w:rPr>
      </w:pPr>
    </w:p>
    <w:p w14:paraId="35B5E87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14:paraId="1EA47DCB"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14:paraId="277A96A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14:paraId="24F38B6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14:paraId="2E386B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14:paraId="4581E3D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14:paraId="230ED274" w14:textId="77777777" w:rsidR="00A60E85" w:rsidRPr="00376AFF" w:rsidRDefault="00A60E85" w:rsidP="00A60E85">
      <w:pPr>
        <w:spacing w:after="0" w:line="240" w:lineRule="auto"/>
        <w:rPr>
          <w:rFonts w:ascii="Times New Roman" w:hAnsi="Times New Roman"/>
          <w:sz w:val="24"/>
          <w:szCs w:val="24"/>
        </w:rPr>
      </w:pPr>
    </w:p>
    <w:p w14:paraId="0AAC5EB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14:paraId="11BA83A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14:paraId="3B584F3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14:paraId="45E4C74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14:paraId="74BCD84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14:paraId="0BC15F68" w14:textId="77777777" w:rsidR="00A60E85" w:rsidRPr="00376AFF" w:rsidRDefault="00A60E85" w:rsidP="00A60E85">
      <w:pPr>
        <w:spacing w:after="0" w:line="240" w:lineRule="auto"/>
        <w:rPr>
          <w:rFonts w:ascii="Times New Roman" w:hAnsi="Times New Roman"/>
          <w:sz w:val="24"/>
          <w:szCs w:val="24"/>
        </w:rPr>
      </w:pPr>
    </w:p>
    <w:p w14:paraId="1475BCF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14:paraId="03DF6C0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14:paraId="2D404500" w14:textId="77777777" w:rsidR="00A60E85" w:rsidRPr="00376AFF" w:rsidRDefault="00A60E85" w:rsidP="00A60E85">
      <w:pPr>
        <w:spacing w:after="0" w:line="240" w:lineRule="auto"/>
        <w:rPr>
          <w:rFonts w:ascii="Times New Roman" w:hAnsi="Times New Roman"/>
          <w:sz w:val="24"/>
          <w:szCs w:val="24"/>
        </w:rPr>
      </w:pPr>
    </w:p>
    <w:p w14:paraId="15A3DF87"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14:paraId="4AC2FF4E"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14:paraId="35C935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14:paraId="030A7B3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14:paraId="4424808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14:paraId="4762CB2D" w14:textId="77777777" w:rsidR="00A60E85" w:rsidRPr="00376AFF" w:rsidRDefault="00A60E85" w:rsidP="00A60E85">
      <w:pPr>
        <w:spacing w:after="0" w:line="240" w:lineRule="auto"/>
        <w:rPr>
          <w:rFonts w:ascii="Times New Roman" w:hAnsi="Times New Roman"/>
          <w:sz w:val="24"/>
          <w:szCs w:val="24"/>
        </w:rPr>
      </w:pPr>
    </w:p>
    <w:p w14:paraId="341966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14:paraId="4D8E42F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14:paraId="65AB4E9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14:paraId="77F33A1E" w14:textId="77777777" w:rsidR="00A60E85" w:rsidRPr="00376AFF" w:rsidRDefault="00A60E85" w:rsidP="00A60E85">
      <w:pPr>
        <w:spacing w:after="0" w:line="240" w:lineRule="auto"/>
        <w:rPr>
          <w:rFonts w:ascii="Times New Roman" w:hAnsi="Times New Roman"/>
          <w:sz w:val="24"/>
          <w:szCs w:val="24"/>
        </w:rPr>
      </w:pPr>
    </w:p>
    <w:p w14:paraId="49097860" w14:textId="77777777" w:rsidR="00A60E85" w:rsidRPr="00376AFF" w:rsidRDefault="00A60E85" w:rsidP="00A60E85">
      <w:pPr>
        <w:spacing w:after="0" w:line="240" w:lineRule="auto"/>
        <w:rPr>
          <w:rFonts w:ascii="Times New Roman" w:hAnsi="Times New Roman"/>
          <w:sz w:val="24"/>
          <w:szCs w:val="24"/>
        </w:rPr>
      </w:pPr>
    </w:p>
    <w:p w14:paraId="0B5BCEE0"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14:paraId="5C1C0C3D" w14:textId="77777777" w:rsidR="00A60E85" w:rsidRPr="00376AFF" w:rsidRDefault="00A60E85" w:rsidP="00A60E85">
      <w:pPr>
        <w:spacing w:after="0" w:line="240" w:lineRule="auto"/>
        <w:rPr>
          <w:rFonts w:ascii="Times New Roman" w:hAnsi="Times New Roman"/>
          <w:sz w:val="24"/>
          <w:szCs w:val="24"/>
        </w:rPr>
      </w:pPr>
    </w:p>
    <w:p w14:paraId="3B0E681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14:paraId="32BBEB5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14:paraId="6E40FA5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14:paraId="4DCFE3B8" w14:textId="77777777" w:rsidR="00A60E85" w:rsidRPr="00376AFF" w:rsidRDefault="00A60E85" w:rsidP="00A60E85">
      <w:pPr>
        <w:spacing w:after="0" w:line="240" w:lineRule="auto"/>
        <w:rPr>
          <w:rFonts w:ascii="Times New Roman" w:hAnsi="Times New Roman"/>
          <w:sz w:val="24"/>
          <w:szCs w:val="24"/>
        </w:rPr>
      </w:pPr>
    </w:p>
    <w:p w14:paraId="3B5FF21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14:paraId="6AD6696A"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14:paraId="3E96EF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14:paraId="3F668D0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14:paraId="5C3D004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14:paraId="2B40D9F2"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14:paraId="71F5E23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14:paraId="00F3645F" w14:textId="77777777" w:rsidR="00A60E85" w:rsidRPr="00376AFF" w:rsidRDefault="00A60E85" w:rsidP="00A60E85">
      <w:pPr>
        <w:spacing w:after="0" w:line="240" w:lineRule="auto"/>
        <w:rPr>
          <w:rFonts w:ascii="Times New Roman" w:hAnsi="Times New Roman"/>
          <w:sz w:val="24"/>
          <w:szCs w:val="24"/>
        </w:rPr>
      </w:pPr>
    </w:p>
    <w:p w14:paraId="145E39A6"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14:paraId="7DD6646D"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14:paraId="24D7AE1C" w14:textId="77777777" w:rsidR="00A60E85" w:rsidRPr="00376AFF" w:rsidRDefault="00A60E85" w:rsidP="00A60E85">
      <w:pPr>
        <w:spacing w:after="0" w:line="240" w:lineRule="auto"/>
        <w:rPr>
          <w:rFonts w:ascii="Times New Roman" w:hAnsi="Times New Roman"/>
          <w:sz w:val="24"/>
          <w:szCs w:val="24"/>
        </w:rPr>
      </w:pPr>
    </w:p>
    <w:p w14:paraId="013F37D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14:paraId="714D5059"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14:paraId="3E10571A" w14:textId="77777777" w:rsidR="00A60E85" w:rsidRPr="00376AFF" w:rsidRDefault="00A60E85" w:rsidP="00A60E85">
      <w:pPr>
        <w:spacing w:after="0" w:line="240" w:lineRule="auto"/>
        <w:rPr>
          <w:rFonts w:ascii="Times New Roman" w:hAnsi="Times New Roman"/>
          <w:sz w:val="24"/>
          <w:szCs w:val="24"/>
        </w:rPr>
      </w:pPr>
    </w:p>
    <w:p w14:paraId="13EA4DB3"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14:paraId="1EB389E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14:paraId="68BED78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situation.</w:t>
      </w:r>
    </w:p>
    <w:p w14:paraId="7C6064F5" w14:textId="77777777" w:rsidR="00A60E85" w:rsidRPr="00376AFF" w:rsidRDefault="00A60E85" w:rsidP="00A60E85">
      <w:pPr>
        <w:spacing w:after="0" w:line="240" w:lineRule="auto"/>
        <w:rPr>
          <w:rFonts w:ascii="Times New Roman" w:hAnsi="Times New Roman"/>
          <w:sz w:val="24"/>
          <w:szCs w:val="24"/>
        </w:rPr>
      </w:pPr>
    </w:p>
    <w:p w14:paraId="190E0D4F"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14:paraId="4B213E61"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14:paraId="5562EF4C"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14:paraId="4F830B34" w14:textId="77777777" w:rsidR="00A60E85" w:rsidRPr="00376AFF" w:rsidRDefault="00A60E85" w:rsidP="00A60E85">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14:paraId="646D69D2" w14:textId="77777777" w:rsidR="00A60E85" w:rsidRPr="00376AFF" w:rsidRDefault="00A60E85" w:rsidP="00A60E85">
      <w:pPr>
        <w:spacing w:after="0" w:line="240" w:lineRule="auto"/>
        <w:rPr>
          <w:rFonts w:ascii="Times New Roman" w:hAnsi="Times New Roman"/>
          <w:sz w:val="24"/>
          <w:szCs w:val="24"/>
        </w:rPr>
      </w:pPr>
    </w:p>
    <w:p w14:paraId="05DAFDA1" w14:textId="77777777" w:rsidR="00A60E85" w:rsidRPr="00376AFF" w:rsidRDefault="00A60E85" w:rsidP="00A60E85">
      <w:pPr>
        <w:spacing w:after="0" w:line="240" w:lineRule="auto"/>
        <w:rPr>
          <w:rFonts w:ascii="Times New Roman" w:hAnsi="Times New Roman"/>
          <w:sz w:val="24"/>
          <w:szCs w:val="24"/>
        </w:rPr>
      </w:pPr>
    </w:p>
    <w:p w14:paraId="3D40C1E9" w14:textId="77777777" w:rsidR="00A60E85" w:rsidRPr="00376AFF" w:rsidRDefault="00A60E85" w:rsidP="00A60E85">
      <w:pPr>
        <w:spacing w:after="0" w:line="240" w:lineRule="auto"/>
        <w:rPr>
          <w:rFonts w:ascii="Times New Roman" w:hAnsi="Times New Roman"/>
          <w:sz w:val="24"/>
          <w:szCs w:val="24"/>
        </w:rPr>
      </w:pPr>
    </w:p>
    <w:p w14:paraId="785BD8DD" w14:textId="77777777" w:rsidR="00A60E85" w:rsidRPr="00376AFF" w:rsidRDefault="00A60E85" w:rsidP="00A60E85">
      <w:pPr>
        <w:rPr>
          <w:sz w:val="24"/>
          <w:szCs w:val="24"/>
        </w:rPr>
      </w:pPr>
    </w:p>
    <w:p w14:paraId="230E1F66" w14:textId="77777777" w:rsidR="00A60E85" w:rsidRPr="00376AFF" w:rsidRDefault="00A60E85" w:rsidP="000D77F1">
      <w:pPr>
        <w:spacing w:after="0" w:line="240" w:lineRule="auto"/>
        <w:rPr>
          <w:rFonts w:ascii="Times New Roman" w:hAnsi="Times New Roman"/>
          <w:sz w:val="24"/>
          <w:szCs w:val="24"/>
        </w:rPr>
      </w:pPr>
    </w:p>
    <w:p w14:paraId="786B624B" w14:textId="33D32494" w:rsidR="000A7BE1" w:rsidRDefault="000A7BE1">
      <w:pPr>
        <w:spacing w:after="0" w:line="240" w:lineRule="auto"/>
        <w:rPr>
          <w:rFonts w:ascii="Times New Roman" w:hAnsi="Times New Roman"/>
          <w:sz w:val="24"/>
          <w:szCs w:val="24"/>
        </w:rPr>
      </w:pPr>
      <w:r>
        <w:rPr>
          <w:rFonts w:ascii="Times New Roman" w:hAnsi="Times New Roman"/>
          <w:sz w:val="24"/>
          <w:szCs w:val="24"/>
        </w:rPr>
        <w:br w:type="page"/>
      </w:r>
    </w:p>
    <w:bookmarkStart w:id="1086" w:name="_Toc86930728" w:displacedByCustomXml="next"/>
    <w:sdt>
      <w:sdtPr>
        <w:rPr>
          <w:rFonts w:ascii="Calibri" w:eastAsia="Calibri" w:hAnsi="Calibri"/>
          <w:b w:val="0"/>
          <w:bCs w:val="0"/>
          <w:caps/>
          <w:kern w:val="0"/>
          <w:sz w:val="22"/>
          <w:szCs w:val="24"/>
          <w:lang w:val="it-IT" w:eastAsia="en-US"/>
        </w:rPr>
        <w:id w:val="463925676"/>
        <w:docPartObj>
          <w:docPartGallery w:val="Bibliographies"/>
          <w:docPartUnique/>
        </w:docPartObj>
      </w:sdtPr>
      <w:sdtEndPr>
        <w:rPr>
          <w:caps w:val="0"/>
          <w:szCs w:val="22"/>
          <w:lang w:val="en-GB"/>
        </w:rPr>
      </w:sdtEndPr>
      <w:sdtContent>
        <w:p w14:paraId="6AC8CF21" w14:textId="77777777" w:rsidR="000A7BE1" w:rsidRDefault="000A7BE1" w:rsidP="000A7BE1">
          <w:pPr>
            <w:pStyle w:val="Titolo1"/>
            <w:jc w:val="both"/>
          </w:pPr>
          <w:r>
            <w:rPr>
              <w:lang w:val="it-IT"/>
            </w:rPr>
            <w:t>References</w:t>
          </w:r>
          <w:bookmarkEnd w:id="1086"/>
        </w:p>
        <w:sdt>
          <w:sdtPr>
            <w:id w:val="-573587230"/>
            <w:bibliography/>
          </w:sdtPr>
          <w:sdtEndPr/>
          <w:sdtContent>
            <w:p w14:paraId="5D6A7ABD" w14:textId="77777777" w:rsidR="006B40CB" w:rsidRDefault="000A7BE1" w:rsidP="000A7BE1">
              <w:pPr>
                <w:rPr>
                  <w:noProof/>
                  <w:sz w:val="20"/>
                  <w:szCs w:val="20"/>
                  <w:lang w:eastAsia="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23"/>
                <w:gridCol w:w="8705"/>
              </w:tblGrid>
              <w:tr w:rsidR="006B40CB" w14:paraId="49888DDC" w14:textId="77777777">
                <w:trPr>
                  <w:divId w:val="1393845641"/>
                  <w:tblCellSpacing w:w="15" w:type="dxa"/>
                </w:trPr>
                <w:tc>
                  <w:tcPr>
                    <w:tcW w:w="50" w:type="pct"/>
                    <w:hideMark/>
                  </w:tcPr>
                  <w:p w14:paraId="61DBCD80" w14:textId="4EF30DEF" w:rsidR="006B40CB" w:rsidRDefault="006B40CB">
                    <w:pPr>
                      <w:pStyle w:val="Bibliografia"/>
                      <w:rPr>
                        <w:noProof/>
                        <w:sz w:val="24"/>
                        <w:szCs w:val="24"/>
                      </w:rPr>
                    </w:pPr>
                    <w:r>
                      <w:rPr>
                        <w:noProof/>
                      </w:rPr>
                      <w:t xml:space="preserve">[1] </w:t>
                    </w:r>
                  </w:p>
                </w:tc>
                <w:tc>
                  <w:tcPr>
                    <w:tcW w:w="0" w:type="auto"/>
                    <w:hideMark/>
                  </w:tcPr>
                  <w:p w14:paraId="486799EA" w14:textId="77777777" w:rsidR="006B40CB" w:rsidRDefault="006B40CB">
                    <w:pPr>
                      <w:pStyle w:val="Bibliografia"/>
                      <w:rPr>
                        <w:noProof/>
                      </w:rPr>
                    </w:pPr>
                    <w:r>
                      <w:rPr>
                        <w:noProof/>
                      </w:rPr>
                      <w:t xml:space="preserve">A. Amicarelli, B. Kocak, S. Sibilla e J. Grabe, «A 3D Smoothed Particle Hydrodynamics model for erosional dam-break floods,» </w:t>
                    </w:r>
                    <w:r>
                      <w:rPr>
                        <w:i/>
                        <w:iCs/>
                        <w:noProof/>
                      </w:rPr>
                      <w:t xml:space="preserve">International Journal of Computational Fluid Dynamics, </w:t>
                    </w:r>
                    <w:r>
                      <w:rPr>
                        <w:noProof/>
                      </w:rPr>
                      <w:t xml:space="preserve">vol. 31, n. 10, pp. 413-434, 2017. </w:t>
                    </w:r>
                  </w:p>
                </w:tc>
              </w:tr>
              <w:tr w:rsidR="006B40CB" w14:paraId="5E52D8C1" w14:textId="77777777">
                <w:trPr>
                  <w:divId w:val="1393845641"/>
                  <w:tblCellSpacing w:w="15" w:type="dxa"/>
                </w:trPr>
                <w:tc>
                  <w:tcPr>
                    <w:tcW w:w="50" w:type="pct"/>
                    <w:hideMark/>
                  </w:tcPr>
                  <w:p w14:paraId="16B70153" w14:textId="77777777" w:rsidR="006B40CB" w:rsidRDefault="006B40CB">
                    <w:pPr>
                      <w:pStyle w:val="Bibliografia"/>
                      <w:rPr>
                        <w:noProof/>
                      </w:rPr>
                    </w:pPr>
                    <w:r>
                      <w:rPr>
                        <w:noProof/>
                      </w:rPr>
                      <w:t xml:space="preserve">[2] </w:t>
                    </w:r>
                  </w:p>
                </w:tc>
                <w:tc>
                  <w:tcPr>
                    <w:tcW w:w="0" w:type="auto"/>
                    <w:hideMark/>
                  </w:tcPr>
                  <w:p w14:paraId="05BA7CD0" w14:textId="77777777" w:rsidR="006B40CB" w:rsidRDefault="006B40CB">
                    <w:pPr>
                      <w:pStyle w:val="Bibliografia"/>
                      <w:rPr>
                        <w:noProof/>
                      </w:rPr>
                    </w:pPr>
                    <w:r>
                      <w:rPr>
                        <w:noProof/>
                      </w:rPr>
                      <w:t xml:space="preserve">A. Amicarelli, R. Albano, D. Mirauda, G. Agate, A. Sole e R. Guandalini, «A Smoothed Particle Hydrodynamics model for 3D solid body transport in free surface flows,» </w:t>
                    </w:r>
                    <w:r>
                      <w:rPr>
                        <w:i/>
                        <w:iCs/>
                        <w:noProof/>
                      </w:rPr>
                      <w:t xml:space="preserve">Computers &amp; Fluids, </w:t>
                    </w:r>
                    <w:r>
                      <w:rPr>
                        <w:noProof/>
                      </w:rPr>
                      <w:t xml:space="preserve">vol. 116, p. 205–228; DOI 10.1016/j.compfluid.2015.04.018, 2015. </w:t>
                    </w:r>
                  </w:p>
                </w:tc>
              </w:tr>
              <w:tr w:rsidR="006B40CB" w14:paraId="01ED3153" w14:textId="77777777">
                <w:trPr>
                  <w:divId w:val="1393845641"/>
                  <w:tblCellSpacing w:w="15" w:type="dxa"/>
                </w:trPr>
                <w:tc>
                  <w:tcPr>
                    <w:tcW w:w="50" w:type="pct"/>
                    <w:hideMark/>
                  </w:tcPr>
                  <w:p w14:paraId="2B524FDD" w14:textId="77777777" w:rsidR="006B40CB" w:rsidRDefault="006B40CB">
                    <w:pPr>
                      <w:pStyle w:val="Bibliografia"/>
                      <w:rPr>
                        <w:noProof/>
                      </w:rPr>
                    </w:pPr>
                    <w:r>
                      <w:rPr>
                        <w:noProof/>
                      </w:rPr>
                      <w:t xml:space="preserve">[3] </w:t>
                    </w:r>
                  </w:p>
                </w:tc>
                <w:tc>
                  <w:tcPr>
                    <w:tcW w:w="0" w:type="auto"/>
                    <w:hideMark/>
                  </w:tcPr>
                  <w:p w14:paraId="0FCE8C68" w14:textId="77777777" w:rsidR="006B40CB" w:rsidRDefault="006B40CB">
                    <w:pPr>
                      <w:pStyle w:val="Bibliografia"/>
                      <w:rPr>
                        <w:noProof/>
                      </w:rPr>
                    </w:pPr>
                    <w:r>
                      <w:rPr>
                        <w:noProof/>
                      </w:rPr>
                      <w:t xml:space="preserve">A. Amicarelli, G. Agate e R. Guandalini, «A 3D Fully Lagrangian Smoothed Particle Hydrodynamics model with both volume and surface discrete elements,» </w:t>
                    </w:r>
                    <w:r>
                      <w:rPr>
                        <w:i/>
                        <w:iCs/>
                        <w:noProof/>
                      </w:rPr>
                      <w:t xml:space="preserve">International Journal for Numerical Methods in Engineering, </w:t>
                    </w:r>
                    <w:r>
                      <w:rPr>
                        <w:noProof/>
                      </w:rPr>
                      <w:t xml:space="preserve">vol. 95, pp. 419–450, DOI: 10.1002/nme.4514, 2013. </w:t>
                    </w:r>
                  </w:p>
                </w:tc>
              </w:tr>
              <w:tr w:rsidR="006B40CB" w14:paraId="054F0D88" w14:textId="77777777">
                <w:trPr>
                  <w:divId w:val="1393845641"/>
                  <w:tblCellSpacing w:w="15" w:type="dxa"/>
                </w:trPr>
                <w:tc>
                  <w:tcPr>
                    <w:tcW w:w="50" w:type="pct"/>
                    <w:hideMark/>
                  </w:tcPr>
                  <w:p w14:paraId="0389F1D5" w14:textId="77777777" w:rsidR="006B40CB" w:rsidRDefault="006B40CB">
                    <w:pPr>
                      <w:pStyle w:val="Bibliografia"/>
                      <w:rPr>
                        <w:noProof/>
                      </w:rPr>
                    </w:pPr>
                    <w:r>
                      <w:rPr>
                        <w:noProof/>
                      </w:rPr>
                      <w:t xml:space="preserve">[4] </w:t>
                    </w:r>
                  </w:p>
                </w:tc>
                <w:tc>
                  <w:tcPr>
                    <w:tcW w:w="0" w:type="auto"/>
                    <w:hideMark/>
                  </w:tcPr>
                  <w:p w14:paraId="5E0F2017" w14:textId="77777777" w:rsidR="006B40CB" w:rsidRDefault="006B40CB">
                    <w:pPr>
                      <w:pStyle w:val="Bibliografia"/>
                      <w:rPr>
                        <w:noProof/>
                      </w:rPr>
                    </w:pPr>
                    <w:r>
                      <w:rPr>
                        <w:noProof/>
                      </w:rPr>
                      <w:t xml:space="preserve">S. Manenti, S. Sibilla, M. Gallati, G. Agate e R. Guandalini, «SPH Simulation of Sediment Flushing Induced by a Rapid Water Flow,» </w:t>
                    </w:r>
                    <w:r>
                      <w:rPr>
                        <w:i/>
                        <w:iCs/>
                        <w:noProof/>
                      </w:rPr>
                      <w:t xml:space="preserve">Journal of Hydraulic Engineering ASCE, </w:t>
                    </w:r>
                    <w:r>
                      <w:rPr>
                        <w:noProof/>
                      </w:rPr>
                      <w:t xml:space="preserve">vol. 138, n. 3, pp. 272-284, 2012. </w:t>
                    </w:r>
                  </w:p>
                </w:tc>
              </w:tr>
              <w:tr w:rsidR="006B40CB" w14:paraId="60586112" w14:textId="77777777">
                <w:trPr>
                  <w:divId w:val="1393845641"/>
                  <w:tblCellSpacing w:w="15" w:type="dxa"/>
                </w:trPr>
                <w:tc>
                  <w:tcPr>
                    <w:tcW w:w="50" w:type="pct"/>
                    <w:hideMark/>
                  </w:tcPr>
                  <w:p w14:paraId="44C6D646" w14:textId="77777777" w:rsidR="006B40CB" w:rsidRDefault="006B40CB">
                    <w:pPr>
                      <w:pStyle w:val="Bibliografia"/>
                      <w:rPr>
                        <w:noProof/>
                      </w:rPr>
                    </w:pPr>
                    <w:r>
                      <w:rPr>
                        <w:noProof/>
                      </w:rPr>
                      <w:t xml:space="preserve">[5] </w:t>
                    </w:r>
                  </w:p>
                </w:tc>
                <w:tc>
                  <w:tcPr>
                    <w:tcW w:w="0" w:type="auto"/>
                    <w:hideMark/>
                  </w:tcPr>
                  <w:p w14:paraId="1B171A4B" w14:textId="77777777" w:rsidR="006B40CB" w:rsidRDefault="006B40CB">
                    <w:pPr>
                      <w:pStyle w:val="Bibliografia"/>
                      <w:rPr>
                        <w:noProof/>
                      </w:rPr>
                    </w:pPr>
                    <w:r>
                      <w:rPr>
                        <w:noProof/>
                      </w:rPr>
                      <w:t xml:space="preserve">A. Di Monaco, S. Manenti, M. Gallati e S. Sibilla, «SPH modeling of solid boundaries through a semi-analytic approach,» </w:t>
                    </w:r>
                    <w:r>
                      <w:rPr>
                        <w:i/>
                        <w:iCs/>
                        <w:noProof/>
                      </w:rPr>
                      <w:t xml:space="preserve">Engineering Applications of Computational Fluid Mechanics, </w:t>
                    </w:r>
                    <w:r>
                      <w:rPr>
                        <w:noProof/>
                      </w:rPr>
                      <w:t xml:space="preserve">vol. 5, n. 1, pp. 1-15, 2011. </w:t>
                    </w:r>
                  </w:p>
                </w:tc>
              </w:tr>
              <w:tr w:rsidR="006B40CB" w14:paraId="06F3CCC2" w14:textId="77777777">
                <w:trPr>
                  <w:divId w:val="1393845641"/>
                  <w:tblCellSpacing w:w="15" w:type="dxa"/>
                </w:trPr>
                <w:tc>
                  <w:tcPr>
                    <w:tcW w:w="50" w:type="pct"/>
                    <w:hideMark/>
                  </w:tcPr>
                  <w:p w14:paraId="3990E7BA" w14:textId="77777777" w:rsidR="006B40CB" w:rsidRDefault="006B40CB">
                    <w:pPr>
                      <w:pStyle w:val="Bibliografia"/>
                      <w:rPr>
                        <w:noProof/>
                      </w:rPr>
                    </w:pPr>
                    <w:r>
                      <w:rPr>
                        <w:noProof/>
                      </w:rPr>
                      <w:t xml:space="preserve">[6] </w:t>
                    </w:r>
                  </w:p>
                </w:tc>
                <w:tc>
                  <w:tcPr>
                    <w:tcW w:w="0" w:type="auto"/>
                    <w:hideMark/>
                  </w:tcPr>
                  <w:p w14:paraId="07168B89" w14:textId="77777777" w:rsidR="006B40CB" w:rsidRDefault="006B40CB">
                    <w:pPr>
                      <w:pStyle w:val="Bibliografia"/>
                      <w:rPr>
                        <w:noProof/>
                      </w:rPr>
                    </w:pPr>
                    <w:r>
                      <w:rPr>
                        <w:noProof/>
                      </w:rPr>
                      <w:t xml:space="preserve">SPHERA (RSE SpA), «https://github.com/AndreaAmicarelliRSE/SPHERA,» 2020. [Online]. </w:t>
                    </w:r>
                  </w:p>
                </w:tc>
              </w:tr>
              <w:tr w:rsidR="006B40CB" w14:paraId="06FF78EB" w14:textId="77777777">
                <w:trPr>
                  <w:divId w:val="1393845641"/>
                  <w:tblCellSpacing w:w="15" w:type="dxa"/>
                </w:trPr>
                <w:tc>
                  <w:tcPr>
                    <w:tcW w:w="50" w:type="pct"/>
                    <w:hideMark/>
                  </w:tcPr>
                  <w:p w14:paraId="5202D49D" w14:textId="77777777" w:rsidR="006B40CB" w:rsidRDefault="006B40CB">
                    <w:pPr>
                      <w:pStyle w:val="Bibliografia"/>
                      <w:rPr>
                        <w:noProof/>
                      </w:rPr>
                    </w:pPr>
                    <w:r>
                      <w:rPr>
                        <w:noProof/>
                      </w:rPr>
                      <w:t xml:space="preserve">[7] </w:t>
                    </w:r>
                  </w:p>
                </w:tc>
                <w:tc>
                  <w:tcPr>
                    <w:tcW w:w="0" w:type="auto"/>
                    <w:hideMark/>
                  </w:tcPr>
                  <w:p w14:paraId="51A37655" w14:textId="77777777" w:rsidR="006B40CB" w:rsidRDefault="006B40CB">
                    <w:pPr>
                      <w:pStyle w:val="Bibliografia"/>
                      <w:rPr>
                        <w:noProof/>
                      </w:rPr>
                    </w:pPr>
                    <w:r>
                      <w:rPr>
                        <w:noProof/>
                      </w:rPr>
                      <w:t xml:space="preserve">S. Adami, X. Hu e N. Adams, «A generalized wall boundary condition for smoothed particle hydrodynamics,» </w:t>
                    </w:r>
                    <w:r>
                      <w:rPr>
                        <w:i/>
                        <w:iCs/>
                        <w:noProof/>
                      </w:rPr>
                      <w:t xml:space="preserve">Journal of Computational Physics, </w:t>
                    </w:r>
                    <w:r>
                      <w:rPr>
                        <w:noProof/>
                      </w:rPr>
                      <w:t xml:space="preserve">vol. 231, p. 7057–7075, 2012. </w:t>
                    </w:r>
                  </w:p>
                </w:tc>
              </w:tr>
              <w:tr w:rsidR="006B40CB" w14:paraId="18B3CE8D" w14:textId="77777777">
                <w:trPr>
                  <w:divId w:val="1393845641"/>
                  <w:tblCellSpacing w:w="15" w:type="dxa"/>
                </w:trPr>
                <w:tc>
                  <w:tcPr>
                    <w:tcW w:w="50" w:type="pct"/>
                    <w:hideMark/>
                  </w:tcPr>
                  <w:p w14:paraId="11CE8147" w14:textId="77777777" w:rsidR="006B40CB" w:rsidRDefault="006B40CB">
                    <w:pPr>
                      <w:pStyle w:val="Bibliografia"/>
                      <w:rPr>
                        <w:noProof/>
                      </w:rPr>
                    </w:pPr>
                    <w:r>
                      <w:rPr>
                        <w:noProof/>
                      </w:rPr>
                      <w:t xml:space="preserve">[8] </w:t>
                    </w:r>
                  </w:p>
                </w:tc>
                <w:tc>
                  <w:tcPr>
                    <w:tcW w:w="0" w:type="auto"/>
                    <w:hideMark/>
                  </w:tcPr>
                  <w:p w14:paraId="3A423338" w14:textId="77777777" w:rsidR="006B40CB" w:rsidRDefault="006B40CB">
                    <w:pPr>
                      <w:pStyle w:val="Bibliografia"/>
                      <w:rPr>
                        <w:noProof/>
                      </w:rPr>
                    </w:pPr>
                    <w:r>
                      <w:rPr>
                        <w:noProof/>
                      </w:rPr>
                      <w:t xml:space="preserve">M. R. Hashemi, R. Fatehi e M. Manzari, «A modified SPH method for simulating motion of rigid bodies in Newtonian fluid flows,» </w:t>
                    </w:r>
                    <w:r>
                      <w:rPr>
                        <w:i/>
                        <w:iCs/>
                        <w:noProof/>
                      </w:rPr>
                      <w:t xml:space="preserve">International Journal of Non-Linear Mechanics, </w:t>
                    </w:r>
                    <w:r>
                      <w:rPr>
                        <w:noProof/>
                      </w:rPr>
                      <w:t xml:space="preserve">vol. 47, p. 626–638, 2012. </w:t>
                    </w:r>
                  </w:p>
                </w:tc>
              </w:tr>
              <w:tr w:rsidR="006B40CB" w14:paraId="19BCF6DE" w14:textId="77777777">
                <w:trPr>
                  <w:divId w:val="1393845641"/>
                  <w:tblCellSpacing w:w="15" w:type="dxa"/>
                </w:trPr>
                <w:tc>
                  <w:tcPr>
                    <w:tcW w:w="50" w:type="pct"/>
                    <w:hideMark/>
                  </w:tcPr>
                  <w:p w14:paraId="4507BD95" w14:textId="77777777" w:rsidR="006B40CB" w:rsidRDefault="006B40CB">
                    <w:pPr>
                      <w:pStyle w:val="Bibliografia"/>
                      <w:rPr>
                        <w:noProof/>
                      </w:rPr>
                    </w:pPr>
                    <w:r>
                      <w:rPr>
                        <w:noProof/>
                      </w:rPr>
                      <w:t xml:space="preserve">[9] </w:t>
                    </w:r>
                  </w:p>
                </w:tc>
                <w:tc>
                  <w:tcPr>
                    <w:tcW w:w="0" w:type="auto"/>
                    <w:hideMark/>
                  </w:tcPr>
                  <w:p w14:paraId="5500C61C" w14:textId="77777777" w:rsidR="006B40CB" w:rsidRDefault="006B40CB">
                    <w:pPr>
                      <w:pStyle w:val="Bibliografia"/>
                      <w:rPr>
                        <w:noProof/>
                      </w:rPr>
                    </w:pPr>
                    <w:r>
                      <w:rPr>
                        <w:noProof/>
                      </w:rPr>
                      <w:t xml:space="preserve">F. Macia, L. Gonzalez, J. Cercos-Pita e A. Souto-Iglesias, «A Boundary Integral SPH Formulation - Consistency and Applications to ISPH and WCSPH-,» </w:t>
                    </w:r>
                    <w:r>
                      <w:rPr>
                        <w:i/>
                        <w:iCs/>
                        <w:noProof/>
                      </w:rPr>
                      <w:t xml:space="preserve">Progress of Theoretical Physics, </w:t>
                    </w:r>
                    <w:r>
                      <w:rPr>
                        <w:noProof/>
                      </w:rPr>
                      <w:t xml:space="preserve">vol. 128, n. 3, pp. 439-462, 2012. </w:t>
                    </w:r>
                  </w:p>
                </w:tc>
              </w:tr>
              <w:tr w:rsidR="006B40CB" w14:paraId="24244D25" w14:textId="77777777">
                <w:trPr>
                  <w:divId w:val="1393845641"/>
                  <w:tblCellSpacing w:w="15" w:type="dxa"/>
                </w:trPr>
                <w:tc>
                  <w:tcPr>
                    <w:tcW w:w="50" w:type="pct"/>
                    <w:hideMark/>
                  </w:tcPr>
                  <w:p w14:paraId="01575C33" w14:textId="77777777" w:rsidR="006B40CB" w:rsidRDefault="006B40CB">
                    <w:pPr>
                      <w:pStyle w:val="Bibliografia"/>
                      <w:rPr>
                        <w:noProof/>
                      </w:rPr>
                    </w:pPr>
                    <w:r>
                      <w:rPr>
                        <w:noProof/>
                      </w:rPr>
                      <w:t xml:space="preserve">[10] </w:t>
                    </w:r>
                  </w:p>
                </w:tc>
                <w:tc>
                  <w:tcPr>
                    <w:tcW w:w="0" w:type="auto"/>
                    <w:hideMark/>
                  </w:tcPr>
                  <w:p w14:paraId="0F78B0D3" w14:textId="77777777" w:rsidR="006B40CB" w:rsidRDefault="006B40CB">
                    <w:pPr>
                      <w:pStyle w:val="Bibliografia"/>
                      <w:rPr>
                        <w:noProof/>
                      </w:rPr>
                    </w:pPr>
                    <w:r>
                      <w:rPr>
                        <w:noProof/>
                      </w:rPr>
                      <w:t xml:space="preserve">A. Mayrhofer, B. Rogers, D. Violeau e M. Ferrand, «Investigation of wall bounded flows using SPH and the uni fied semi-analytical wall boundary conditions,» </w:t>
                    </w:r>
                    <w:r>
                      <w:rPr>
                        <w:i/>
                        <w:iCs/>
                        <w:noProof/>
                      </w:rPr>
                      <w:t xml:space="preserve">Computer Physics Communications, </w:t>
                    </w:r>
                    <w:r>
                      <w:rPr>
                        <w:noProof/>
                      </w:rPr>
                      <w:t xml:space="preserve">vol. 184, p. 2515–2527, 2013. </w:t>
                    </w:r>
                  </w:p>
                </w:tc>
              </w:tr>
              <w:tr w:rsidR="006B40CB" w14:paraId="6FC9DA44" w14:textId="77777777">
                <w:trPr>
                  <w:divId w:val="1393845641"/>
                  <w:tblCellSpacing w:w="15" w:type="dxa"/>
                </w:trPr>
                <w:tc>
                  <w:tcPr>
                    <w:tcW w:w="50" w:type="pct"/>
                    <w:hideMark/>
                  </w:tcPr>
                  <w:p w14:paraId="1FB05627" w14:textId="77777777" w:rsidR="006B40CB" w:rsidRDefault="006B40CB">
                    <w:pPr>
                      <w:pStyle w:val="Bibliografia"/>
                      <w:rPr>
                        <w:noProof/>
                      </w:rPr>
                    </w:pPr>
                    <w:r>
                      <w:rPr>
                        <w:noProof/>
                      </w:rPr>
                      <w:t xml:space="preserve">[11] </w:t>
                    </w:r>
                  </w:p>
                </w:tc>
                <w:tc>
                  <w:tcPr>
                    <w:tcW w:w="0" w:type="auto"/>
                    <w:hideMark/>
                  </w:tcPr>
                  <w:p w14:paraId="4AE5DFDC" w14:textId="77777777" w:rsidR="006B40CB" w:rsidRDefault="006B40CB">
                    <w:pPr>
                      <w:pStyle w:val="Bibliografia"/>
                      <w:rPr>
                        <w:noProof/>
                      </w:rPr>
                    </w:pPr>
                    <w:r>
                      <w:rPr>
                        <w:noProof/>
                      </w:rPr>
                      <w:t xml:space="preserve">M. Ferrand, D. Laurence, B. Rogers, D. Violeau e C. Kassiotis, «Unified semi-analytical wall boundary conditions for inviscid laminar or turbulent flows in the meshless SPH method,» </w:t>
                    </w:r>
                    <w:r>
                      <w:rPr>
                        <w:i/>
                        <w:iCs/>
                        <w:noProof/>
                      </w:rPr>
                      <w:t xml:space="preserve">International Journal for Numerical Methods in Fluids, </w:t>
                    </w:r>
                    <w:r>
                      <w:rPr>
                        <w:noProof/>
                      </w:rPr>
                      <w:t xml:space="preserve">vol. 71, n. 4, pp. 446-472, 2013. </w:t>
                    </w:r>
                  </w:p>
                </w:tc>
              </w:tr>
              <w:tr w:rsidR="006B40CB" w14:paraId="1DA1B700" w14:textId="77777777">
                <w:trPr>
                  <w:divId w:val="1393845641"/>
                  <w:tblCellSpacing w:w="15" w:type="dxa"/>
                </w:trPr>
                <w:tc>
                  <w:tcPr>
                    <w:tcW w:w="50" w:type="pct"/>
                    <w:hideMark/>
                  </w:tcPr>
                  <w:p w14:paraId="2DC7550C" w14:textId="77777777" w:rsidR="006B40CB" w:rsidRDefault="006B40CB">
                    <w:pPr>
                      <w:pStyle w:val="Bibliografia"/>
                      <w:rPr>
                        <w:noProof/>
                      </w:rPr>
                    </w:pPr>
                    <w:r>
                      <w:rPr>
                        <w:noProof/>
                      </w:rPr>
                      <w:t xml:space="preserve">[12] </w:t>
                    </w:r>
                  </w:p>
                </w:tc>
                <w:tc>
                  <w:tcPr>
                    <w:tcW w:w="0" w:type="auto"/>
                    <w:hideMark/>
                  </w:tcPr>
                  <w:p w14:paraId="53166807" w14:textId="77777777" w:rsidR="006B40CB" w:rsidRDefault="006B40CB">
                    <w:pPr>
                      <w:pStyle w:val="Bibliografia"/>
                      <w:rPr>
                        <w:noProof/>
                      </w:rPr>
                    </w:pPr>
                    <w:r>
                      <w:rPr>
                        <w:noProof/>
                      </w:rPr>
                      <w:t xml:space="preserve">R. Vacondio, B. Rogers, P. Stansby e P. Mignosa, «SPH Modeling of Shallow Flow with Open Boundaries for Practical Flood Simulation,» </w:t>
                    </w:r>
                    <w:r>
                      <w:rPr>
                        <w:i/>
                        <w:iCs/>
                        <w:noProof/>
                      </w:rPr>
                      <w:t xml:space="preserve">J. Hydraul. Eng., </w:t>
                    </w:r>
                    <w:r>
                      <w:rPr>
                        <w:noProof/>
                      </w:rPr>
                      <w:t xml:space="preserve">vol. 138, n. 6, pp. 530-541, 2012. </w:t>
                    </w:r>
                  </w:p>
                </w:tc>
              </w:tr>
              <w:tr w:rsidR="006B40CB" w14:paraId="08A03AD6" w14:textId="77777777">
                <w:trPr>
                  <w:divId w:val="1393845641"/>
                  <w:tblCellSpacing w:w="15" w:type="dxa"/>
                </w:trPr>
                <w:tc>
                  <w:tcPr>
                    <w:tcW w:w="50" w:type="pct"/>
                    <w:hideMark/>
                  </w:tcPr>
                  <w:p w14:paraId="5FF64866" w14:textId="77777777" w:rsidR="006B40CB" w:rsidRDefault="006B40CB">
                    <w:pPr>
                      <w:pStyle w:val="Bibliografia"/>
                      <w:rPr>
                        <w:noProof/>
                      </w:rPr>
                    </w:pPr>
                    <w:r>
                      <w:rPr>
                        <w:noProof/>
                      </w:rPr>
                      <w:t xml:space="preserve">[13] </w:t>
                    </w:r>
                  </w:p>
                </w:tc>
                <w:tc>
                  <w:tcPr>
                    <w:tcW w:w="0" w:type="auto"/>
                    <w:hideMark/>
                  </w:tcPr>
                  <w:p w14:paraId="06446340" w14:textId="77777777" w:rsidR="006B40CB" w:rsidRDefault="006B40CB">
                    <w:pPr>
                      <w:pStyle w:val="Bibliografia"/>
                      <w:rPr>
                        <w:noProof/>
                      </w:rPr>
                    </w:pPr>
                    <w:r>
                      <w:rPr>
                        <w:noProof/>
                      </w:rPr>
                      <w:t xml:space="preserve">A. Souto-Iglesias, L. Delorme, L. Pérez-Rojas e S. Abril-Pérez, «Liquid moment amplitude assessment in sloshing type problems with smooth particle hydrodynamics,» </w:t>
                    </w:r>
                    <w:r>
                      <w:rPr>
                        <w:i/>
                        <w:iCs/>
                        <w:noProof/>
                      </w:rPr>
                      <w:t xml:space="preserve">Ocean Engineering, </w:t>
                    </w:r>
                    <w:r>
                      <w:rPr>
                        <w:noProof/>
                      </w:rPr>
                      <w:t xml:space="preserve">vol. 33, p. 1462–1484, 2006. </w:t>
                    </w:r>
                  </w:p>
                </w:tc>
              </w:tr>
              <w:tr w:rsidR="006B40CB" w14:paraId="69890194" w14:textId="77777777">
                <w:trPr>
                  <w:divId w:val="1393845641"/>
                  <w:tblCellSpacing w:w="15" w:type="dxa"/>
                </w:trPr>
                <w:tc>
                  <w:tcPr>
                    <w:tcW w:w="50" w:type="pct"/>
                    <w:hideMark/>
                  </w:tcPr>
                  <w:p w14:paraId="05FDDA25" w14:textId="77777777" w:rsidR="006B40CB" w:rsidRDefault="006B40CB">
                    <w:pPr>
                      <w:pStyle w:val="Bibliografia"/>
                      <w:rPr>
                        <w:noProof/>
                      </w:rPr>
                    </w:pPr>
                    <w:r>
                      <w:rPr>
                        <w:noProof/>
                      </w:rPr>
                      <w:t xml:space="preserve">[14] </w:t>
                    </w:r>
                  </w:p>
                </w:tc>
                <w:tc>
                  <w:tcPr>
                    <w:tcW w:w="0" w:type="auto"/>
                    <w:hideMark/>
                  </w:tcPr>
                  <w:p w14:paraId="76A66BF8" w14:textId="77777777" w:rsidR="006B40CB" w:rsidRDefault="006B40CB">
                    <w:pPr>
                      <w:pStyle w:val="Bibliografia"/>
                      <w:rPr>
                        <w:noProof/>
                      </w:rPr>
                    </w:pPr>
                    <w:r>
                      <w:rPr>
                        <w:noProof/>
                      </w:rPr>
                      <w:t xml:space="preserve">M. Patel, R. Vignjevic e J. Campbell, «An SPH Technique for Evaluating the Behaviour of Ships In Extreme Ocean Waves,» </w:t>
                    </w:r>
                    <w:r>
                      <w:rPr>
                        <w:i/>
                        <w:iCs/>
                        <w:noProof/>
                      </w:rPr>
                      <w:t xml:space="preserve">International Journal of Maritime Engineering, </w:t>
                    </w:r>
                    <w:r>
                      <w:rPr>
                        <w:noProof/>
                      </w:rPr>
                      <w:t xml:space="preserve">vol. 151, pp. 39-47, 2009. </w:t>
                    </w:r>
                  </w:p>
                </w:tc>
              </w:tr>
              <w:tr w:rsidR="006B40CB" w14:paraId="5B0D8533" w14:textId="77777777">
                <w:trPr>
                  <w:divId w:val="1393845641"/>
                  <w:tblCellSpacing w:w="15" w:type="dxa"/>
                </w:trPr>
                <w:tc>
                  <w:tcPr>
                    <w:tcW w:w="50" w:type="pct"/>
                    <w:hideMark/>
                  </w:tcPr>
                  <w:p w14:paraId="480E679A" w14:textId="77777777" w:rsidR="006B40CB" w:rsidRDefault="006B40CB">
                    <w:pPr>
                      <w:pStyle w:val="Bibliografia"/>
                      <w:rPr>
                        <w:noProof/>
                      </w:rPr>
                    </w:pPr>
                    <w:r>
                      <w:rPr>
                        <w:noProof/>
                      </w:rPr>
                      <w:t xml:space="preserve">[15] </w:t>
                    </w:r>
                  </w:p>
                </w:tc>
                <w:tc>
                  <w:tcPr>
                    <w:tcW w:w="0" w:type="auto"/>
                    <w:hideMark/>
                  </w:tcPr>
                  <w:p w14:paraId="6BA95ACE" w14:textId="77777777" w:rsidR="006B40CB" w:rsidRDefault="006B40CB">
                    <w:pPr>
                      <w:pStyle w:val="Bibliografia"/>
                      <w:rPr>
                        <w:noProof/>
                      </w:rPr>
                    </w:pPr>
                    <w:r>
                      <w:rPr>
                        <w:noProof/>
                      </w:rPr>
                      <w:t xml:space="preserve">M. Antuono, A. Colagrossi, S. Marrone e C. Lugni, «Propagation of gravity waves through a SPH scheme with numerical diffusive terms,» </w:t>
                    </w:r>
                    <w:r>
                      <w:rPr>
                        <w:i/>
                        <w:iCs/>
                        <w:noProof/>
                      </w:rPr>
                      <w:t xml:space="preserve">Computer Physics Communications, </w:t>
                    </w:r>
                    <w:r>
                      <w:rPr>
                        <w:noProof/>
                      </w:rPr>
                      <w:t xml:space="preserve">vol. 182, n. 4, pp. 866-877, 2011. </w:t>
                    </w:r>
                  </w:p>
                </w:tc>
              </w:tr>
              <w:tr w:rsidR="006B40CB" w14:paraId="1F2BCAA7" w14:textId="77777777">
                <w:trPr>
                  <w:divId w:val="1393845641"/>
                  <w:tblCellSpacing w:w="15" w:type="dxa"/>
                </w:trPr>
                <w:tc>
                  <w:tcPr>
                    <w:tcW w:w="50" w:type="pct"/>
                    <w:hideMark/>
                  </w:tcPr>
                  <w:p w14:paraId="30BBD2D0" w14:textId="77777777" w:rsidR="006B40CB" w:rsidRDefault="006B40CB">
                    <w:pPr>
                      <w:pStyle w:val="Bibliografia"/>
                      <w:rPr>
                        <w:noProof/>
                      </w:rPr>
                    </w:pPr>
                    <w:r>
                      <w:rPr>
                        <w:noProof/>
                      </w:rPr>
                      <w:t xml:space="preserve">[16] </w:t>
                    </w:r>
                  </w:p>
                </w:tc>
                <w:tc>
                  <w:tcPr>
                    <w:tcW w:w="0" w:type="auto"/>
                    <w:hideMark/>
                  </w:tcPr>
                  <w:p w14:paraId="309354DF" w14:textId="77777777" w:rsidR="006B40CB" w:rsidRDefault="006B40CB">
                    <w:pPr>
                      <w:pStyle w:val="Bibliografia"/>
                      <w:rPr>
                        <w:noProof/>
                      </w:rPr>
                    </w:pPr>
                    <w:r>
                      <w:rPr>
                        <w:noProof/>
                      </w:rPr>
                      <w:t xml:space="preserve">X. Liu, H. Xu, S. Shao e P. Lin, «An improved incompressible SPH model for simulation of wave-structure interaction,» </w:t>
                    </w:r>
                    <w:r>
                      <w:rPr>
                        <w:i/>
                        <w:iCs/>
                        <w:noProof/>
                      </w:rPr>
                      <w:t xml:space="preserve">Computers and Fluids, </w:t>
                    </w:r>
                    <w:r>
                      <w:rPr>
                        <w:noProof/>
                      </w:rPr>
                      <w:t xml:space="preserve">vol. 71, pp. 113-123, 2013. </w:t>
                    </w:r>
                  </w:p>
                </w:tc>
              </w:tr>
              <w:tr w:rsidR="006B40CB" w14:paraId="39C7FCCD" w14:textId="77777777">
                <w:trPr>
                  <w:divId w:val="1393845641"/>
                  <w:tblCellSpacing w:w="15" w:type="dxa"/>
                </w:trPr>
                <w:tc>
                  <w:tcPr>
                    <w:tcW w:w="50" w:type="pct"/>
                    <w:hideMark/>
                  </w:tcPr>
                  <w:p w14:paraId="6E0A21C3" w14:textId="77777777" w:rsidR="006B40CB" w:rsidRDefault="006B40CB">
                    <w:pPr>
                      <w:pStyle w:val="Bibliografia"/>
                      <w:rPr>
                        <w:noProof/>
                      </w:rPr>
                    </w:pPr>
                    <w:r>
                      <w:rPr>
                        <w:noProof/>
                      </w:rPr>
                      <w:lastRenderedPageBreak/>
                      <w:t xml:space="preserve">[17] </w:t>
                    </w:r>
                  </w:p>
                </w:tc>
                <w:tc>
                  <w:tcPr>
                    <w:tcW w:w="0" w:type="auto"/>
                    <w:hideMark/>
                  </w:tcPr>
                  <w:p w14:paraId="15BE1F6B" w14:textId="77777777" w:rsidR="006B40CB" w:rsidRDefault="006B40CB">
                    <w:pPr>
                      <w:pStyle w:val="Bibliografia"/>
                      <w:rPr>
                        <w:noProof/>
                      </w:rPr>
                    </w:pPr>
                    <w:r>
                      <w:rPr>
                        <w:noProof/>
                      </w:rPr>
                      <w:t xml:space="preserve">P. Omidvar, P. Stansby e B. Rogers, «Wave body interaction in 2D using smoothed particle hydrodynamics (SPH) with variable particle mass,» </w:t>
                    </w:r>
                    <w:r>
                      <w:rPr>
                        <w:i/>
                        <w:iCs/>
                        <w:noProof/>
                      </w:rPr>
                      <w:t xml:space="preserve">Int. J. Numer. Meth. Fluids, </w:t>
                    </w:r>
                    <w:r>
                      <w:rPr>
                        <w:noProof/>
                      </w:rPr>
                      <w:t xml:space="preserve">vol. 68, p. 686–705, 2012. </w:t>
                    </w:r>
                  </w:p>
                </w:tc>
              </w:tr>
              <w:tr w:rsidR="006B40CB" w14:paraId="68CB1971" w14:textId="77777777">
                <w:trPr>
                  <w:divId w:val="1393845641"/>
                  <w:tblCellSpacing w:w="15" w:type="dxa"/>
                </w:trPr>
                <w:tc>
                  <w:tcPr>
                    <w:tcW w:w="50" w:type="pct"/>
                    <w:hideMark/>
                  </w:tcPr>
                  <w:p w14:paraId="483A0F67" w14:textId="77777777" w:rsidR="006B40CB" w:rsidRDefault="006B40CB">
                    <w:pPr>
                      <w:pStyle w:val="Bibliografia"/>
                      <w:rPr>
                        <w:noProof/>
                      </w:rPr>
                    </w:pPr>
                    <w:r>
                      <w:rPr>
                        <w:noProof/>
                      </w:rPr>
                      <w:t xml:space="preserve">[18] </w:t>
                    </w:r>
                  </w:p>
                </w:tc>
                <w:tc>
                  <w:tcPr>
                    <w:tcW w:w="0" w:type="auto"/>
                    <w:hideMark/>
                  </w:tcPr>
                  <w:p w14:paraId="766DAE78" w14:textId="77777777" w:rsidR="006B40CB" w:rsidRDefault="006B40CB">
                    <w:pPr>
                      <w:pStyle w:val="Bibliografia"/>
                      <w:rPr>
                        <w:noProof/>
                      </w:rPr>
                    </w:pPr>
                    <w:r>
                      <w:rPr>
                        <w:noProof/>
                      </w:rPr>
                      <w:t xml:space="preserve">J.-C. Marongiu, F. Leboeuf, J. Caro e E. Parkinson, «Free surface flows simulations in Pelton turbines using an hybrid SPH-ALE method,» </w:t>
                    </w:r>
                    <w:r>
                      <w:rPr>
                        <w:i/>
                        <w:iCs/>
                        <w:noProof/>
                      </w:rPr>
                      <w:t xml:space="preserve">J. Hydraul. Res., </w:t>
                    </w:r>
                    <w:r>
                      <w:rPr>
                        <w:noProof/>
                      </w:rPr>
                      <w:t xml:space="preserve">vol. 47, p. 40–49, 2010. </w:t>
                    </w:r>
                  </w:p>
                </w:tc>
              </w:tr>
              <w:tr w:rsidR="006B40CB" w14:paraId="68DB9677" w14:textId="77777777">
                <w:trPr>
                  <w:divId w:val="1393845641"/>
                  <w:tblCellSpacing w:w="15" w:type="dxa"/>
                </w:trPr>
                <w:tc>
                  <w:tcPr>
                    <w:tcW w:w="50" w:type="pct"/>
                    <w:hideMark/>
                  </w:tcPr>
                  <w:p w14:paraId="529BFAF6" w14:textId="77777777" w:rsidR="006B40CB" w:rsidRDefault="006B40CB">
                    <w:pPr>
                      <w:pStyle w:val="Bibliografia"/>
                      <w:rPr>
                        <w:noProof/>
                      </w:rPr>
                    </w:pPr>
                    <w:r>
                      <w:rPr>
                        <w:noProof/>
                      </w:rPr>
                      <w:t xml:space="preserve">[19] </w:t>
                    </w:r>
                  </w:p>
                </w:tc>
                <w:tc>
                  <w:tcPr>
                    <w:tcW w:w="0" w:type="auto"/>
                    <w:hideMark/>
                  </w:tcPr>
                  <w:p w14:paraId="44F79352" w14:textId="77777777" w:rsidR="006B40CB" w:rsidRDefault="006B40CB">
                    <w:pPr>
                      <w:pStyle w:val="Bibliografia"/>
                      <w:rPr>
                        <w:noProof/>
                      </w:rPr>
                    </w:pPr>
                    <w:r>
                      <w:rPr>
                        <w:noProof/>
                      </w:rPr>
                      <w:t xml:space="preserve">D. Kumar, A. Patra, E. Pitman e H. Chi, «Parallel Godunov smoothed particle hydrodynamics (SPH) with improved treatment of Boundary Conditions and an application to granular flows,» </w:t>
                    </w:r>
                    <w:r>
                      <w:rPr>
                        <w:i/>
                        <w:iCs/>
                        <w:noProof/>
                      </w:rPr>
                      <w:t xml:space="preserve">Computer Physics Communications, </w:t>
                    </w:r>
                    <w:r>
                      <w:rPr>
                        <w:noProof/>
                      </w:rPr>
                      <w:t xml:space="preserve">vol. 184, n. 10, pp. 2277-2286, 2013. </w:t>
                    </w:r>
                  </w:p>
                </w:tc>
              </w:tr>
              <w:tr w:rsidR="006B40CB" w14:paraId="3E9138C8" w14:textId="77777777">
                <w:trPr>
                  <w:divId w:val="1393845641"/>
                  <w:tblCellSpacing w:w="15" w:type="dxa"/>
                </w:trPr>
                <w:tc>
                  <w:tcPr>
                    <w:tcW w:w="50" w:type="pct"/>
                    <w:hideMark/>
                  </w:tcPr>
                  <w:p w14:paraId="4B283FBA" w14:textId="77777777" w:rsidR="006B40CB" w:rsidRDefault="006B40CB">
                    <w:pPr>
                      <w:pStyle w:val="Bibliografia"/>
                      <w:rPr>
                        <w:noProof/>
                      </w:rPr>
                    </w:pPr>
                    <w:r>
                      <w:rPr>
                        <w:noProof/>
                      </w:rPr>
                      <w:t xml:space="preserve">[20] </w:t>
                    </w:r>
                  </w:p>
                </w:tc>
                <w:tc>
                  <w:tcPr>
                    <w:tcW w:w="0" w:type="auto"/>
                    <w:hideMark/>
                  </w:tcPr>
                  <w:p w14:paraId="62219D02" w14:textId="77777777" w:rsidR="006B40CB" w:rsidRDefault="006B40CB">
                    <w:pPr>
                      <w:pStyle w:val="Bibliografia"/>
                      <w:rPr>
                        <w:noProof/>
                      </w:rPr>
                    </w:pPr>
                    <w:r>
                      <w:rPr>
                        <w:noProof/>
                      </w:rPr>
                      <w:t xml:space="preserve">P. Koukouvinis, J. Anagnostopoulos e D. Papantonis, «An improved MUSCL treatment for the SPH-ALE method: comparison with the standard SPH method for the jet impingement case,» </w:t>
                    </w:r>
                    <w:r>
                      <w:rPr>
                        <w:i/>
                        <w:iCs/>
                        <w:noProof/>
                      </w:rPr>
                      <w:t xml:space="preserve">International Journal for Numerical Methods in Fluids, </w:t>
                    </w:r>
                    <w:r>
                      <w:rPr>
                        <w:noProof/>
                      </w:rPr>
                      <w:t xml:space="preserve">vol. 71, n. 9, p. 1152–1177. DOI: 10.1002/fld.3706, 2013. </w:t>
                    </w:r>
                  </w:p>
                </w:tc>
              </w:tr>
              <w:tr w:rsidR="006B40CB" w14:paraId="1259FA60" w14:textId="77777777">
                <w:trPr>
                  <w:divId w:val="1393845641"/>
                  <w:tblCellSpacing w:w="15" w:type="dxa"/>
                </w:trPr>
                <w:tc>
                  <w:tcPr>
                    <w:tcW w:w="50" w:type="pct"/>
                    <w:hideMark/>
                  </w:tcPr>
                  <w:p w14:paraId="643C2F70" w14:textId="77777777" w:rsidR="006B40CB" w:rsidRDefault="006B40CB">
                    <w:pPr>
                      <w:pStyle w:val="Bibliografia"/>
                      <w:rPr>
                        <w:noProof/>
                      </w:rPr>
                    </w:pPr>
                    <w:r>
                      <w:rPr>
                        <w:noProof/>
                      </w:rPr>
                      <w:t xml:space="preserve">[21] </w:t>
                    </w:r>
                  </w:p>
                </w:tc>
                <w:tc>
                  <w:tcPr>
                    <w:tcW w:w="0" w:type="auto"/>
                    <w:hideMark/>
                  </w:tcPr>
                  <w:p w14:paraId="73F4D345" w14:textId="77777777" w:rsidR="006B40CB" w:rsidRDefault="006B40CB">
                    <w:pPr>
                      <w:pStyle w:val="Bibliografia"/>
                      <w:rPr>
                        <w:noProof/>
                      </w:rPr>
                    </w:pPr>
                    <w:r>
                      <w:rPr>
                        <w:noProof/>
                      </w:rPr>
                      <w:t xml:space="preserve">D. Price, «Smoothed Particle Hydrodynamics and Magnetohydrodynamics,» </w:t>
                    </w:r>
                    <w:r>
                      <w:rPr>
                        <w:i/>
                        <w:iCs/>
                        <w:noProof/>
                      </w:rPr>
                      <w:t xml:space="preserve">J. Comp. Phys., </w:t>
                    </w:r>
                    <w:r>
                      <w:rPr>
                        <w:noProof/>
                      </w:rPr>
                      <w:t xml:space="preserve">vol. 231, n. 3, pp. 759-794, 2012. </w:t>
                    </w:r>
                  </w:p>
                </w:tc>
              </w:tr>
              <w:tr w:rsidR="006B40CB" w14:paraId="123A3A4C" w14:textId="77777777">
                <w:trPr>
                  <w:divId w:val="1393845641"/>
                  <w:tblCellSpacing w:w="15" w:type="dxa"/>
                </w:trPr>
                <w:tc>
                  <w:tcPr>
                    <w:tcW w:w="50" w:type="pct"/>
                    <w:hideMark/>
                  </w:tcPr>
                  <w:p w14:paraId="20E6F58A" w14:textId="77777777" w:rsidR="006B40CB" w:rsidRDefault="006B40CB">
                    <w:pPr>
                      <w:pStyle w:val="Bibliografia"/>
                      <w:rPr>
                        <w:noProof/>
                      </w:rPr>
                    </w:pPr>
                    <w:r>
                      <w:rPr>
                        <w:noProof/>
                      </w:rPr>
                      <w:t xml:space="preserve">[22] </w:t>
                    </w:r>
                  </w:p>
                </w:tc>
                <w:tc>
                  <w:tcPr>
                    <w:tcW w:w="0" w:type="auto"/>
                    <w:hideMark/>
                  </w:tcPr>
                  <w:p w14:paraId="57667F9B" w14:textId="77777777" w:rsidR="006B40CB" w:rsidRDefault="006B40CB">
                    <w:pPr>
                      <w:pStyle w:val="Bibliografia"/>
                      <w:rPr>
                        <w:noProof/>
                      </w:rPr>
                    </w:pPr>
                    <w:r>
                      <w:rPr>
                        <w:noProof/>
                      </w:rPr>
                      <w:t xml:space="preserve">J. Kajtar e J. Monaghan, «On the swimming of fish like bodies near free and fixed boundaries,» </w:t>
                    </w:r>
                    <w:r>
                      <w:rPr>
                        <w:i/>
                        <w:iCs/>
                        <w:noProof/>
                      </w:rPr>
                      <w:t xml:space="preserve">European Journal of Mechanics B/Fluids, </w:t>
                    </w:r>
                    <w:r>
                      <w:rPr>
                        <w:noProof/>
                      </w:rPr>
                      <w:t xml:space="preserve">vol. 33, p. 1–13, 2012. </w:t>
                    </w:r>
                  </w:p>
                </w:tc>
              </w:tr>
              <w:tr w:rsidR="006B40CB" w14:paraId="733D27DB" w14:textId="77777777">
                <w:trPr>
                  <w:divId w:val="1393845641"/>
                  <w:tblCellSpacing w:w="15" w:type="dxa"/>
                </w:trPr>
                <w:tc>
                  <w:tcPr>
                    <w:tcW w:w="50" w:type="pct"/>
                    <w:hideMark/>
                  </w:tcPr>
                  <w:p w14:paraId="5EDB390B" w14:textId="77777777" w:rsidR="006B40CB" w:rsidRDefault="006B40CB">
                    <w:pPr>
                      <w:pStyle w:val="Bibliografia"/>
                      <w:rPr>
                        <w:noProof/>
                      </w:rPr>
                    </w:pPr>
                    <w:r>
                      <w:rPr>
                        <w:noProof/>
                      </w:rPr>
                      <w:t xml:space="preserve">[23] </w:t>
                    </w:r>
                  </w:p>
                </w:tc>
                <w:tc>
                  <w:tcPr>
                    <w:tcW w:w="0" w:type="auto"/>
                    <w:hideMark/>
                  </w:tcPr>
                  <w:p w14:paraId="1B28471F" w14:textId="77777777" w:rsidR="006B40CB" w:rsidRDefault="006B40CB">
                    <w:pPr>
                      <w:pStyle w:val="Bibliografia"/>
                      <w:rPr>
                        <w:noProof/>
                      </w:rPr>
                    </w:pPr>
                    <w:r>
                      <w:rPr>
                        <w:noProof/>
                      </w:rPr>
                      <w:t xml:space="preserve">J. Vila, «On particle weighted methods and Smooth Particle Hydrodynamics,» </w:t>
                    </w:r>
                    <w:r>
                      <w:rPr>
                        <w:i/>
                        <w:iCs/>
                        <w:noProof/>
                      </w:rPr>
                      <w:t xml:space="preserve">Mathematical Models and Methods in Applied Sciences, </w:t>
                    </w:r>
                    <w:r>
                      <w:rPr>
                        <w:noProof/>
                      </w:rPr>
                      <w:t xml:space="preserve">vol. 9, n. 2, pp. 161-209, 1999. </w:t>
                    </w:r>
                  </w:p>
                </w:tc>
              </w:tr>
              <w:tr w:rsidR="006B40CB" w14:paraId="6079B150" w14:textId="77777777">
                <w:trPr>
                  <w:divId w:val="1393845641"/>
                  <w:tblCellSpacing w:w="15" w:type="dxa"/>
                </w:trPr>
                <w:tc>
                  <w:tcPr>
                    <w:tcW w:w="50" w:type="pct"/>
                    <w:hideMark/>
                  </w:tcPr>
                  <w:p w14:paraId="0C2EF439" w14:textId="77777777" w:rsidR="006B40CB" w:rsidRDefault="006B40CB">
                    <w:pPr>
                      <w:pStyle w:val="Bibliografia"/>
                      <w:rPr>
                        <w:noProof/>
                      </w:rPr>
                    </w:pPr>
                    <w:r>
                      <w:rPr>
                        <w:noProof/>
                      </w:rPr>
                      <w:t xml:space="preserve">[24] </w:t>
                    </w:r>
                  </w:p>
                </w:tc>
                <w:tc>
                  <w:tcPr>
                    <w:tcW w:w="0" w:type="auto"/>
                    <w:hideMark/>
                  </w:tcPr>
                  <w:p w14:paraId="005BE555" w14:textId="77777777" w:rsidR="006B40CB" w:rsidRDefault="006B40CB">
                    <w:pPr>
                      <w:pStyle w:val="Bibliografia"/>
                      <w:rPr>
                        <w:noProof/>
                      </w:rPr>
                    </w:pPr>
                    <w:r>
                      <w:rPr>
                        <w:noProof/>
                      </w:rPr>
                      <w:t xml:space="preserve">J. Monaghan, «Smoothed particle hydrodynamics,» </w:t>
                    </w:r>
                    <w:r>
                      <w:rPr>
                        <w:i/>
                        <w:iCs/>
                        <w:noProof/>
                      </w:rPr>
                      <w:t xml:space="preserve">Rep. Prog. Phys., </w:t>
                    </w:r>
                    <w:r>
                      <w:rPr>
                        <w:noProof/>
                      </w:rPr>
                      <w:t xml:space="preserve">vol. 68, p. 1703–1759, 2005. </w:t>
                    </w:r>
                  </w:p>
                </w:tc>
              </w:tr>
              <w:tr w:rsidR="006B40CB" w14:paraId="41441CBD" w14:textId="77777777">
                <w:trPr>
                  <w:divId w:val="1393845641"/>
                  <w:tblCellSpacing w:w="15" w:type="dxa"/>
                </w:trPr>
                <w:tc>
                  <w:tcPr>
                    <w:tcW w:w="50" w:type="pct"/>
                    <w:hideMark/>
                  </w:tcPr>
                  <w:p w14:paraId="37943630" w14:textId="77777777" w:rsidR="006B40CB" w:rsidRDefault="006B40CB">
                    <w:pPr>
                      <w:pStyle w:val="Bibliografia"/>
                      <w:rPr>
                        <w:noProof/>
                      </w:rPr>
                    </w:pPr>
                    <w:r>
                      <w:rPr>
                        <w:noProof/>
                      </w:rPr>
                      <w:t xml:space="preserve">[25] </w:t>
                    </w:r>
                  </w:p>
                </w:tc>
                <w:tc>
                  <w:tcPr>
                    <w:tcW w:w="0" w:type="auto"/>
                    <w:hideMark/>
                  </w:tcPr>
                  <w:p w14:paraId="4BEF956C" w14:textId="77777777" w:rsidR="006B40CB" w:rsidRDefault="006B40CB">
                    <w:pPr>
                      <w:pStyle w:val="Bibliografia"/>
                      <w:rPr>
                        <w:noProof/>
                      </w:rPr>
                    </w:pPr>
                    <w:r>
                      <w:rPr>
                        <w:noProof/>
                      </w:rPr>
                      <w:t xml:space="preserve">M. Basa, N. Quinlan e M. Lastiwka, «Robustness and accuracy of SPH formulations for viscous flow,» </w:t>
                    </w:r>
                    <w:r>
                      <w:rPr>
                        <w:i/>
                        <w:iCs/>
                        <w:noProof/>
                      </w:rPr>
                      <w:t xml:space="preserve">International Journal for Numerical Methods in Fluids, </w:t>
                    </w:r>
                    <w:r>
                      <w:rPr>
                        <w:noProof/>
                      </w:rPr>
                      <w:t xml:space="preserve">vol. 60, n. 10, pp. 1127-1148, 2009. </w:t>
                    </w:r>
                  </w:p>
                </w:tc>
              </w:tr>
              <w:tr w:rsidR="006B40CB" w14:paraId="23FA21F5" w14:textId="77777777">
                <w:trPr>
                  <w:divId w:val="1393845641"/>
                  <w:tblCellSpacing w:w="15" w:type="dxa"/>
                </w:trPr>
                <w:tc>
                  <w:tcPr>
                    <w:tcW w:w="50" w:type="pct"/>
                    <w:hideMark/>
                  </w:tcPr>
                  <w:p w14:paraId="6D0F4397" w14:textId="77777777" w:rsidR="006B40CB" w:rsidRDefault="006B40CB">
                    <w:pPr>
                      <w:pStyle w:val="Bibliografia"/>
                      <w:rPr>
                        <w:noProof/>
                      </w:rPr>
                    </w:pPr>
                    <w:r>
                      <w:rPr>
                        <w:noProof/>
                      </w:rPr>
                      <w:t xml:space="preserve">[26] </w:t>
                    </w:r>
                  </w:p>
                </w:tc>
                <w:tc>
                  <w:tcPr>
                    <w:tcW w:w="0" w:type="auto"/>
                    <w:hideMark/>
                  </w:tcPr>
                  <w:p w14:paraId="7DA0FC40" w14:textId="77777777" w:rsidR="006B40CB" w:rsidRDefault="006B40CB">
                    <w:pPr>
                      <w:pStyle w:val="Bibliografia"/>
                      <w:rPr>
                        <w:noProof/>
                      </w:rPr>
                    </w:pPr>
                    <w:r>
                      <w:rPr>
                        <w:noProof/>
                      </w:rPr>
                      <w:t>B. Cushman-Roisin, «Environmental Fluid Mechanics,» 2019. [Online]. Available: http://www.dartmouth.edu/~cushman/books/EFM.html. [Consultato il giorno 21 May 2019].</w:t>
                    </w:r>
                  </w:p>
                </w:tc>
              </w:tr>
              <w:tr w:rsidR="006B40CB" w14:paraId="4AAEB2B3" w14:textId="77777777">
                <w:trPr>
                  <w:divId w:val="1393845641"/>
                  <w:tblCellSpacing w:w="15" w:type="dxa"/>
                </w:trPr>
                <w:tc>
                  <w:tcPr>
                    <w:tcW w:w="50" w:type="pct"/>
                    <w:hideMark/>
                  </w:tcPr>
                  <w:p w14:paraId="4DF56D79" w14:textId="77777777" w:rsidR="006B40CB" w:rsidRDefault="006B40CB">
                    <w:pPr>
                      <w:pStyle w:val="Bibliografia"/>
                      <w:rPr>
                        <w:noProof/>
                      </w:rPr>
                    </w:pPr>
                    <w:r>
                      <w:rPr>
                        <w:noProof/>
                      </w:rPr>
                      <w:t xml:space="preserve">[27] </w:t>
                    </w:r>
                  </w:p>
                </w:tc>
                <w:tc>
                  <w:tcPr>
                    <w:tcW w:w="0" w:type="auto"/>
                    <w:hideMark/>
                  </w:tcPr>
                  <w:p w14:paraId="5B75A102" w14:textId="77777777" w:rsidR="006B40CB" w:rsidRDefault="006B40CB">
                    <w:pPr>
                      <w:pStyle w:val="Bibliografia"/>
                      <w:rPr>
                        <w:noProof/>
                      </w:rPr>
                    </w:pPr>
                    <w:r>
                      <w:rPr>
                        <w:noProof/>
                      </w:rPr>
                      <w:t xml:space="preserve">L. Da Peppo e C. Datei, Fognature, Padova (Italy): Libreria Cortina, 2003. </w:t>
                    </w:r>
                  </w:p>
                </w:tc>
              </w:tr>
              <w:tr w:rsidR="006B40CB" w14:paraId="7219FE63" w14:textId="77777777">
                <w:trPr>
                  <w:divId w:val="1393845641"/>
                  <w:tblCellSpacing w:w="15" w:type="dxa"/>
                </w:trPr>
                <w:tc>
                  <w:tcPr>
                    <w:tcW w:w="50" w:type="pct"/>
                    <w:hideMark/>
                  </w:tcPr>
                  <w:p w14:paraId="2B0A693A" w14:textId="77777777" w:rsidR="006B40CB" w:rsidRDefault="006B40CB">
                    <w:pPr>
                      <w:pStyle w:val="Bibliografia"/>
                      <w:rPr>
                        <w:noProof/>
                      </w:rPr>
                    </w:pPr>
                    <w:r>
                      <w:rPr>
                        <w:noProof/>
                      </w:rPr>
                      <w:t xml:space="preserve">[28] </w:t>
                    </w:r>
                  </w:p>
                </w:tc>
                <w:tc>
                  <w:tcPr>
                    <w:tcW w:w="0" w:type="auto"/>
                    <w:hideMark/>
                  </w:tcPr>
                  <w:p w14:paraId="497394A3" w14:textId="77777777" w:rsidR="006B40CB" w:rsidRDefault="006B40CB">
                    <w:pPr>
                      <w:pStyle w:val="Bibliografia"/>
                      <w:rPr>
                        <w:noProof/>
                      </w:rPr>
                    </w:pPr>
                    <w:r>
                      <w:rPr>
                        <w:noProof/>
                      </w:rPr>
                      <w:t xml:space="preserve">D. Citrini e G. Noseda, Idraulica (seconda edizione), Milano: C.E.A. Casa Editrice Ambrosiana, pp.1-463, 1987. </w:t>
                    </w:r>
                  </w:p>
                </w:tc>
              </w:tr>
              <w:tr w:rsidR="006B40CB" w14:paraId="007E507B" w14:textId="77777777">
                <w:trPr>
                  <w:divId w:val="1393845641"/>
                  <w:tblCellSpacing w:w="15" w:type="dxa"/>
                </w:trPr>
                <w:tc>
                  <w:tcPr>
                    <w:tcW w:w="50" w:type="pct"/>
                    <w:hideMark/>
                  </w:tcPr>
                  <w:p w14:paraId="6A411F9D" w14:textId="77777777" w:rsidR="006B40CB" w:rsidRDefault="006B40CB">
                    <w:pPr>
                      <w:pStyle w:val="Bibliografia"/>
                      <w:rPr>
                        <w:noProof/>
                      </w:rPr>
                    </w:pPr>
                    <w:r>
                      <w:rPr>
                        <w:noProof/>
                      </w:rPr>
                      <w:t xml:space="preserve">[29] </w:t>
                    </w:r>
                  </w:p>
                </w:tc>
                <w:tc>
                  <w:tcPr>
                    <w:tcW w:w="0" w:type="auto"/>
                    <w:hideMark/>
                  </w:tcPr>
                  <w:p w14:paraId="5F66A96B" w14:textId="77777777" w:rsidR="006B40CB" w:rsidRDefault="006B40CB">
                    <w:pPr>
                      <w:pStyle w:val="Bibliografia"/>
                      <w:rPr>
                        <w:noProof/>
                      </w:rPr>
                    </w:pPr>
                    <w:r>
                      <w:rPr>
                        <w:noProof/>
                      </w:rPr>
                      <w:t>CFX (Ansys). [Online]. Available: http://www.ansys.com/products/fluids/ansys-cfx. [Consultato il giorno 2020].</w:t>
                    </w:r>
                  </w:p>
                </w:tc>
              </w:tr>
              <w:tr w:rsidR="006B40CB" w14:paraId="258D8562" w14:textId="77777777">
                <w:trPr>
                  <w:divId w:val="1393845641"/>
                  <w:tblCellSpacing w:w="15" w:type="dxa"/>
                </w:trPr>
                <w:tc>
                  <w:tcPr>
                    <w:tcW w:w="50" w:type="pct"/>
                    <w:hideMark/>
                  </w:tcPr>
                  <w:p w14:paraId="08E233A9" w14:textId="77777777" w:rsidR="006B40CB" w:rsidRDefault="006B40CB">
                    <w:pPr>
                      <w:pStyle w:val="Bibliografia"/>
                      <w:rPr>
                        <w:noProof/>
                      </w:rPr>
                    </w:pPr>
                    <w:r>
                      <w:rPr>
                        <w:noProof/>
                      </w:rPr>
                      <w:t xml:space="preserve">[30] </w:t>
                    </w:r>
                  </w:p>
                </w:tc>
                <w:tc>
                  <w:tcPr>
                    <w:tcW w:w="0" w:type="auto"/>
                    <w:hideMark/>
                  </w:tcPr>
                  <w:p w14:paraId="68E49DFB" w14:textId="77777777" w:rsidR="006B40CB" w:rsidRDefault="006B40CB">
                    <w:pPr>
                      <w:pStyle w:val="Bibliografia"/>
                      <w:rPr>
                        <w:noProof/>
                      </w:rPr>
                    </w:pPr>
                    <w:r>
                      <w:rPr>
                        <w:noProof/>
                      </w:rPr>
                      <w:t xml:space="preserve">A. Amicarelli, S. Manenti, R. Albano, G. Agate, M. Paggi, L. Longoni, D. Mirauda, L. Ziane, G. Viccione, S. Todeschini, A. Sole, L. Baldini, D. Brambilla, M. Papini, M. Khellaf, B. Tagliafierro, L. Sarno e G. Pirovano, «SPHERA v.9.0.0: a Computational Fluid Dynamics research code, based on the Smoothed Particle Hydrodynamics mesh-less method,» </w:t>
                    </w:r>
                    <w:r>
                      <w:rPr>
                        <w:i/>
                        <w:iCs/>
                        <w:noProof/>
                      </w:rPr>
                      <w:t xml:space="preserve">Computer Physics Communications, </w:t>
                    </w:r>
                    <w:r>
                      <w:rPr>
                        <w:noProof/>
                      </w:rPr>
                      <w:t xml:space="preserve">vol. 250, p. 107157, 2020. </w:t>
                    </w:r>
                  </w:p>
                </w:tc>
              </w:tr>
              <w:tr w:rsidR="006B40CB" w14:paraId="4DDB0729" w14:textId="77777777">
                <w:trPr>
                  <w:divId w:val="1393845641"/>
                  <w:tblCellSpacing w:w="15" w:type="dxa"/>
                </w:trPr>
                <w:tc>
                  <w:tcPr>
                    <w:tcW w:w="50" w:type="pct"/>
                    <w:hideMark/>
                  </w:tcPr>
                  <w:p w14:paraId="4142BEA4" w14:textId="77777777" w:rsidR="006B40CB" w:rsidRDefault="006B40CB">
                    <w:pPr>
                      <w:pStyle w:val="Bibliografia"/>
                      <w:rPr>
                        <w:noProof/>
                      </w:rPr>
                    </w:pPr>
                    <w:r>
                      <w:rPr>
                        <w:noProof/>
                      </w:rPr>
                      <w:t xml:space="preserve">[31] </w:t>
                    </w:r>
                  </w:p>
                </w:tc>
                <w:tc>
                  <w:tcPr>
                    <w:tcW w:w="0" w:type="auto"/>
                    <w:hideMark/>
                  </w:tcPr>
                  <w:p w14:paraId="389882B4" w14:textId="77777777" w:rsidR="006B40CB" w:rsidRDefault="006B40CB">
                    <w:pPr>
                      <w:pStyle w:val="Bibliografia"/>
                      <w:rPr>
                        <w:noProof/>
                      </w:rPr>
                    </w:pPr>
                    <w:r>
                      <w:rPr>
                        <w:noProof/>
                      </w:rPr>
                      <w:t xml:space="preserve">M. Paggi, A. Amicarelli e P. Lenarda, «SPH modelling of hydrodynamic lubrication: laminar fluid flow - structure interaction with no-slip conditions for slider bearings,» </w:t>
                    </w:r>
                    <w:r>
                      <w:rPr>
                        <w:i/>
                        <w:iCs/>
                        <w:noProof/>
                      </w:rPr>
                      <w:t xml:space="preserve">Computational Particle Mechanics, </w:t>
                    </w:r>
                    <w:r>
                      <w:rPr>
                        <w:noProof/>
                      </w:rPr>
                      <w:t xml:space="preserve">vol. 8, pp. 665–679; https://doi.org/10.1007/s40571-020-00362-1, 2021. </w:t>
                    </w:r>
                  </w:p>
                </w:tc>
              </w:tr>
              <w:tr w:rsidR="006B40CB" w14:paraId="1E463555" w14:textId="77777777">
                <w:trPr>
                  <w:divId w:val="1393845641"/>
                  <w:tblCellSpacing w:w="15" w:type="dxa"/>
                </w:trPr>
                <w:tc>
                  <w:tcPr>
                    <w:tcW w:w="50" w:type="pct"/>
                    <w:hideMark/>
                  </w:tcPr>
                  <w:p w14:paraId="66AE8C94" w14:textId="77777777" w:rsidR="006B40CB" w:rsidRDefault="006B40CB">
                    <w:pPr>
                      <w:pStyle w:val="Bibliografia"/>
                      <w:rPr>
                        <w:noProof/>
                      </w:rPr>
                    </w:pPr>
                    <w:r>
                      <w:rPr>
                        <w:noProof/>
                      </w:rPr>
                      <w:t xml:space="preserve">[32] </w:t>
                    </w:r>
                  </w:p>
                </w:tc>
                <w:tc>
                  <w:tcPr>
                    <w:tcW w:w="0" w:type="auto"/>
                    <w:hideMark/>
                  </w:tcPr>
                  <w:p w14:paraId="5153FE0E" w14:textId="77777777" w:rsidR="006B40CB" w:rsidRDefault="006B40CB">
                    <w:pPr>
                      <w:pStyle w:val="Bibliografia"/>
                      <w:rPr>
                        <w:noProof/>
                      </w:rPr>
                    </w:pPr>
                    <w:r>
                      <w:rPr>
                        <w:noProof/>
                      </w:rPr>
                      <w:t xml:space="preserve">A. Amicarelli, E. Abbate e A. Frigerio, «SPH modelling of a dike failure with detection of the landslide sliding surface and damage scenarios for an electricity pylon,» </w:t>
                    </w:r>
                    <w:r>
                      <w:rPr>
                        <w:i/>
                        <w:iCs/>
                        <w:noProof/>
                      </w:rPr>
                      <w:t xml:space="preserve">International Journal of Computational Fluid Dynamics, </w:t>
                    </w:r>
                    <w:r>
                      <w:rPr>
                        <w:noProof/>
                      </w:rPr>
                      <w:t xml:space="preserve">p. preprint, 2021. </w:t>
                    </w:r>
                  </w:p>
                </w:tc>
              </w:tr>
              <w:tr w:rsidR="006B40CB" w14:paraId="330D767F" w14:textId="77777777">
                <w:trPr>
                  <w:divId w:val="1393845641"/>
                  <w:tblCellSpacing w:w="15" w:type="dxa"/>
                </w:trPr>
                <w:tc>
                  <w:tcPr>
                    <w:tcW w:w="50" w:type="pct"/>
                    <w:hideMark/>
                  </w:tcPr>
                  <w:p w14:paraId="0678B3FB" w14:textId="77777777" w:rsidR="006B40CB" w:rsidRDefault="006B40CB">
                    <w:pPr>
                      <w:pStyle w:val="Bibliografia"/>
                      <w:rPr>
                        <w:noProof/>
                      </w:rPr>
                    </w:pPr>
                    <w:r>
                      <w:rPr>
                        <w:noProof/>
                      </w:rPr>
                      <w:t xml:space="preserve">[33] </w:t>
                    </w:r>
                  </w:p>
                </w:tc>
                <w:tc>
                  <w:tcPr>
                    <w:tcW w:w="0" w:type="auto"/>
                    <w:hideMark/>
                  </w:tcPr>
                  <w:p w14:paraId="5F9D5D34" w14:textId="77777777" w:rsidR="006B40CB" w:rsidRDefault="006B40CB">
                    <w:pPr>
                      <w:pStyle w:val="Bibliografia"/>
                      <w:rPr>
                        <w:noProof/>
                      </w:rPr>
                    </w:pPr>
                    <w:r>
                      <w:rPr>
                        <w:noProof/>
                      </w:rPr>
                      <w:t xml:space="preserve">A. Amicarelli e G. Agate, «SPH modelling of granular flows,» in </w:t>
                    </w:r>
                    <w:r>
                      <w:rPr>
                        <w:i/>
                        <w:iCs/>
                        <w:noProof/>
                      </w:rPr>
                      <w:t>9th SPHERIC ERCOFTAC International ERCOFTAC Workshop, 17-24</w:t>
                    </w:r>
                    <w:r>
                      <w:rPr>
                        <w:noProof/>
                      </w:rPr>
                      <w:t xml:space="preserve">, Paris, 2014. </w:t>
                    </w:r>
                  </w:p>
                </w:tc>
              </w:tr>
              <w:tr w:rsidR="006B40CB" w14:paraId="0A2C1FFB" w14:textId="77777777">
                <w:trPr>
                  <w:divId w:val="1393845641"/>
                  <w:tblCellSpacing w:w="15" w:type="dxa"/>
                </w:trPr>
                <w:tc>
                  <w:tcPr>
                    <w:tcW w:w="50" w:type="pct"/>
                    <w:hideMark/>
                  </w:tcPr>
                  <w:p w14:paraId="2687C17A" w14:textId="77777777" w:rsidR="006B40CB" w:rsidRDefault="006B40CB">
                    <w:pPr>
                      <w:pStyle w:val="Bibliografia"/>
                      <w:rPr>
                        <w:noProof/>
                      </w:rPr>
                    </w:pPr>
                    <w:r>
                      <w:rPr>
                        <w:noProof/>
                      </w:rPr>
                      <w:t xml:space="preserve">[34] </w:t>
                    </w:r>
                  </w:p>
                </w:tc>
                <w:tc>
                  <w:tcPr>
                    <w:tcW w:w="0" w:type="auto"/>
                    <w:hideMark/>
                  </w:tcPr>
                  <w:p w14:paraId="411628E8" w14:textId="77777777" w:rsidR="006B40CB" w:rsidRDefault="006B40CB">
                    <w:pPr>
                      <w:pStyle w:val="Bibliografia"/>
                      <w:rPr>
                        <w:noProof/>
                      </w:rPr>
                    </w:pPr>
                    <w:r>
                      <w:rPr>
                        <w:noProof/>
                      </w:rPr>
                      <w:t xml:space="preserve">L. Armstrong, S. Gu e K. Luo, «Study of wall-to-bed heat transfer in a bubbling fluidised bed using the kinetic theory of granular flow,» </w:t>
                    </w:r>
                    <w:r>
                      <w:rPr>
                        <w:i/>
                        <w:iCs/>
                        <w:noProof/>
                      </w:rPr>
                      <w:t xml:space="preserve">International Journal of Heat and Mass Transfer, </w:t>
                    </w:r>
                    <w:r>
                      <w:rPr>
                        <w:noProof/>
                      </w:rPr>
                      <w:t xml:space="preserve">vol. 53, n. 21-22, pp. 4949-4959, 2010. </w:t>
                    </w:r>
                  </w:p>
                </w:tc>
              </w:tr>
              <w:tr w:rsidR="006B40CB" w14:paraId="57ED8194" w14:textId="77777777">
                <w:trPr>
                  <w:divId w:val="1393845641"/>
                  <w:tblCellSpacing w:w="15" w:type="dxa"/>
                </w:trPr>
                <w:tc>
                  <w:tcPr>
                    <w:tcW w:w="50" w:type="pct"/>
                    <w:hideMark/>
                  </w:tcPr>
                  <w:p w14:paraId="59D38F89" w14:textId="77777777" w:rsidR="006B40CB" w:rsidRDefault="006B40CB">
                    <w:pPr>
                      <w:pStyle w:val="Bibliografia"/>
                      <w:rPr>
                        <w:noProof/>
                      </w:rPr>
                    </w:pPr>
                    <w:r>
                      <w:rPr>
                        <w:noProof/>
                      </w:rPr>
                      <w:t xml:space="preserve">[35] </w:t>
                    </w:r>
                  </w:p>
                </w:tc>
                <w:tc>
                  <w:tcPr>
                    <w:tcW w:w="0" w:type="auto"/>
                    <w:hideMark/>
                  </w:tcPr>
                  <w:p w14:paraId="2436732E" w14:textId="77777777" w:rsidR="006B40CB" w:rsidRDefault="006B40CB">
                    <w:pPr>
                      <w:pStyle w:val="Bibliografia"/>
                      <w:rPr>
                        <w:noProof/>
                      </w:rPr>
                    </w:pPr>
                    <w:r>
                      <w:rPr>
                        <w:noProof/>
                      </w:rPr>
                      <w:t xml:space="preserve">A. Colagrossi e M. Landrini, «Numerical simulation of interfacial flows by smoothed particle hydrodynamics,» </w:t>
                    </w:r>
                    <w:r>
                      <w:rPr>
                        <w:i/>
                        <w:iCs/>
                        <w:noProof/>
                      </w:rPr>
                      <w:t xml:space="preserve">Journal of Computational Physics, </w:t>
                    </w:r>
                    <w:r>
                      <w:rPr>
                        <w:noProof/>
                      </w:rPr>
                      <w:t xml:space="preserve">vol. 191, n. 2, pp. 448-475, </w:t>
                    </w:r>
                    <w:r>
                      <w:rPr>
                        <w:noProof/>
                      </w:rPr>
                      <w:lastRenderedPageBreak/>
                      <w:t xml:space="preserve">2003. </w:t>
                    </w:r>
                  </w:p>
                </w:tc>
              </w:tr>
              <w:tr w:rsidR="006B40CB" w14:paraId="1E91649C" w14:textId="77777777">
                <w:trPr>
                  <w:divId w:val="1393845641"/>
                  <w:tblCellSpacing w:w="15" w:type="dxa"/>
                </w:trPr>
                <w:tc>
                  <w:tcPr>
                    <w:tcW w:w="50" w:type="pct"/>
                    <w:hideMark/>
                  </w:tcPr>
                  <w:p w14:paraId="4D90EAC0" w14:textId="77777777" w:rsidR="006B40CB" w:rsidRDefault="006B40CB">
                    <w:pPr>
                      <w:pStyle w:val="Bibliografia"/>
                      <w:rPr>
                        <w:noProof/>
                      </w:rPr>
                    </w:pPr>
                    <w:r>
                      <w:rPr>
                        <w:noProof/>
                      </w:rPr>
                      <w:lastRenderedPageBreak/>
                      <w:t xml:space="preserve">[36] </w:t>
                    </w:r>
                  </w:p>
                </w:tc>
                <w:tc>
                  <w:tcPr>
                    <w:tcW w:w="0" w:type="auto"/>
                    <w:hideMark/>
                  </w:tcPr>
                  <w:p w14:paraId="4B8A9560" w14:textId="77777777" w:rsidR="006B40CB" w:rsidRDefault="006B40CB">
                    <w:pPr>
                      <w:pStyle w:val="Bibliografia"/>
                      <w:rPr>
                        <w:noProof/>
                      </w:rPr>
                    </w:pPr>
                    <w:r>
                      <w:rPr>
                        <w:noProof/>
                      </w:rPr>
                      <w:t xml:space="preserve">D. Schaeffer, «Instability in the Evolution Equations Describing Incompressible Granular Flow,» </w:t>
                    </w:r>
                    <w:r>
                      <w:rPr>
                        <w:i/>
                        <w:iCs/>
                        <w:noProof/>
                      </w:rPr>
                      <w:t xml:space="preserve">Journal of Differential Equations, </w:t>
                    </w:r>
                    <w:r>
                      <w:rPr>
                        <w:noProof/>
                      </w:rPr>
                      <w:t xml:space="preserve">vol. 66, pp. 19-50, 1987. </w:t>
                    </w:r>
                  </w:p>
                </w:tc>
              </w:tr>
              <w:tr w:rsidR="006B40CB" w14:paraId="017CDAD5" w14:textId="77777777">
                <w:trPr>
                  <w:divId w:val="1393845641"/>
                  <w:tblCellSpacing w:w="15" w:type="dxa"/>
                </w:trPr>
                <w:tc>
                  <w:tcPr>
                    <w:tcW w:w="50" w:type="pct"/>
                    <w:hideMark/>
                  </w:tcPr>
                  <w:p w14:paraId="4ACD7B41" w14:textId="77777777" w:rsidR="006B40CB" w:rsidRDefault="006B40CB">
                    <w:pPr>
                      <w:pStyle w:val="Bibliografia"/>
                      <w:rPr>
                        <w:noProof/>
                      </w:rPr>
                    </w:pPr>
                    <w:r>
                      <w:rPr>
                        <w:noProof/>
                      </w:rPr>
                      <w:t xml:space="preserve">[37] </w:t>
                    </w:r>
                  </w:p>
                </w:tc>
                <w:tc>
                  <w:tcPr>
                    <w:tcW w:w="0" w:type="auto"/>
                    <w:hideMark/>
                  </w:tcPr>
                  <w:p w14:paraId="47FE4A80" w14:textId="77777777" w:rsidR="006B40CB" w:rsidRDefault="006B40CB">
                    <w:pPr>
                      <w:pStyle w:val="Bibliografia"/>
                      <w:rPr>
                        <w:noProof/>
                      </w:rPr>
                    </w:pPr>
                    <w:r>
                      <w:rPr>
                        <w:noProof/>
                      </w:rPr>
                      <w:t xml:space="preserve">R. W. Randles e L. D. Libertsky, «Smoothed Particle Hydrodynamics. Some recent improvements and applications,» </w:t>
                    </w:r>
                    <w:r>
                      <w:rPr>
                        <w:i/>
                        <w:iCs/>
                        <w:noProof/>
                      </w:rPr>
                      <w:t xml:space="preserve">Comput. Methods Appl. Mech. Engrg., </w:t>
                    </w:r>
                    <w:r>
                      <w:rPr>
                        <w:noProof/>
                      </w:rPr>
                      <w:t xml:space="preserve">vol. 139, pp. 375-408, 1996. </w:t>
                    </w:r>
                  </w:p>
                </w:tc>
              </w:tr>
              <w:tr w:rsidR="006B40CB" w14:paraId="03B1F8D5" w14:textId="77777777">
                <w:trPr>
                  <w:divId w:val="1393845641"/>
                  <w:tblCellSpacing w:w="15" w:type="dxa"/>
                </w:trPr>
                <w:tc>
                  <w:tcPr>
                    <w:tcW w:w="50" w:type="pct"/>
                    <w:hideMark/>
                  </w:tcPr>
                  <w:p w14:paraId="2DE3D80D" w14:textId="77777777" w:rsidR="006B40CB" w:rsidRDefault="006B40CB">
                    <w:pPr>
                      <w:pStyle w:val="Bibliografia"/>
                      <w:rPr>
                        <w:noProof/>
                      </w:rPr>
                    </w:pPr>
                    <w:r>
                      <w:rPr>
                        <w:noProof/>
                      </w:rPr>
                      <w:t xml:space="preserve">[38] </w:t>
                    </w:r>
                  </w:p>
                </w:tc>
                <w:tc>
                  <w:tcPr>
                    <w:tcW w:w="0" w:type="auto"/>
                    <w:hideMark/>
                  </w:tcPr>
                  <w:p w14:paraId="18E426D2" w14:textId="77777777" w:rsidR="006B40CB" w:rsidRDefault="006B40CB">
                    <w:pPr>
                      <w:pStyle w:val="Bibliografia"/>
                      <w:rPr>
                        <w:noProof/>
                      </w:rPr>
                    </w:pPr>
                    <w:r>
                      <w:rPr>
                        <w:noProof/>
                      </w:rPr>
                      <w:t xml:space="preserve">V. Kumaran, «Kinetic theory for sheared granular flows,» </w:t>
                    </w:r>
                    <w:r>
                      <w:rPr>
                        <w:i/>
                        <w:iCs/>
                        <w:noProof/>
                      </w:rPr>
                      <w:t xml:space="preserve">C. R. Physique, </w:t>
                    </w:r>
                    <w:r>
                      <w:rPr>
                        <w:noProof/>
                      </w:rPr>
                      <w:t xml:space="preserve">vol. 16, pp. 51-61, 2015. </w:t>
                    </w:r>
                  </w:p>
                </w:tc>
              </w:tr>
              <w:tr w:rsidR="006B40CB" w14:paraId="171A51EF" w14:textId="77777777">
                <w:trPr>
                  <w:divId w:val="1393845641"/>
                  <w:tblCellSpacing w:w="15" w:type="dxa"/>
                </w:trPr>
                <w:tc>
                  <w:tcPr>
                    <w:tcW w:w="50" w:type="pct"/>
                    <w:hideMark/>
                  </w:tcPr>
                  <w:p w14:paraId="5DA3B77D" w14:textId="77777777" w:rsidR="006B40CB" w:rsidRDefault="006B40CB">
                    <w:pPr>
                      <w:pStyle w:val="Bibliografia"/>
                      <w:rPr>
                        <w:noProof/>
                      </w:rPr>
                    </w:pPr>
                    <w:r>
                      <w:rPr>
                        <w:noProof/>
                      </w:rPr>
                      <w:t xml:space="preserve">[39] </w:t>
                    </w:r>
                  </w:p>
                </w:tc>
                <w:tc>
                  <w:tcPr>
                    <w:tcW w:w="0" w:type="auto"/>
                    <w:hideMark/>
                  </w:tcPr>
                  <w:p w14:paraId="6CC33021" w14:textId="77777777" w:rsidR="006B40CB" w:rsidRDefault="006B40CB">
                    <w:pPr>
                      <w:pStyle w:val="Bibliografia"/>
                      <w:rPr>
                        <w:noProof/>
                      </w:rPr>
                    </w:pPr>
                    <w:r>
                      <w:rPr>
                        <w:noProof/>
                      </w:rPr>
                      <w:t xml:space="preserve">J. Monaghan, «Smoothed Particle Hydrodynamics,» </w:t>
                    </w:r>
                    <w:r>
                      <w:rPr>
                        <w:i/>
                        <w:iCs/>
                        <w:noProof/>
                      </w:rPr>
                      <w:t xml:space="preserve">Annu. Rev. Astron. Astrophys, </w:t>
                    </w:r>
                    <w:r>
                      <w:rPr>
                        <w:noProof/>
                      </w:rPr>
                      <w:t xml:space="preserve">vol. 30, pp. 543-74, 1992. </w:t>
                    </w:r>
                  </w:p>
                </w:tc>
              </w:tr>
              <w:tr w:rsidR="006B40CB" w14:paraId="31A74657" w14:textId="77777777">
                <w:trPr>
                  <w:divId w:val="1393845641"/>
                  <w:tblCellSpacing w:w="15" w:type="dxa"/>
                </w:trPr>
                <w:tc>
                  <w:tcPr>
                    <w:tcW w:w="50" w:type="pct"/>
                    <w:hideMark/>
                  </w:tcPr>
                  <w:p w14:paraId="67C5FFAF" w14:textId="77777777" w:rsidR="006B40CB" w:rsidRDefault="006B40CB">
                    <w:pPr>
                      <w:pStyle w:val="Bibliografia"/>
                      <w:rPr>
                        <w:noProof/>
                      </w:rPr>
                    </w:pPr>
                    <w:r>
                      <w:rPr>
                        <w:noProof/>
                      </w:rPr>
                      <w:t xml:space="preserve">[40] </w:t>
                    </w:r>
                  </w:p>
                </w:tc>
                <w:tc>
                  <w:tcPr>
                    <w:tcW w:w="0" w:type="auto"/>
                    <w:hideMark/>
                  </w:tcPr>
                  <w:p w14:paraId="31EECFD1" w14:textId="77777777" w:rsidR="006B40CB" w:rsidRDefault="006B40CB">
                    <w:pPr>
                      <w:pStyle w:val="Bibliografia"/>
                      <w:rPr>
                        <w:noProof/>
                      </w:rPr>
                    </w:pPr>
                    <w:r>
                      <w:rPr>
                        <w:noProof/>
                      </w:rPr>
                      <w:t xml:space="preserve">L. Van Rijn, Principles of sediment transport in rivers, estuaries, and coastal seas, Aqua Publications, 1993. </w:t>
                    </w:r>
                  </w:p>
                </w:tc>
              </w:tr>
              <w:tr w:rsidR="006B40CB" w14:paraId="28D91367" w14:textId="77777777">
                <w:trPr>
                  <w:divId w:val="1393845641"/>
                  <w:tblCellSpacing w:w="15" w:type="dxa"/>
                </w:trPr>
                <w:tc>
                  <w:tcPr>
                    <w:tcW w:w="50" w:type="pct"/>
                    <w:hideMark/>
                  </w:tcPr>
                  <w:p w14:paraId="79424108" w14:textId="77777777" w:rsidR="006B40CB" w:rsidRDefault="006B40CB">
                    <w:pPr>
                      <w:pStyle w:val="Bibliografia"/>
                      <w:rPr>
                        <w:noProof/>
                      </w:rPr>
                    </w:pPr>
                    <w:r>
                      <w:rPr>
                        <w:noProof/>
                      </w:rPr>
                      <w:t xml:space="preserve">[41] </w:t>
                    </w:r>
                  </w:p>
                </w:tc>
                <w:tc>
                  <w:tcPr>
                    <w:tcW w:w="0" w:type="auto"/>
                    <w:hideMark/>
                  </w:tcPr>
                  <w:p w14:paraId="7DC5D068" w14:textId="77777777" w:rsidR="006B40CB" w:rsidRDefault="006B40CB">
                    <w:pPr>
                      <w:pStyle w:val="Bibliografia"/>
                      <w:rPr>
                        <w:noProof/>
                      </w:rPr>
                    </w:pPr>
                    <w:r>
                      <w:rPr>
                        <w:noProof/>
                      </w:rPr>
                      <w:t>L. Van Rijn, «The prediction of Bed-Forms and Alluvial Roughness, Report,» Delft Hydraulics laboratory, The Netherlands, 1982.</w:t>
                    </w:r>
                  </w:p>
                </w:tc>
              </w:tr>
              <w:tr w:rsidR="006B40CB" w14:paraId="23249121" w14:textId="77777777">
                <w:trPr>
                  <w:divId w:val="1393845641"/>
                  <w:tblCellSpacing w:w="15" w:type="dxa"/>
                </w:trPr>
                <w:tc>
                  <w:tcPr>
                    <w:tcW w:w="50" w:type="pct"/>
                    <w:hideMark/>
                  </w:tcPr>
                  <w:p w14:paraId="2ACA265E" w14:textId="77777777" w:rsidR="006B40CB" w:rsidRDefault="006B40CB">
                    <w:pPr>
                      <w:pStyle w:val="Bibliografia"/>
                      <w:rPr>
                        <w:noProof/>
                      </w:rPr>
                    </w:pPr>
                    <w:r>
                      <w:rPr>
                        <w:noProof/>
                      </w:rPr>
                      <w:t xml:space="preserve">[42] </w:t>
                    </w:r>
                  </w:p>
                </w:tc>
                <w:tc>
                  <w:tcPr>
                    <w:tcW w:w="0" w:type="auto"/>
                    <w:hideMark/>
                  </w:tcPr>
                  <w:p w14:paraId="282EB6B9" w14:textId="77777777" w:rsidR="006B40CB" w:rsidRDefault="006B40CB">
                    <w:pPr>
                      <w:pStyle w:val="Bibliografia"/>
                      <w:rPr>
                        <w:noProof/>
                      </w:rPr>
                    </w:pPr>
                    <w:r>
                      <w:rPr>
                        <w:noProof/>
                      </w:rPr>
                      <w:t xml:space="preserve">G. Seminara, L. Solari e G. Parker, «Bed load at low Shields stress on arbitrarily sloping beds: Failure of the Bagnold hypothesis,» </w:t>
                    </w:r>
                    <w:r>
                      <w:rPr>
                        <w:i/>
                        <w:iCs/>
                        <w:noProof/>
                      </w:rPr>
                      <w:t xml:space="preserve">Water Resour. Res., </w:t>
                    </w:r>
                    <w:r>
                      <w:rPr>
                        <w:noProof/>
                      </w:rPr>
                      <w:t xml:space="preserve">vol. 38, n. 11, pp. 1249, doi:10.1029/2001WR000681, 2002. </w:t>
                    </w:r>
                  </w:p>
                </w:tc>
              </w:tr>
              <w:tr w:rsidR="006B40CB" w14:paraId="301C9A75" w14:textId="77777777">
                <w:trPr>
                  <w:divId w:val="1393845641"/>
                  <w:tblCellSpacing w:w="15" w:type="dxa"/>
                </w:trPr>
                <w:tc>
                  <w:tcPr>
                    <w:tcW w:w="50" w:type="pct"/>
                    <w:hideMark/>
                  </w:tcPr>
                  <w:p w14:paraId="4CE06220" w14:textId="77777777" w:rsidR="006B40CB" w:rsidRDefault="006B40CB">
                    <w:pPr>
                      <w:pStyle w:val="Bibliografia"/>
                      <w:rPr>
                        <w:noProof/>
                      </w:rPr>
                    </w:pPr>
                    <w:r>
                      <w:rPr>
                        <w:noProof/>
                      </w:rPr>
                      <w:t xml:space="preserve">[43] </w:t>
                    </w:r>
                  </w:p>
                </w:tc>
                <w:tc>
                  <w:tcPr>
                    <w:tcW w:w="0" w:type="auto"/>
                    <w:hideMark/>
                  </w:tcPr>
                  <w:p w14:paraId="572135DF" w14:textId="77777777" w:rsidR="006B40CB" w:rsidRDefault="006B40CB">
                    <w:pPr>
                      <w:pStyle w:val="Bibliografia"/>
                      <w:rPr>
                        <w:noProof/>
                      </w:rPr>
                    </w:pPr>
                    <w:r>
                      <w:rPr>
                        <w:noProof/>
                      </w:rPr>
                      <w:t xml:space="preserve">F. Morrison, An Introduction to Fluid Mechanics, New York: Cambridge University Press, 2013. </w:t>
                    </w:r>
                  </w:p>
                </w:tc>
              </w:tr>
              <w:tr w:rsidR="006B40CB" w14:paraId="24F6509F" w14:textId="77777777">
                <w:trPr>
                  <w:divId w:val="1393845641"/>
                  <w:tblCellSpacing w:w="15" w:type="dxa"/>
                </w:trPr>
                <w:tc>
                  <w:tcPr>
                    <w:tcW w:w="50" w:type="pct"/>
                    <w:hideMark/>
                  </w:tcPr>
                  <w:p w14:paraId="545E4A4D" w14:textId="77777777" w:rsidR="006B40CB" w:rsidRDefault="006B40CB">
                    <w:pPr>
                      <w:pStyle w:val="Bibliografia"/>
                      <w:rPr>
                        <w:noProof/>
                      </w:rPr>
                    </w:pPr>
                    <w:r>
                      <w:rPr>
                        <w:noProof/>
                      </w:rPr>
                      <w:t xml:space="preserve">[44] </w:t>
                    </w:r>
                  </w:p>
                </w:tc>
                <w:tc>
                  <w:tcPr>
                    <w:tcW w:w="0" w:type="auto"/>
                    <w:hideMark/>
                  </w:tcPr>
                  <w:p w14:paraId="405556F8" w14:textId="77777777" w:rsidR="006B40CB" w:rsidRDefault="006B40CB">
                    <w:pPr>
                      <w:pStyle w:val="Bibliografia"/>
                      <w:rPr>
                        <w:noProof/>
                      </w:rPr>
                    </w:pPr>
                    <w:r>
                      <w:rPr>
                        <w:noProof/>
                      </w:rPr>
                      <w:t xml:space="preserve">A. Amicarelli, G. Agate, B. Stefanova, S. Sibilla e J. Grabe, «A SPH model for dike overtopping and dam liquefaction with bed-load transport, bottom drag and mobile boundaries,» in </w:t>
                    </w:r>
                    <w:r>
                      <w:rPr>
                        <w:i/>
                        <w:iCs/>
                        <w:noProof/>
                      </w:rPr>
                      <w:t>11th SPHERIC ERCOFTAC International Workshop SPHERIC 2016 – ERCOFTACT Conference, pp.424-431, Garching (Munich, Germany); ISBN: 9783000533587</w:t>
                    </w:r>
                    <w:r>
                      <w:rPr>
                        <w:noProof/>
                      </w:rPr>
                      <w:t xml:space="preserve">, 2016. </w:t>
                    </w:r>
                  </w:p>
                </w:tc>
              </w:tr>
              <w:tr w:rsidR="006B40CB" w14:paraId="04E9A504" w14:textId="77777777">
                <w:trPr>
                  <w:divId w:val="1393845641"/>
                  <w:tblCellSpacing w:w="15" w:type="dxa"/>
                </w:trPr>
                <w:tc>
                  <w:tcPr>
                    <w:tcW w:w="50" w:type="pct"/>
                    <w:hideMark/>
                  </w:tcPr>
                  <w:p w14:paraId="187FA627" w14:textId="77777777" w:rsidR="006B40CB" w:rsidRDefault="006B40CB">
                    <w:pPr>
                      <w:pStyle w:val="Bibliografia"/>
                      <w:rPr>
                        <w:noProof/>
                      </w:rPr>
                    </w:pPr>
                    <w:r>
                      <w:rPr>
                        <w:noProof/>
                      </w:rPr>
                      <w:t xml:space="preserve">[45] </w:t>
                    </w:r>
                  </w:p>
                </w:tc>
                <w:tc>
                  <w:tcPr>
                    <w:tcW w:w="0" w:type="auto"/>
                    <w:hideMark/>
                  </w:tcPr>
                  <w:p w14:paraId="7415D718" w14:textId="77777777" w:rsidR="006B40CB" w:rsidRDefault="006B40CB">
                    <w:pPr>
                      <w:pStyle w:val="Bibliografia"/>
                      <w:rPr>
                        <w:noProof/>
                      </w:rPr>
                    </w:pPr>
                    <w:r>
                      <w:rPr>
                        <w:noProof/>
                      </w:rPr>
                      <w:t xml:space="preserve">A. Amicarelli, S. Manenti e M. Paggi, «SPH modelling of dam-break floods, with damage assessment to electrical substations,» </w:t>
                    </w:r>
                    <w:r>
                      <w:rPr>
                        <w:i/>
                        <w:iCs/>
                        <w:noProof/>
                      </w:rPr>
                      <w:t xml:space="preserve">International Journal of Computational Fluid Dynamics, </w:t>
                    </w:r>
                    <w:r>
                      <w:rPr>
                        <w:noProof/>
                      </w:rPr>
                      <w:t xml:space="preserve">online. </w:t>
                    </w:r>
                  </w:p>
                </w:tc>
              </w:tr>
              <w:tr w:rsidR="006B40CB" w14:paraId="4E7FC6DC" w14:textId="77777777">
                <w:trPr>
                  <w:divId w:val="1393845641"/>
                  <w:tblCellSpacing w:w="15" w:type="dxa"/>
                </w:trPr>
                <w:tc>
                  <w:tcPr>
                    <w:tcW w:w="50" w:type="pct"/>
                    <w:hideMark/>
                  </w:tcPr>
                  <w:p w14:paraId="126C3025" w14:textId="77777777" w:rsidR="006B40CB" w:rsidRDefault="006B40CB">
                    <w:pPr>
                      <w:pStyle w:val="Bibliografia"/>
                      <w:rPr>
                        <w:noProof/>
                      </w:rPr>
                    </w:pPr>
                    <w:r>
                      <w:rPr>
                        <w:noProof/>
                      </w:rPr>
                      <w:t xml:space="preserve">[46] </w:t>
                    </w:r>
                  </w:p>
                </w:tc>
                <w:tc>
                  <w:tcPr>
                    <w:tcW w:w="0" w:type="auto"/>
                    <w:hideMark/>
                  </w:tcPr>
                  <w:p w14:paraId="5B7FBCED" w14:textId="77777777" w:rsidR="006B40CB" w:rsidRDefault="006B40CB">
                    <w:pPr>
                      <w:pStyle w:val="Bibliografia"/>
                      <w:rPr>
                        <w:noProof/>
                      </w:rPr>
                    </w:pPr>
                    <w:r>
                      <w:rPr>
                        <w:noProof/>
                      </w:rPr>
                      <w:t>Hazus-MH, «Technical Manual, Multi-hazard Loss Estimation Methodology, Flood Model,» Department of Homeland Security, Federal Emergency Management Agency, Mitigation Division, Washington D.C., USA, 2011.</w:t>
                    </w:r>
                  </w:p>
                </w:tc>
              </w:tr>
              <w:tr w:rsidR="006B40CB" w14:paraId="654FFB8E" w14:textId="77777777">
                <w:trPr>
                  <w:divId w:val="1393845641"/>
                  <w:tblCellSpacing w:w="15" w:type="dxa"/>
                </w:trPr>
                <w:tc>
                  <w:tcPr>
                    <w:tcW w:w="50" w:type="pct"/>
                    <w:hideMark/>
                  </w:tcPr>
                  <w:p w14:paraId="16FCBBF1" w14:textId="77777777" w:rsidR="006B40CB" w:rsidRDefault="006B40CB">
                    <w:pPr>
                      <w:pStyle w:val="Bibliografia"/>
                      <w:rPr>
                        <w:noProof/>
                      </w:rPr>
                    </w:pPr>
                    <w:r>
                      <w:rPr>
                        <w:noProof/>
                      </w:rPr>
                      <w:t xml:space="preserve">[47] </w:t>
                    </w:r>
                  </w:p>
                </w:tc>
                <w:tc>
                  <w:tcPr>
                    <w:tcW w:w="0" w:type="auto"/>
                    <w:hideMark/>
                  </w:tcPr>
                  <w:p w14:paraId="78C2D41B" w14:textId="77777777" w:rsidR="006B40CB" w:rsidRDefault="006B40CB">
                    <w:pPr>
                      <w:pStyle w:val="Bibliografia"/>
                      <w:rPr>
                        <w:noProof/>
                      </w:rPr>
                    </w:pPr>
                    <w:r>
                      <w:rPr>
                        <w:noProof/>
                      </w:rPr>
                      <w:t xml:space="preserve">M. Holmes, Water infrastructure vulnerability due to dependency on third party infrastructure sectors, School of Civil Engineering and Geosciences, Newcastle University, May 2015; Doctorate thesis, 2015. </w:t>
                    </w:r>
                  </w:p>
                </w:tc>
              </w:tr>
              <w:tr w:rsidR="006B40CB" w14:paraId="0BE43017" w14:textId="77777777">
                <w:trPr>
                  <w:divId w:val="1393845641"/>
                  <w:tblCellSpacing w:w="15" w:type="dxa"/>
                </w:trPr>
                <w:tc>
                  <w:tcPr>
                    <w:tcW w:w="50" w:type="pct"/>
                    <w:hideMark/>
                  </w:tcPr>
                  <w:p w14:paraId="48725838" w14:textId="77777777" w:rsidR="006B40CB" w:rsidRDefault="006B40CB">
                    <w:pPr>
                      <w:pStyle w:val="Bibliografia"/>
                      <w:rPr>
                        <w:noProof/>
                      </w:rPr>
                    </w:pPr>
                    <w:r>
                      <w:rPr>
                        <w:noProof/>
                      </w:rPr>
                      <w:t xml:space="preserve">[48] </w:t>
                    </w:r>
                  </w:p>
                </w:tc>
                <w:tc>
                  <w:tcPr>
                    <w:tcW w:w="0" w:type="auto"/>
                    <w:hideMark/>
                  </w:tcPr>
                  <w:p w14:paraId="65AF29D1" w14:textId="77777777" w:rsidR="006B40CB" w:rsidRDefault="006B40CB">
                    <w:pPr>
                      <w:pStyle w:val="Bibliografia"/>
                      <w:rPr>
                        <w:noProof/>
                      </w:rPr>
                    </w:pPr>
                    <w:r>
                      <w:rPr>
                        <w:noProof/>
                      </w:rPr>
                      <w:t>M. Crawford e S. Seidel, «Weathering the storm: building business resilience to climate change,» Center for climate and energy solutions, Arlington, VA, USA, 2013.</w:t>
                    </w:r>
                  </w:p>
                </w:tc>
              </w:tr>
              <w:tr w:rsidR="006B40CB" w14:paraId="22E1A430" w14:textId="77777777">
                <w:trPr>
                  <w:divId w:val="1393845641"/>
                  <w:tblCellSpacing w:w="15" w:type="dxa"/>
                </w:trPr>
                <w:tc>
                  <w:tcPr>
                    <w:tcW w:w="50" w:type="pct"/>
                    <w:hideMark/>
                  </w:tcPr>
                  <w:p w14:paraId="4C158AD1" w14:textId="77777777" w:rsidR="006B40CB" w:rsidRDefault="006B40CB">
                    <w:pPr>
                      <w:pStyle w:val="Bibliografia"/>
                      <w:rPr>
                        <w:noProof/>
                      </w:rPr>
                    </w:pPr>
                    <w:r>
                      <w:rPr>
                        <w:noProof/>
                      </w:rPr>
                      <w:t xml:space="preserve">[49] </w:t>
                    </w:r>
                  </w:p>
                </w:tc>
                <w:tc>
                  <w:tcPr>
                    <w:tcW w:w="0" w:type="auto"/>
                    <w:hideMark/>
                  </w:tcPr>
                  <w:p w14:paraId="717B510F" w14:textId="77777777" w:rsidR="006B40CB" w:rsidRDefault="006B40CB">
                    <w:pPr>
                      <w:pStyle w:val="Bibliografia"/>
                      <w:rPr>
                        <w:noProof/>
                      </w:rPr>
                    </w:pPr>
                    <w:r>
                      <w:rPr>
                        <w:noProof/>
                      </w:rPr>
                      <w:t xml:space="preserve">M. Chow, L. Taylor e M. Chow, «Time of outage restoration analysis in distribution systems,» in </w:t>
                    </w:r>
                    <w:r>
                      <w:rPr>
                        <w:i/>
                        <w:iCs/>
                        <w:noProof/>
                      </w:rPr>
                      <w:t>IEEE Transactions on Power Delivery, 11(3):1652-1658</w:t>
                    </w:r>
                    <w:r>
                      <w:rPr>
                        <w:noProof/>
                      </w:rPr>
                      <w:t xml:space="preserve">, 1996. </w:t>
                    </w:r>
                  </w:p>
                </w:tc>
              </w:tr>
              <w:tr w:rsidR="006B40CB" w14:paraId="5CFA7FBB" w14:textId="77777777">
                <w:trPr>
                  <w:divId w:val="1393845641"/>
                  <w:tblCellSpacing w:w="15" w:type="dxa"/>
                </w:trPr>
                <w:tc>
                  <w:tcPr>
                    <w:tcW w:w="50" w:type="pct"/>
                    <w:hideMark/>
                  </w:tcPr>
                  <w:p w14:paraId="4564831A" w14:textId="77777777" w:rsidR="006B40CB" w:rsidRDefault="006B40CB">
                    <w:pPr>
                      <w:pStyle w:val="Bibliografia"/>
                      <w:rPr>
                        <w:noProof/>
                      </w:rPr>
                    </w:pPr>
                    <w:r>
                      <w:rPr>
                        <w:noProof/>
                      </w:rPr>
                      <w:t xml:space="preserve">[50] </w:t>
                    </w:r>
                  </w:p>
                </w:tc>
                <w:tc>
                  <w:tcPr>
                    <w:tcW w:w="0" w:type="auto"/>
                    <w:hideMark/>
                  </w:tcPr>
                  <w:p w14:paraId="3C066918" w14:textId="77777777" w:rsidR="006B40CB" w:rsidRDefault="006B40CB">
                    <w:pPr>
                      <w:pStyle w:val="Bibliografia"/>
                      <w:rPr>
                        <w:noProof/>
                      </w:rPr>
                    </w:pPr>
                    <w:r>
                      <w:rPr>
                        <w:noProof/>
                      </w:rPr>
                      <w:t xml:space="preserve">P. Maliszewski e C. Perrings, «Factors in the resilience of electrical power distribution infrastructures,» </w:t>
                    </w:r>
                    <w:r>
                      <w:rPr>
                        <w:i/>
                        <w:iCs/>
                        <w:noProof/>
                      </w:rPr>
                      <w:t xml:space="preserve">Applied Geography, </w:t>
                    </w:r>
                    <w:r>
                      <w:rPr>
                        <w:noProof/>
                      </w:rPr>
                      <w:t xml:space="preserve">vol. 32, pp. 668-679, 2012. </w:t>
                    </w:r>
                  </w:p>
                </w:tc>
              </w:tr>
              <w:tr w:rsidR="006B40CB" w14:paraId="738B48E9" w14:textId="77777777">
                <w:trPr>
                  <w:divId w:val="1393845641"/>
                  <w:tblCellSpacing w:w="15" w:type="dxa"/>
                </w:trPr>
                <w:tc>
                  <w:tcPr>
                    <w:tcW w:w="50" w:type="pct"/>
                    <w:hideMark/>
                  </w:tcPr>
                  <w:p w14:paraId="110303C0" w14:textId="77777777" w:rsidR="006B40CB" w:rsidRDefault="006B40CB">
                    <w:pPr>
                      <w:pStyle w:val="Bibliografia"/>
                      <w:rPr>
                        <w:noProof/>
                      </w:rPr>
                    </w:pPr>
                    <w:r>
                      <w:rPr>
                        <w:noProof/>
                      </w:rPr>
                      <w:t xml:space="preserve">[51] </w:t>
                    </w:r>
                  </w:p>
                </w:tc>
                <w:tc>
                  <w:tcPr>
                    <w:tcW w:w="0" w:type="auto"/>
                    <w:hideMark/>
                  </w:tcPr>
                  <w:p w14:paraId="3BB395EC" w14:textId="77777777" w:rsidR="006B40CB" w:rsidRDefault="006B40CB">
                    <w:pPr>
                      <w:pStyle w:val="Bibliografia"/>
                      <w:rPr>
                        <w:noProof/>
                      </w:rPr>
                    </w:pPr>
                    <w:r>
                      <w:rPr>
                        <w:noProof/>
                      </w:rPr>
                      <w:t xml:space="preserve">D. Reed, «Electric utility distribution analysis for extreme winds,» </w:t>
                    </w:r>
                    <w:r>
                      <w:rPr>
                        <w:i/>
                        <w:iCs/>
                        <w:noProof/>
                      </w:rPr>
                      <w:t xml:space="preserve">Journal of wind engineering and industrial aerodynamics, </w:t>
                    </w:r>
                    <w:r>
                      <w:rPr>
                        <w:noProof/>
                      </w:rPr>
                      <w:t xml:space="preserve">vol. 96, n. 1, pp. 123-140, 2008. </w:t>
                    </w:r>
                  </w:p>
                </w:tc>
              </w:tr>
              <w:tr w:rsidR="006B40CB" w14:paraId="28F733F7" w14:textId="77777777">
                <w:trPr>
                  <w:divId w:val="1393845641"/>
                  <w:tblCellSpacing w:w="15" w:type="dxa"/>
                </w:trPr>
                <w:tc>
                  <w:tcPr>
                    <w:tcW w:w="50" w:type="pct"/>
                    <w:hideMark/>
                  </w:tcPr>
                  <w:p w14:paraId="41790C1B" w14:textId="77777777" w:rsidR="006B40CB" w:rsidRDefault="006B40CB">
                    <w:pPr>
                      <w:pStyle w:val="Bibliografia"/>
                      <w:rPr>
                        <w:noProof/>
                      </w:rPr>
                    </w:pPr>
                    <w:r>
                      <w:rPr>
                        <w:noProof/>
                      </w:rPr>
                      <w:t xml:space="preserve">[52] </w:t>
                    </w:r>
                  </w:p>
                </w:tc>
                <w:tc>
                  <w:tcPr>
                    <w:tcW w:w="0" w:type="auto"/>
                    <w:hideMark/>
                  </w:tcPr>
                  <w:p w14:paraId="5BD22C37" w14:textId="77777777" w:rsidR="006B40CB" w:rsidRDefault="006B40CB">
                    <w:pPr>
                      <w:pStyle w:val="Bibliografia"/>
                      <w:rPr>
                        <w:noProof/>
                      </w:rPr>
                    </w:pPr>
                    <w:r>
                      <w:rPr>
                        <w:noProof/>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6B40CB" w14:paraId="5F7515B0" w14:textId="77777777">
                <w:trPr>
                  <w:divId w:val="1393845641"/>
                  <w:tblCellSpacing w:w="15" w:type="dxa"/>
                </w:trPr>
                <w:tc>
                  <w:tcPr>
                    <w:tcW w:w="50" w:type="pct"/>
                    <w:hideMark/>
                  </w:tcPr>
                  <w:p w14:paraId="2E91597B" w14:textId="77777777" w:rsidR="006B40CB" w:rsidRDefault="006B40CB">
                    <w:pPr>
                      <w:pStyle w:val="Bibliografia"/>
                      <w:rPr>
                        <w:noProof/>
                      </w:rPr>
                    </w:pPr>
                    <w:r>
                      <w:rPr>
                        <w:noProof/>
                      </w:rPr>
                      <w:t xml:space="preserve">[53] </w:t>
                    </w:r>
                  </w:p>
                </w:tc>
                <w:tc>
                  <w:tcPr>
                    <w:tcW w:w="0" w:type="auto"/>
                    <w:hideMark/>
                  </w:tcPr>
                  <w:p w14:paraId="192299DB" w14:textId="77777777" w:rsidR="006B40CB" w:rsidRDefault="006B40CB">
                    <w:pPr>
                      <w:pStyle w:val="Bibliografia"/>
                      <w:rPr>
                        <w:noProof/>
                      </w:rPr>
                    </w:pPr>
                    <w:r>
                      <w:rPr>
                        <w:noProof/>
                      </w:rPr>
                      <w:t xml:space="preserve">A. Amicarelli e G. Agate, «A 3D SPH integrated model for granular flows with transport of solid bodies: model couplings and enhanced boundary treatment based on surface wall elements,» in </w:t>
                    </w:r>
                    <w:r>
                      <w:rPr>
                        <w:i/>
                        <w:iCs/>
                        <w:noProof/>
                      </w:rPr>
                      <w:t>10th SPHERIC ERCOFTAC International Workshop SPHERIC 2015 – ERCOFTACT Conference, 23-30; ISBN: 978-88-7847-487-1</w:t>
                    </w:r>
                    <w:r>
                      <w:rPr>
                        <w:noProof/>
                      </w:rPr>
                      <w:t xml:space="preserve">, Parma (Italy), 2015. </w:t>
                    </w:r>
                  </w:p>
                </w:tc>
              </w:tr>
              <w:tr w:rsidR="006B40CB" w14:paraId="51EE9A04" w14:textId="77777777">
                <w:trPr>
                  <w:divId w:val="1393845641"/>
                  <w:tblCellSpacing w:w="15" w:type="dxa"/>
                </w:trPr>
                <w:tc>
                  <w:tcPr>
                    <w:tcW w:w="50" w:type="pct"/>
                    <w:hideMark/>
                  </w:tcPr>
                  <w:p w14:paraId="29CDE472" w14:textId="77777777" w:rsidR="006B40CB" w:rsidRDefault="006B40CB">
                    <w:pPr>
                      <w:pStyle w:val="Bibliografia"/>
                      <w:rPr>
                        <w:noProof/>
                      </w:rPr>
                    </w:pPr>
                    <w:r>
                      <w:rPr>
                        <w:noProof/>
                      </w:rPr>
                      <w:lastRenderedPageBreak/>
                      <w:t xml:space="preserve">[54] </w:t>
                    </w:r>
                  </w:p>
                </w:tc>
                <w:tc>
                  <w:tcPr>
                    <w:tcW w:w="0" w:type="auto"/>
                    <w:hideMark/>
                  </w:tcPr>
                  <w:p w14:paraId="5AC1A548" w14:textId="77777777" w:rsidR="006B40CB" w:rsidRDefault="006B40CB">
                    <w:pPr>
                      <w:pStyle w:val="Bibliografia"/>
                      <w:rPr>
                        <w:noProof/>
                      </w:rPr>
                    </w:pPr>
                    <w:r>
                      <w:rPr>
                        <w:noProof/>
                      </w:rPr>
                      <w:t xml:space="preserve">A. Amicarelli e M. Paggi, «SPH modelling for fluid-structure interactions with complex 3D surfaces: catastrophic dam-break and flood-control work on a real topography and hydrodynamic lubrication on rough surfaces,» in </w:t>
                    </w:r>
                    <w:r>
                      <w:rPr>
                        <w:i/>
                        <w:iCs/>
                        <w:noProof/>
                      </w:rPr>
                      <w:t>14th SPHERIC ERCOFTAC International Workshop SPHERIC 2019 - ERCOFTAC Conference, pp.9-16. ISBN: 978-0-902746-44-2</w:t>
                    </w:r>
                    <w:r>
                      <w:rPr>
                        <w:noProof/>
                      </w:rPr>
                      <w:t xml:space="preserve">, Exeter University (UK), 2019. </w:t>
                    </w:r>
                  </w:p>
                </w:tc>
              </w:tr>
              <w:tr w:rsidR="006B40CB" w14:paraId="73635A2A" w14:textId="77777777">
                <w:trPr>
                  <w:divId w:val="1393845641"/>
                  <w:tblCellSpacing w:w="15" w:type="dxa"/>
                </w:trPr>
                <w:tc>
                  <w:tcPr>
                    <w:tcW w:w="50" w:type="pct"/>
                    <w:hideMark/>
                  </w:tcPr>
                  <w:p w14:paraId="499763A5" w14:textId="77777777" w:rsidR="006B40CB" w:rsidRDefault="006B40CB">
                    <w:pPr>
                      <w:pStyle w:val="Bibliografia"/>
                      <w:rPr>
                        <w:noProof/>
                      </w:rPr>
                    </w:pPr>
                    <w:r>
                      <w:rPr>
                        <w:noProof/>
                      </w:rPr>
                      <w:t xml:space="preserve">[55] </w:t>
                    </w:r>
                  </w:p>
                </w:tc>
                <w:tc>
                  <w:tcPr>
                    <w:tcW w:w="0" w:type="auto"/>
                    <w:hideMark/>
                  </w:tcPr>
                  <w:p w14:paraId="4FD682C3" w14:textId="77777777" w:rsidR="006B40CB" w:rsidRDefault="006B40CB">
                    <w:pPr>
                      <w:pStyle w:val="Bibliografia"/>
                      <w:rPr>
                        <w:noProof/>
                      </w:rPr>
                    </w:pPr>
                    <w:r>
                      <w:rPr>
                        <w:noProof/>
                      </w:rPr>
                      <w:t>OpenFOAM (OpenCFD Ltd), «https://github.com/OpenFOAM/OpenFOAM-dev,» 2021. [Online]. Available: https://github.com/isoAdvector/isoAdvector.</w:t>
                    </w:r>
                  </w:p>
                </w:tc>
              </w:tr>
              <w:tr w:rsidR="006B40CB" w14:paraId="581DCF3D" w14:textId="77777777">
                <w:trPr>
                  <w:divId w:val="1393845641"/>
                  <w:tblCellSpacing w:w="15" w:type="dxa"/>
                </w:trPr>
                <w:tc>
                  <w:tcPr>
                    <w:tcW w:w="50" w:type="pct"/>
                    <w:hideMark/>
                  </w:tcPr>
                  <w:p w14:paraId="4586E99B" w14:textId="77777777" w:rsidR="006B40CB" w:rsidRDefault="006B40CB">
                    <w:pPr>
                      <w:pStyle w:val="Bibliografia"/>
                      <w:rPr>
                        <w:noProof/>
                      </w:rPr>
                    </w:pPr>
                    <w:r>
                      <w:rPr>
                        <w:noProof/>
                      </w:rPr>
                      <w:t xml:space="preserve">[56] </w:t>
                    </w:r>
                  </w:p>
                </w:tc>
                <w:tc>
                  <w:tcPr>
                    <w:tcW w:w="0" w:type="auto"/>
                    <w:hideMark/>
                  </w:tcPr>
                  <w:p w14:paraId="63BCABF5" w14:textId="77777777" w:rsidR="006B40CB" w:rsidRDefault="006B40CB">
                    <w:pPr>
                      <w:pStyle w:val="Bibliografia"/>
                      <w:rPr>
                        <w:noProof/>
                      </w:rPr>
                    </w:pPr>
                    <w:r>
                      <w:rPr>
                        <w:noProof/>
                      </w:rPr>
                      <w:t xml:space="preserve">S. Manenti, A. Amicarelli e S. Todeschini, «WCSPH with Limiting Viscosity for Modeling Landslide Hazard at the Slopes of Artificial Reservoir,» </w:t>
                    </w:r>
                    <w:r>
                      <w:rPr>
                        <w:i/>
                        <w:iCs/>
                        <w:noProof/>
                      </w:rPr>
                      <w:t xml:space="preserve">Water, </w:t>
                    </w:r>
                    <w:r>
                      <w:rPr>
                        <w:noProof/>
                      </w:rPr>
                      <w:t xml:space="preserve">vol. 10, n. 4, pp. 515, doi:10.3390/w10040515, 2018. </w:t>
                    </w:r>
                  </w:p>
                </w:tc>
              </w:tr>
              <w:tr w:rsidR="006B40CB" w14:paraId="3511AFC7" w14:textId="77777777">
                <w:trPr>
                  <w:divId w:val="1393845641"/>
                  <w:tblCellSpacing w:w="15" w:type="dxa"/>
                </w:trPr>
                <w:tc>
                  <w:tcPr>
                    <w:tcW w:w="50" w:type="pct"/>
                    <w:hideMark/>
                  </w:tcPr>
                  <w:p w14:paraId="0AA42CF5" w14:textId="77777777" w:rsidR="006B40CB" w:rsidRDefault="006B40CB">
                    <w:pPr>
                      <w:pStyle w:val="Bibliografia"/>
                      <w:rPr>
                        <w:noProof/>
                      </w:rPr>
                    </w:pPr>
                    <w:r>
                      <w:rPr>
                        <w:noProof/>
                      </w:rPr>
                      <w:t xml:space="preserve">[57] </w:t>
                    </w:r>
                  </w:p>
                </w:tc>
                <w:tc>
                  <w:tcPr>
                    <w:tcW w:w="0" w:type="auto"/>
                    <w:hideMark/>
                  </w:tcPr>
                  <w:p w14:paraId="575D65A8" w14:textId="77777777" w:rsidR="006B40CB" w:rsidRDefault="006B40CB">
                    <w:pPr>
                      <w:pStyle w:val="Bibliografia"/>
                      <w:rPr>
                        <w:noProof/>
                      </w:rPr>
                    </w:pPr>
                    <w:r>
                      <w:rPr>
                        <w:noProof/>
                      </w:rPr>
                      <w:t>A. Amicarelli e G. Agate, «Modellazione fluidodinamica SPH per inondazioni con trasporto di corpi solidi, dam break per dighe in terra e moti oscillatori in serbatoi: sviluppi numerici e validazioni,» project report (Ricerca di Sistema), RSE protocol 14001808, 2014.</w:t>
                    </w:r>
                  </w:p>
                </w:tc>
              </w:tr>
              <w:tr w:rsidR="006B40CB" w14:paraId="53C7350F" w14:textId="77777777">
                <w:trPr>
                  <w:divId w:val="1393845641"/>
                  <w:tblCellSpacing w:w="15" w:type="dxa"/>
                </w:trPr>
                <w:tc>
                  <w:tcPr>
                    <w:tcW w:w="50" w:type="pct"/>
                    <w:hideMark/>
                  </w:tcPr>
                  <w:p w14:paraId="029145A8" w14:textId="77777777" w:rsidR="006B40CB" w:rsidRDefault="006B40CB">
                    <w:pPr>
                      <w:pStyle w:val="Bibliografia"/>
                      <w:rPr>
                        <w:noProof/>
                      </w:rPr>
                    </w:pPr>
                    <w:r>
                      <w:rPr>
                        <w:noProof/>
                      </w:rPr>
                      <w:t xml:space="preserve">[58] </w:t>
                    </w:r>
                  </w:p>
                </w:tc>
                <w:tc>
                  <w:tcPr>
                    <w:tcW w:w="0" w:type="auto"/>
                    <w:hideMark/>
                  </w:tcPr>
                  <w:p w14:paraId="1A29E1C6" w14:textId="77777777" w:rsidR="006B40CB" w:rsidRDefault="006B40CB">
                    <w:pPr>
                      <w:pStyle w:val="Bibliografia"/>
                      <w:rPr>
                        <w:noProof/>
                      </w:rPr>
                    </w:pPr>
                    <w:r>
                      <w:rPr>
                        <w:noProof/>
                      </w:rPr>
                      <w:t xml:space="preserve">A. Amicarelli, «SPH modelling of an experimental urban dam-break flood and a rectangular lateral side weir for flood-control works,» in </w:t>
                    </w:r>
                    <w:r>
                      <w:rPr>
                        <w:i/>
                        <w:iCs/>
                        <w:noProof/>
                      </w:rPr>
                      <w:t>13th SPHERIC ERCOFTAC International Workshop SPHERIC 2018 - ERCOFTACT Conference, pp.103-109. ISBN: 978-1-908358-59-2</w:t>
                    </w:r>
                    <w:r>
                      <w:rPr>
                        <w:noProof/>
                      </w:rPr>
                      <w:t xml:space="preserve">, Galway (Ireland), 2018. </w:t>
                    </w:r>
                  </w:p>
                </w:tc>
              </w:tr>
              <w:tr w:rsidR="006B40CB" w14:paraId="4C7E18C6" w14:textId="77777777">
                <w:trPr>
                  <w:divId w:val="1393845641"/>
                  <w:tblCellSpacing w:w="15" w:type="dxa"/>
                </w:trPr>
                <w:tc>
                  <w:tcPr>
                    <w:tcW w:w="50" w:type="pct"/>
                    <w:hideMark/>
                  </w:tcPr>
                  <w:p w14:paraId="1C4B5FE9" w14:textId="77777777" w:rsidR="006B40CB" w:rsidRDefault="006B40CB">
                    <w:pPr>
                      <w:pStyle w:val="Bibliografia"/>
                      <w:rPr>
                        <w:noProof/>
                      </w:rPr>
                    </w:pPr>
                    <w:r>
                      <w:rPr>
                        <w:noProof/>
                      </w:rPr>
                      <w:t xml:space="preserve">[59] </w:t>
                    </w:r>
                  </w:p>
                </w:tc>
                <w:tc>
                  <w:tcPr>
                    <w:tcW w:w="0" w:type="auto"/>
                    <w:hideMark/>
                  </w:tcPr>
                  <w:p w14:paraId="12AB30DC" w14:textId="77777777" w:rsidR="006B40CB" w:rsidRDefault="006B40CB">
                    <w:pPr>
                      <w:pStyle w:val="Bibliografia"/>
                      <w:rPr>
                        <w:noProof/>
                      </w:rPr>
                    </w:pPr>
                    <w:r>
                      <w:rPr>
                        <w:noProof/>
                      </w:rPr>
                      <w:t>gedit, GNOME Foundation, [Online]. Available: https://wiki.gnome.org/Apps/Gedit.</w:t>
                    </w:r>
                  </w:p>
                </w:tc>
              </w:tr>
              <w:tr w:rsidR="006B40CB" w14:paraId="43AE7D7F" w14:textId="77777777">
                <w:trPr>
                  <w:divId w:val="1393845641"/>
                  <w:tblCellSpacing w:w="15" w:type="dxa"/>
                </w:trPr>
                <w:tc>
                  <w:tcPr>
                    <w:tcW w:w="50" w:type="pct"/>
                    <w:hideMark/>
                  </w:tcPr>
                  <w:p w14:paraId="1C894E41" w14:textId="77777777" w:rsidR="006B40CB" w:rsidRDefault="006B40CB">
                    <w:pPr>
                      <w:pStyle w:val="Bibliografia"/>
                      <w:rPr>
                        <w:noProof/>
                      </w:rPr>
                    </w:pPr>
                    <w:r>
                      <w:rPr>
                        <w:noProof/>
                      </w:rPr>
                      <w:t xml:space="preserve">[60] </w:t>
                    </w:r>
                  </w:p>
                </w:tc>
                <w:tc>
                  <w:tcPr>
                    <w:tcW w:w="0" w:type="auto"/>
                    <w:hideMark/>
                  </w:tcPr>
                  <w:p w14:paraId="5A8BE3C9" w14:textId="77777777" w:rsidR="006B40CB" w:rsidRDefault="006B40CB">
                    <w:pPr>
                      <w:pStyle w:val="Bibliografia"/>
                      <w:rPr>
                        <w:noProof/>
                      </w:rPr>
                    </w:pPr>
                    <w:r>
                      <w:rPr>
                        <w:noProof/>
                      </w:rPr>
                      <w:t xml:space="preserve">gfortran (GNU, Free Software Foundation), «http://gcc.gnu.org/fortran/,» 2021. [Online]. </w:t>
                    </w:r>
                  </w:p>
                </w:tc>
              </w:tr>
              <w:tr w:rsidR="006B40CB" w14:paraId="4A8E4FCD" w14:textId="77777777">
                <w:trPr>
                  <w:divId w:val="1393845641"/>
                  <w:tblCellSpacing w:w="15" w:type="dxa"/>
                </w:trPr>
                <w:tc>
                  <w:tcPr>
                    <w:tcW w:w="50" w:type="pct"/>
                    <w:hideMark/>
                  </w:tcPr>
                  <w:p w14:paraId="1811450F" w14:textId="77777777" w:rsidR="006B40CB" w:rsidRDefault="006B40CB">
                    <w:pPr>
                      <w:pStyle w:val="Bibliografia"/>
                      <w:rPr>
                        <w:noProof/>
                      </w:rPr>
                    </w:pPr>
                    <w:r>
                      <w:rPr>
                        <w:noProof/>
                      </w:rPr>
                      <w:t xml:space="preserve">[61] </w:t>
                    </w:r>
                  </w:p>
                </w:tc>
                <w:tc>
                  <w:tcPr>
                    <w:tcW w:w="0" w:type="auto"/>
                    <w:hideMark/>
                  </w:tcPr>
                  <w:p w14:paraId="699314B5" w14:textId="77777777" w:rsidR="006B40CB" w:rsidRDefault="006B40CB">
                    <w:pPr>
                      <w:pStyle w:val="Bibliografia"/>
                      <w:rPr>
                        <w:noProof/>
                      </w:rPr>
                    </w:pPr>
                    <w:r>
                      <w:rPr>
                        <w:noProof/>
                      </w:rPr>
                      <w:t>«GNU Make,» GNU, Free Software Foundation, [Online]. Available: https://www.gnu.org/software/make/.</w:t>
                    </w:r>
                  </w:p>
                </w:tc>
              </w:tr>
              <w:tr w:rsidR="006B40CB" w14:paraId="70CB50D7" w14:textId="77777777">
                <w:trPr>
                  <w:divId w:val="1393845641"/>
                  <w:tblCellSpacing w:w="15" w:type="dxa"/>
                </w:trPr>
                <w:tc>
                  <w:tcPr>
                    <w:tcW w:w="50" w:type="pct"/>
                    <w:hideMark/>
                  </w:tcPr>
                  <w:p w14:paraId="50984277" w14:textId="77777777" w:rsidR="006B40CB" w:rsidRDefault="006B40CB">
                    <w:pPr>
                      <w:pStyle w:val="Bibliografia"/>
                      <w:rPr>
                        <w:noProof/>
                      </w:rPr>
                    </w:pPr>
                    <w:r>
                      <w:rPr>
                        <w:noProof/>
                      </w:rPr>
                      <w:t xml:space="preserve">[62] </w:t>
                    </w:r>
                  </w:p>
                </w:tc>
                <w:tc>
                  <w:tcPr>
                    <w:tcW w:w="0" w:type="auto"/>
                    <w:hideMark/>
                  </w:tcPr>
                  <w:p w14:paraId="7C3AA4A5" w14:textId="77777777" w:rsidR="006B40CB" w:rsidRDefault="006B40CB">
                    <w:pPr>
                      <w:pStyle w:val="Bibliografia"/>
                      <w:rPr>
                        <w:noProof/>
                      </w:rPr>
                    </w:pPr>
                    <w:r>
                      <w:rPr>
                        <w:noProof/>
                      </w:rPr>
                      <w:t>«gdb,» GNU, Free Software Foundation, [Online]. Available: https://www.gnu.org/software/gdb/.</w:t>
                    </w:r>
                  </w:p>
                </w:tc>
              </w:tr>
              <w:tr w:rsidR="006B40CB" w14:paraId="68B63B62" w14:textId="77777777">
                <w:trPr>
                  <w:divId w:val="1393845641"/>
                  <w:tblCellSpacing w:w="15" w:type="dxa"/>
                </w:trPr>
                <w:tc>
                  <w:tcPr>
                    <w:tcW w:w="50" w:type="pct"/>
                    <w:hideMark/>
                  </w:tcPr>
                  <w:p w14:paraId="42E92E88" w14:textId="77777777" w:rsidR="006B40CB" w:rsidRDefault="006B40CB">
                    <w:pPr>
                      <w:pStyle w:val="Bibliografia"/>
                      <w:rPr>
                        <w:noProof/>
                      </w:rPr>
                    </w:pPr>
                    <w:r>
                      <w:rPr>
                        <w:noProof/>
                      </w:rPr>
                      <w:t xml:space="preserve">[63] </w:t>
                    </w:r>
                  </w:p>
                </w:tc>
                <w:tc>
                  <w:tcPr>
                    <w:tcW w:w="0" w:type="auto"/>
                    <w:hideMark/>
                  </w:tcPr>
                  <w:p w14:paraId="06AAFCF0" w14:textId="77777777" w:rsidR="006B40CB" w:rsidRDefault="006B40CB">
                    <w:pPr>
                      <w:pStyle w:val="Bibliografia"/>
                      <w:rPr>
                        <w:noProof/>
                      </w:rPr>
                    </w:pPr>
                    <w:r>
                      <w:rPr>
                        <w:noProof/>
                      </w:rPr>
                      <w:t>«gprof,» GNU, Free Software Foundation, 2021. [Online]. Available: http://sourceware.org/binutils/docs/gprof/.</w:t>
                    </w:r>
                  </w:p>
                </w:tc>
              </w:tr>
              <w:tr w:rsidR="006B40CB" w14:paraId="1256D9B3" w14:textId="77777777">
                <w:trPr>
                  <w:divId w:val="1393845641"/>
                  <w:tblCellSpacing w:w="15" w:type="dxa"/>
                </w:trPr>
                <w:tc>
                  <w:tcPr>
                    <w:tcW w:w="50" w:type="pct"/>
                    <w:hideMark/>
                  </w:tcPr>
                  <w:p w14:paraId="32110149" w14:textId="77777777" w:rsidR="006B40CB" w:rsidRDefault="006B40CB">
                    <w:pPr>
                      <w:pStyle w:val="Bibliografia"/>
                      <w:rPr>
                        <w:noProof/>
                      </w:rPr>
                    </w:pPr>
                    <w:r>
                      <w:rPr>
                        <w:noProof/>
                      </w:rPr>
                      <w:t xml:space="preserve">[64] </w:t>
                    </w:r>
                  </w:p>
                </w:tc>
                <w:tc>
                  <w:tcPr>
                    <w:tcW w:w="0" w:type="auto"/>
                    <w:hideMark/>
                  </w:tcPr>
                  <w:p w14:paraId="516B0976" w14:textId="77777777" w:rsidR="006B40CB" w:rsidRDefault="006B40CB">
                    <w:pPr>
                      <w:pStyle w:val="Bibliografia"/>
                      <w:rPr>
                        <w:noProof/>
                      </w:rPr>
                    </w:pPr>
                    <w:r>
                      <w:rPr>
                        <w:noProof/>
                      </w:rPr>
                      <w:t>«Valgrind,» Valgrind Developers, 2021. [Online]. Available: http://valgrind.org/.</w:t>
                    </w:r>
                  </w:p>
                </w:tc>
              </w:tr>
              <w:tr w:rsidR="006B40CB" w14:paraId="1A75C895" w14:textId="77777777">
                <w:trPr>
                  <w:divId w:val="1393845641"/>
                  <w:tblCellSpacing w:w="15" w:type="dxa"/>
                </w:trPr>
                <w:tc>
                  <w:tcPr>
                    <w:tcW w:w="50" w:type="pct"/>
                    <w:hideMark/>
                  </w:tcPr>
                  <w:p w14:paraId="28EA55BC" w14:textId="77777777" w:rsidR="006B40CB" w:rsidRDefault="006B40CB">
                    <w:pPr>
                      <w:pStyle w:val="Bibliografia"/>
                      <w:rPr>
                        <w:noProof/>
                      </w:rPr>
                    </w:pPr>
                    <w:r>
                      <w:rPr>
                        <w:noProof/>
                      </w:rPr>
                      <w:t xml:space="preserve">[65] </w:t>
                    </w:r>
                  </w:p>
                </w:tc>
                <w:tc>
                  <w:tcPr>
                    <w:tcW w:w="0" w:type="auto"/>
                    <w:hideMark/>
                  </w:tcPr>
                  <w:p w14:paraId="40E7DF7E" w14:textId="77777777" w:rsidR="006B40CB" w:rsidRDefault="006B40CB">
                    <w:pPr>
                      <w:pStyle w:val="Bibliografia"/>
                      <w:rPr>
                        <w:noProof/>
                      </w:rPr>
                    </w:pPr>
                    <w:r>
                      <w:rPr>
                        <w:noProof/>
                      </w:rPr>
                      <w:t>«Scalasca,» Forschungszentrum Jülich &amp; TU Darmstadt, 2021. [Online]. Available: http://www.scalasca.org/.</w:t>
                    </w:r>
                  </w:p>
                </w:tc>
              </w:tr>
              <w:tr w:rsidR="006B40CB" w14:paraId="057147A3" w14:textId="77777777">
                <w:trPr>
                  <w:divId w:val="1393845641"/>
                  <w:tblCellSpacing w:w="15" w:type="dxa"/>
                </w:trPr>
                <w:tc>
                  <w:tcPr>
                    <w:tcW w:w="50" w:type="pct"/>
                    <w:hideMark/>
                  </w:tcPr>
                  <w:p w14:paraId="339CAD82" w14:textId="77777777" w:rsidR="006B40CB" w:rsidRDefault="006B40CB">
                    <w:pPr>
                      <w:pStyle w:val="Bibliografia"/>
                      <w:rPr>
                        <w:noProof/>
                      </w:rPr>
                    </w:pPr>
                    <w:r>
                      <w:rPr>
                        <w:noProof/>
                      </w:rPr>
                      <w:t xml:space="preserve">[66] </w:t>
                    </w:r>
                  </w:p>
                </w:tc>
                <w:tc>
                  <w:tcPr>
                    <w:tcW w:w="0" w:type="auto"/>
                    <w:hideMark/>
                  </w:tcPr>
                  <w:p w14:paraId="1CB9229B" w14:textId="77777777" w:rsidR="006B40CB" w:rsidRDefault="006B40CB">
                    <w:pPr>
                      <w:pStyle w:val="Bibliografia"/>
                      <w:rPr>
                        <w:noProof/>
                      </w:rPr>
                    </w:pPr>
                    <w:r>
                      <w:rPr>
                        <w:noProof/>
                      </w:rPr>
                      <w:t>«Git,» Torvalds et al., 2021. [Online]. Available: https://github.com/git/git.</w:t>
                    </w:r>
                  </w:p>
                </w:tc>
              </w:tr>
              <w:tr w:rsidR="006B40CB" w14:paraId="018B0A20" w14:textId="77777777">
                <w:trPr>
                  <w:divId w:val="1393845641"/>
                  <w:tblCellSpacing w:w="15" w:type="dxa"/>
                </w:trPr>
                <w:tc>
                  <w:tcPr>
                    <w:tcW w:w="50" w:type="pct"/>
                    <w:hideMark/>
                  </w:tcPr>
                  <w:p w14:paraId="65D5FBF3" w14:textId="77777777" w:rsidR="006B40CB" w:rsidRDefault="006B40CB">
                    <w:pPr>
                      <w:pStyle w:val="Bibliografia"/>
                      <w:rPr>
                        <w:noProof/>
                      </w:rPr>
                    </w:pPr>
                    <w:r>
                      <w:rPr>
                        <w:noProof/>
                      </w:rPr>
                      <w:t xml:space="preserve">[67] </w:t>
                    </w:r>
                  </w:p>
                </w:tc>
                <w:tc>
                  <w:tcPr>
                    <w:tcW w:w="0" w:type="auto"/>
                    <w:hideMark/>
                  </w:tcPr>
                  <w:p w14:paraId="5D2F7AE8" w14:textId="77777777" w:rsidR="006B40CB" w:rsidRDefault="006B40CB">
                    <w:pPr>
                      <w:pStyle w:val="Bibliografia"/>
                      <w:rPr>
                        <w:noProof/>
                      </w:rPr>
                    </w:pPr>
                    <w:r>
                      <w:rPr>
                        <w:noProof/>
                      </w:rPr>
                      <w:t>«GitHub,» GitHub Inc., 2021. [Online]. Available: www.github.com.</w:t>
                    </w:r>
                  </w:p>
                </w:tc>
              </w:tr>
              <w:tr w:rsidR="006B40CB" w14:paraId="3F79E608" w14:textId="77777777">
                <w:trPr>
                  <w:divId w:val="1393845641"/>
                  <w:tblCellSpacing w:w="15" w:type="dxa"/>
                </w:trPr>
                <w:tc>
                  <w:tcPr>
                    <w:tcW w:w="50" w:type="pct"/>
                    <w:hideMark/>
                  </w:tcPr>
                  <w:p w14:paraId="4E101A0F" w14:textId="77777777" w:rsidR="006B40CB" w:rsidRDefault="006B40CB">
                    <w:pPr>
                      <w:pStyle w:val="Bibliografia"/>
                      <w:rPr>
                        <w:noProof/>
                      </w:rPr>
                    </w:pPr>
                    <w:r>
                      <w:rPr>
                        <w:noProof/>
                      </w:rPr>
                      <w:t xml:space="preserve">[68] </w:t>
                    </w:r>
                  </w:p>
                </w:tc>
                <w:tc>
                  <w:tcPr>
                    <w:tcW w:w="0" w:type="auto"/>
                    <w:hideMark/>
                  </w:tcPr>
                  <w:p w14:paraId="5AC48046" w14:textId="77777777" w:rsidR="006B40CB" w:rsidRDefault="006B40CB">
                    <w:pPr>
                      <w:pStyle w:val="Bibliografia"/>
                      <w:rPr>
                        <w:noProof/>
                      </w:rPr>
                    </w:pPr>
                    <w:r>
                      <w:rPr>
                        <w:noProof/>
                      </w:rPr>
                      <w:t>«Free Software Foundation,» 2021. [Online]. Available: http://www.fsf.org/.</w:t>
                    </w:r>
                  </w:p>
                </w:tc>
              </w:tr>
              <w:tr w:rsidR="006B40CB" w14:paraId="77550FE4" w14:textId="77777777">
                <w:trPr>
                  <w:divId w:val="1393845641"/>
                  <w:tblCellSpacing w:w="15" w:type="dxa"/>
                </w:trPr>
                <w:tc>
                  <w:tcPr>
                    <w:tcW w:w="50" w:type="pct"/>
                    <w:hideMark/>
                  </w:tcPr>
                  <w:p w14:paraId="427A8A43" w14:textId="77777777" w:rsidR="006B40CB" w:rsidRDefault="006B40CB">
                    <w:pPr>
                      <w:pStyle w:val="Bibliografia"/>
                      <w:rPr>
                        <w:noProof/>
                      </w:rPr>
                    </w:pPr>
                    <w:r>
                      <w:rPr>
                        <w:noProof/>
                      </w:rPr>
                      <w:t xml:space="preserve">[69] </w:t>
                    </w:r>
                  </w:p>
                </w:tc>
                <w:tc>
                  <w:tcPr>
                    <w:tcW w:w="0" w:type="auto"/>
                    <w:hideMark/>
                  </w:tcPr>
                  <w:p w14:paraId="7216FF82" w14:textId="77777777" w:rsidR="006B40CB" w:rsidRDefault="006B40CB">
                    <w:pPr>
                      <w:pStyle w:val="Bibliografia"/>
                      <w:rPr>
                        <w:noProof/>
                      </w:rPr>
                    </w:pPr>
                    <w:r>
                      <w:rPr>
                        <w:noProof/>
                      </w:rPr>
                      <w:t xml:space="preserve">Intel Fortran Classic (ifort), «https://software.intel.com/content/www/us/en/develop/tools/oneapi/components/fortran-compiler.html#gs.aiojbj,» 2021. [Online]. </w:t>
                    </w:r>
                  </w:p>
                </w:tc>
              </w:tr>
              <w:tr w:rsidR="006B40CB" w14:paraId="55BB462C" w14:textId="77777777">
                <w:trPr>
                  <w:divId w:val="1393845641"/>
                  <w:tblCellSpacing w:w="15" w:type="dxa"/>
                </w:trPr>
                <w:tc>
                  <w:tcPr>
                    <w:tcW w:w="50" w:type="pct"/>
                    <w:hideMark/>
                  </w:tcPr>
                  <w:p w14:paraId="154F8CCD" w14:textId="77777777" w:rsidR="006B40CB" w:rsidRDefault="006B40CB">
                    <w:pPr>
                      <w:pStyle w:val="Bibliografia"/>
                      <w:rPr>
                        <w:noProof/>
                      </w:rPr>
                    </w:pPr>
                    <w:r>
                      <w:rPr>
                        <w:noProof/>
                      </w:rPr>
                      <w:t xml:space="preserve">[70] </w:t>
                    </w:r>
                  </w:p>
                </w:tc>
                <w:tc>
                  <w:tcPr>
                    <w:tcW w:w="0" w:type="auto"/>
                    <w:hideMark/>
                  </w:tcPr>
                  <w:p w14:paraId="27D94866" w14:textId="77777777" w:rsidR="006B40CB" w:rsidRDefault="006B40CB">
                    <w:pPr>
                      <w:pStyle w:val="Bibliografia"/>
                      <w:rPr>
                        <w:noProof/>
                      </w:rPr>
                    </w:pPr>
                    <w:r>
                      <w:rPr>
                        <w:noProof/>
                      </w:rPr>
                      <w:t>«idb,» Intel Corporation, 2021. [Online]. Available: www.intel.com.</w:t>
                    </w:r>
                  </w:p>
                </w:tc>
              </w:tr>
              <w:tr w:rsidR="006B40CB" w14:paraId="7C4FDD4C" w14:textId="77777777">
                <w:trPr>
                  <w:divId w:val="1393845641"/>
                  <w:tblCellSpacing w:w="15" w:type="dxa"/>
                </w:trPr>
                <w:tc>
                  <w:tcPr>
                    <w:tcW w:w="50" w:type="pct"/>
                    <w:hideMark/>
                  </w:tcPr>
                  <w:p w14:paraId="0C7FED04" w14:textId="77777777" w:rsidR="006B40CB" w:rsidRDefault="006B40CB">
                    <w:pPr>
                      <w:pStyle w:val="Bibliografia"/>
                      <w:rPr>
                        <w:noProof/>
                      </w:rPr>
                    </w:pPr>
                    <w:r>
                      <w:rPr>
                        <w:noProof/>
                      </w:rPr>
                      <w:t xml:space="preserve">[71] </w:t>
                    </w:r>
                  </w:p>
                </w:tc>
                <w:tc>
                  <w:tcPr>
                    <w:tcW w:w="0" w:type="auto"/>
                    <w:hideMark/>
                  </w:tcPr>
                  <w:p w14:paraId="22B45C91" w14:textId="77777777" w:rsidR="006B40CB" w:rsidRDefault="006B40CB">
                    <w:pPr>
                      <w:pStyle w:val="Bibliografia"/>
                      <w:rPr>
                        <w:noProof/>
                      </w:rPr>
                    </w:pPr>
                    <w:r>
                      <w:rPr>
                        <w:noProof/>
                      </w:rPr>
                      <w:t>«cpuinfo,» Intel Corporation, 2021. [Online]. Available: www.intel.com.</w:t>
                    </w:r>
                  </w:p>
                </w:tc>
              </w:tr>
              <w:tr w:rsidR="006B40CB" w14:paraId="52D51EE1" w14:textId="77777777">
                <w:trPr>
                  <w:divId w:val="1393845641"/>
                  <w:tblCellSpacing w:w="15" w:type="dxa"/>
                </w:trPr>
                <w:tc>
                  <w:tcPr>
                    <w:tcW w:w="50" w:type="pct"/>
                    <w:hideMark/>
                  </w:tcPr>
                  <w:p w14:paraId="1EE99669" w14:textId="77777777" w:rsidR="006B40CB" w:rsidRDefault="006B40CB">
                    <w:pPr>
                      <w:pStyle w:val="Bibliografia"/>
                      <w:rPr>
                        <w:noProof/>
                      </w:rPr>
                    </w:pPr>
                    <w:r>
                      <w:rPr>
                        <w:noProof/>
                      </w:rPr>
                      <w:t xml:space="preserve">[72] </w:t>
                    </w:r>
                  </w:p>
                </w:tc>
                <w:tc>
                  <w:tcPr>
                    <w:tcW w:w="0" w:type="auto"/>
                    <w:hideMark/>
                  </w:tcPr>
                  <w:p w14:paraId="023BFFE8" w14:textId="77777777" w:rsidR="006B40CB" w:rsidRDefault="006B40CB">
                    <w:pPr>
                      <w:pStyle w:val="Bibliografia"/>
                      <w:rPr>
                        <w:noProof/>
                      </w:rPr>
                    </w:pPr>
                    <w:r>
                      <w:rPr>
                        <w:noProof/>
                      </w:rPr>
                      <w:t>«VTUNE,» Intel Corporation, 2021. [Online]. Available: www.intel.com.</w:t>
                    </w:r>
                  </w:p>
                </w:tc>
              </w:tr>
              <w:tr w:rsidR="006B40CB" w14:paraId="4FFC04D6" w14:textId="77777777">
                <w:trPr>
                  <w:divId w:val="1393845641"/>
                  <w:tblCellSpacing w:w="15" w:type="dxa"/>
                </w:trPr>
                <w:tc>
                  <w:tcPr>
                    <w:tcW w:w="50" w:type="pct"/>
                    <w:hideMark/>
                  </w:tcPr>
                  <w:p w14:paraId="550E6F09" w14:textId="77777777" w:rsidR="006B40CB" w:rsidRDefault="006B40CB">
                    <w:pPr>
                      <w:pStyle w:val="Bibliografia"/>
                      <w:rPr>
                        <w:noProof/>
                      </w:rPr>
                    </w:pPr>
                    <w:r>
                      <w:rPr>
                        <w:noProof/>
                      </w:rPr>
                      <w:t xml:space="preserve">[73] </w:t>
                    </w:r>
                  </w:p>
                </w:tc>
                <w:tc>
                  <w:tcPr>
                    <w:tcW w:w="0" w:type="auto"/>
                    <w:hideMark/>
                  </w:tcPr>
                  <w:p w14:paraId="25C6A02F" w14:textId="77777777" w:rsidR="006B40CB" w:rsidRDefault="006B40CB">
                    <w:pPr>
                      <w:pStyle w:val="Bibliografia"/>
                      <w:rPr>
                        <w:noProof/>
                      </w:rPr>
                    </w:pPr>
                    <w:r>
                      <w:rPr>
                        <w:noProof/>
                      </w:rPr>
                      <w:t>«Advisor,» Intel Corporation, 2021. [Online]. Available: www.intel.com.</w:t>
                    </w:r>
                  </w:p>
                </w:tc>
              </w:tr>
              <w:tr w:rsidR="006B40CB" w14:paraId="4B81D3F8" w14:textId="77777777">
                <w:trPr>
                  <w:divId w:val="1393845641"/>
                  <w:tblCellSpacing w:w="15" w:type="dxa"/>
                </w:trPr>
                <w:tc>
                  <w:tcPr>
                    <w:tcW w:w="50" w:type="pct"/>
                    <w:hideMark/>
                  </w:tcPr>
                  <w:p w14:paraId="125276D0" w14:textId="77777777" w:rsidR="006B40CB" w:rsidRDefault="006B40CB">
                    <w:pPr>
                      <w:pStyle w:val="Bibliografia"/>
                      <w:rPr>
                        <w:noProof/>
                      </w:rPr>
                    </w:pPr>
                    <w:r>
                      <w:rPr>
                        <w:noProof/>
                      </w:rPr>
                      <w:t xml:space="preserve">[74] </w:t>
                    </w:r>
                  </w:p>
                </w:tc>
                <w:tc>
                  <w:tcPr>
                    <w:tcW w:w="0" w:type="auto"/>
                    <w:hideMark/>
                  </w:tcPr>
                  <w:p w14:paraId="00A4C0B7" w14:textId="77777777" w:rsidR="006B40CB" w:rsidRDefault="006B40CB">
                    <w:pPr>
                      <w:pStyle w:val="Bibliografia"/>
                      <w:rPr>
                        <w:noProof/>
                      </w:rPr>
                    </w:pPr>
                    <w:r>
                      <w:rPr>
                        <w:noProof/>
                      </w:rPr>
                      <w:t>TotalView, Rogue Wave Software, 2018. [Online]. Available: https://www.roguewave.com/products-services/totalview.</w:t>
                    </w:r>
                  </w:p>
                </w:tc>
              </w:tr>
              <w:tr w:rsidR="006B40CB" w14:paraId="4BA2AF28" w14:textId="77777777">
                <w:trPr>
                  <w:divId w:val="1393845641"/>
                  <w:tblCellSpacing w:w="15" w:type="dxa"/>
                </w:trPr>
                <w:tc>
                  <w:tcPr>
                    <w:tcW w:w="50" w:type="pct"/>
                    <w:hideMark/>
                  </w:tcPr>
                  <w:p w14:paraId="4EADA05E" w14:textId="77777777" w:rsidR="006B40CB" w:rsidRDefault="006B40CB">
                    <w:pPr>
                      <w:pStyle w:val="Bibliografia"/>
                      <w:rPr>
                        <w:noProof/>
                      </w:rPr>
                    </w:pPr>
                    <w:r>
                      <w:rPr>
                        <w:noProof/>
                      </w:rPr>
                      <w:lastRenderedPageBreak/>
                      <w:t xml:space="preserve">[75] </w:t>
                    </w:r>
                  </w:p>
                </w:tc>
                <w:tc>
                  <w:tcPr>
                    <w:tcW w:w="0" w:type="auto"/>
                    <w:hideMark/>
                  </w:tcPr>
                  <w:p w14:paraId="75EE2231" w14:textId="77777777" w:rsidR="006B40CB" w:rsidRDefault="006B40CB">
                    <w:pPr>
                      <w:pStyle w:val="Bibliografia"/>
                      <w:rPr>
                        <w:noProof/>
                      </w:rPr>
                    </w:pPr>
                    <w:r>
                      <w:rPr>
                        <w:noProof/>
                      </w:rPr>
                      <w:t>«SRTM3/DTED1 (USGS),» 2014. [Online]. Available: http://earthexplorer.usgs.gov/.</w:t>
                    </w:r>
                  </w:p>
                </w:tc>
              </w:tr>
              <w:tr w:rsidR="006B40CB" w14:paraId="1F30FFCF" w14:textId="77777777">
                <w:trPr>
                  <w:divId w:val="1393845641"/>
                  <w:tblCellSpacing w:w="15" w:type="dxa"/>
                </w:trPr>
                <w:tc>
                  <w:tcPr>
                    <w:tcW w:w="50" w:type="pct"/>
                    <w:hideMark/>
                  </w:tcPr>
                  <w:p w14:paraId="3B266706" w14:textId="77777777" w:rsidR="006B40CB" w:rsidRDefault="006B40CB">
                    <w:pPr>
                      <w:pStyle w:val="Bibliografia"/>
                      <w:rPr>
                        <w:noProof/>
                      </w:rPr>
                    </w:pPr>
                    <w:r>
                      <w:rPr>
                        <w:noProof/>
                      </w:rPr>
                      <w:t xml:space="preserve">[76] </w:t>
                    </w:r>
                  </w:p>
                </w:tc>
                <w:tc>
                  <w:tcPr>
                    <w:tcW w:w="0" w:type="auto"/>
                    <w:hideMark/>
                  </w:tcPr>
                  <w:p w14:paraId="4B4B34AF" w14:textId="77777777" w:rsidR="006B40CB" w:rsidRDefault="006B40CB">
                    <w:pPr>
                      <w:pStyle w:val="Bibliografia"/>
                      <w:rPr>
                        <w:noProof/>
                      </w:rPr>
                    </w:pPr>
                    <w:r>
                      <w:rPr>
                        <w:noProof/>
                      </w:rPr>
                      <w:t xml:space="preserve">M. Rexer e C. Hirt, «Comparison of free high resolution digital elevation data sets (ASTER GDEM2, SRTM v2.1/v4.1) and validation against accurate heights from the Australian National Gravity Database,» </w:t>
                    </w:r>
                    <w:r>
                      <w:rPr>
                        <w:i/>
                        <w:iCs/>
                        <w:noProof/>
                      </w:rPr>
                      <w:t xml:space="preserve">Australian Journal of Earth Sciences, </w:t>
                    </w:r>
                    <w:r>
                      <w:rPr>
                        <w:noProof/>
                      </w:rPr>
                      <w:t xml:space="preserve">vol. 61, n. 2, pp. 213-226, DOI: 10.1080/08120099.2014.884983, 2014. </w:t>
                    </w:r>
                  </w:p>
                </w:tc>
              </w:tr>
              <w:tr w:rsidR="006B40CB" w14:paraId="092DF762" w14:textId="77777777">
                <w:trPr>
                  <w:divId w:val="1393845641"/>
                  <w:tblCellSpacing w:w="15" w:type="dxa"/>
                </w:trPr>
                <w:tc>
                  <w:tcPr>
                    <w:tcW w:w="50" w:type="pct"/>
                    <w:hideMark/>
                  </w:tcPr>
                  <w:p w14:paraId="35D260B2" w14:textId="77777777" w:rsidR="006B40CB" w:rsidRDefault="006B40CB">
                    <w:pPr>
                      <w:pStyle w:val="Bibliografia"/>
                      <w:rPr>
                        <w:noProof/>
                      </w:rPr>
                    </w:pPr>
                    <w:r>
                      <w:rPr>
                        <w:noProof/>
                      </w:rPr>
                      <w:t xml:space="preserve">[77] </w:t>
                    </w:r>
                  </w:p>
                </w:tc>
                <w:tc>
                  <w:tcPr>
                    <w:tcW w:w="0" w:type="auto"/>
                    <w:hideMark/>
                  </w:tcPr>
                  <w:p w14:paraId="62D464DA" w14:textId="77777777" w:rsidR="006B40CB" w:rsidRDefault="006B40CB">
                    <w:pPr>
                      <w:pStyle w:val="Bibliografia"/>
                      <w:rPr>
                        <w:noProof/>
                      </w:rPr>
                    </w:pPr>
                    <w:r>
                      <w:rPr>
                        <w:noProof/>
                      </w:rPr>
                      <w:t>«GDAL,» OSGEO, 2021. [Online]. Available: https://github.com/OSGeo/gdal.</w:t>
                    </w:r>
                  </w:p>
                </w:tc>
              </w:tr>
              <w:tr w:rsidR="006B40CB" w14:paraId="5BC762E5" w14:textId="77777777">
                <w:trPr>
                  <w:divId w:val="1393845641"/>
                  <w:tblCellSpacing w:w="15" w:type="dxa"/>
                </w:trPr>
                <w:tc>
                  <w:tcPr>
                    <w:tcW w:w="50" w:type="pct"/>
                    <w:hideMark/>
                  </w:tcPr>
                  <w:p w14:paraId="43782B91" w14:textId="77777777" w:rsidR="006B40CB" w:rsidRDefault="006B40CB">
                    <w:pPr>
                      <w:pStyle w:val="Bibliografia"/>
                      <w:rPr>
                        <w:noProof/>
                      </w:rPr>
                    </w:pPr>
                    <w:r>
                      <w:rPr>
                        <w:noProof/>
                      </w:rPr>
                      <w:t xml:space="preserve">[78] </w:t>
                    </w:r>
                  </w:p>
                </w:tc>
                <w:tc>
                  <w:tcPr>
                    <w:tcW w:w="0" w:type="auto"/>
                    <w:hideMark/>
                  </w:tcPr>
                  <w:p w14:paraId="742C1FA8" w14:textId="77777777" w:rsidR="006B40CB" w:rsidRDefault="006B40CB">
                    <w:pPr>
                      <w:pStyle w:val="Bibliografia"/>
                      <w:rPr>
                        <w:noProof/>
                      </w:rPr>
                    </w:pPr>
                    <w:r>
                      <w:rPr>
                        <w:noProof/>
                      </w:rPr>
                      <w:t>Paraview (Kitware). [Online]. Available: https://github.com/Kitware/ParaView. [Consultato il giorno 15 July 2019].</w:t>
                    </w:r>
                  </w:p>
                </w:tc>
              </w:tr>
              <w:tr w:rsidR="006B40CB" w14:paraId="656BF291" w14:textId="77777777">
                <w:trPr>
                  <w:divId w:val="1393845641"/>
                  <w:tblCellSpacing w:w="15" w:type="dxa"/>
                </w:trPr>
                <w:tc>
                  <w:tcPr>
                    <w:tcW w:w="50" w:type="pct"/>
                    <w:hideMark/>
                  </w:tcPr>
                  <w:p w14:paraId="0B29D691" w14:textId="77777777" w:rsidR="006B40CB" w:rsidRDefault="006B40CB">
                    <w:pPr>
                      <w:pStyle w:val="Bibliografia"/>
                      <w:rPr>
                        <w:noProof/>
                      </w:rPr>
                    </w:pPr>
                    <w:r>
                      <w:rPr>
                        <w:noProof/>
                      </w:rPr>
                      <w:t xml:space="preserve">[79] </w:t>
                    </w:r>
                  </w:p>
                </w:tc>
                <w:tc>
                  <w:tcPr>
                    <w:tcW w:w="0" w:type="auto"/>
                    <w:hideMark/>
                  </w:tcPr>
                  <w:p w14:paraId="5F193750" w14:textId="77777777" w:rsidR="006B40CB" w:rsidRDefault="006B40CB">
                    <w:pPr>
                      <w:pStyle w:val="Bibliografia"/>
                      <w:rPr>
                        <w:noProof/>
                      </w:rPr>
                    </w:pPr>
                    <w:r>
                      <w:rPr>
                        <w:noProof/>
                      </w:rPr>
                      <w:t xml:space="preserve">DEM2xyz (RSE SpA), «https://github.com/AndreaAmicarelliRSE/DEM2xyz,» 2020. [Online]. </w:t>
                    </w:r>
                  </w:p>
                </w:tc>
              </w:tr>
              <w:tr w:rsidR="006B40CB" w14:paraId="00A26599" w14:textId="77777777">
                <w:trPr>
                  <w:divId w:val="1393845641"/>
                  <w:tblCellSpacing w:w="15" w:type="dxa"/>
                </w:trPr>
                <w:tc>
                  <w:tcPr>
                    <w:tcW w:w="50" w:type="pct"/>
                    <w:hideMark/>
                  </w:tcPr>
                  <w:p w14:paraId="7945A433" w14:textId="77777777" w:rsidR="006B40CB" w:rsidRDefault="006B40CB">
                    <w:pPr>
                      <w:pStyle w:val="Bibliografia"/>
                      <w:rPr>
                        <w:noProof/>
                      </w:rPr>
                    </w:pPr>
                    <w:r>
                      <w:rPr>
                        <w:noProof/>
                      </w:rPr>
                      <w:t xml:space="preserve">[80] </w:t>
                    </w:r>
                  </w:p>
                </w:tc>
                <w:tc>
                  <w:tcPr>
                    <w:tcW w:w="0" w:type="auto"/>
                    <w:hideMark/>
                  </w:tcPr>
                  <w:p w14:paraId="7FB93E92" w14:textId="77777777" w:rsidR="006B40CB" w:rsidRDefault="006B40CB">
                    <w:pPr>
                      <w:pStyle w:val="Bibliografia"/>
                      <w:rPr>
                        <w:noProof/>
                      </w:rPr>
                    </w:pPr>
                    <w:r>
                      <w:rPr>
                        <w:noProof/>
                      </w:rPr>
                      <w:t>«ply2SPHERA_perimeter (RSE SpA),» 2021. [Online]. Available: https://github.com/AndreaAmicarelliRSE/ply2SPHERA_perimeter.</w:t>
                    </w:r>
                  </w:p>
                </w:tc>
              </w:tr>
              <w:tr w:rsidR="006B40CB" w14:paraId="5FD340C7" w14:textId="77777777">
                <w:trPr>
                  <w:divId w:val="1393845641"/>
                  <w:tblCellSpacing w:w="15" w:type="dxa"/>
                </w:trPr>
                <w:tc>
                  <w:tcPr>
                    <w:tcW w:w="50" w:type="pct"/>
                    <w:hideMark/>
                  </w:tcPr>
                  <w:p w14:paraId="71204A1D" w14:textId="77777777" w:rsidR="006B40CB" w:rsidRDefault="006B40CB">
                    <w:pPr>
                      <w:pStyle w:val="Bibliografia"/>
                      <w:rPr>
                        <w:noProof/>
                      </w:rPr>
                    </w:pPr>
                    <w:r>
                      <w:rPr>
                        <w:noProof/>
                      </w:rPr>
                      <w:t xml:space="preserve">[81] </w:t>
                    </w:r>
                  </w:p>
                </w:tc>
                <w:tc>
                  <w:tcPr>
                    <w:tcW w:w="0" w:type="auto"/>
                    <w:hideMark/>
                  </w:tcPr>
                  <w:p w14:paraId="7EC828D4" w14:textId="77777777" w:rsidR="006B40CB" w:rsidRDefault="006B40CB">
                    <w:pPr>
                      <w:pStyle w:val="Bibliografia"/>
                      <w:rPr>
                        <w:noProof/>
                      </w:rPr>
                    </w:pPr>
                    <w:r>
                      <w:rPr>
                        <w:noProof/>
                      </w:rPr>
                      <w:t xml:space="preserve">Grid_Interpolator (RSESpA), «https://github.com/AndreaAmicarelliRSE/Grid_Interpolator,» 2020. [Online]. </w:t>
                    </w:r>
                  </w:p>
                </w:tc>
              </w:tr>
              <w:tr w:rsidR="006B40CB" w14:paraId="5993E5ED" w14:textId="77777777">
                <w:trPr>
                  <w:divId w:val="1393845641"/>
                  <w:tblCellSpacing w:w="15" w:type="dxa"/>
                </w:trPr>
                <w:tc>
                  <w:tcPr>
                    <w:tcW w:w="50" w:type="pct"/>
                    <w:hideMark/>
                  </w:tcPr>
                  <w:p w14:paraId="4669048F" w14:textId="77777777" w:rsidR="006B40CB" w:rsidRDefault="006B40CB">
                    <w:pPr>
                      <w:pStyle w:val="Bibliografia"/>
                      <w:rPr>
                        <w:noProof/>
                      </w:rPr>
                    </w:pPr>
                    <w:r>
                      <w:rPr>
                        <w:noProof/>
                      </w:rPr>
                      <w:t xml:space="preserve">[82] </w:t>
                    </w:r>
                  </w:p>
                </w:tc>
                <w:tc>
                  <w:tcPr>
                    <w:tcW w:w="0" w:type="auto"/>
                    <w:hideMark/>
                  </w:tcPr>
                  <w:p w14:paraId="45E0BBDD" w14:textId="77777777" w:rsidR="006B40CB" w:rsidRDefault="006B40CB">
                    <w:pPr>
                      <w:pStyle w:val="Bibliografia"/>
                      <w:rPr>
                        <w:noProof/>
                      </w:rPr>
                    </w:pPr>
                    <w:r>
                      <w:rPr>
                        <w:noProof/>
                      </w:rPr>
                      <w:t xml:space="preserve">E. Plate, Urban Climates and Urban Climate Modelling, Kluwer Academic Publishers, 1995. </w:t>
                    </w:r>
                  </w:p>
                </w:tc>
              </w:tr>
              <w:tr w:rsidR="006B40CB" w14:paraId="6D3CBBFA" w14:textId="77777777">
                <w:trPr>
                  <w:divId w:val="1393845641"/>
                  <w:tblCellSpacing w:w="15" w:type="dxa"/>
                </w:trPr>
                <w:tc>
                  <w:tcPr>
                    <w:tcW w:w="50" w:type="pct"/>
                    <w:hideMark/>
                  </w:tcPr>
                  <w:p w14:paraId="19E88A5E" w14:textId="77777777" w:rsidR="006B40CB" w:rsidRDefault="006B40CB">
                    <w:pPr>
                      <w:pStyle w:val="Bibliografia"/>
                      <w:rPr>
                        <w:noProof/>
                      </w:rPr>
                    </w:pPr>
                    <w:r>
                      <w:rPr>
                        <w:noProof/>
                      </w:rPr>
                      <w:t xml:space="preserve">[83] </w:t>
                    </w:r>
                  </w:p>
                </w:tc>
                <w:tc>
                  <w:tcPr>
                    <w:tcW w:w="0" w:type="auto"/>
                    <w:hideMark/>
                  </w:tcPr>
                  <w:p w14:paraId="091106C0" w14:textId="77777777" w:rsidR="006B40CB" w:rsidRDefault="006B40CB">
                    <w:pPr>
                      <w:pStyle w:val="Bibliografia"/>
                      <w:rPr>
                        <w:noProof/>
                      </w:rPr>
                    </w:pPr>
                    <w:r>
                      <w:rPr>
                        <w:noProof/>
                      </w:rPr>
                      <w:t xml:space="preserve">Gnuplot (Williams &amp; Kelley), «http://www.gnuplot.info/,» 2021. [Online]. </w:t>
                    </w:r>
                  </w:p>
                </w:tc>
              </w:tr>
              <w:tr w:rsidR="006B40CB" w14:paraId="796577C4" w14:textId="77777777">
                <w:trPr>
                  <w:divId w:val="1393845641"/>
                  <w:tblCellSpacing w:w="15" w:type="dxa"/>
                </w:trPr>
                <w:tc>
                  <w:tcPr>
                    <w:tcW w:w="50" w:type="pct"/>
                    <w:hideMark/>
                  </w:tcPr>
                  <w:p w14:paraId="4E0469EB" w14:textId="77777777" w:rsidR="006B40CB" w:rsidRDefault="006B40CB">
                    <w:pPr>
                      <w:pStyle w:val="Bibliografia"/>
                      <w:rPr>
                        <w:noProof/>
                      </w:rPr>
                    </w:pPr>
                    <w:r>
                      <w:rPr>
                        <w:noProof/>
                      </w:rPr>
                      <w:t xml:space="preserve">[84] </w:t>
                    </w:r>
                  </w:p>
                </w:tc>
                <w:tc>
                  <w:tcPr>
                    <w:tcW w:w="0" w:type="auto"/>
                    <w:hideMark/>
                  </w:tcPr>
                  <w:p w14:paraId="1A603F34" w14:textId="77777777" w:rsidR="006B40CB" w:rsidRDefault="006B40CB">
                    <w:pPr>
                      <w:pStyle w:val="Bibliografia"/>
                      <w:rPr>
                        <w:noProof/>
                      </w:rPr>
                    </w:pPr>
                    <w:r>
                      <w:rPr>
                        <w:noProof/>
                      </w:rPr>
                      <w:t>«GSView,» Ghostgum Software Pty Ltd, 2021. [Online]. Available: https://www.ghostscript.com/.</w:t>
                    </w:r>
                  </w:p>
                </w:tc>
              </w:tr>
              <w:tr w:rsidR="006B40CB" w14:paraId="6BD81EEE" w14:textId="77777777">
                <w:trPr>
                  <w:divId w:val="1393845641"/>
                  <w:tblCellSpacing w:w="15" w:type="dxa"/>
                </w:trPr>
                <w:tc>
                  <w:tcPr>
                    <w:tcW w:w="50" w:type="pct"/>
                    <w:hideMark/>
                  </w:tcPr>
                  <w:p w14:paraId="44B09E27" w14:textId="77777777" w:rsidR="006B40CB" w:rsidRDefault="006B40CB">
                    <w:pPr>
                      <w:pStyle w:val="Bibliografia"/>
                      <w:rPr>
                        <w:noProof/>
                      </w:rPr>
                    </w:pPr>
                    <w:r>
                      <w:rPr>
                        <w:noProof/>
                      </w:rPr>
                      <w:t xml:space="preserve">[85] </w:t>
                    </w:r>
                  </w:p>
                </w:tc>
                <w:tc>
                  <w:tcPr>
                    <w:tcW w:w="0" w:type="auto"/>
                    <w:hideMark/>
                  </w:tcPr>
                  <w:p w14:paraId="46B01310" w14:textId="77777777" w:rsidR="006B40CB" w:rsidRDefault="006B40CB">
                    <w:pPr>
                      <w:pStyle w:val="Bibliografia"/>
                      <w:rPr>
                        <w:noProof/>
                      </w:rPr>
                    </w:pPr>
                    <w:r>
                      <w:rPr>
                        <w:noProof/>
                      </w:rPr>
                      <w:t>«Engauge Digitizer (Mitchell et al.),» [Online]. Available: https://github.com/markummitchell/engauge-digitizer. [Consultato il giorno 15 July 2019].</w:t>
                    </w:r>
                  </w:p>
                </w:tc>
              </w:tr>
              <w:tr w:rsidR="006B40CB" w14:paraId="2B8C0FD9" w14:textId="77777777">
                <w:trPr>
                  <w:divId w:val="1393845641"/>
                  <w:tblCellSpacing w:w="15" w:type="dxa"/>
                </w:trPr>
                <w:tc>
                  <w:tcPr>
                    <w:tcW w:w="50" w:type="pct"/>
                    <w:hideMark/>
                  </w:tcPr>
                  <w:p w14:paraId="5D2793A9" w14:textId="77777777" w:rsidR="006B40CB" w:rsidRDefault="006B40CB">
                    <w:pPr>
                      <w:pStyle w:val="Bibliografia"/>
                      <w:rPr>
                        <w:noProof/>
                      </w:rPr>
                    </w:pPr>
                    <w:r>
                      <w:rPr>
                        <w:noProof/>
                      </w:rPr>
                      <w:t xml:space="preserve">[86] </w:t>
                    </w:r>
                  </w:p>
                </w:tc>
                <w:tc>
                  <w:tcPr>
                    <w:tcW w:w="0" w:type="auto"/>
                    <w:hideMark/>
                  </w:tcPr>
                  <w:p w14:paraId="52589655" w14:textId="77777777" w:rsidR="006B40CB" w:rsidRDefault="006B40CB">
                    <w:pPr>
                      <w:pStyle w:val="Bibliografia"/>
                      <w:rPr>
                        <w:noProof/>
                      </w:rPr>
                    </w:pPr>
                    <w:r>
                      <w:rPr>
                        <w:noProof/>
                      </w:rPr>
                      <w:t>«Image Magick,» ImageMagick Studio LLC, 2021. [Online]. Available: https://www.imagemagick.org.</w:t>
                    </w:r>
                  </w:p>
                </w:tc>
              </w:tr>
              <w:tr w:rsidR="006B40CB" w14:paraId="7D610603" w14:textId="77777777">
                <w:trPr>
                  <w:divId w:val="1393845641"/>
                  <w:tblCellSpacing w:w="15" w:type="dxa"/>
                </w:trPr>
                <w:tc>
                  <w:tcPr>
                    <w:tcW w:w="50" w:type="pct"/>
                    <w:hideMark/>
                  </w:tcPr>
                  <w:p w14:paraId="3748D0EC" w14:textId="77777777" w:rsidR="006B40CB" w:rsidRDefault="006B40CB">
                    <w:pPr>
                      <w:pStyle w:val="Bibliografia"/>
                      <w:rPr>
                        <w:noProof/>
                      </w:rPr>
                    </w:pPr>
                    <w:r>
                      <w:rPr>
                        <w:noProof/>
                      </w:rPr>
                      <w:t xml:space="preserve">[87] </w:t>
                    </w:r>
                  </w:p>
                </w:tc>
                <w:tc>
                  <w:tcPr>
                    <w:tcW w:w="0" w:type="auto"/>
                    <w:hideMark/>
                  </w:tcPr>
                  <w:p w14:paraId="7F83C672" w14:textId="77777777" w:rsidR="006B40CB" w:rsidRDefault="006B40CB">
                    <w:pPr>
                      <w:pStyle w:val="Bibliografia"/>
                      <w:rPr>
                        <w:noProof/>
                      </w:rPr>
                    </w:pPr>
                    <w:r>
                      <w:rPr>
                        <w:noProof/>
                      </w:rPr>
                      <w:t>«Virtual Dub,» Avery Lee, 2021. [Online]. Available: http://www.virtualdub.org/.</w:t>
                    </w:r>
                  </w:p>
                </w:tc>
              </w:tr>
            </w:tbl>
            <w:p w14:paraId="0E309203" w14:textId="77777777" w:rsidR="006B40CB" w:rsidRDefault="006B40CB">
              <w:pPr>
                <w:divId w:val="1393845641"/>
                <w:rPr>
                  <w:rFonts w:eastAsia="Times New Roman"/>
                  <w:noProof/>
                </w:rPr>
              </w:pPr>
            </w:p>
            <w:p w14:paraId="34BF23B1" w14:textId="3C4EBDC6" w:rsidR="000A7BE1" w:rsidRDefault="000A7BE1" w:rsidP="000A7BE1">
              <w:r>
                <w:rPr>
                  <w:b/>
                  <w:bCs/>
                </w:rPr>
                <w:fldChar w:fldCharType="end"/>
              </w:r>
            </w:p>
          </w:sdtContent>
        </w:sdt>
      </w:sdtContent>
    </w:sdt>
    <w:p w14:paraId="1B7A96B7" w14:textId="77777777" w:rsidR="000A7BE1" w:rsidRPr="00376AFF" w:rsidRDefault="000A7BE1" w:rsidP="000D77F1">
      <w:pPr>
        <w:spacing w:after="0" w:line="240" w:lineRule="auto"/>
        <w:rPr>
          <w:rFonts w:ascii="Times New Roman" w:hAnsi="Times New Roman"/>
          <w:sz w:val="24"/>
          <w:szCs w:val="24"/>
        </w:rPr>
      </w:pPr>
    </w:p>
    <w:p w14:paraId="3AE189F9" w14:textId="77777777" w:rsidR="006C2568" w:rsidRPr="00E129B8" w:rsidRDefault="006C2568" w:rsidP="000D77F1">
      <w:pPr>
        <w:spacing w:after="0" w:line="240" w:lineRule="auto"/>
        <w:rPr>
          <w:rFonts w:ascii="Times New Roman" w:hAnsi="Times New Roman"/>
          <w:sz w:val="24"/>
          <w:szCs w:val="24"/>
          <w:lang w:val="fr-FR"/>
        </w:rPr>
      </w:pPr>
    </w:p>
    <w:p w14:paraId="7976E733" w14:textId="77777777" w:rsidR="000D77F1" w:rsidRPr="00E129B8" w:rsidRDefault="000D77F1" w:rsidP="009C355A">
      <w:pPr>
        <w:spacing w:after="0" w:line="240" w:lineRule="auto"/>
        <w:rPr>
          <w:rFonts w:ascii="Times New Roman" w:hAnsi="Times New Roman"/>
          <w:sz w:val="24"/>
          <w:szCs w:val="24"/>
          <w:lang w:val="fr-FR"/>
        </w:rPr>
      </w:pPr>
    </w:p>
    <w:sectPr w:rsidR="000D77F1" w:rsidRPr="00E129B8">
      <w:footerReference w:type="default" r:id="rId52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micarelli Andrea (RSE)" w:date="2021-01-20T10:54:00Z" w:initials="AA(">
    <w:p w14:paraId="64111DDF" w14:textId="77777777" w:rsidR="007D4BD2" w:rsidRPr="00E129B8" w:rsidRDefault="007D4BD2">
      <w:pPr>
        <w:pStyle w:val="Testocommento"/>
        <w:rPr>
          <w:lang w:val="en-GB"/>
        </w:rPr>
      </w:pPr>
      <w:r>
        <w:rPr>
          <w:rStyle w:val="Rimandocommento"/>
        </w:rPr>
        <w:annotationRef/>
      </w:r>
      <w:r w:rsidRPr="00E129B8">
        <w:rPr>
          <w:lang w:val="en-GB"/>
        </w:rPr>
        <w:t>update</w:t>
      </w:r>
    </w:p>
  </w:comment>
  <w:comment w:id="12" w:author="Amicarelli Andrea (RSE)" w:date="2021-01-20T10:54:00Z" w:initials="AA(">
    <w:p w14:paraId="7FB3E4B3" w14:textId="77777777" w:rsidR="007D4BD2" w:rsidRPr="00E129B8" w:rsidRDefault="007D4BD2">
      <w:pPr>
        <w:pStyle w:val="Testocommento"/>
        <w:rPr>
          <w:lang w:val="en-GB"/>
        </w:rPr>
      </w:pPr>
      <w:r>
        <w:rPr>
          <w:rStyle w:val="Rimandocommento"/>
        </w:rPr>
        <w:annotationRef/>
      </w:r>
      <w:r w:rsidRPr="00E129B8">
        <w:rPr>
          <w:lang w:val="en-GB"/>
        </w:rPr>
        <w:t>update</w:t>
      </w:r>
    </w:p>
  </w:comment>
  <w:comment w:id="65" w:author="Amicarelli Andrea (RSE)" w:date="2020-04-13T17:27:00Z" w:initials="AA(">
    <w:p w14:paraId="3359AE6D" w14:textId="77777777" w:rsidR="007D4BD2" w:rsidRPr="00E129B8" w:rsidRDefault="007D4BD2">
      <w:pPr>
        <w:pStyle w:val="Testocommento"/>
        <w:rPr>
          <w:lang w:val="en-GB"/>
        </w:rPr>
      </w:pPr>
      <w:r>
        <w:rPr>
          <w:rStyle w:val="Rimandocommento"/>
        </w:rPr>
        <w:annotationRef/>
      </w:r>
      <w:r w:rsidRPr="00E129B8">
        <w:rPr>
          <w:lang w:val="en-GB"/>
        </w:rPr>
        <w:t>modified</w:t>
      </w:r>
    </w:p>
  </w:comment>
  <w:comment w:id="67" w:author="Amicarelli Andrea (RSE)" w:date="2020-04-13T16:21:00Z" w:initials="AA(">
    <w:p w14:paraId="128547C5" w14:textId="77777777" w:rsidR="007D4BD2" w:rsidRPr="00E129B8" w:rsidRDefault="007D4BD2">
      <w:pPr>
        <w:pStyle w:val="Testocommento"/>
        <w:rPr>
          <w:lang w:val="en-GB"/>
        </w:rPr>
      </w:pPr>
      <w:r>
        <w:rPr>
          <w:rStyle w:val="Rimandocommento"/>
        </w:rPr>
        <w:annotationRef/>
      </w:r>
      <w:r w:rsidRPr="00E129B8">
        <w:rPr>
          <w:lang w:val="en-GB"/>
        </w:rPr>
        <w:t>modified</w:t>
      </w:r>
    </w:p>
  </w:comment>
  <w:comment w:id="72" w:author="Amicarelli Andrea (RSE)" w:date="2020-04-13T15:13:00Z" w:initials="AA(">
    <w:p w14:paraId="1E1EFE93" w14:textId="77777777" w:rsidR="007D4BD2" w:rsidRPr="00E129B8" w:rsidRDefault="007D4BD2">
      <w:pPr>
        <w:pStyle w:val="Testocommento"/>
        <w:rPr>
          <w:lang w:val="en-GB"/>
        </w:rPr>
      </w:pPr>
      <w:r>
        <w:rPr>
          <w:rStyle w:val="Rimandocommento"/>
        </w:rPr>
        <w:annotationRef/>
      </w:r>
      <w:r w:rsidRPr="00E129B8">
        <w:rPr>
          <w:lang w:val="en-GB"/>
        </w:rPr>
        <w:t>modified</w:t>
      </w:r>
    </w:p>
  </w:comment>
  <w:comment w:id="75" w:author="Amicarelli Andrea (RSE)" w:date="2020-04-13T14:42:00Z" w:initials="AA(">
    <w:p w14:paraId="2619151C" w14:textId="77777777" w:rsidR="007D4BD2" w:rsidRPr="00E129B8" w:rsidRDefault="007D4BD2">
      <w:pPr>
        <w:pStyle w:val="Testocommento"/>
        <w:rPr>
          <w:lang w:val="en-GB"/>
        </w:rPr>
      </w:pPr>
      <w:r>
        <w:rPr>
          <w:rStyle w:val="Rimandocommento"/>
        </w:rPr>
        <w:annotationRef/>
      </w:r>
      <w:r w:rsidRPr="00E129B8">
        <w:rPr>
          <w:lang w:val="en-GB"/>
        </w:rPr>
        <w:t>modified</w:t>
      </w:r>
    </w:p>
  </w:comment>
  <w:comment w:id="78" w:author="Amicarelli Andrea (RSE)" w:date="2021-03-29T16:05:00Z" w:initials="AA(">
    <w:p w14:paraId="2B4BA67E" w14:textId="77777777" w:rsidR="007D4BD2" w:rsidRPr="00E129B8" w:rsidRDefault="007D4BD2" w:rsidP="0044085B">
      <w:pPr>
        <w:pStyle w:val="Testocommento"/>
        <w:rPr>
          <w:lang w:val="en-GB"/>
        </w:rPr>
      </w:pPr>
      <w:r>
        <w:rPr>
          <w:rStyle w:val="Rimandocommento"/>
        </w:rPr>
        <w:annotationRef/>
      </w:r>
      <w:r w:rsidRPr="00E129B8">
        <w:rPr>
          <w:lang w:val="en-GB"/>
        </w:rPr>
        <w:t>New part</w:t>
      </w:r>
    </w:p>
  </w:comment>
  <w:comment w:id="84" w:author="Amicarelli Andrea (RSE)" w:date="2020-04-13T15:00:00Z" w:initials="AA(">
    <w:p w14:paraId="103F0904" w14:textId="77777777" w:rsidR="007D4BD2" w:rsidRPr="00E129B8" w:rsidRDefault="007D4BD2">
      <w:pPr>
        <w:pStyle w:val="Testocommento"/>
        <w:rPr>
          <w:lang w:val="en-GB"/>
        </w:rPr>
      </w:pPr>
      <w:r>
        <w:rPr>
          <w:rStyle w:val="Rimandocommento"/>
        </w:rPr>
        <w:annotationRef/>
      </w:r>
      <w:r w:rsidRPr="00E129B8">
        <w:rPr>
          <w:lang w:val="en-GB"/>
        </w:rPr>
        <w:t>new</w:t>
      </w:r>
    </w:p>
  </w:comment>
  <w:comment w:id="90" w:author="Amicarelli Andrea (RSE)" w:date="2020-11-25T08:27:00Z" w:initials="AA(">
    <w:p w14:paraId="5D499EBD" w14:textId="77777777" w:rsidR="007D4BD2" w:rsidRPr="00E129B8" w:rsidRDefault="007D4BD2">
      <w:pPr>
        <w:pStyle w:val="Testocommento"/>
        <w:rPr>
          <w:lang w:val="en-GB"/>
        </w:rPr>
      </w:pPr>
      <w:r>
        <w:rPr>
          <w:rStyle w:val="Rimandocommento"/>
        </w:rPr>
        <w:annotationRef/>
      </w:r>
      <w:r w:rsidRPr="00E129B8">
        <w:rPr>
          <w:lang w:val="en-GB"/>
        </w:rPr>
        <w:t>New section</w:t>
      </w:r>
    </w:p>
  </w:comment>
  <w:comment w:id="91" w:author="Amicarelli Andrea (RSE)" w:date="2020-11-25T09:30:00Z" w:initials="AA(">
    <w:p w14:paraId="6C5BB304" w14:textId="77777777" w:rsidR="007D4BD2" w:rsidRPr="00E129B8" w:rsidRDefault="007D4BD2" w:rsidP="00716294">
      <w:pPr>
        <w:pStyle w:val="Testocommento"/>
        <w:rPr>
          <w:lang w:val="en-GB"/>
        </w:rPr>
      </w:pPr>
      <w:r>
        <w:rPr>
          <w:rStyle w:val="Rimandocommento"/>
        </w:rPr>
        <w:annotationRef/>
      </w:r>
      <w:r w:rsidRPr="00E129B8">
        <w:rPr>
          <w:lang w:val="en-GB"/>
        </w:rPr>
        <w:t>To add the reference for the next release</w:t>
      </w:r>
    </w:p>
  </w:comment>
  <w:comment w:id="92" w:author="Amicarelli Andrea (RSE)" w:date="2020-11-25T08:22:00Z" w:initials="AA(">
    <w:p w14:paraId="14EF920C" w14:textId="77777777" w:rsidR="007D4BD2" w:rsidRPr="00E129B8" w:rsidRDefault="007D4BD2">
      <w:pPr>
        <w:pStyle w:val="Testocommento"/>
        <w:rPr>
          <w:lang w:val="en-GB"/>
        </w:rPr>
      </w:pPr>
      <w:r>
        <w:rPr>
          <w:rStyle w:val="Rimandocommento"/>
        </w:rPr>
        <w:annotationRef/>
      </w:r>
      <w:r w:rsidRPr="00E129B8">
        <w:rPr>
          <w:lang w:val="en-GB"/>
        </w:rPr>
        <w:t>To add the reference for the next release</w:t>
      </w:r>
    </w:p>
  </w:comment>
  <w:comment w:id="103" w:author="Amicarelli Andrea (RSE)" w:date="2020-11-25T08:23:00Z" w:initials="AA(">
    <w:p w14:paraId="45C297EC" w14:textId="77777777" w:rsidR="007D4BD2" w:rsidRPr="00E129B8" w:rsidRDefault="007D4BD2">
      <w:pPr>
        <w:pStyle w:val="Testocommento"/>
        <w:rPr>
          <w:lang w:val="en-GB"/>
        </w:rPr>
      </w:pPr>
      <w:r>
        <w:rPr>
          <w:rStyle w:val="Rimandocommento"/>
        </w:rPr>
        <w:annotationRef/>
      </w:r>
      <w:r w:rsidRPr="00E129B8">
        <w:rPr>
          <w:lang w:val="en-GB"/>
        </w:rPr>
        <w:t>To add the reference for the next release</w:t>
      </w:r>
    </w:p>
  </w:comment>
  <w:comment w:id="105" w:author="Amicarelli Andrea (RSE)" w:date="2020-11-25T08:25:00Z" w:initials="AA(">
    <w:p w14:paraId="554B101A" w14:textId="77777777" w:rsidR="007D4BD2" w:rsidRPr="00E129B8" w:rsidRDefault="007D4BD2">
      <w:pPr>
        <w:pStyle w:val="Testocommento"/>
        <w:rPr>
          <w:lang w:val="en-GB"/>
        </w:rPr>
      </w:pPr>
      <w:r>
        <w:rPr>
          <w:rStyle w:val="Rimandocommento"/>
        </w:rPr>
        <w:annotationRef/>
      </w:r>
      <w:r w:rsidRPr="00E129B8">
        <w:rPr>
          <w:lang w:val="en-GB"/>
        </w:rPr>
        <w:t>To add the reference for the next release</w:t>
      </w:r>
    </w:p>
  </w:comment>
  <w:comment w:id="109" w:author="Amicarelli Andrea (RSE)" w:date="2021-03-12T16:45:00Z" w:initials="AA(">
    <w:p w14:paraId="3BB58758" w14:textId="77777777" w:rsidR="007D4BD2" w:rsidRPr="00E129B8" w:rsidRDefault="007D4BD2">
      <w:pPr>
        <w:pStyle w:val="Testocommento"/>
        <w:rPr>
          <w:lang w:val="en-GB"/>
        </w:rPr>
      </w:pPr>
      <w:r>
        <w:rPr>
          <w:rStyle w:val="Rimandocommento"/>
        </w:rPr>
        <w:annotationRef/>
      </w:r>
      <w:r w:rsidRPr="00E129B8">
        <w:rPr>
          <w:lang w:val="en-GB"/>
        </w:rPr>
        <w:t>New section</w:t>
      </w:r>
    </w:p>
  </w:comment>
  <w:comment w:id="115" w:author="Amicarelli Andrea (RSE)" w:date="2020-06-04T09:26:00Z" w:initials="AA(">
    <w:p w14:paraId="3E1602E6" w14:textId="77777777" w:rsidR="007D4BD2" w:rsidRPr="00E129B8" w:rsidRDefault="007D4BD2">
      <w:pPr>
        <w:pStyle w:val="Testocommento"/>
        <w:rPr>
          <w:lang w:val="en-GB"/>
        </w:rPr>
      </w:pPr>
      <w:r>
        <w:rPr>
          <w:rStyle w:val="Rimandocommento"/>
        </w:rPr>
        <w:annotationRef/>
      </w:r>
      <w:r w:rsidRPr="00E129B8">
        <w:rPr>
          <w:lang w:val="en-GB"/>
        </w:rPr>
        <w:t>modified</w:t>
      </w:r>
    </w:p>
  </w:comment>
  <w:comment w:id="134" w:author="Amicarelli Andrea (RSE)" w:date="2020-06-04T09:26:00Z" w:initials="AA(">
    <w:p w14:paraId="6D7A19C7" w14:textId="77777777" w:rsidR="007D4BD2" w:rsidRPr="00E129B8" w:rsidRDefault="007D4BD2">
      <w:pPr>
        <w:pStyle w:val="Testocommento"/>
        <w:rPr>
          <w:lang w:val="en-GB"/>
        </w:rPr>
      </w:pPr>
      <w:r>
        <w:rPr>
          <w:rStyle w:val="Rimandocommento"/>
        </w:rPr>
        <w:annotationRef/>
      </w:r>
      <w:r w:rsidRPr="00E129B8">
        <w:rPr>
          <w:lang w:val="en-GB"/>
        </w:rPr>
        <w:t>modified</w:t>
      </w:r>
    </w:p>
  </w:comment>
  <w:comment w:id="153" w:author="Amicarelli Andrea (RSE)" w:date="2020-06-04T09:40:00Z" w:initials="AA(">
    <w:p w14:paraId="003BDA89" w14:textId="77777777" w:rsidR="007D4BD2" w:rsidRPr="00E129B8" w:rsidRDefault="007D4BD2">
      <w:pPr>
        <w:pStyle w:val="Testocommento"/>
        <w:rPr>
          <w:lang w:val="en-GB"/>
        </w:rPr>
      </w:pPr>
      <w:r>
        <w:rPr>
          <w:rStyle w:val="Rimandocommento"/>
        </w:rPr>
        <w:annotationRef/>
      </w:r>
      <w:r w:rsidRPr="00E129B8">
        <w:rPr>
          <w:lang w:val="en-GB"/>
        </w:rPr>
        <w:t>modified</w:t>
      </w:r>
    </w:p>
  </w:comment>
  <w:comment w:id="195" w:author="Amicarelli Andrea (RSE)" w:date="2020-04-13T11:47:00Z" w:initials="AA(">
    <w:p w14:paraId="133B7B56" w14:textId="77777777" w:rsidR="007D4BD2" w:rsidRPr="00E129B8" w:rsidRDefault="007D4BD2">
      <w:pPr>
        <w:pStyle w:val="Testocommento"/>
        <w:rPr>
          <w:lang w:val="en-GB"/>
        </w:rPr>
      </w:pPr>
      <w:r>
        <w:rPr>
          <w:rStyle w:val="Rimandocommento"/>
        </w:rPr>
        <w:annotationRef/>
      </w:r>
      <w:r w:rsidRPr="00E129B8">
        <w:rPr>
          <w:lang w:val="en-GB"/>
        </w:rPr>
        <w:t>modified</w:t>
      </w:r>
    </w:p>
  </w:comment>
  <w:comment w:id="202" w:author="Amicarelli Andrea (RSE)" w:date="2021-11-04T15:16:00Z" w:initials="AA(">
    <w:p w14:paraId="213604B5" w14:textId="5037872D" w:rsidR="00D152A5" w:rsidRDefault="00D152A5">
      <w:pPr>
        <w:pStyle w:val="Testocommento"/>
      </w:pPr>
      <w:r>
        <w:rPr>
          <w:rStyle w:val="Rimandocommento"/>
        </w:rPr>
        <w:annotationRef/>
      </w:r>
      <w:r>
        <w:t>revised</w:t>
      </w:r>
    </w:p>
  </w:comment>
  <w:comment w:id="212" w:author="Amicarelli Andrea (RSE)" w:date="2020-09-14T18:06:00Z" w:initials="AA(">
    <w:p w14:paraId="6BF7433F" w14:textId="77777777" w:rsidR="007D4BD2" w:rsidRPr="00E129B8" w:rsidRDefault="007D4BD2">
      <w:pPr>
        <w:pStyle w:val="Testocommento"/>
        <w:rPr>
          <w:lang w:val="en-GB"/>
        </w:rPr>
      </w:pPr>
      <w:r>
        <w:rPr>
          <w:rStyle w:val="Rimandocommento"/>
        </w:rPr>
        <w:annotationRef/>
      </w:r>
      <w:r w:rsidRPr="00E129B8">
        <w:rPr>
          <w:lang w:val="en-GB"/>
        </w:rPr>
        <w:t>New discussion</w:t>
      </w:r>
    </w:p>
  </w:comment>
  <w:comment w:id="277" w:author="Amicarelli Andrea (RSE)" w:date="2020-04-13T10:23:00Z" w:initials="AA(">
    <w:p w14:paraId="07DBA828" w14:textId="77777777" w:rsidR="007D4BD2" w:rsidRPr="00E129B8" w:rsidRDefault="007D4BD2">
      <w:pPr>
        <w:pStyle w:val="Testocommento"/>
        <w:rPr>
          <w:lang w:val="en-GB"/>
        </w:rPr>
      </w:pPr>
      <w:r>
        <w:rPr>
          <w:rStyle w:val="Rimandocommento"/>
        </w:rPr>
        <w:annotationRef/>
      </w:r>
      <w:r w:rsidRPr="00E129B8">
        <w:rPr>
          <w:rStyle w:val="Rimandocommento"/>
          <w:lang w:val="en-GB"/>
        </w:rPr>
        <w:t>modification</w:t>
      </w:r>
    </w:p>
  </w:comment>
  <w:comment w:id="691" w:author="Amicarelli Andrea (RSE)" w:date="2020-04-13T11:34:00Z" w:initials="AA(">
    <w:p w14:paraId="10CEAB2D" w14:textId="77777777" w:rsidR="007D4BD2" w:rsidRPr="00E129B8" w:rsidRDefault="007D4BD2">
      <w:pPr>
        <w:pStyle w:val="Testocommento"/>
        <w:rPr>
          <w:lang w:val="en-GB"/>
        </w:rPr>
      </w:pPr>
      <w:r>
        <w:rPr>
          <w:rStyle w:val="Rimandocommento"/>
        </w:rPr>
        <w:annotationRef/>
      </w:r>
      <w:r w:rsidRPr="00E129B8">
        <w:rPr>
          <w:lang w:val="en-GB"/>
        </w:rPr>
        <w:t>new</w:t>
      </w:r>
    </w:p>
  </w:comment>
  <w:comment w:id="692" w:author="Amicarelli Andrea (RSE)" w:date="2020-04-13T10:30:00Z" w:initials="AA(">
    <w:p w14:paraId="63898A01" w14:textId="77777777" w:rsidR="007D4BD2" w:rsidRPr="00E129B8" w:rsidRDefault="007D4BD2">
      <w:pPr>
        <w:pStyle w:val="Testocommento"/>
        <w:rPr>
          <w:lang w:val="en-GB"/>
        </w:rPr>
      </w:pPr>
      <w:r>
        <w:rPr>
          <w:rStyle w:val="Rimandocommento"/>
        </w:rPr>
        <w:annotationRef/>
      </w:r>
      <w:r w:rsidRPr="00E129B8">
        <w:rPr>
          <w:lang w:val="en-GB"/>
        </w:rPr>
        <w:t>modified</w:t>
      </w:r>
    </w:p>
  </w:comment>
  <w:comment w:id="694" w:author="Amicarelli Andrea (RSE)" w:date="2020-04-13T10:34:00Z" w:initials="AA(">
    <w:p w14:paraId="2E802C18" w14:textId="77777777" w:rsidR="007D4BD2" w:rsidRPr="00E129B8" w:rsidRDefault="007D4BD2">
      <w:pPr>
        <w:pStyle w:val="Testocommento"/>
        <w:rPr>
          <w:lang w:val="en-GB"/>
        </w:rPr>
      </w:pPr>
      <w:r>
        <w:rPr>
          <w:rStyle w:val="Rimandocommento"/>
        </w:rPr>
        <w:annotationRef/>
      </w:r>
      <w:r w:rsidRPr="00E129B8">
        <w:rPr>
          <w:lang w:val="en-GB"/>
        </w:rPr>
        <w:t>modified</w:t>
      </w:r>
    </w:p>
  </w:comment>
  <w:comment w:id="695" w:author="Amicarelli Andrea (RSE)" w:date="2020-04-13T10:33:00Z" w:initials="AA(">
    <w:p w14:paraId="0628657F" w14:textId="77777777" w:rsidR="007D4BD2" w:rsidRPr="00E129B8" w:rsidRDefault="007D4BD2">
      <w:pPr>
        <w:pStyle w:val="Testocommento"/>
        <w:rPr>
          <w:lang w:val="en-GB"/>
        </w:rPr>
      </w:pPr>
      <w:r>
        <w:rPr>
          <w:rStyle w:val="Rimandocommento"/>
        </w:rPr>
        <w:annotationRef/>
      </w:r>
      <w:r w:rsidRPr="00E129B8">
        <w:rPr>
          <w:lang w:val="en-GB"/>
        </w:rPr>
        <w:t>modified</w:t>
      </w:r>
    </w:p>
  </w:comment>
  <w:comment w:id="703" w:author="Amicarelli Andrea (RSE)" w:date="2020-04-13T11:30:00Z" w:initials="AA(">
    <w:p w14:paraId="56CA6545" w14:textId="77777777" w:rsidR="007D4BD2" w:rsidRPr="00E129B8" w:rsidRDefault="007D4BD2">
      <w:pPr>
        <w:pStyle w:val="Testocommento"/>
        <w:rPr>
          <w:lang w:val="en-GB"/>
        </w:rPr>
      </w:pPr>
      <w:r>
        <w:rPr>
          <w:rStyle w:val="Rimandocommento"/>
        </w:rPr>
        <w:annotationRef/>
      </w:r>
      <w:r w:rsidRPr="00E129B8">
        <w:rPr>
          <w:lang w:val="en-GB"/>
        </w:rPr>
        <w:t>new</w:t>
      </w:r>
    </w:p>
  </w:comment>
  <w:comment w:id="706" w:author="Amicarelli Andrea (RSE)" w:date="2020-04-13T15:34:00Z" w:initials="AA(">
    <w:p w14:paraId="2D9BE162" w14:textId="77777777" w:rsidR="007D4BD2" w:rsidRPr="00E129B8" w:rsidRDefault="007D4BD2">
      <w:pPr>
        <w:pStyle w:val="Testocommento"/>
        <w:rPr>
          <w:lang w:val="en-GB"/>
        </w:rPr>
      </w:pPr>
      <w:r>
        <w:rPr>
          <w:rStyle w:val="Rimandocommento"/>
        </w:rPr>
        <w:annotationRef/>
      </w:r>
      <w:r w:rsidRPr="00E129B8">
        <w:rPr>
          <w:lang w:val="en-GB"/>
        </w:rPr>
        <w:t>new</w:t>
      </w:r>
    </w:p>
  </w:comment>
  <w:comment w:id="708" w:author="Amicarelli Andrea (RSE)" w:date="2020-04-13T15:46:00Z" w:initials="AA(">
    <w:p w14:paraId="502233DC" w14:textId="77777777" w:rsidR="007D4BD2" w:rsidRPr="00E129B8" w:rsidRDefault="007D4BD2">
      <w:pPr>
        <w:pStyle w:val="Testocommento"/>
        <w:rPr>
          <w:lang w:val="en-GB"/>
        </w:rPr>
      </w:pPr>
      <w:r>
        <w:rPr>
          <w:rStyle w:val="Rimandocommento"/>
        </w:rPr>
        <w:annotationRef/>
      </w:r>
      <w:r w:rsidRPr="00E129B8">
        <w:rPr>
          <w:lang w:val="en-GB"/>
        </w:rPr>
        <w:t>new</w:t>
      </w:r>
    </w:p>
  </w:comment>
  <w:comment w:id="712" w:author="Amicarelli Andrea (RSE)" w:date="2020-04-13T11:31:00Z" w:initials="AA(">
    <w:p w14:paraId="4B2C4ECC" w14:textId="77777777" w:rsidR="007D4BD2" w:rsidRPr="00E129B8" w:rsidRDefault="007D4BD2">
      <w:pPr>
        <w:pStyle w:val="Testocommento"/>
        <w:rPr>
          <w:lang w:val="en-GB"/>
        </w:rPr>
      </w:pPr>
      <w:r>
        <w:rPr>
          <w:rStyle w:val="Rimandocommento"/>
        </w:rPr>
        <w:annotationRef/>
      </w:r>
      <w:r w:rsidRPr="00E129B8">
        <w:rPr>
          <w:lang w:val="en-GB"/>
        </w:rPr>
        <w:t>new</w:t>
      </w:r>
    </w:p>
  </w:comment>
  <w:comment w:id="716" w:author="Amicarelli Andrea (RSE)" w:date="2020-04-13T11:44:00Z" w:initials="AA(">
    <w:p w14:paraId="7DD7B3B5" w14:textId="77777777" w:rsidR="007D4BD2" w:rsidRPr="00E129B8" w:rsidRDefault="007D4BD2">
      <w:pPr>
        <w:pStyle w:val="Testocommento"/>
        <w:rPr>
          <w:lang w:val="en-GB"/>
        </w:rPr>
      </w:pPr>
      <w:r>
        <w:rPr>
          <w:rStyle w:val="Rimandocommento"/>
        </w:rPr>
        <w:annotationRef/>
      </w:r>
      <w:r w:rsidRPr="00E129B8">
        <w:rPr>
          <w:lang w:val="en-GB"/>
        </w:rPr>
        <w:t>modified</w:t>
      </w:r>
    </w:p>
  </w:comment>
  <w:comment w:id="747" w:author="Amicarelli Andrea (RSE)" w:date="2020-04-13T12:01:00Z" w:initials="AA(">
    <w:p w14:paraId="57163185" w14:textId="42DDC37C" w:rsidR="007D4BD2" w:rsidRPr="00E129B8" w:rsidRDefault="007D4BD2">
      <w:pPr>
        <w:pStyle w:val="Testocommento"/>
        <w:rPr>
          <w:lang w:val="en-GB"/>
        </w:rPr>
      </w:pPr>
      <w:r>
        <w:rPr>
          <w:rStyle w:val="Rimandocommento"/>
        </w:rPr>
        <w:annotationRef/>
      </w:r>
      <w:r w:rsidR="006B40CB">
        <w:rPr>
          <w:lang w:val="en-GB"/>
        </w:rPr>
        <w:t xml:space="preserve"> revised</w:t>
      </w:r>
    </w:p>
  </w:comment>
  <w:comment w:id="755" w:author="Amicarelli Andrea (RSE)" w:date="2021-03-29T16:08:00Z" w:initials="AA(">
    <w:p w14:paraId="0976A472" w14:textId="77777777" w:rsidR="007D4BD2" w:rsidRPr="00E129B8" w:rsidRDefault="007D4BD2" w:rsidP="0052367F">
      <w:pPr>
        <w:pStyle w:val="Testocommento"/>
        <w:rPr>
          <w:lang w:val="en-GB"/>
        </w:rPr>
      </w:pPr>
      <w:r>
        <w:rPr>
          <w:rStyle w:val="Rimandocommento"/>
        </w:rPr>
        <w:annotationRef/>
      </w:r>
      <w:r w:rsidRPr="00E129B8">
        <w:rPr>
          <w:lang w:val="en-GB"/>
        </w:rPr>
        <w:t>New part</w:t>
      </w:r>
    </w:p>
  </w:comment>
  <w:comment w:id="762" w:author="Amicarelli Andrea (RSE)" w:date="2020-04-13T16:28:00Z" w:initials="AA(">
    <w:p w14:paraId="278F56D3" w14:textId="77777777" w:rsidR="007D4BD2" w:rsidRPr="00E129B8" w:rsidRDefault="007D4BD2">
      <w:pPr>
        <w:pStyle w:val="Testocommento"/>
        <w:rPr>
          <w:lang w:val="en-GB"/>
        </w:rPr>
      </w:pPr>
      <w:r>
        <w:rPr>
          <w:rStyle w:val="Rimandocommento"/>
        </w:rPr>
        <w:annotationRef/>
      </w:r>
      <w:r w:rsidRPr="00E129B8">
        <w:rPr>
          <w:lang w:val="en-GB"/>
        </w:rPr>
        <w:t>modified</w:t>
      </w:r>
    </w:p>
  </w:comment>
  <w:comment w:id="771" w:author="Amicarelli Andrea (RSE)" w:date="2020-04-13T17:24:00Z" w:initials="AA(">
    <w:p w14:paraId="410292FA" w14:textId="77777777" w:rsidR="007D4BD2" w:rsidRPr="00E129B8" w:rsidRDefault="007D4BD2">
      <w:pPr>
        <w:pStyle w:val="Testocommento"/>
        <w:rPr>
          <w:lang w:val="en-GB"/>
        </w:rPr>
      </w:pPr>
      <w:r>
        <w:rPr>
          <w:rStyle w:val="Rimandocommento"/>
        </w:rPr>
        <w:annotationRef/>
      </w:r>
      <w:r w:rsidRPr="00E129B8">
        <w:rPr>
          <w:lang w:val="en-GB"/>
        </w:rPr>
        <w:t>modified</w:t>
      </w:r>
    </w:p>
  </w:comment>
  <w:comment w:id="773" w:author="Amicarelli Andrea (RSE)" w:date="2020-08-06T11:56:00Z" w:initials="AA(">
    <w:p w14:paraId="1ACD4EC0" w14:textId="77777777" w:rsidR="007D4BD2" w:rsidRPr="00E129B8" w:rsidRDefault="007D4BD2">
      <w:pPr>
        <w:pStyle w:val="Testocommento"/>
        <w:rPr>
          <w:lang w:val="en-GB"/>
        </w:rPr>
      </w:pPr>
      <w:r>
        <w:rPr>
          <w:rStyle w:val="Rimandocommento"/>
        </w:rPr>
        <w:annotationRef/>
      </w:r>
      <w:r w:rsidRPr="00E129B8">
        <w:rPr>
          <w:lang w:val="en-GB"/>
        </w:rPr>
        <w:t>modified</w:t>
      </w:r>
    </w:p>
  </w:comment>
  <w:comment w:id="791" w:author="Amicarelli Andrea (RSE)" w:date="2020-04-13T17:24:00Z" w:initials="AA(">
    <w:p w14:paraId="5152CBA1" w14:textId="77777777" w:rsidR="007D4BD2" w:rsidRPr="00E129B8" w:rsidRDefault="007D4BD2">
      <w:pPr>
        <w:pStyle w:val="Testocommento"/>
        <w:rPr>
          <w:lang w:val="en-GB"/>
        </w:rPr>
      </w:pPr>
      <w:r>
        <w:rPr>
          <w:rStyle w:val="Rimandocommento"/>
        </w:rPr>
        <w:annotationRef/>
      </w:r>
      <w:r w:rsidRPr="00E129B8">
        <w:rPr>
          <w:lang w:val="en-GB"/>
        </w:rPr>
        <w:t>format modified</w:t>
      </w:r>
    </w:p>
  </w:comment>
  <w:comment w:id="792" w:author="Amicarelli Andrea (RSE)" w:date="2020-04-13T17:25:00Z" w:initials="AA(">
    <w:p w14:paraId="705ABBF2" w14:textId="77777777" w:rsidR="007D4BD2" w:rsidRPr="00E129B8" w:rsidRDefault="007D4BD2">
      <w:pPr>
        <w:pStyle w:val="Testocommento"/>
        <w:rPr>
          <w:lang w:val="en-GB"/>
        </w:rPr>
      </w:pPr>
      <w:r>
        <w:rPr>
          <w:rStyle w:val="Rimandocommento"/>
        </w:rPr>
        <w:annotationRef/>
      </w:r>
      <w:r w:rsidRPr="00E129B8">
        <w:rPr>
          <w:lang w:val="en-GB"/>
        </w:rPr>
        <w:t>format modified</w:t>
      </w:r>
    </w:p>
  </w:comment>
  <w:comment w:id="793" w:author="Amicarelli Andrea (RSE)" w:date="2020-04-13T17:23:00Z" w:initials="AA(">
    <w:p w14:paraId="63E938A9" w14:textId="77777777" w:rsidR="007D4BD2" w:rsidRPr="00E129B8" w:rsidRDefault="007D4BD2">
      <w:pPr>
        <w:pStyle w:val="Testocommento"/>
        <w:rPr>
          <w:lang w:val="en-GB"/>
        </w:rPr>
      </w:pPr>
      <w:r>
        <w:rPr>
          <w:rStyle w:val="Rimandocommento"/>
        </w:rPr>
        <w:annotationRef/>
      </w:r>
      <w:r w:rsidRPr="00E129B8">
        <w:rPr>
          <w:lang w:val="en-GB"/>
        </w:rPr>
        <w:t>modified format</w:t>
      </w:r>
    </w:p>
  </w:comment>
  <w:comment w:id="813" w:author="Amicarelli Andrea (RSE)" w:date="2021-11-04T07:01:00Z" w:initials="AA(">
    <w:p w14:paraId="53C82F4E" w14:textId="71F3A168" w:rsidR="007D4BD2" w:rsidRDefault="007D4BD2">
      <w:pPr>
        <w:pStyle w:val="Testocommento"/>
      </w:pPr>
      <w:r>
        <w:rPr>
          <w:rStyle w:val="Rimandocommento"/>
        </w:rPr>
        <w:annotationRef/>
      </w:r>
      <w:r>
        <w:t>revised</w:t>
      </w:r>
    </w:p>
  </w:comment>
  <w:comment w:id="819" w:author="Amicarelli Andrea (RSE)" w:date="2021-11-04T15:00:00Z" w:initials="AA(">
    <w:p w14:paraId="15120045" w14:textId="6B500463" w:rsidR="006B40CB" w:rsidRDefault="006B40CB">
      <w:pPr>
        <w:pStyle w:val="Testocommento"/>
      </w:pPr>
      <w:r>
        <w:rPr>
          <w:rStyle w:val="Rimandocommento"/>
        </w:rPr>
        <w:annotationRef/>
      </w:r>
      <w:r>
        <w:t>revised</w:t>
      </w:r>
    </w:p>
  </w:comment>
  <w:comment w:id="823" w:author="Amicarelli Andrea (RSE)" w:date="2020-04-13T16:22:00Z" w:initials="AA(">
    <w:p w14:paraId="052F8E14" w14:textId="77777777" w:rsidR="007D4BD2" w:rsidRPr="00E129B8" w:rsidRDefault="007D4BD2">
      <w:pPr>
        <w:pStyle w:val="Testocommento"/>
        <w:rPr>
          <w:lang w:val="en-GB"/>
        </w:rPr>
      </w:pPr>
      <w:r>
        <w:rPr>
          <w:rStyle w:val="Rimandocommento"/>
        </w:rPr>
        <w:annotationRef/>
      </w:r>
      <w:r w:rsidRPr="00E129B8">
        <w:rPr>
          <w:lang w:val="en-GB"/>
        </w:rPr>
        <w:t>modified</w:t>
      </w:r>
    </w:p>
  </w:comment>
  <w:comment w:id="824" w:author="Amicarelli Andrea (RSE)" w:date="2020-04-13T17:26:00Z" w:initials="AA(">
    <w:p w14:paraId="0C6A5136" w14:textId="77777777" w:rsidR="007D4BD2" w:rsidRPr="00E129B8" w:rsidRDefault="007D4BD2">
      <w:pPr>
        <w:pStyle w:val="Testocommento"/>
        <w:rPr>
          <w:lang w:val="en-GB"/>
        </w:rPr>
      </w:pPr>
      <w:r>
        <w:rPr>
          <w:rStyle w:val="Rimandocommento"/>
        </w:rPr>
        <w:annotationRef/>
      </w:r>
      <w:r w:rsidRPr="00E129B8">
        <w:rPr>
          <w:lang w:val="en-GB"/>
        </w:rPr>
        <w:t>modified</w:t>
      </w:r>
    </w:p>
  </w:comment>
  <w:comment w:id="882" w:author="Amicarelli Andrea (RSE)" w:date="2021-02-16T11:13:00Z" w:initials="AA(">
    <w:p w14:paraId="65BA4414" w14:textId="77777777" w:rsidR="007D4BD2" w:rsidRPr="00E129B8" w:rsidRDefault="007D4BD2">
      <w:pPr>
        <w:pStyle w:val="Testocommento"/>
        <w:rPr>
          <w:lang w:val="en-GB"/>
        </w:rPr>
      </w:pPr>
      <w:r>
        <w:rPr>
          <w:rStyle w:val="Rimandocommento"/>
        </w:rPr>
        <w:annotationRef/>
      </w:r>
      <w:r w:rsidRPr="00E129B8">
        <w:rPr>
          <w:lang w:val="en-GB"/>
        </w:rPr>
        <w:t>new</w:t>
      </w:r>
    </w:p>
  </w:comment>
  <w:comment w:id="887" w:author="Amicarelli Andrea (RSE)" w:date="2021-02-16T11:13:00Z" w:initials="AA(">
    <w:p w14:paraId="35D2ADB3" w14:textId="77777777" w:rsidR="007D4BD2" w:rsidRPr="00E129B8" w:rsidRDefault="007D4BD2">
      <w:pPr>
        <w:pStyle w:val="Testocommento"/>
        <w:rPr>
          <w:lang w:val="en-GB"/>
        </w:rPr>
      </w:pPr>
      <w:r>
        <w:rPr>
          <w:rStyle w:val="Rimandocommento"/>
        </w:rPr>
        <w:annotationRef/>
      </w:r>
      <w:r w:rsidRPr="00E129B8">
        <w:rPr>
          <w:lang w:val="en-GB"/>
        </w:rPr>
        <w:t>new</w:t>
      </w:r>
    </w:p>
  </w:comment>
  <w:comment w:id="895" w:author="Amicarelli Andrea (RSE)" w:date="2020-04-13T16:03:00Z" w:initials="AA(">
    <w:p w14:paraId="6E5E7E39" w14:textId="77777777" w:rsidR="007D4BD2" w:rsidRPr="00E129B8" w:rsidRDefault="007D4BD2">
      <w:pPr>
        <w:pStyle w:val="Testocommento"/>
        <w:rPr>
          <w:lang w:val="en-GB"/>
        </w:rPr>
      </w:pPr>
      <w:r>
        <w:rPr>
          <w:rStyle w:val="Rimandocommento"/>
        </w:rPr>
        <w:annotationRef/>
      </w:r>
      <w:r w:rsidRPr="00E129B8">
        <w:rPr>
          <w:lang w:val="en-GB"/>
        </w:rPr>
        <w:t>new</w:t>
      </w:r>
    </w:p>
  </w:comment>
  <w:comment w:id="927" w:author="Amicarelli Andrea (RSE)" w:date="2020-05-05T18:04:00Z" w:initials="AA(">
    <w:p w14:paraId="3A1D3483" w14:textId="77777777" w:rsidR="007D4BD2" w:rsidRPr="00E129B8" w:rsidRDefault="007D4BD2">
      <w:pPr>
        <w:pStyle w:val="Testocommento"/>
        <w:rPr>
          <w:lang w:val="en-GB"/>
        </w:rPr>
      </w:pPr>
      <w:r>
        <w:rPr>
          <w:rStyle w:val="Rimandocommento"/>
        </w:rPr>
        <w:annotationRef/>
      </w:r>
      <w:r w:rsidRPr="00E129B8">
        <w:rPr>
          <w:lang w:val="en-GB"/>
        </w:rPr>
        <w:t>new</w:t>
      </w:r>
    </w:p>
  </w:comment>
  <w:comment w:id="1000" w:author="Amicarelli Andrea (RSE)" w:date="2021-03-15T15:57:00Z" w:initials="AA(">
    <w:p w14:paraId="0D745D56" w14:textId="77777777" w:rsidR="007D4BD2" w:rsidRPr="00E129B8" w:rsidRDefault="007D4BD2">
      <w:pPr>
        <w:pStyle w:val="Testocommento"/>
        <w:rPr>
          <w:lang w:val="en-GB"/>
        </w:rPr>
      </w:pPr>
      <w:r>
        <w:rPr>
          <w:rStyle w:val="Rimandocommento"/>
        </w:rPr>
        <w:annotationRef/>
      </w:r>
      <w:r w:rsidRPr="00E129B8">
        <w:rPr>
          <w:lang w:val="en-GB"/>
        </w:rPr>
        <w:t>This section has been moved from above</w:t>
      </w:r>
    </w:p>
  </w:comment>
  <w:comment w:id="1006" w:author="Amicarelli Andrea (RSE)" w:date="2021-03-15T15:56:00Z" w:initials="AA(">
    <w:p w14:paraId="442D5441" w14:textId="77777777" w:rsidR="007D4BD2" w:rsidRPr="00E129B8" w:rsidRDefault="007D4BD2" w:rsidP="00093238">
      <w:pPr>
        <w:pStyle w:val="Testocommento"/>
        <w:rPr>
          <w:lang w:val="en-GB"/>
        </w:rPr>
      </w:pPr>
      <w:r>
        <w:rPr>
          <w:rStyle w:val="Rimandocommento"/>
        </w:rPr>
        <w:annotationRef/>
      </w:r>
      <w:r w:rsidRPr="00E129B8">
        <w:rPr>
          <w:lang w:val="en-GB"/>
        </w:rPr>
        <w:t>modified</w:t>
      </w:r>
    </w:p>
  </w:comment>
  <w:comment w:id="1009" w:author="Amicarelli Andrea (RSE)" w:date="2021-03-15T15:56:00Z" w:initials="AA(">
    <w:p w14:paraId="1A061B4E"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DEM2xyz (RSE SpA)</w:t>
      </w:r>
    </w:p>
  </w:comment>
  <w:comment w:id="1015" w:author="Amicarelli Andrea (RSE)" w:date="2021-03-15T15:56:00Z" w:initials="AA(">
    <w:p w14:paraId="77524311"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DEM2xyz (RSE SpA)</w:t>
      </w:r>
    </w:p>
  </w:comment>
  <w:comment w:id="1018" w:author="Amicarelli Andrea (RSE)" w:date="2021-03-15T15:56:00Z" w:initials="AA(">
    <w:p w14:paraId="29E3EB2C" w14:textId="77777777" w:rsidR="007D4BD2" w:rsidRPr="00E129B8" w:rsidRDefault="007D4BD2" w:rsidP="00093238">
      <w:pPr>
        <w:pStyle w:val="Testocommento"/>
        <w:rPr>
          <w:lang w:val="en-GB"/>
        </w:rPr>
      </w:pPr>
      <w:r>
        <w:rPr>
          <w:rStyle w:val="Rimandocommento"/>
        </w:rPr>
        <w:annotationRef/>
      </w:r>
      <w:r w:rsidRPr="00E129B8">
        <w:rPr>
          <w:lang w:val="en-GB"/>
        </w:rPr>
        <w:t>New section</w:t>
      </w:r>
    </w:p>
  </w:comment>
  <w:comment w:id="1023" w:author="Amicarelli Andrea (RSE)" w:date="2021-03-15T15:56:00Z" w:initials="AA(">
    <w:p w14:paraId="27C1C489" w14:textId="77777777" w:rsidR="007D4BD2" w:rsidRPr="00E129B8" w:rsidRDefault="007D4BD2" w:rsidP="00093238">
      <w:pPr>
        <w:pStyle w:val="Testocommento"/>
        <w:rPr>
          <w:lang w:val="en-GB"/>
        </w:rPr>
      </w:pPr>
      <w:r>
        <w:rPr>
          <w:rStyle w:val="Rimandocommento"/>
        </w:rPr>
        <w:annotationRef/>
      </w:r>
      <w:r w:rsidRPr="00E129B8">
        <w:rPr>
          <w:lang w:val="en-GB"/>
        </w:rPr>
        <w:t>add the reference for the next release</w:t>
      </w:r>
    </w:p>
  </w:comment>
  <w:comment w:id="1025" w:author="Amicarelli Andrea (RSE)" w:date="2021-03-15T15:56:00Z" w:initials="AA(">
    <w:p w14:paraId="4F9D9588"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27" w:author="Amicarelli Andrea (RSE)" w:date="2021-03-15T15:56:00Z" w:initials="AA(">
    <w:p w14:paraId="6B7E7379"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29" w:author="Amicarelli Andrea (RSE)" w:date="2021-03-15T15:56:00Z" w:initials="AA(">
    <w:p w14:paraId="6D20C677" w14:textId="77777777" w:rsidR="007D4BD2" w:rsidRPr="00E129B8" w:rsidRDefault="007D4BD2" w:rsidP="00093238">
      <w:pPr>
        <w:pStyle w:val="Testocommento"/>
        <w:rPr>
          <w:lang w:val="en-GB"/>
        </w:rPr>
      </w:pPr>
      <w:r>
        <w:rPr>
          <w:rStyle w:val="Rimandocommento"/>
        </w:rPr>
        <w:annotationRef/>
      </w:r>
      <w:r w:rsidRPr="00E129B8">
        <w:rPr>
          <w:lang w:val="en-GB"/>
        </w:rPr>
        <w:t>new section</w:t>
      </w:r>
    </w:p>
  </w:comment>
  <w:comment w:id="1032" w:author="Amicarelli Andrea (RSE)" w:date="2021-03-15T15:56:00Z" w:initials="AA(">
    <w:p w14:paraId="1D6AB772"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34" w:author="Amicarelli Andrea (RSE)" w:date="2021-03-15T15:56:00Z" w:initials="AA(">
    <w:p w14:paraId="220C5FC4"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35" w:author="Amicarelli Andrea (RSE)" w:date="2021-03-15T15:56:00Z" w:initials="AA(">
    <w:p w14:paraId="4FC2A364"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ply2SPHERA_perimeter (RSE SpA)</w:t>
      </w:r>
    </w:p>
  </w:comment>
  <w:comment w:id="1037" w:author="Amicarelli Andrea (RSE)" w:date="2021-03-15T15:56:00Z" w:initials="AA(">
    <w:p w14:paraId="79030E37"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2" w:author="Amicarelli Andrea (RSE)" w:date="2021-03-15T15:56:00Z" w:initials="AA(">
    <w:p w14:paraId="05453A7C"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4" w:author="Amicarelli Andrea (RSE)" w:date="2021-03-15T15:56:00Z" w:initials="AA(">
    <w:p w14:paraId="4BE16D1B"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6" w:author="Amicarelli Andrea (RSE)" w:date="2021-03-15T15:56:00Z" w:initials="AA(">
    <w:p w14:paraId="22237848"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8" w:author="Amicarelli Andrea (RSE)" w:date="2021-03-15T15:56:00Z" w:initials="AA(">
    <w:p w14:paraId="45CA22F8"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49" w:author="Amicarelli Andrea (RSE)" w:date="2021-03-15T15:56:00Z" w:initials="AA(">
    <w:p w14:paraId="76AC6280" w14:textId="77777777" w:rsidR="007D4BD2" w:rsidRPr="00E129B8" w:rsidRDefault="007D4BD2" w:rsidP="00093238">
      <w:pPr>
        <w:pStyle w:val="Testocommento"/>
        <w:rPr>
          <w:lang w:val="en-GB"/>
        </w:rPr>
      </w:pPr>
      <w:r>
        <w:rPr>
          <w:rStyle w:val="Rimandocommento"/>
        </w:rPr>
        <w:annotationRef/>
      </w:r>
      <w:r w:rsidRPr="00E129B8">
        <w:rPr>
          <w:lang w:val="en-GB"/>
        </w:rPr>
        <w:t>New part moved from the guide of Grid Interpolator (RSE SpA)</w:t>
      </w:r>
    </w:p>
  </w:comment>
  <w:comment w:id="1051" w:author="Amicarelli Andrea (RSE)" w:date="2021-03-15T15:56:00Z" w:initials="AA(">
    <w:p w14:paraId="4E4BC39B"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53" w:author="Amicarelli Andrea (RSE)" w:date="2021-03-15T15:56:00Z" w:initials="AA(">
    <w:p w14:paraId="4B9BFBEE"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56" w:author="Amicarelli Andrea (RSE)" w:date="2021-03-15T15:56:00Z" w:initials="AA(">
    <w:p w14:paraId="3A1CC582" w14:textId="77777777" w:rsidR="007D4BD2" w:rsidRPr="00E129B8" w:rsidRDefault="007D4BD2" w:rsidP="00093238">
      <w:pPr>
        <w:pStyle w:val="Testocommento"/>
        <w:rPr>
          <w:lang w:val="en-GB"/>
        </w:rPr>
      </w:pPr>
      <w:r>
        <w:rPr>
          <w:rStyle w:val="Rimandocommento"/>
        </w:rPr>
        <w:annotationRef/>
      </w:r>
      <w:r w:rsidRPr="00E129B8">
        <w:rPr>
          <w:lang w:val="en-GB"/>
        </w:rPr>
        <w:t>New title</w:t>
      </w:r>
    </w:p>
  </w:comment>
  <w:comment w:id="1066" w:author="Amicarelli Andrea (RSE)" w:date="2021-07-12T11:44:00Z" w:initials="AA(">
    <w:p w14:paraId="249EEAE4" w14:textId="23210B6A" w:rsidR="007D4BD2" w:rsidRDefault="007D4BD2">
      <w:pPr>
        <w:pStyle w:val="Testocommento"/>
      </w:pPr>
      <w:r>
        <w:rPr>
          <w:rStyle w:val="Rimandocommento"/>
        </w:rPr>
        <w:annotationRef/>
      </w:r>
      <w:r>
        <w:t>replacement</w:t>
      </w:r>
    </w:p>
  </w:comment>
  <w:comment w:id="1070" w:author="Amicarelli Andrea (RSE)" w:date="2021-01-20T10:32:00Z" w:initials="AA(">
    <w:p w14:paraId="7CD1E337" w14:textId="77777777" w:rsidR="007D4BD2" w:rsidRDefault="007D4BD2">
      <w:pPr>
        <w:pStyle w:val="Testocommento"/>
      </w:pPr>
      <w:r>
        <w:rPr>
          <w:rStyle w:val="Rimandocommento"/>
        </w:rPr>
        <w:annotationRef/>
      </w:r>
      <w:r>
        <w:t>replacement</w:t>
      </w:r>
    </w:p>
  </w:comment>
  <w:comment w:id="1071" w:author="Amicarelli Andrea (RSE)" w:date="2021-01-20T10:47:00Z" w:initials="AA(">
    <w:p w14:paraId="1B06B0C4" w14:textId="77777777" w:rsidR="007D4BD2" w:rsidRDefault="007D4BD2">
      <w:pPr>
        <w:pStyle w:val="Testocommento"/>
      </w:pPr>
      <w:r>
        <w:rPr>
          <w:rStyle w:val="Rimandocommento"/>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111DDF" w15:done="0"/>
  <w15:commentEx w15:paraId="7FB3E4B3" w15:done="0"/>
  <w15:commentEx w15:paraId="3359AE6D" w15:done="0"/>
  <w15:commentEx w15:paraId="128547C5" w15:done="0"/>
  <w15:commentEx w15:paraId="1E1EFE93" w15:done="0"/>
  <w15:commentEx w15:paraId="2619151C" w15:done="0"/>
  <w15:commentEx w15:paraId="2B4BA67E" w15:done="0"/>
  <w15:commentEx w15:paraId="103F0904" w15:done="0"/>
  <w15:commentEx w15:paraId="5D499EBD" w15:done="0"/>
  <w15:commentEx w15:paraId="6C5BB304" w15:done="0"/>
  <w15:commentEx w15:paraId="14EF920C" w15:done="0"/>
  <w15:commentEx w15:paraId="45C297EC" w15:done="0"/>
  <w15:commentEx w15:paraId="554B101A" w15:done="0"/>
  <w15:commentEx w15:paraId="3BB58758" w15:done="0"/>
  <w15:commentEx w15:paraId="3E1602E6" w15:done="0"/>
  <w15:commentEx w15:paraId="6D7A19C7" w15:done="0"/>
  <w15:commentEx w15:paraId="003BDA89" w15:done="0"/>
  <w15:commentEx w15:paraId="133B7B56" w15:done="0"/>
  <w15:commentEx w15:paraId="213604B5" w15:done="0"/>
  <w15:commentEx w15:paraId="6BF7433F" w15:done="0"/>
  <w15:commentEx w15:paraId="07DBA828" w15:done="0"/>
  <w15:commentEx w15:paraId="10CEAB2D" w15:done="0"/>
  <w15:commentEx w15:paraId="63898A01" w15:done="0"/>
  <w15:commentEx w15:paraId="2E802C18" w15:done="0"/>
  <w15:commentEx w15:paraId="0628657F" w15:done="0"/>
  <w15:commentEx w15:paraId="56CA6545" w15:done="0"/>
  <w15:commentEx w15:paraId="2D9BE162" w15:done="0"/>
  <w15:commentEx w15:paraId="502233DC" w15:done="0"/>
  <w15:commentEx w15:paraId="4B2C4ECC" w15:done="0"/>
  <w15:commentEx w15:paraId="7DD7B3B5" w15:done="0"/>
  <w15:commentEx w15:paraId="57163185" w15:done="0"/>
  <w15:commentEx w15:paraId="0976A472" w15:done="0"/>
  <w15:commentEx w15:paraId="278F56D3" w15:done="0"/>
  <w15:commentEx w15:paraId="410292FA" w15:done="0"/>
  <w15:commentEx w15:paraId="1ACD4EC0" w15:done="0"/>
  <w15:commentEx w15:paraId="5152CBA1" w15:done="0"/>
  <w15:commentEx w15:paraId="705ABBF2" w15:done="0"/>
  <w15:commentEx w15:paraId="63E938A9" w15:done="0"/>
  <w15:commentEx w15:paraId="53C82F4E" w15:done="0"/>
  <w15:commentEx w15:paraId="15120045" w15:done="0"/>
  <w15:commentEx w15:paraId="052F8E14" w15:done="0"/>
  <w15:commentEx w15:paraId="0C6A5136" w15:done="0"/>
  <w15:commentEx w15:paraId="65BA4414" w15:done="0"/>
  <w15:commentEx w15:paraId="35D2ADB3" w15:done="0"/>
  <w15:commentEx w15:paraId="6E5E7E39" w15:done="0"/>
  <w15:commentEx w15:paraId="3A1D3483" w15:done="0"/>
  <w15:commentEx w15:paraId="0D745D56" w15:done="0"/>
  <w15:commentEx w15:paraId="442D5441" w15:done="0"/>
  <w15:commentEx w15:paraId="1A061B4E" w15:done="0"/>
  <w15:commentEx w15:paraId="77524311" w15:done="0"/>
  <w15:commentEx w15:paraId="29E3EB2C" w15:done="0"/>
  <w15:commentEx w15:paraId="27C1C489" w15:done="0"/>
  <w15:commentEx w15:paraId="4F9D9588" w15:done="0"/>
  <w15:commentEx w15:paraId="6B7E7379" w15:done="0"/>
  <w15:commentEx w15:paraId="6D20C677" w15:done="0"/>
  <w15:commentEx w15:paraId="1D6AB772" w15:done="0"/>
  <w15:commentEx w15:paraId="220C5FC4" w15:done="0"/>
  <w15:commentEx w15:paraId="4FC2A364" w15:done="0"/>
  <w15:commentEx w15:paraId="79030E37" w15:done="0"/>
  <w15:commentEx w15:paraId="05453A7C" w15:done="0"/>
  <w15:commentEx w15:paraId="4BE16D1B" w15:done="0"/>
  <w15:commentEx w15:paraId="22237848" w15:done="0"/>
  <w15:commentEx w15:paraId="45CA22F8" w15:done="0"/>
  <w15:commentEx w15:paraId="76AC6280" w15:done="0"/>
  <w15:commentEx w15:paraId="4E4BC39B" w15:done="0"/>
  <w15:commentEx w15:paraId="4B9BFBEE" w15:done="0"/>
  <w15:commentEx w15:paraId="3A1CC582" w15:done="0"/>
  <w15:commentEx w15:paraId="249EEAE4" w15:done="0"/>
  <w15:commentEx w15:paraId="7CD1E337" w15:done="0"/>
  <w15:commentEx w15:paraId="1B06B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E77C7" w16cex:dateUtc="2021-11-04T14:16:00Z"/>
  <w16cex:commentExtensible w16cex:durableId="252E03D4" w16cex:dateUtc="2021-11-04T06:01:00Z"/>
  <w16cex:commentExtensible w16cex:durableId="252E7443" w16cex:dateUtc="2021-11-04T14:00:00Z"/>
  <w16cex:commentExtensible w16cex:durableId="2496A994" w16cex:dateUtc="2021-07-12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111DDF" w16cid:durableId="2496A931"/>
  <w16cid:commentId w16cid:paraId="7FB3E4B3" w16cid:durableId="2496A932"/>
  <w16cid:commentId w16cid:paraId="3359AE6D" w16cid:durableId="2496A933"/>
  <w16cid:commentId w16cid:paraId="128547C5" w16cid:durableId="2496A934"/>
  <w16cid:commentId w16cid:paraId="1E1EFE93" w16cid:durableId="2496A935"/>
  <w16cid:commentId w16cid:paraId="2619151C" w16cid:durableId="2496A936"/>
  <w16cid:commentId w16cid:paraId="2B4BA67E" w16cid:durableId="2496A937"/>
  <w16cid:commentId w16cid:paraId="103F0904" w16cid:durableId="2496A938"/>
  <w16cid:commentId w16cid:paraId="5D499EBD" w16cid:durableId="2496A939"/>
  <w16cid:commentId w16cid:paraId="6C5BB304" w16cid:durableId="2496A93A"/>
  <w16cid:commentId w16cid:paraId="14EF920C" w16cid:durableId="2496A93B"/>
  <w16cid:commentId w16cid:paraId="45C297EC" w16cid:durableId="2496A93C"/>
  <w16cid:commentId w16cid:paraId="554B101A" w16cid:durableId="2496A93D"/>
  <w16cid:commentId w16cid:paraId="3BB58758" w16cid:durableId="2496A93E"/>
  <w16cid:commentId w16cid:paraId="3E1602E6" w16cid:durableId="2496A93F"/>
  <w16cid:commentId w16cid:paraId="6D7A19C7" w16cid:durableId="2496A940"/>
  <w16cid:commentId w16cid:paraId="003BDA89" w16cid:durableId="2496A941"/>
  <w16cid:commentId w16cid:paraId="133B7B56" w16cid:durableId="2496A942"/>
  <w16cid:commentId w16cid:paraId="213604B5" w16cid:durableId="252E77C7"/>
  <w16cid:commentId w16cid:paraId="6BF7433F" w16cid:durableId="2496A943"/>
  <w16cid:commentId w16cid:paraId="07DBA828" w16cid:durableId="2496A944"/>
  <w16cid:commentId w16cid:paraId="10CEAB2D" w16cid:durableId="2496A945"/>
  <w16cid:commentId w16cid:paraId="63898A01" w16cid:durableId="2496A946"/>
  <w16cid:commentId w16cid:paraId="2E802C18" w16cid:durableId="2496A947"/>
  <w16cid:commentId w16cid:paraId="0628657F" w16cid:durableId="2496A948"/>
  <w16cid:commentId w16cid:paraId="56CA6545" w16cid:durableId="2496A949"/>
  <w16cid:commentId w16cid:paraId="2D9BE162" w16cid:durableId="2496A94A"/>
  <w16cid:commentId w16cid:paraId="502233DC" w16cid:durableId="2496A94B"/>
  <w16cid:commentId w16cid:paraId="4B2C4ECC" w16cid:durableId="2496A94C"/>
  <w16cid:commentId w16cid:paraId="7DD7B3B5" w16cid:durableId="2496A94D"/>
  <w16cid:commentId w16cid:paraId="57163185" w16cid:durableId="2496A94E"/>
  <w16cid:commentId w16cid:paraId="0976A472" w16cid:durableId="2496A94F"/>
  <w16cid:commentId w16cid:paraId="278F56D3" w16cid:durableId="2496A950"/>
  <w16cid:commentId w16cid:paraId="410292FA" w16cid:durableId="2496A951"/>
  <w16cid:commentId w16cid:paraId="1ACD4EC0" w16cid:durableId="2496A952"/>
  <w16cid:commentId w16cid:paraId="5152CBA1" w16cid:durableId="2496A953"/>
  <w16cid:commentId w16cid:paraId="705ABBF2" w16cid:durableId="2496A954"/>
  <w16cid:commentId w16cid:paraId="63E938A9" w16cid:durableId="2496A955"/>
  <w16cid:commentId w16cid:paraId="53C82F4E" w16cid:durableId="252E03D4"/>
  <w16cid:commentId w16cid:paraId="15120045" w16cid:durableId="252E7443"/>
  <w16cid:commentId w16cid:paraId="052F8E14" w16cid:durableId="2496A956"/>
  <w16cid:commentId w16cid:paraId="0C6A5136" w16cid:durableId="2496A957"/>
  <w16cid:commentId w16cid:paraId="65BA4414" w16cid:durableId="2496A958"/>
  <w16cid:commentId w16cid:paraId="35D2ADB3" w16cid:durableId="2496A959"/>
  <w16cid:commentId w16cid:paraId="6E5E7E39" w16cid:durableId="2496A95A"/>
  <w16cid:commentId w16cid:paraId="3A1D3483" w16cid:durableId="2496A95B"/>
  <w16cid:commentId w16cid:paraId="0D745D56" w16cid:durableId="2496A95C"/>
  <w16cid:commentId w16cid:paraId="442D5441" w16cid:durableId="2496A95D"/>
  <w16cid:commentId w16cid:paraId="1A061B4E" w16cid:durableId="2496A95E"/>
  <w16cid:commentId w16cid:paraId="77524311" w16cid:durableId="2496A95F"/>
  <w16cid:commentId w16cid:paraId="29E3EB2C" w16cid:durableId="2496A960"/>
  <w16cid:commentId w16cid:paraId="27C1C489" w16cid:durableId="2496A961"/>
  <w16cid:commentId w16cid:paraId="4F9D9588" w16cid:durableId="2496A962"/>
  <w16cid:commentId w16cid:paraId="6B7E7379" w16cid:durableId="2496A963"/>
  <w16cid:commentId w16cid:paraId="6D20C677" w16cid:durableId="2496A964"/>
  <w16cid:commentId w16cid:paraId="1D6AB772" w16cid:durableId="2496A965"/>
  <w16cid:commentId w16cid:paraId="220C5FC4" w16cid:durableId="2496A966"/>
  <w16cid:commentId w16cid:paraId="4FC2A364" w16cid:durableId="2496A967"/>
  <w16cid:commentId w16cid:paraId="79030E37" w16cid:durableId="2496A968"/>
  <w16cid:commentId w16cid:paraId="05453A7C" w16cid:durableId="2496A969"/>
  <w16cid:commentId w16cid:paraId="4BE16D1B" w16cid:durableId="2496A96A"/>
  <w16cid:commentId w16cid:paraId="22237848" w16cid:durableId="2496A96B"/>
  <w16cid:commentId w16cid:paraId="45CA22F8" w16cid:durableId="2496A96C"/>
  <w16cid:commentId w16cid:paraId="76AC6280" w16cid:durableId="2496A96D"/>
  <w16cid:commentId w16cid:paraId="4E4BC39B" w16cid:durableId="2496A96E"/>
  <w16cid:commentId w16cid:paraId="4B9BFBEE" w16cid:durableId="2496A96F"/>
  <w16cid:commentId w16cid:paraId="3A1CC582" w16cid:durableId="2496A970"/>
  <w16cid:commentId w16cid:paraId="249EEAE4" w16cid:durableId="2496A994"/>
  <w16cid:commentId w16cid:paraId="7CD1E337" w16cid:durableId="2496A971"/>
  <w16cid:commentId w16cid:paraId="1B06B0C4" w16cid:durableId="2496A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D8C64" w14:textId="77777777" w:rsidR="00606AE1" w:rsidRDefault="00606AE1" w:rsidP="00C966BA">
      <w:pPr>
        <w:spacing w:after="0" w:line="240" w:lineRule="auto"/>
      </w:pPr>
      <w:r>
        <w:separator/>
      </w:r>
    </w:p>
  </w:endnote>
  <w:endnote w:type="continuationSeparator" w:id="0">
    <w:p w14:paraId="2F79953D" w14:textId="77777777" w:rsidR="00606AE1" w:rsidRDefault="00606AE1"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8339998"/>
      <w:docPartObj>
        <w:docPartGallery w:val="Page Numbers (Bottom of Page)"/>
        <w:docPartUnique/>
      </w:docPartObj>
    </w:sdtPr>
    <w:sdtEndPr/>
    <w:sdtContent>
      <w:p w14:paraId="68F8C2DF" w14:textId="77777777" w:rsidR="007D4BD2" w:rsidRDefault="007D4BD2">
        <w:pPr>
          <w:pStyle w:val="Pidipagina"/>
          <w:jc w:val="center"/>
        </w:pPr>
        <w:r>
          <w:fldChar w:fldCharType="begin"/>
        </w:r>
        <w:r>
          <w:instrText>PAGE   \* MERGEFORMAT</w:instrText>
        </w:r>
        <w:r>
          <w:fldChar w:fldCharType="separate"/>
        </w:r>
        <w:r>
          <w:rPr>
            <w:noProof/>
          </w:rPr>
          <w:t>87</w:t>
        </w:r>
        <w:r>
          <w:fldChar w:fldCharType="end"/>
        </w:r>
      </w:p>
    </w:sdtContent>
  </w:sdt>
  <w:p w14:paraId="2A58C2C0" w14:textId="77777777" w:rsidR="007D4BD2" w:rsidRDefault="007D4BD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19C4A" w14:textId="77777777" w:rsidR="00606AE1" w:rsidRDefault="00606AE1" w:rsidP="00C966BA">
      <w:pPr>
        <w:spacing w:after="0" w:line="240" w:lineRule="auto"/>
      </w:pPr>
      <w:r>
        <w:separator/>
      </w:r>
    </w:p>
  </w:footnote>
  <w:footnote w:type="continuationSeparator" w:id="0">
    <w:p w14:paraId="29F1E3E3" w14:textId="77777777" w:rsidR="00606AE1" w:rsidRDefault="00606AE1" w:rsidP="00C96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15:restartNumberingAfterBreak="0">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A44A46"/>
    <w:multiLevelType w:val="hybridMultilevel"/>
    <w:tmpl w:val="62C8F718"/>
    <w:lvl w:ilvl="0" w:tplc="0809000F">
      <w:start w:val="1"/>
      <w:numFmt w:val="decimal"/>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icarelli Andrea (RSE)">
    <w15:presenceInfo w15:providerId="AD" w15:userId="S::AMICARELLI@rse-web.it::0ad42b3a-8d19-4b04-9ad5-b430ec7192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A7BE1"/>
    <w:rsid w:val="000B0F66"/>
    <w:rsid w:val="000B20DE"/>
    <w:rsid w:val="000B6AA2"/>
    <w:rsid w:val="000B718B"/>
    <w:rsid w:val="000B7E8A"/>
    <w:rsid w:val="000C13C5"/>
    <w:rsid w:val="000C1DC6"/>
    <w:rsid w:val="000C3321"/>
    <w:rsid w:val="000C3886"/>
    <w:rsid w:val="000C3AFF"/>
    <w:rsid w:val="000C4157"/>
    <w:rsid w:val="000C6C2A"/>
    <w:rsid w:val="000C777B"/>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516E"/>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47059"/>
    <w:rsid w:val="001521B4"/>
    <w:rsid w:val="001546AB"/>
    <w:rsid w:val="00155D1A"/>
    <w:rsid w:val="00160AB9"/>
    <w:rsid w:val="00160DCE"/>
    <w:rsid w:val="0016142C"/>
    <w:rsid w:val="001632C8"/>
    <w:rsid w:val="00163DCD"/>
    <w:rsid w:val="0016797E"/>
    <w:rsid w:val="00167E4B"/>
    <w:rsid w:val="00171640"/>
    <w:rsid w:val="00171F14"/>
    <w:rsid w:val="001730AA"/>
    <w:rsid w:val="00173953"/>
    <w:rsid w:val="00173B23"/>
    <w:rsid w:val="00174548"/>
    <w:rsid w:val="00174D96"/>
    <w:rsid w:val="001750AF"/>
    <w:rsid w:val="001757BC"/>
    <w:rsid w:val="00181698"/>
    <w:rsid w:val="00182B45"/>
    <w:rsid w:val="001838DB"/>
    <w:rsid w:val="00187505"/>
    <w:rsid w:val="00187CC4"/>
    <w:rsid w:val="001903E7"/>
    <w:rsid w:val="001919C2"/>
    <w:rsid w:val="001924BE"/>
    <w:rsid w:val="00194130"/>
    <w:rsid w:val="00197935"/>
    <w:rsid w:val="00197B75"/>
    <w:rsid w:val="001A06C4"/>
    <w:rsid w:val="001A3ACE"/>
    <w:rsid w:val="001A53A2"/>
    <w:rsid w:val="001A6504"/>
    <w:rsid w:val="001B2B93"/>
    <w:rsid w:val="001B3B5C"/>
    <w:rsid w:val="001B3C22"/>
    <w:rsid w:val="001B4F72"/>
    <w:rsid w:val="001C0899"/>
    <w:rsid w:val="001C0D0B"/>
    <w:rsid w:val="001C2C97"/>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1EE"/>
    <w:rsid w:val="00225A8D"/>
    <w:rsid w:val="002320DB"/>
    <w:rsid w:val="00232F1D"/>
    <w:rsid w:val="00233EB4"/>
    <w:rsid w:val="00235197"/>
    <w:rsid w:val="00235EA2"/>
    <w:rsid w:val="002360EC"/>
    <w:rsid w:val="002412C7"/>
    <w:rsid w:val="00241EA9"/>
    <w:rsid w:val="00242672"/>
    <w:rsid w:val="00242D54"/>
    <w:rsid w:val="002437D3"/>
    <w:rsid w:val="00251B24"/>
    <w:rsid w:val="00255B9F"/>
    <w:rsid w:val="0026104E"/>
    <w:rsid w:val="00263310"/>
    <w:rsid w:val="0026370E"/>
    <w:rsid w:val="00267382"/>
    <w:rsid w:val="0026738A"/>
    <w:rsid w:val="00273F44"/>
    <w:rsid w:val="002743A8"/>
    <w:rsid w:val="00275222"/>
    <w:rsid w:val="00276BBF"/>
    <w:rsid w:val="00280422"/>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D77D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46BE"/>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32D7"/>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085B"/>
    <w:rsid w:val="00443E10"/>
    <w:rsid w:val="0044581F"/>
    <w:rsid w:val="00454825"/>
    <w:rsid w:val="0045533F"/>
    <w:rsid w:val="004634DA"/>
    <w:rsid w:val="0046706C"/>
    <w:rsid w:val="00467239"/>
    <w:rsid w:val="004702F8"/>
    <w:rsid w:val="004737D0"/>
    <w:rsid w:val="004740D2"/>
    <w:rsid w:val="00475726"/>
    <w:rsid w:val="00483FDC"/>
    <w:rsid w:val="00484D38"/>
    <w:rsid w:val="00485F8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33E"/>
    <w:rsid w:val="004E0CB1"/>
    <w:rsid w:val="004E26AC"/>
    <w:rsid w:val="004E38FC"/>
    <w:rsid w:val="004E60C5"/>
    <w:rsid w:val="004E7BF9"/>
    <w:rsid w:val="004F0A7F"/>
    <w:rsid w:val="004F54AF"/>
    <w:rsid w:val="00501921"/>
    <w:rsid w:val="00503C2E"/>
    <w:rsid w:val="00504695"/>
    <w:rsid w:val="0051332B"/>
    <w:rsid w:val="00513C3F"/>
    <w:rsid w:val="00514CB7"/>
    <w:rsid w:val="00516222"/>
    <w:rsid w:val="00517C93"/>
    <w:rsid w:val="0052367F"/>
    <w:rsid w:val="00526FC4"/>
    <w:rsid w:val="0053141F"/>
    <w:rsid w:val="00532344"/>
    <w:rsid w:val="00532C5E"/>
    <w:rsid w:val="00534937"/>
    <w:rsid w:val="00535300"/>
    <w:rsid w:val="00543509"/>
    <w:rsid w:val="0054433B"/>
    <w:rsid w:val="00545089"/>
    <w:rsid w:val="00547334"/>
    <w:rsid w:val="00547986"/>
    <w:rsid w:val="0056045F"/>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6AE1"/>
    <w:rsid w:val="00607996"/>
    <w:rsid w:val="00610D99"/>
    <w:rsid w:val="00614AF7"/>
    <w:rsid w:val="00620433"/>
    <w:rsid w:val="00625BCF"/>
    <w:rsid w:val="00627A9B"/>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B40CB"/>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13FC"/>
    <w:rsid w:val="0075494E"/>
    <w:rsid w:val="00755A02"/>
    <w:rsid w:val="00756D53"/>
    <w:rsid w:val="00757569"/>
    <w:rsid w:val="007615FF"/>
    <w:rsid w:val="00761FA0"/>
    <w:rsid w:val="00762E47"/>
    <w:rsid w:val="00767275"/>
    <w:rsid w:val="00772E5E"/>
    <w:rsid w:val="00780618"/>
    <w:rsid w:val="007822A9"/>
    <w:rsid w:val="00784338"/>
    <w:rsid w:val="00784926"/>
    <w:rsid w:val="00784B3D"/>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4BD2"/>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427A"/>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83F"/>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19BA"/>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0E85"/>
    <w:rsid w:val="00A62711"/>
    <w:rsid w:val="00A6515C"/>
    <w:rsid w:val="00A67356"/>
    <w:rsid w:val="00A71FFA"/>
    <w:rsid w:val="00A75A96"/>
    <w:rsid w:val="00A81827"/>
    <w:rsid w:val="00A830E1"/>
    <w:rsid w:val="00A832E0"/>
    <w:rsid w:val="00A85752"/>
    <w:rsid w:val="00A921DE"/>
    <w:rsid w:val="00A94597"/>
    <w:rsid w:val="00A979D9"/>
    <w:rsid w:val="00AA07AE"/>
    <w:rsid w:val="00AA1384"/>
    <w:rsid w:val="00AA3F1A"/>
    <w:rsid w:val="00AA4368"/>
    <w:rsid w:val="00AA5D0A"/>
    <w:rsid w:val="00AA5EEA"/>
    <w:rsid w:val="00AA6B8F"/>
    <w:rsid w:val="00AB167B"/>
    <w:rsid w:val="00AB48AA"/>
    <w:rsid w:val="00AB549F"/>
    <w:rsid w:val="00AB6BB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AF7AD8"/>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6E"/>
    <w:rsid w:val="00B72C98"/>
    <w:rsid w:val="00B73096"/>
    <w:rsid w:val="00B75062"/>
    <w:rsid w:val="00B76A99"/>
    <w:rsid w:val="00B83C94"/>
    <w:rsid w:val="00B84224"/>
    <w:rsid w:val="00B870C5"/>
    <w:rsid w:val="00B90520"/>
    <w:rsid w:val="00B91873"/>
    <w:rsid w:val="00B91C11"/>
    <w:rsid w:val="00BA360E"/>
    <w:rsid w:val="00BA4B7E"/>
    <w:rsid w:val="00BA552C"/>
    <w:rsid w:val="00BB64B7"/>
    <w:rsid w:val="00BB688F"/>
    <w:rsid w:val="00BC142A"/>
    <w:rsid w:val="00BC1AE1"/>
    <w:rsid w:val="00BC3F1D"/>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A61D1"/>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2A5"/>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D65E0"/>
    <w:rsid w:val="00DE47BD"/>
    <w:rsid w:val="00DE48F4"/>
    <w:rsid w:val="00DE76AD"/>
    <w:rsid w:val="00DF35D6"/>
    <w:rsid w:val="00DF5C20"/>
    <w:rsid w:val="00E11905"/>
    <w:rsid w:val="00E129B8"/>
    <w:rsid w:val="00E15061"/>
    <w:rsid w:val="00E177E2"/>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1ECE"/>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87326"/>
    <w:rsid w:val="00F91289"/>
    <w:rsid w:val="00F9216F"/>
    <w:rsid w:val="00F958D2"/>
    <w:rsid w:val="00FA0BBB"/>
    <w:rsid w:val="00FB0BAA"/>
    <w:rsid w:val="00FB5588"/>
    <w:rsid w:val="00FC18DB"/>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14:docId w14:val="3A0E4D1F"/>
  <w15:docId w15:val="{D14F8E07-2289-4F4C-B7B3-E511991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spacing w:line="240" w:lineRule="auto"/>
      <w:ind w:left="1440" w:hanging="360"/>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TestocommentoCarattere3">
    <w:name w:val="Testo commento Carattere3"/>
    <w:basedOn w:val="Carpredefinitoparagrafo"/>
    <w:uiPriority w:val="99"/>
    <w:semiHidden/>
    <w:rsid w:val="00EE70A0"/>
  </w:style>
  <w:style w:type="character" w:styleId="Menzionenonrisolta">
    <w:name w:val="Unresolved Mention"/>
    <w:basedOn w:val="Carpredefinitoparagrafo"/>
    <w:uiPriority w:val="99"/>
    <w:semiHidden/>
    <w:unhideWhenUsed/>
    <w:rsid w:val="00AB6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474">
      <w:bodyDiv w:val="1"/>
      <w:marLeft w:val="0"/>
      <w:marRight w:val="0"/>
      <w:marTop w:val="0"/>
      <w:marBottom w:val="0"/>
      <w:divBdr>
        <w:top w:val="none" w:sz="0" w:space="0" w:color="auto"/>
        <w:left w:val="none" w:sz="0" w:space="0" w:color="auto"/>
        <w:bottom w:val="none" w:sz="0" w:space="0" w:color="auto"/>
        <w:right w:val="none" w:sz="0" w:space="0" w:color="auto"/>
      </w:divBdr>
    </w:div>
    <w:div w:id="551608">
      <w:bodyDiv w:val="1"/>
      <w:marLeft w:val="0"/>
      <w:marRight w:val="0"/>
      <w:marTop w:val="0"/>
      <w:marBottom w:val="0"/>
      <w:divBdr>
        <w:top w:val="none" w:sz="0" w:space="0" w:color="auto"/>
        <w:left w:val="none" w:sz="0" w:space="0" w:color="auto"/>
        <w:bottom w:val="none" w:sz="0" w:space="0" w:color="auto"/>
        <w:right w:val="none" w:sz="0" w:space="0" w:color="auto"/>
      </w:divBdr>
    </w:div>
    <w:div w:id="746894">
      <w:bodyDiv w:val="1"/>
      <w:marLeft w:val="0"/>
      <w:marRight w:val="0"/>
      <w:marTop w:val="0"/>
      <w:marBottom w:val="0"/>
      <w:divBdr>
        <w:top w:val="none" w:sz="0" w:space="0" w:color="auto"/>
        <w:left w:val="none" w:sz="0" w:space="0" w:color="auto"/>
        <w:bottom w:val="none" w:sz="0" w:space="0" w:color="auto"/>
        <w:right w:val="none" w:sz="0" w:space="0" w:color="auto"/>
      </w:divBdr>
    </w:div>
    <w:div w:id="1008664">
      <w:bodyDiv w:val="1"/>
      <w:marLeft w:val="0"/>
      <w:marRight w:val="0"/>
      <w:marTop w:val="0"/>
      <w:marBottom w:val="0"/>
      <w:divBdr>
        <w:top w:val="none" w:sz="0" w:space="0" w:color="auto"/>
        <w:left w:val="none" w:sz="0" w:space="0" w:color="auto"/>
        <w:bottom w:val="none" w:sz="0" w:space="0" w:color="auto"/>
        <w:right w:val="none" w:sz="0" w:space="0" w:color="auto"/>
      </w:divBdr>
    </w:div>
    <w:div w:id="1323957">
      <w:bodyDiv w:val="1"/>
      <w:marLeft w:val="0"/>
      <w:marRight w:val="0"/>
      <w:marTop w:val="0"/>
      <w:marBottom w:val="0"/>
      <w:divBdr>
        <w:top w:val="none" w:sz="0" w:space="0" w:color="auto"/>
        <w:left w:val="none" w:sz="0" w:space="0" w:color="auto"/>
        <w:bottom w:val="none" w:sz="0" w:space="0" w:color="auto"/>
        <w:right w:val="none" w:sz="0" w:space="0" w:color="auto"/>
      </w:divBdr>
    </w:div>
    <w:div w:id="1398739">
      <w:bodyDiv w:val="1"/>
      <w:marLeft w:val="0"/>
      <w:marRight w:val="0"/>
      <w:marTop w:val="0"/>
      <w:marBottom w:val="0"/>
      <w:divBdr>
        <w:top w:val="none" w:sz="0" w:space="0" w:color="auto"/>
        <w:left w:val="none" w:sz="0" w:space="0" w:color="auto"/>
        <w:bottom w:val="none" w:sz="0" w:space="0" w:color="auto"/>
        <w:right w:val="none" w:sz="0" w:space="0" w:color="auto"/>
      </w:divBdr>
    </w:div>
    <w:div w:id="1587649">
      <w:bodyDiv w:val="1"/>
      <w:marLeft w:val="0"/>
      <w:marRight w:val="0"/>
      <w:marTop w:val="0"/>
      <w:marBottom w:val="0"/>
      <w:divBdr>
        <w:top w:val="none" w:sz="0" w:space="0" w:color="auto"/>
        <w:left w:val="none" w:sz="0" w:space="0" w:color="auto"/>
        <w:bottom w:val="none" w:sz="0" w:space="0" w:color="auto"/>
        <w:right w:val="none" w:sz="0" w:space="0" w:color="auto"/>
      </w:divBdr>
    </w:div>
    <w:div w:id="1591279">
      <w:bodyDiv w:val="1"/>
      <w:marLeft w:val="0"/>
      <w:marRight w:val="0"/>
      <w:marTop w:val="0"/>
      <w:marBottom w:val="0"/>
      <w:divBdr>
        <w:top w:val="none" w:sz="0" w:space="0" w:color="auto"/>
        <w:left w:val="none" w:sz="0" w:space="0" w:color="auto"/>
        <w:bottom w:val="none" w:sz="0" w:space="0" w:color="auto"/>
        <w:right w:val="none" w:sz="0" w:space="0" w:color="auto"/>
      </w:divBdr>
    </w:div>
    <w:div w:id="1856108">
      <w:bodyDiv w:val="1"/>
      <w:marLeft w:val="0"/>
      <w:marRight w:val="0"/>
      <w:marTop w:val="0"/>
      <w:marBottom w:val="0"/>
      <w:divBdr>
        <w:top w:val="none" w:sz="0" w:space="0" w:color="auto"/>
        <w:left w:val="none" w:sz="0" w:space="0" w:color="auto"/>
        <w:bottom w:val="none" w:sz="0" w:space="0" w:color="auto"/>
        <w:right w:val="none" w:sz="0" w:space="0" w:color="auto"/>
      </w:divBdr>
    </w:div>
    <w:div w:id="2048760">
      <w:bodyDiv w:val="1"/>
      <w:marLeft w:val="0"/>
      <w:marRight w:val="0"/>
      <w:marTop w:val="0"/>
      <w:marBottom w:val="0"/>
      <w:divBdr>
        <w:top w:val="none" w:sz="0" w:space="0" w:color="auto"/>
        <w:left w:val="none" w:sz="0" w:space="0" w:color="auto"/>
        <w:bottom w:val="none" w:sz="0" w:space="0" w:color="auto"/>
        <w:right w:val="none" w:sz="0" w:space="0" w:color="auto"/>
      </w:divBdr>
    </w:div>
    <w:div w:id="2249285">
      <w:bodyDiv w:val="1"/>
      <w:marLeft w:val="0"/>
      <w:marRight w:val="0"/>
      <w:marTop w:val="0"/>
      <w:marBottom w:val="0"/>
      <w:divBdr>
        <w:top w:val="none" w:sz="0" w:space="0" w:color="auto"/>
        <w:left w:val="none" w:sz="0" w:space="0" w:color="auto"/>
        <w:bottom w:val="none" w:sz="0" w:space="0" w:color="auto"/>
        <w:right w:val="none" w:sz="0" w:space="0" w:color="auto"/>
      </w:divBdr>
    </w:div>
    <w:div w:id="2518303">
      <w:bodyDiv w:val="1"/>
      <w:marLeft w:val="0"/>
      <w:marRight w:val="0"/>
      <w:marTop w:val="0"/>
      <w:marBottom w:val="0"/>
      <w:divBdr>
        <w:top w:val="none" w:sz="0" w:space="0" w:color="auto"/>
        <w:left w:val="none" w:sz="0" w:space="0" w:color="auto"/>
        <w:bottom w:val="none" w:sz="0" w:space="0" w:color="auto"/>
        <w:right w:val="none" w:sz="0" w:space="0" w:color="auto"/>
      </w:divBdr>
    </w:div>
    <w:div w:id="4138391">
      <w:bodyDiv w:val="1"/>
      <w:marLeft w:val="0"/>
      <w:marRight w:val="0"/>
      <w:marTop w:val="0"/>
      <w:marBottom w:val="0"/>
      <w:divBdr>
        <w:top w:val="none" w:sz="0" w:space="0" w:color="auto"/>
        <w:left w:val="none" w:sz="0" w:space="0" w:color="auto"/>
        <w:bottom w:val="none" w:sz="0" w:space="0" w:color="auto"/>
        <w:right w:val="none" w:sz="0" w:space="0" w:color="auto"/>
      </w:divBdr>
    </w:div>
    <w:div w:id="4403629">
      <w:bodyDiv w:val="1"/>
      <w:marLeft w:val="0"/>
      <w:marRight w:val="0"/>
      <w:marTop w:val="0"/>
      <w:marBottom w:val="0"/>
      <w:divBdr>
        <w:top w:val="none" w:sz="0" w:space="0" w:color="auto"/>
        <w:left w:val="none" w:sz="0" w:space="0" w:color="auto"/>
        <w:bottom w:val="none" w:sz="0" w:space="0" w:color="auto"/>
        <w:right w:val="none" w:sz="0" w:space="0" w:color="auto"/>
      </w:divBdr>
    </w:div>
    <w:div w:id="4986251">
      <w:bodyDiv w:val="1"/>
      <w:marLeft w:val="0"/>
      <w:marRight w:val="0"/>
      <w:marTop w:val="0"/>
      <w:marBottom w:val="0"/>
      <w:divBdr>
        <w:top w:val="none" w:sz="0" w:space="0" w:color="auto"/>
        <w:left w:val="none" w:sz="0" w:space="0" w:color="auto"/>
        <w:bottom w:val="none" w:sz="0" w:space="0" w:color="auto"/>
        <w:right w:val="none" w:sz="0" w:space="0" w:color="auto"/>
      </w:divBdr>
    </w:div>
    <w:div w:id="7369831">
      <w:bodyDiv w:val="1"/>
      <w:marLeft w:val="0"/>
      <w:marRight w:val="0"/>
      <w:marTop w:val="0"/>
      <w:marBottom w:val="0"/>
      <w:divBdr>
        <w:top w:val="none" w:sz="0" w:space="0" w:color="auto"/>
        <w:left w:val="none" w:sz="0" w:space="0" w:color="auto"/>
        <w:bottom w:val="none" w:sz="0" w:space="0" w:color="auto"/>
        <w:right w:val="none" w:sz="0" w:space="0" w:color="auto"/>
      </w:divBdr>
    </w:div>
    <w:div w:id="7947793">
      <w:bodyDiv w:val="1"/>
      <w:marLeft w:val="0"/>
      <w:marRight w:val="0"/>
      <w:marTop w:val="0"/>
      <w:marBottom w:val="0"/>
      <w:divBdr>
        <w:top w:val="none" w:sz="0" w:space="0" w:color="auto"/>
        <w:left w:val="none" w:sz="0" w:space="0" w:color="auto"/>
        <w:bottom w:val="none" w:sz="0" w:space="0" w:color="auto"/>
        <w:right w:val="none" w:sz="0" w:space="0" w:color="auto"/>
      </w:divBdr>
    </w:div>
    <w:div w:id="8341317">
      <w:bodyDiv w:val="1"/>
      <w:marLeft w:val="0"/>
      <w:marRight w:val="0"/>
      <w:marTop w:val="0"/>
      <w:marBottom w:val="0"/>
      <w:divBdr>
        <w:top w:val="none" w:sz="0" w:space="0" w:color="auto"/>
        <w:left w:val="none" w:sz="0" w:space="0" w:color="auto"/>
        <w:bottom w:val="none" w:sz="0" w:space="0" w:color="auto"/>
        <w:right w:val="none" w:sz="0" w:space="0" w:color="auto"/>
      </w:divBdr>
    </w:div>
    <w:div w:id="8794093">
      <w:bodyDiv w:val="1"/>
      <w:marLeft w:val="0"/>
      <w:marRight w:val="0"/>
      <w:marTop w:val="0"/>
      <w:marBottom w:val="0"/>
      <w:divBdr>
        <w:top w:val="none" w:sz="0" w:space="0" w:color="auto"/>
        <w:left w:val="none" w:sz="0" w:space="0" w:color="auto"/>
        <w:bottom w:val="none" w:sz="0" w:space="0" w:color="auto"/>
        <w:right w:val="none" w:sz="0" w:space="0" w:color="auto"/>
      </w:divBdr>
    </w:div>
    <w:div w:id="8873972">
      <w:bodyDiv w:val="1"/>
      <w:marLeft w:val="0"/>
      <w:marRight w:val="0"/>
      <w:marTop w:val="0"/>
      <w:marBottom w:val="0"/>
      <w:divBdr>
        <w:top w:val="none" w:sz="0" w:space="0" w:color="auto"/>
        <w:left w:val="none" w:sz="0" w:space="0" w:color="auto"/>
        <w:bottom w:val="none" w:sz="0" w:space="0" w:color="auto"/>
        <w:right w:val="none" w:sz="0" w:space="0" w:color="auto"/>
      </w:divBdr>
    </w:div>
    <w:div w:id="9796006">
      <w:bodyDiv w:val="1"/>
      <w:marLeft w:val="0"/>
      <w:marRight w:val="0"/>
      <w:marTop w:val="0"/>
      <w:marBottom w:val="0"/>
      <w:divBdr>
        <w:top w:val="none" w:sz="0" w:space="0" w:color="auto"/>
        <w:left w:val="none" w:sz="0" w:space="0" w:color="auto"/>
        <w:bottom w:val="none" w:sz="0" w:space="0" w:color="auto"/>
        <w:right w:val="none" w:sz="0" w:space="0" w:color="auto"/>
      </w:divBdr>
    </w:div>
    <w:div w:id="11566883">
      <w:bodyDiv w:val="1"/>
      <w:marLeft w:val="0"/>
      <w:marRight w:val="0"/>
      <w:marTop w:val="0"/>
      <w:marBottom w:val="0"/>
      <w:divBdr>
        <w:top w:val="none" w:sz="0" w:space="0" w:color="auto"/>
        <w:left w:val="none" w:sz="0" w:space="0" w:color="auto"/>
        <w:bottom w:val="none" w:sz="0" w:space="0" w:color="auto"/>
        <w:right w:val="none" w:sz="0" w:space="0" w:color="auto"/>
      </w:divBdr>
    </w:div>
    <w:div w:id="11688916">
      <w:bodyDiv w:val="1"/>
      <w:marLeft w:val="0"/>
      <w:marRight w:val="0"/>
      <w:marTop w:val="0"/>
      <w:marBottom w:val="0"/>
      <w:divBdr>
        <w:top w:val="none" w:sz="0" w:space="0" w:color="auto"/>
        <w:left w:val="none" w:sz="0" w:space="0" w:color="auto"/>
        <w:bottom w:val="none" w:sz="0" w:space="0" w:color="auto"/>
        <w:right w:val="none" w:sz="0" w:space="0" w:color="auto"/>
      </w:divBdr>
    </w:div>
    <w:div w:id="12999028">
      <w:bodyDiv w:val="1"/>
      <w:marLeft w:val="0"/>
      <w:marRight w:val="0"/>
      <w:marTop w:val="0"/>
      <w:marBottom w:val="0"/>
      <w:divBdr>
        <w:top w:val="none" w:sz="0" w:space="0" w:color="auto"/>
        <w:left w:val="none" w:sz="0" w:space="0" w:color="auto"/>
        <w:bottom w:val="none" w:sz="0" w:space="0" w:color="auto"/>
        <w:right w:val="none" w:sz="0" w:space="0" w:color="auto"/>
      </w:divBdr>
    </w:div>
    <w:div w:id="13117310">
      <w:bodyDiv w:val="1"/>
      <w:marLeft w:val="0"/>
      <w:marRight w:val="0"/>
      <w:marTop w:val="0"/>
      <w:marBottom w:val="0"/>
      <w:divBdr>
        <w:top w:val="none" w:sz="0" w:space="0" w:color="auto"/>
        <w:left w:val="none" w:sz="0" w:space="0" w:color="auto"/>
        <w:bottom w:val="none" w:sz="0" w:space="0" w:color="auto"/>
        <w:right w:val="none" w:sz="0" w:space="0" w:color="auto"/>
      </w:divBdr>
    </w:div>
    <w:div w:id="14042511">
      <w:bodyDiv w:val="1"/>
      <w:marLeft w:val="0"/>
      <w:marRight w:val="0"/>
      <w:marTop w:val="0"/>
      <w:marBottom w:val="0"/>
      <w:divBdr>
        <w:top w:val="none" w:sz="0" w:space="0" w:color="auto"/>
        <w:left w:val="none" w:sz="0" w:space="0" w:color="auto"/>
        <w:bottom w:val="none" w:sz="0" w:space="0" w:color="auto"/>
        <w:right w:val="none" w:sz="0" w:space="0" w:color="auto"/>
      </w:divBdr>
    </w:div>
    <w:div w:id="14691555">
      <w:bodyDiv w:val="1"/>
      <w:marLeft w:val="0"/>
      <w:marRight w:val="0"/>
      <w:marTop w:val="0"/>
      <w:marBottom w:val="0"/>
      <w:divBdr>
        <w:top w:val="none" w:sz="0" w:space="0" w:color="auto"/>
        <w:left w:val="none" w:sz="0" w:space="0" w:color="auto"/>
        <w:bottom w:val="none" w:sz="0" w:space="0" w:color="auto"/>
        <w:right w:val="none" w:sz="0" w:space="0" w:color="auto"/>
      </w:divBdr>
    </w:div>
    <w:div w:id="15160023">
      <w:bodyDiv w:val="1"/>
      <w:marLeft w:val="0"/>
      <w:marRight w:val="0"/>
      <w:marTop w:val="0"/>
      <w:marBottom w:val="0"/>
      <w:divBdr>
        <w:top w:val="none" w:sz="0" w:space="0" w:color="auto"/>
        <w:left w:val="none" w:sz="0" w:space="0" w:color="auto"/>
        <w:bottom w:val="none" w:sz="0" w:space="0" w:color="auto"/>
        <w:right w:val="none" w:sz="0" w:space="0" w:color="auto"/>
      </w:divBdr>
    </w:div>
    <w:div w:id="15349207">
      <w:bodyDiv w:val="1"/>
      <w:marLeft w:val="0"/>
      <w:marRight w:val="0"/>
      <w:marTop w:val="0"/>
      <w:marBottom w:val="0"/>
      <w:divBdr>
        <w:top w:val="none" w:sz="0" w:space="0" w:color="auto"/>
        <w:left w:val="none" w:sz="0" w:space="0" w:color="auto"/>
        <w:bottom w:val="none" w:sz="0" w:space="0" w:color="auto"/>
        <w:right w:val="none" w:sz="0" w:space="0" w:color="auto"/>
      </w:divBdr>
    </w:div>
    <w:div w:id="16084809">
      <w:bodyDiv w:val="1"/>
      <w:marLeft w:val="0"/>
      <w:marRight w:val="0"/>
      <w:marTop w:val="0"/>
      <w:marBottom w:val="0"/>
      <w:divBdr>
        <w:top w:val="none" w:sz="0" w:space="0" w:color="auto"/>
        <w:left w:val="none" w:sz="0" w:space="0" w:color="auto"/>
        <w:bottom w:val="none" w:sz="0" w:space="0" w:color="auto"/>
        <w:right w:val="none" w:sz="0" w:space="0" w:color="auto"/>
      </w:divBdr>
    </w:div>
    <w:div w:id="16085472">
      <w:bodyDiv w:val="1"/>
      <w:marLeft w:val="0"/>
      <w:marRight w:val="0"/>
      <w:marTop w:val="0"/>
      <w:marBottom w:val="0"/>
      <w:divBdr>
        <w:top w:val="none" w:sz="0" w:space="0" w:color="auto"/>
        <w:left w:val="none" w:sz="0" w:space="0" w:color="auto"/>
        <w:bottom w:val="none" w:sz="0" w:space="0" w:color="auto"/>
        <w:right w:val="none" w:sz="0" w:space="0" w:color="auto"/>
      </w:divBdr>
    </w:div>
    <w:div w:id="16319653">
      <w:bodyDiv w:val="1"/>
      <w:marLeft w:val="0"/>
      <w:marRight w:val="0"/>
      <w:marTop w:val="0"/>
      <w:marBottom w:val="0"/>
      <w:divBdr>
        <w:top w:val="none" w:sz="0" w:space="0" w:color="auto"/>
        <w:left w:val="none" w:sz="0" w:space="0" w:color="auto"/>
        <w:bottom w:val="none" w:sz="0" w:space="0" w:color="auto"/>
        <w:right w:val="none" w:sz="0" w:space="0" w:color="auto"/>
      </w:divBdr>
    </w:div>
    <w:div w:id="16544270">
      <w:bodyDiv w:val="1"/>
      <w:marLeft w:val="0"/>
      <w:marRight w:val="0"/>
      <w:marTop w:val="0"/>
      <w:marBottom w:val="0"/>
      <w:divBdr>
        <w:top w:val="none" w:sz="0" w:space="0" w:color="auto"/>
        <w:left w:val="none" w:sz="0" w:space="0" w:color="auto"/>
        <w:bottom w:val="none" w:sz="0" w:space="0" w:color="auto"/>
        <w:right w:val="none" w:sz="0" w:space="0" w:color="auto"/>
      </w:divBdr>
    </w:div>
    <w:div w:id="17244733">
      <w:bodyDiv w:val="1"/>
      <w:marLeft w:val="0"/>
      <w:marRight w:val="0"/>
      <w:marTop w:val="0"/>
      <w:marBottom w:val="0"/>
      <w:divBdr>
        <w:top w:val="none" w:sz="0" w:space="0" w:color="auto"/>
        <w:left w:val="none" w:sz="0" w:space="0" w:color="auto"/>
        <w:bottom w:val="none" w:sz="0" w:space="0" w:color="auto"/>
        <w:right w:val="none" w:sz="0" w:space="0" w:color="auto"/>
      </w:divBdr>
    </w:div>
    <w:div w:id="17703730">
      <w:bodyDiv w:val="1"/>
      <w:marLeft w:val="0"/>
      <w:marRight w:val="0"/>
      <w:marTop w:val="0"/>
      <w:marBottom w:val="0"/>
      <w:divBdr>
        <w:top w:val="none" w:sz="0" w:space="0" w:color="auto"/>
        <w:left w:val="none" w:sz="0" w:space="0" w:color="auto"/>
        <w:bottom w:val="none" w:sz="0" w:space="0" w:color="auto"/>
        <w:right w:val="none" w:sz="0" w:space="0" w:color="auto"/>
      </w:divBdr>
    </w:div>
    <w:div w:id="17972773">
      <w:bodyDiv w:val="1"/>
      <w:marLeft w:val="0"/>
      <w:marRight w:val="0"/>
      <w:marTop w:val="0"/>
      <w:marBottom w:val="0"/>
      <w:divBdr>
        <w:top w:val="none" w:sz="0" w:space="0" w:color="auto"/>
        <w:left w:val="none" w:sz="0" w:space="0" w:color="auto"/>
        <w:bottom w:val="none" w:sz="0" w:space="0" w:color="auto"/>
        <w:right w:val="none" w:sz="0" w:space="0" w:color="auto"/>
      </w:divBdr>
    </w:div>
    <w:div w:id="18164738">
      <w:bodyDiv w:val="1"/>
      <w:marLeft w:val="0"/>
      <w:marRight w:val="0"/>
      <w:marTop w:val="0"/>
      <w:marBottom w:val="0"/>
      <w:divBdr>
        <w:top w:val="none" w:sz="0" w:space="0" w:color="auto"/>
        <w:left w:val="none" w:sz="0" w:space="0" w:color="auto"/>
        <w:bottom w:val="none" w:sz="0" w:space="0" w:color="auto"/>
        <w:right w:val="none" w:sz="0" w:space="0" w:color="auto"/>
      </w:divBdr>
    </w:div>
    <w:div w:id="20597059">
      <w:bodyDiv w:val="1"/>
      <w:marLeft w:val="0"/>
      <w:marRight w:val="0"/>
      <w:marTop w:val="0"/>
      <w:marBottom w:val="0"/>
      <w:divBdr>
        <w:top w:val="none" w:sz="0" w:space="0" w:color="auto"/>
        <w:left w:val="none" w:sz="0" w:space="0" w:color="auto"/>
        <w:bottom w:val="none" w:sz="0" w:space="0" w:color="auto"/>
        <w:right w:val="none" w:sz="0" w:space="0" w:color="auto"/>
      </w:divBdr>
    </w:div>
    <w:div w:id="21174319">
      <w:bodyDiv w:val="1"/>
      <w:marLeft w:val="0"/>
      <w:marRight w:val="0"/>
      <w:marTop w:val="0"/>
      <w:marBottom w:val="0"/>
      <w:divBdr>
        <w:top w:val="none" w:sz="0" w:space="0" w:color="auto"/>
        <w:left w:val="none" w:sz="0" w:space="0" w:color="auto"/>
        <w:bottom w:val="none" w:sz="0" w:space="0" w:color="auto"/>
        <w:right w:val="none" w:sz="0" w:space="0" w:color="auto"/>
      </w:divBdr>
    </w:div>
    <w:div w:id="21368752">
      <w:bodyDiv w:val="1"/>
      <w:marLeft w:val="0"/>
      <w:marRight w:val="0"/>
      <w:marTop w:val="0"/>
      <w:marBottom w:val="0"/>
      <w:divBdr>
        <w:top w:val="none" w:sz="0" w:space="0" w:color="auto"/>
        <w:left w:val="none" w:sz="0" w:space="0" w:color="auto"/>
        <w:bottom w:val="none" w:sz="0" w:space="0" w:color="auto"/>
        <w:right w:val="none" w:sz="0" w:space="0" w:color="auto"/>
      </w:divBdr>
    </w:div>
    <w:div w:id="21827641">
      <w:bodyDiv w:val="1"/>
      <w:marLeft w:val="0"/>
      <w:marRight w:val="0"/>
      <w:marTop w:val="0"/>
      <w:marBottom w:val="0"/>
      <w:divBdr>
        <w:top w:val="none" w:sz="0" w:space="0" w:color="auto"/>
        <w:left w:val="none" w:sz="0" w:space="0" w:color="auto"/>
        <w:bottom w:val="none" w:sz="0" w:space="0" w:color="auto"/>
        <w:right w:val="none" w:sz="0" w:space="0" w:color="auto"/>
      </w:divBdr>
    </w:div>
    <w:div w:id="22824047">
      <w:bodyDiv w:val="1"/>
      <w:marLeft w:val="0"/>
      <w:marRight w:val="0"/>
      <w:marTop w:val="0"/>
      <w:marBottom w:val="0"/>
      <w:divBdr>
        <w:top w:val="none" w:sz="0" w:space="0" w:color="auto"/>
        <w:left w:val="none" w:sz="0" w:space="0" w:color="auto"/>
        <w:bottom w:val="none" w:sz="0" w:space="0" w:color="auto"/>
        <w:right w:val="none" w:sz="0" w:space="0" w:color="auto"/>
      </w:divBdr>
    </w:div>
    <w:div w:id="23098286">
      <w:bodyDiv w:val="1"/>
      <w:marLeft w:val="0"/>
      <w:marRight w:val="0"/>
      <w:marTop w:val="0"/>
      <w:marBottom w:val="0"/>
      <w:divBdr>
        <w:top w:val="none" w:sz="0" w:space="0" w:color="auto"/>
        <w:left w:val="none" w:sz="0" w:space="0" w:color="auto"/>
        <w:bottom w:val="none" w:sz="0" w:space="0" w:color="auto"/>
        <w:right w:val="none" w:sz="0" w:space="0" w:color="auto"/>
      </w:divBdr>
    </w:div>
    <w:div w:id="23293681">
      <w:bodyDiv w:val="1"/>
      <w:marLeft w:val="0"/>
      <w:marRight w:val="0"/>
      <w:marTop w:val="0"/>
      <w:marBottom w:val="0"/>
      <w:divBdr>
        <w:top w:val="none" w:sz="0" w:space="0" w:color="auto"/>
        <w:left w:val="none" w:sz="0" w:space="0" w:color="auto"/>
        <w:bottom w:val="none" w:sz="0" w:space="0" w:color="auto"/>
        <w:right w:val="none" w:sz="0" w:space="0" w:color="auto"/>
      </w:divBdr>
    </w:div>
    <w:div w:id="24865303">
      <w:bodyDiv w:val="1"/>
      <w:marLeft w:val="0"/>
      <w:marRight w:val="0"/>
      <w:marTop w:val="0"/>
      <w:marBottom w:val="0"/>
      <w:divBdr>
        <w:top w:val="none" w:sz="0" w:space="0" w:color="auto"/>
        <w:left w:val="none" w:sz="0" w:space="0" w:color="auto"/>
        <w:bottom w:val="none" w:sz="0" w:space="0" w:color="auto"/>
        <w:right w:val="none" w:sz="0" w:space="0" w:color="auto"/>
      </w:divBdr>
    </w:div>
    <w:div w:id="25182414">
      <w:bodyDiv w:val="1"/>
      <w:marLeft w:val="0"/>
      <w:marRight w:val="0"/>
      <w:marTop w:val="0"/>
      <w:marBottom w:val="0"/>
      <w:divBdr>
        <w:top w:val="none" w:sz="0" w:space="0" w:color="auto"/>
        <w:left w:val="none" w:sz="0" w:space="0" w:color="auto"/>
        <w:bottom w:val="none" w:sz="0" w:space="0" w:color="auto"/>
        <w:right w:val="none" w:sz="0" w:space="0" w:color="auto"/>
      </w:divBdr>
    </w:div>
    <w:div w:id="26420303">
      <w:bodyDiv w:val="1"/>
      <w:marLeft w:val="0"/>
      <w:marRight w:val="0"/>
      <w:marTop w:val="0"/>
      <w:marBottom w:val="0"/>
      <w:divBdr>
        <w:top w:val="none" w:sz="0" w:space="0" w:color="auto"/>
        <w:left w:val="none" w:sz="0" w:space="0" w:color="auto"/>
        <w:bottom w:val="none" w:sz="0" w:space="0" w:color="auto"/>
        <w:right w:val="none" w:sz="0" w:space="0" w:color="auto"/>
      </w:divBdr>
    </w:div>
    <w:div w:id="26804270">
      <w:bodyDiv w:val="1"/>
      <w:marLeft w:val="0"/>
      <w:marRight w:val="0"/>
      <w:marTop w:val="0"/>
      <w:marBottom w:val="0"/>
      <w:divBdr>
        <w:top w:val="none" w:sz="0" w:space="0" w:color="auto"/>
        <w:left w:val="none" w:sz="0" w:space="0" w:color="auto"/>
        <w:bottom w:val="none" w:sz="0" w:space="0" w:color="auto"/>
        <w:right w:val="none" w:sz="0" w:space="0" w:color="auto"/>
      </w:divBdr>
    </w:div>
    <w:div w:id="28461531">
      <w:bodyDiv w:val="1"/>
      <w:marLeft w:val="0"/>
      <w:marRight w:val="0"/>
      <w:marTop w:val="0"/>
      <w:marBottom w:val="0"/>
      <w:divBdr>
        <w:top w:val="none" w:sz="0" w:space="0" w:color="auto"/>
        <w:left w:val="none" w:sz="0" w:space="0" w:color="auto"/>
        <w:bottom w:val="none" w:sz="0" w:space="0" w:color="auto"/>
        <w:right w:val="none" w:sz="0" w:space="0" w:color="auto"/>
      </w:divBdr>
    </w:div>
    <w:div w:id="30156444">
      <w:bodyDiv w:val="1"/>
      <w:marLeft w:val="0"/>
      <w:marRight w:val="0"/>
      <w:marTop w:val="0"/>
      <w:marBottom w:val="0"/>
      <w:divBdr>
        <w:top w:val="none" w:sz="0" w:space="0" w:color="auto"/>
        <w:left w:val="none" w:sz="0" w:space="0" w:color="auto"/>
        <w:bottom w:val="none" w:sz="0" w:space="0" w:color="auto"/>
        <w:right w:val="none" w:sz="0" w:space="0" w:color="auto"/>
      </w:divBdr>
    </w:div>
    <w:div w:id="31157694">
      <w:bodyDiv w:val="1"/>
      <w:marLeft w:val="0"/>
      <w:marRight w:val="0"/>
      <w:marTop w:val="0"/>
      <w:marBottom w:val="0"/>
      <w:divBdr>
        <w:top w:val="none" w:sz="0" w:space="0" w:color="auto"/>
        <w:left w:val="none" w:sz="0" w:space="0" w:color="auto"/>
        <w:bottom w:val="none" w:sz="0" w:space="0" w:color="auto"/>
        <w:right w:val="none" w:sz="0" w:space="0" w:color="auto"/>
      </w:divBdr>
    </w:div>
    <w:div w:id="31854119">
      <w:bodyDiv w:val="1"/>
      <w:marLeft w:val="0"/>
      <w:marRight w:val="0"/>
      <w:marTop w:val="0"/>
      <w:marBottom w:val="0"/>
      <w:divBdr>
        <w:top w:val="none" w:sz="0" w:space="0" w:color="auto"/>
        <w:left w:val="none" w:sz="0" w:space="0" w:color="auto"/>
        <w:bottom w:val="none" w:sz="0" w:space="0" w:color="auto"/>
        <w:right w:val="none" w:sz="0" w:space="0" w:color="auto"/>
      </w:divBdr>
    </w:div>
    <w:div w:id="31927107">
      <w:bodyDiv w:val="1"/>
      <w:marLeft w:val="0"/>
      <w:marRight w:val="0"/>
      <w:marTop w:val="0"/>
      <w:marBottom w:val="0"/>
      <w:divBdr>
        <w:top w:val="none" w:sz="0" w:space="0" w:color="auto"/>
        <w:left w:val="none" w:sz="0" w:space="0" w:color="auto"/>
        <w:bottom w:val="none" w:sz="0" w:space="0" w:color="auto"/>
        <w:right w:val="none" w:sz="0" w:space="0" w:color="auto"/>
      </w:divBdr>
    </w:div>
    <w:div w:id="34669187">
      <w:bodyDiv w:val="1"/>
      <w:marLeft w:val="0"/>
      <w:marRight w:val="0"/>
      <w:marTop w:val="0"/>
      <w:marBottom w:val="0"/>
      <w:divBdr>
        <w:top w:val="none" w:sz="0" w:space="0" w:color="auto"/>
        <w:left w:val="none" w:sz="0" w:space="0" w:color="auto"/>
        <w:bottom w:val="none" w:sz="0" w:space="0" w:color="auto"/>
        <w:right w:val="none" w:sz="0" w:space="0" w:color="auto"/>
      </w:divBdr>
    </w:div>
    <w:div w:id="34935587">
      <w:bodyDiv w:val="1"/>
      <w:marLeft w:val="0"/>
      <w:marRight w:val="0"/>
      <w:marTop w:val="0"/>
      <w:marBottom w:val="0"/>
      <w:divBdr>
        <w:top w:val="none" w:sz="0" w:space="0" w:color="auto"/>
        <w:left w:val="none" w:sz="0" w:space="0" w:color="auto"/>
        <w:bottom w:val="none" w:sz="0" w:space="0" w:color="auto"/>
        <w:right w:val="none" w:sz="0" w:space="0" w:color="auto"/>
      </w:divBdr>
    </w:div>
    <w:div w:id="34936844">
      <w:bodyDiv w:val="1"/>
      <w:marLeft w:val="0"/>
      <w:marRight w:val="0"/>
      <w:marTop w:val="0"/>
      <w:marBottom w:val="0"/>
      <w:divBdr>
        <w:top w:val="none" w:sz="0" w:space="0" w:color="auto"/>
        <w:left w:val="none" w:sz="0" w:space="0" w:color="auto"/>
        <w:bottom w:val="none" w:sz="0" w:space="0" w:color="auto"/>
        <w:right w:val="none" w:sz="0" w:space="0" w:color="auto"/>
      </w:divBdr>
    </w:div>
    <w:div w:id="35283032">
      <w:bodyDiv w:val="1"/>
      <w:marLeft w:val="0"/>
      <w:marRight w:val="0"/>
      <w:marTop w:val="0"/>
      <w:marBottom w:val="0"/>
      <w:divBdr>
        <w:top w:val="none" w:sz="0" w:space="0" w:color="auto"/>
        <w:left w:val="none" w:sz="0" w:space="0" w:color="auto"/>
        <w:bottom w:val="none" w:sz="0" w:space="0" w:color="auto"/>
        <w:right w:val="none" w:sz="0" w:space="0" w:color="auto"/>
      </w:divBdr>
    </w:div>
    <w:div w:id="35593210">
      <w:bodyDiv w:val="1"/>
      <w:marLeft w:val="0"/>
      <w:marRight w:val="0"/>
      <w:marTop w:val="0"/>
      <w:marBottom w:val="0"/>
      <w:divBdr>
        <w:top w:val="none" w:sz="0" w:space="0" w:color="auto"/>
        <w:left w:val="none" w:sz="0" w:space="0" w:color="auto"/>
        <w:bottom w:val="none" w:sz="0" w:space="0" w:color="auto"/>
        <w:right w:val="none" w:sz="0" w:space="0" w:color="auto"/>
      </w:divBdr>
    </w:div>
    <w:div w:id="37436860">
      <w:bodyDiv w:val="1"/>
      <w:marLeft w:val="0"/>
      <w:marRight w:val="0"/>
      <w:marTop w:val="0"/>
      <w:marBottom w:val="0"/>
      <w:divBdr>
        <w:top w:val="none" w:sz="0" w:space="0" w:color="auto"/>
        <w:left w:val="none" w:sz="0" w:space="0" w:color="auto"/>
        <w:bottom w:val="none" w:sz="0" w:space="0" w:color="auto"/>
        <w:right w:val="none" w:sz="0" w:space="0" w:color="auto"/>
      </w:divBdr>
    </w:div>
    <w:div w:id="37751547">
      <w:bodyDiv w:val="1"/>
      <w:marLeft w:val="0"/>
      <w:marRight w:val="0"/>
      <w:marTop w:val="0"/>
      <w:marBottom w:val="0"/>
      <w:divBdr>
        <w:top w:val="none" w:sz="0" w:space="0" w:color="auto"/>
        <w:left w:val="none" w:sz="0" w:space="0" w:color="auto"/>
        <w:bottom w:val="none" w:sz="0" w:space="0" w:color="auto"/>
        <w:right w:val="none" w:sz="0" w:space="0" w:color="auto"/>
      </w:divBdr>
    </w:div>
    <w:div w:id="38016557">
      <w:bodyDiv w:val="1"/>
      <w:marLeft w:val="0"/>
      <w:marRight w:val="0"/>
      <w:marTop w:val="0"/>
      <w:marBottom w:val="0"/>
      <w:divBdr>
        <w:top w:val="none" w:sz="0" w:space="0" w:color="auto"/>
        <w:left w:val="none" w:sz="0" w:space="0" w:color="auto"/>
        <w:bottom w:val="none" w:sz="0" w:space="0" w:color="auto"/>
        <w:right w:val="none" w:sz="0" w:space="0" w:color="auto"/>
      </w:divBdr>
    </w:div>
    <w:div w:id="39018793">
      <w:bodyDiv w:val="1"/>
      <w:marLeft w:val="0"/>
      <w:marRight w:val="0"/>
      <w:marTop w:val="0"/>
      <w:marBottom w:val="0"/>
      <w:divBdr>
        <w:top w:val="none" w:sz="0" w:space="0" w:color="auto"/>
        <w:left w:val="none" w:sz="0" w:space="0" w:color="auto"/>
        <w:bottom w:val="none" w:sz="0" w:space="0" w:color="auto"/>
        <w:right w:val="none" w:sz="0" w:space="0" w:color="auto"/>
      </w:divBdr>
    </w:div>
    <w:div w:id="39717252">
      <w:bodyDiv w:val="1"/>
      <w:marLeft w:val="0"/>
      <w:marRight w:val="0"/>
      <w:marTop w:val="0"/>
      <w:marBottom w:val="0"/>
      <w:divBdr>
        <w:top w:val="none" w:sz="0" w:space="0" w:color="auto"/>
        <w:left w:val="none" w:sz="0" w:space="0" w:color="auto"/>
        <w:bottom w:val="none" w:sz="0" w:space="0" w:color="auto"/>
        <w:right w:val="none" w:sz="0" w:space="0" w:color="auto"/>
      </w:divBdr>
    </w:div>
    <w:div w:id="39860923">
      <w:bodyDiv w:val="1"/>
      <w:marLeft w:val="0"/>
      <w:marRight w:val="0"/>
      <w:marTop w:val="0"/>
      <w:marBottom w:val="0"/>
      <w:divBdr>
        <w:top w:val="none" w:sz="0" w:space="0" w:color="auto"/>
        <w:left w:val="none" w:sz="0" w:space="0" w:color="auto"/>
        <w:bottom w:val="none" w:sz="0" w:space="0" w:color="auto"/>
        <w:right w:val="none" w:sz="0" w:space="0" w:color="auto"/>
      </w:divBdr>
    </w:div>
    <w:div w:id="40983872">
      <w:bodyDiv w:val="1"/>
      <w:marLeft w:val="0"/>
      <w:marRight w:val="0"/>
      <w:marTop w:val="0"/>
      <w:marBottom w:val="0"/>
      <w:divBdr>
        <w:top w:val="none" w:sz="0" w:space="0" w:color="auto"/>
        <w:left w:val="none" w:sz="0" w:space="0" w:color="auto"/>
        <w:bottom w:val="none" w:sz="0" w:space="0" w:color="auto"/>
        <w:right w:val="none" w:sz="0" w:space="0" w:color="auto"/>
      </w:divBdr>
    </w:div>
    <w:div w:id="41098601">
      <w:bodyDiv w:val="1"/>
      <w:marLeft w:val="0"/>
      <w:marRight w:val="0"/>
      <w:marTop w:val="0"/>
      <w:marBottom w:val="0"/>
      <w:divBdr>
        <w:top w:val="none" w:sz="0" w:space="0" w:color="auto"/>
        <w:left w:val="none" w:sz="0" w:space="0" w:color="auto"/>
        <w:bottom w:val="none" w:sz="0" w:space="0" w:color="auto"/>
        <w:right w:val="none" w:sz="0" w:space="0" w:color="auto"/>
      </w:divBdr>
    </w:div>
    <w:div w:id="41247183">
      <w:bodyDiv w:val="1"/>
      <w:marLeft w:val="0"/>
      <w:marRight w:val="0"/>
      <w:marTop w:val="0"/>
      <w:marBottom w:val="0"/>
      <w:divBdr>
        <w:top w:val="none" w:sz="0" w:space="0" w:color="auto"/>
        <w:left w:val="none" w:sz="0" w:space="0" w:color="auto"/>
        <w:bottom w:val="none" w:sz="0" w:space="0" w:color="auto"/>
        <w:right w:val="none" w:sz="0" w:space="0" w:color="auto"/>
      </w:divBdr>
    </w:div>
    <w:div w:id="41367131">
      <w:bodyDiv w:val="1"/>
      <w:marLeft w:val="0"/>
      <w:marRight w:val="0"/>
      <w:marTop w:val="0"/>
      <w:marBottom w:val="0"/>
      <w:divBdr>
        <w:top w:val="none" w:sz="0" w:space="0" w:color="auto"/>
        <w:left w:val="none" w:sz="0" w:space="0" w:color="auto"/>
        <w:bottom w:val="none" w:sz="0" w:space="0" w:color="auto"/>
        <w:right w:val="none" w:sz="0" w:space="0" w:color="auto"/>
      </w:divBdr>
    </w:div>
    <w:div w:id="41516574">
      <w:bodyDiv w:val="1"/>
      <w:marLeft w:val="0"/>
      <w:marRight w:val="0"/>
      <w:marTop w:val="0"/>
      <w:marBottom w:val="0"/>
      <w:divBdr>
        <w:top w:val="none" w:sz="0" w:space="0" w:color="auto"/>
        <w:left w:val="none" w:sz="0" w:space="0" w:color="auto"/>
        <w:bottom w:val="none" w:sz="0" w:space="0" w:color="auto"/>
        <w:right w:val="none" w:sz="0" w:space="0" w:color="auto"/>
      </w:divBdr>
    </w:div>
    <w:div w:id="44643764">
      <w:bodyDiv w:val="1"/>
      <w:marLeft w:val="0"/>
      <w:marRight w:val="0"/>
      <w:marTop w:val="0"/>
      <w:marBottom w:val="0"/>
      <w:divBdr>
        <w:top w:val="none" w:sz="0" w:space="0" w:color="auto"/>
        <w:left w:val="none" w:sz="0" w:space="0" w:color="auto"/>
        <w:bottom w:val="none" w:sz="0" w:space="0" w:color="auto"/>
        <w:right w:val="none" w:sz="0" w:space="0" w:color="auto"/>
      </w:divBdr>
    </w:div>
    <w:div w:id="44723993">
      <w:bodyDiv w:val="1"/>
      <w:marLeft w:val="0"/>
      <w:marRight w:val="0"/>
      <w:marTop w:val="0"/>
      <w:marBottom w:val="0"/>
      <w:divBdr>
        <w:top w:val="none" w:sz="0" w:space="0" w:color="auto"/>
        <w:left w:val="none" w:sz="0" w:space="0" w:color="auto"/>
        <w:bottom w:val="none" w:sz="0" w:space="0" w:color="auto"/>
        <w:right w:val="none" w:sz="0" w:space="0" w:color="auto"/>
      </w:divBdr>
    </w:div>
    <w:div w:id="45952624">
      <w:bodyDiv w:val="1"/>
      <w:marLeft w:val="0"/>
      <w:marRight w:val="0"/>
      <w:marTop w:val="0"/>
      <w:marBottom w:val="0"/>
      <w:divBdr>
        <w:top w:val="none" w:sz="0" w:space="0" w:color="auto"/>
        <w:left w:val="none" w:sz="0" w:space="0" w:color="auto"/>
        <w:bottom w:val="none" w:sz="0" w:space="0" w:color="auto"/>
        <w:right w:val="none" w:sz="0" w:space="0" w:color="auto"/>
      </w:divBdr>
    </w:div>
    <w:div w:id="49547311">
      <w:bodyDiv w:val="1"/>
      <w:marLeft w:val="0"/>
      <w:marRight w:val="0"/>
      <w:marTop w:val="0"/>
      <w:marBottom w:val="0"/>
      <w:divBdr>
        <w:top w:val="none" w:sz="0" w:space="0" w:color="auto"/>
        <w:left w:val="none" w:sz="0" w:space="0" w:color="auto"/>
        <w:bottom w:val="none" w:sz="0" w:space="0" w:color="auto"/>
        <w:right w:val="none" w:sz="0" w:space="0" w:color="auto"/>
      </w:divBdr>
    </w:div>
    <w:div w:id="50926813">
      <w:bodyDiv w:val="1"/>
      <w:marLeft w:val="0"/>
      <w:marRight w:val="0"/>
      <w:marTop w:val="0"/>
      <w:marBottom w:val="0"/>
      <w:divBdr>
        <w:top w:val="none" w:sz="0" w:space="0" w:color="auto"/>
        <w:left w:val="none" w:sz="0" w:space="0" w:color="auto"/>
        <w:bottom w:val="none" w:sz="0" w:space="0" w:color="auto"/>
        <w:right w:val="none" w:sz="0" w:space="0" w:color="auto"/>
      </w:divBdr>
    </w:div>
    <w:div w:id="53048732">
      <w:bodyDiv w:val="1"/>
      <w:marLeft w:val="0"/>
      <w:marRight w:val="0"/>
      <w:marTop w:val="0"/>
      <w:marBottom w:val="0"/>
      <w:divBdr>
        <w:top w:val="none" w:sz="0" w:space="0" w:color="auto"/>
        <w:left w:val="none" w:sz="0" w:space="0" w:color="auto"/>
        <w:bottom w:val="none" w:sz="0" w:space="0" w:color="auto"/>
        <w:right w:val="none" w:sz="0" w:space="0" w:color="auto"/>
      </w:divBdr>
    </w:div>
    <w:div w:id="53551266">
      <w:bodyDiv w:val="1"/>
      <w:marLeft w:val="0"/>
      <w:marRight w:val="0"/>
      <w:marTop w:val="0"/>
      <w:marBottom w:val="0"/>
      <w:divBdr>
        <w:top w:val="none" w:sz="0" w:space="0" w:color="auto"/>
        <w:left w:val="none" w:sz="0" w:space="0" w:color="auto"/>
        <w:bottom w:val="none" w:sz="0" w:space="0" w:color="auto"/>
        <w:right w:val="none" w:sz="0" w:space="0" w:color="auto"/>
      </w:divBdr>
    </w:div>
    <w:div w:id="54017421">
      <w:bodyDiv w:val="1"/>
      <w:marLeft w:val="0"/>
      <w:marRight w:val="0"/>
      <w:marTop w:val="0"/>
      <w:marBottom w:val="0"/>
      <w:divBdr>
        <w:top w:val="none" w:sz="0" w:space="0" w:color="auto"/>
        <w:left w:val="none" w:sz="0" w:space="0" w:color="auto"/>
        <w:bottom w:val="none" w:sz="0" w:space="0" w:color="auto"/>
        <w:right w:val="none" w:sz="0" w:space="0" w:color="auto"/>
      </w:divBdr>
    </w:div>
    <w:div w:id="54091797">
      <w:bodyDiv w:val="1"/>
      <w:marLeft w:val="0"/>
      <w:marRight w:val="0"/>
      <w:marTop w:val="0"/>
      <w:marBottom w:val="0"/>
      <w:divBdr>
        <w:top w:val="none" w:sz="0" w:space="0" w:color="auto"/>
        <w:left w:val="none" w:sz="0" w:space="0" w:color="auto"/>
        <w:bottom w:val="none" w:sz="0" w:space="0" w:color="auto"/>
        <w:right w:val="none" w:sz="0" w:space="0" w:color="auto"/>
      </w:divBdr>
    </w:div>
    <w:div w:id="54401669">
      <w:bodyDiv w:val="1"/>
      <w:marLeft w:val="0"/>
      <w:marRight w:val="0"/>
      <w:marTop w:val="0"/>
      <w:marBottom w:val="0"/>
      <w:divBdr>
        <w:top w:val="none" w:sz="0" w:space="0" w:color="auto"/>
        <w:left w:val="none" w:sz="0" w:space="0" w:color="auto"/>
        <w:bottom w:val="none" w:sz="0" w:space="0" w:color="auto"/>
        <w:right w:val="none" w:sz="0" w:space="0" w:color="auto"/>
      </w:divBdr>
    </w:div>
    <w:div w:id="54545718">
      <w:bodyDiv w:val="1"/>
      <w:marLeft w:val="0"/>
      <w:marRight w:val="0"/>
      <w:marTop w:val="0"/>
      <w:marBottom w:val="0"/>
      <w:divBdr>
        <w:top w:val="none" w:sz="0" w:space="0" w:color="auto"/>
        <w:left w:val="none" w:sz="0" w:space="0" w:color="auto"/>
        <w:bottom w:val="none" w:sz="0" w:space="0" w:color="auto"/>
        <w:right w:val="none" w:sz="0" w:space="0" w:color="auto"/>
      </w:divBdr>
    </w:div>
    <w:div w:id="54935526">
      <w:bodyDiv w:val="1"/>
      <w:marLeft w:val="0"/>
      <w:marRight w:val="0"/>
      <w:marTop w:val="0"/>
      <w:marBottom w:val="0"/>
      <w:divBdr>
        <w:top w:val="none" w:sz="0" w:space="0" w:color="auto"/>
        <w:left w:val="none" w:sz="0" w:space="0" w:color="auto"/>
        <w:bottom w:val="none" w:sz="0" w:space="0" w:color="auto"/>
        <w:right w:val="none" w:sz="0" w:space="0" w:color="auto"/>
      </w:divBdr>
    </w:div>
    <w:div w:id="56823601">
      <w:bodyDiv w:val="1"/>
      <w:marLeft w:val="0"/>
      <w:marRight w:val="0"/>
      <w:marTop w:val="0"/>
      <w:marBottom w:val="0"/>
      <w:divBdr>
        <w:top w:val="none" w:sz="0" w:space="0" w:color="auto"/>
        <w:left w:val="none" w:sz="0" w:space="0" w:color="auto"/>
        <w:bottom w:val="none" w:sz="0" w:space="0" w:color="auto"/>
        <w:right w:val="none" w:sz="0" w:space="0" w:color="auto"/>
      </w:divBdr>
    </w:div>
    <w:div w:id="57017535">
      <w:bodyDiv w:val="1"/>
      <w:marLeft w:val="0"/>
      <w:marRight w:val="0"/>
      <w:marTop w:val="0"/>
      <w:marBottom w:val="0"/>
      <w:divBdr>
        <w:top w:val="none" w:sz="0" w:space="0" w:color="auto"/>
        <w:left w:val="none" w:sz="0" w:space="0" w:color="auto"/>
        <w:bottom w:val="none" w:sz="0" w:space="0" w:color="auto"/>
        <w:right w:val="none" w:sz="0" w:space="0" w:color="auto"/>
      </w:divBdr>
    </w:div>
    <w:div w:id="57019556">
      <w:bodyDiv w:val="1"/>
      <w:marLeft w:val="0"/>
      <w:marRight w:val="0"/>
      <w:marTop w:val="0"/>
      <w:marBottom w:val="0"/>
      <w:divBdr>
        <w:top w:val="none" w:sz="0" w:space="0" w:color="auto"/>
        <w:left w:val="none" w:sz="0" w:space="0" w:color="auto"/>
        <w:bottom w:val="none" w:sz="0" w:space="0" w:color="auto"/>
        <w:right w:val="none" w:sz="0" w:space="0" w:color="auto"/>
      </w:divBdr>
    </w:div>
    <w:div w:id="57821757">
      <w:bodyDiv w:val="1"/>
      <w:marLeft w:val="0"/>
      <w:marRight w:val="0"/>
      <w:marTop w:val="0"/>
      <w:marBottom w:val="0"/>
      <w:divBdr>
        <w:top w:val="none" w:sz="0" w:space="0" w:color="auto"/>
        <w:left w:val="none" w:sz="0" w:space="0" w:color="auto"/>
        <w:bottom w:val="none" w:sz="0" w:space="0" w:color="auto"/>
        <w:right w:val="none" w:sz="0" w:space="0" w:color="auto"/>
      </w:divBdr>
    </w:div>
    <w:div w:id="58094609">
      <w:bodyDiv w:val="1"/>
      <w:marLeft w:val="0"/>
      <w:marRight w:val="0"/>
      <w:marTop w:val="0"/>
      <w:marBottom w:val="0"/>
      <w:divBdr>
        <w:top w:val="none" w:sz="0" w:space="0" w:color="auto"/>
        <w:left w:val="none" w:sz="0" w:space="0" w:color="auto"/>
        <w:bottom w:val="none" w:sz="0" w:space="0" w:color="auto"/>
        <w:right w:val="none" w:sz="0" w:space="0" w:color="auto"/>
      </w:divBdr>
    </w:div>
    <w:div w:id="58746139">
      <w:bodyDiv w:val="1"/>
      <w:marLeft w:val="0"/>
      <w:marRight w:val="0"/>
      <w:marTop w:val="0"/>
      <w:marBottom w:val="0"/>
      <w:divBdr>
        <w:top w:val="none" w:sz="0" w:space="0" w:color="auto"/>
        <w:left w:val="none" w:sz="0" w:space="0" w:color="auto"/>
        <w:bottom w:val="none" w:sz="0" w:space="0" w:color="auto"/>
        <w:right w:val="none" w:sz="0" w:space="0" w:color="auto"/>
      </w:divBdr>
    </w:div>
    <w:div w:id="59179448">
      <w:bodyDiv w:val="1"/>
      <w:marLeft w:val="0"/>
      <w:marRight w:val="0"/>
      <w:marTop w:val="0"/>
      <w:marBottom w:val="0"/>
      <w:divBdr>
        <w:top w:val="none" w:sz="0" w:space="0" w:color="auto"/>
        <w:left w:val="none" w:sz="0" w:space="0" w:color="auto"/>
        <w:bottom w:val="none" w:sz="0" w:space="0" w:color="auto"/>
        <w:right w:val="none" w:sz="0" w:space="0" w:color="auto"/>
      </w:divBdr>
    </w:div>
    <w:div w:id="60369090">
      <w:bodyDiv w:val="1"/>
      <w:marLeft w:val="0"/>
      <w:marRight w:val="0"/>
      <w:marTop w:val="0"/>
      <w:marBottom w:val="0"/>
      <w:divBdr>
        <w:top w:val="none" w:sz="0" w:space="0" w:color="auto"/>
        <w:left w:val="none" w:sz="0" w:space="0" w:color="auto"/>
        <w:bottom w:val="none" w:sz="0" w:space="0" w:color="auto"/>
        <w:right w:val="none" w:sz="0" w:space="0" w:color="auto"/>
      </w:divBdr>
    </w:div>
    <w:div w:id="60369676">
      <w:bodyDiv w:val="1"/>
      <w:marLeft w:val="0"/>
      <w:marRight w:val="0"/>
      <w:marTop w:val="0"/>
      <w:marBottom w:val="0"/>
      <w:divBdr>
        <w:top w:val="none" w:sz="0" w:space="0" w:color="auto"/>
        <w:left w:val="none" w:sz="0" w:space="0" w:color="auto"/>
        <w:bottom w:val="none" w:sz="0" w:space="0" w:color="auto"/>
        <w:right w:val="none" w:sz="0" w:space="0" w:color="auto"/>
      </w:divBdr>
    </w:div>
    <w:div w:id="61297933">
      <w:bodyDiv w:val="1"/>
      <w:marLeft w:val="0"/>
      <w:marRight w:val="0"/>
      <w:marTop w:val="0"/>
      <w:marBottom w:val="0"/>
      <w:divBdr>
        <w:top w:val="none" w:sz="0" w:space="0" w:color="auto"/>
        <w:left w:val="none" w:sz="0" w:space="0" w:color="auto"/>
        <w:bottom w:val="none" w:sz="0" w:space="0" w:color="auto"/>
        <w:right w:val="none" w:sz="0" w:space="0" w:color="auto"/>
      </w:divBdr>
    </w:div>
    <w:div w:id="61490090">
      <w:bodyDiv w:val="1"/>
      <w:marLeft w:val="0"/>
      <w:marRight w:val="0"/>
      <w:marTop w:val="0"/>
      <w:marBottom w:val="0"/>
      <w:divBdr>
        <w:top w:val="none" w:sz="0" w:space="0" w:color="auto"/>
        <w:left w:val="none" w:sz="0" w:space="0" w:color="auto"/>
        <w:bottom w:val="none" w:sz="0" w:space="0" w:color="auto"/>
        <w:right w:val="none" w:sz="0" w:space="0" w:color="auto"/>
      </w:divBdr>
    </w:div>
    <w:div w:id="61567909">
      <w:bodyDiv w:val="1"/>
      <w:marLeft w:val="0"/>
      <w:marRight w:val="0"/>
      <w:marTop w:val="0"/>
      <w:marBottom w:val="0"/>
      <w:divBdr>
        <w:top w:val="none" w:sz="0" w:space="0" w:color="auto"/>
        <w:left w:val="none" w:sz="0" w:space="0" w:color="auto"/>
        <w:bottom w:val="none" w:sz="0" w:space="0" w:color="auto"/>
        <w:right w:val="none" w:sz="0" w:space="0" w:color="auto"/>
      </w:divBdr>
    </w:div>
    <w:div w:id="63072414">
      <w:bodyDiv w:val="1"/>
      <w:marLeft w:val="0"/>
      <w:marRight w:val="0"/>
      <w:marTop w:val="0"/>
      <w:marBottom w:val="0"/>
      <w:divBdr>
        <w:top w:val="none" w:sz="0" w:space="0" w:color="auto"/>
        <w:left w:val="none" w:sz="0" w:space="0" w:color="auto"/>
        <w:bottom w:val="none" w:sz="0" w:space="0" w:color="auto"/>
        <w:right w:val="none" w:sz="0" w:space="0" w:color="auto"/>
      </w:divBdr>
    </w:div>
    <w:div w:id="63332150">
      <w:bodyDiv w:val="1"/>
      <w:marLeft w:val="0"/>
      <w:marRight w:val="0"/>
      <w:marTop w:val="0"/>
      <w:marBottom w:val="0"/>
      <w:divBdr>
        <w:top w:val="none" w:sz="0" w:space="0" w:color="auto"/>
        <w:left w:val="none" w:sz="0" w:space="0" w:color="auto"/>
        <w:bottom w:val="none" w:sz="0" w:space="0" w:color="auto"/>
        <w:right w:val="none" w:sz="0" w:space="0" w:color="auto"/>
      </w:divBdr>
    </w:div>
    <w:div w:id="63644768">
      <w:bodyDiv w:val="1"/>
      <w:marLeft w:val="0"/>
      <w:marRight w:val="0"/>
      <w:marTop w:val="0"/>
      <w:marBottom w:val="0"/>
      <w:divBdr>
        <w:top w:val="none" w:sz="0" w:space="0" w:color="auto"/>
        <w:left w:val="none" w:sz="0" w:space="0" w:color="auto"/>
        <w:bottom w:val="none" w:sz="0" w:space="0" w:color="auto"/>
        <w:right w:val="none" w:sz="0" w:space="0" w:color="auto"/>
      </w:divBdr>
    </w:div>
    <w:div w:id="63914698">
      <w:bodyDiv w:val="1"/>
      <w:marLeft w:val="0"/>
      <w:marRight w:val="0"/>
      <w:marTop w:val="0"/>
      <w:marBottom w:val="0"/>
      <w:divBdr>
        <w:top w:val="none" w:sz="0" w:space="0" w:color="auto"/>
        <w:left w:val="none" w:sz="0" w:space="0" w:color="auto"/>
        <w:bottom w:val="none" w:sz="0" w:space="0" w:color="auto"/>
        <w:right w:val="none" w:sz="0" w:space="0" w:color="auto"/>
      </w:divBdr>
    </w:div>
    <w:div w:id="64377301">
      <w:bodyDiv w:val="1"/>
      <w:marLeft w:val="0"/>
      <w:marRight w:val="0"/>
      <w:marTop w:val="0"/>
      <w:marBottom w:val="0"/>
      <w:divBdr>
        <w:top w:val="none" w:sz="0" w:space="0" w:color="auto"/>
        <w:left w:val="none" w:sz="0" w:space="0" w:color="auto"/>
        <w:bottom w:val="none" w:sz="0" w:space="0" w:color="auto"/>
        <w:right w:val="none" w:sz="0" w:space="0" w:color="auto"/>
      </w:divBdr>
    </w:div>
    <w:div w:id="65154187">
      <w:bodyDiv w:val="1"/>
      <w:marLeft w:val="0"/>
      <w:marRight w:val="0"/>
      <w:marTop w:val="0"/>
      <w:marBottom w:val="0"/>
      <w:divBdr>
        <w:top w:val="none" w:sz="0" w:space="0" w:color="auto"/>
        <w:left w:val="none" w:sz="0" w:space="0" w:color="auto"/>
        <w:bottom w:val="none" w:sz="0" w:space="0" w:color="auto"/>
        <w:right w:val="none" w:sz="0" w:space="0" w:color="auto"/>
      </w:divBdr>
    </w:div>
    <w:div w:id="66269332">
      <w:bodyDiv w:val="1"/>
      <w:marLeft w:val="0"/>
      <w:marRight w:val="0"/>
      <w:marTop w:val="0"/>
      <w:marBottom w:val="0"/>
      <w:divBdr>
        <w:top w:val="none" w:sz="0" w:space="0" w:color="auto"/>
        <w:left w:val="none" w:sz="0" w:space="0" w:color="auto"/>
        <w:bottom w:val="none" w:sz="0" w:space="0" w:color="auto"/>
        <w:right w:val="none" w:sz="0" w:space="0" w:color="auto"/>
      </w:divBdr>
    </w:div>
    <w:div w:id="68238007">
      <w:bodyDiv w:val="1"/>
      <w:marLeft w:val="0"/>
      <w:marRight w:val="0"/>
      <w:marTop w:val="0"/>
      <w:marBottom w:val="0"/>
      <w:divBdr>
        <w:top w:val="none" w:sz="0" w:space="0" w:color="auto"/>
        <w:left w:val="none" w:sz="0" w:space="0" w:color="auto"/>
        <w:bottom w:val="none" w:sz="0" w:space="0" w:color="auto"/>
        <w:right w:val="none" w:sz="0" w:space="0" w:color="auto"/>
      </w:divBdr>
    </w:div>
    <w:div w:id="69544588">
      <w:bodyDiv w:val="1"/>
      <w:marLeft w:val="0"/>
      <w:marRight w:val="0"/>
      <w:marTop w:val="0"/>
      <w:marBottom w:val="0"/>
      <w:divBdr>
        <w:top w:val="none" w:sz="0" w:space="0" w:color="auto"/>
        <w:left w:val="none" w:sz="0" w:space="0" w:color="auto"/>
        <w:bottom w:val="none" w:sz="0" w:space="0" w:color="auto"/>
        <w:right w:val="none" w:sz="0" w:space="0" w:color="auto"/>
      </w:divBdr>
    </w:div>
    <w:div w:id="70153983">
      <w:bodyDiv w:val="1"/>
      <w:marLeft w:val="0"/>
      <w:marRight w:val="0"/>
      <w:marTop w:val="0"/>
      <w:marBottom w:val="0"/>
      <w:divBdr>
        <w:top w:val="none" w:sz="0" w:space="0" w:color="auto"/>
        <w:left w:val="none" w:sz="0" w:space="0" w:color="auto"/>
        <w:bottom w:val="none" w:sz="0" w:space="0" w:color="auto"/>
        <w:right w:val="none" w:sz="0" w:space="0" w:color="auto"/>
      </w:divBdr>
    </w:div>
    <w:div w:id="71203075">
      <w:bodyDiv w:val="1"/>
      <w:marLeft w:val="0"/>
      <w:marRight w:val="0"/>
      <w:marTop w:val="0"/>
      <w:marBottom w:val="0"/>
      <w:divBdr>
        <w:top w:val="none" w:sz="0" w:space="0" w:color="auto"/>
        <w:left w:val="none" w:sz="0" w:space="0" w:color="auto"/>
        <w:bottom w:val="none" w:sz="0" w:space="0" w:color="auto"/>
        <w:right w:val="none" w:sz="0" w:space="0" w:color="auto"/>
      </w:divBdr>
    </w:div>
    <w:div w:id="71434275">
      <w:bodyDiv w:val="1"/>
      <w:marLeft w:val="0"/>
      <w:marRight w:val="0"/>
      <w:marTop w:val="0"/>
      <w:marBottom w:val="0"/>
      <w:divBdr>
        <w:top w:val="none" w:sz="0" w:space="0" w:color="auto"/>
        <w:left w:val="none" w:sz="0" w:space="0" w:color="auto"/>
        <w:bottom w:val="none" w:sz="0" w:space="0" w:color="auto"/>
        <w:right w:val="none" w:sz="0" w:space="0" w:color="auto"/>
      </w:divBdr>
    </w:div>
    <w:div w:id="71779596">
      <w:bodyDiv w:val="1"/>
      <w:marLeft w:val="0"/>
      <w:marRight w:val="0"/>
      <w:marTop w:val="0"/>
      <w:marBottom w:val="0"/>
      <w:divBdr>
        <w:top w:val="none" w:sz="0" w:space="0" w:color="auto"/>
        <w:left w:val="none" w:sz="0" w:space="0" w:color="auto"/>
        <w:bottom w:val="none" w:sz="0" w:space="0" w:color="auto"/>
        <w:right w:val="none" w:sz="0" w:space="0" w:color="auto"/>
      </w:divBdr>
    </w:div>
    <w:div w:id="72548886">
      <w:bodyDiv w:val="1"/>
      <w:marLeft w:val="0"/>
      <w:marRight w:val="0"/>
      <w:marTop w:val="0"/>
      <w:marBottom w:val="0"/>
      <w:divBdr>
        <w:top w:val="none" w:sz="0" w:space="0" w:color="auto"/>
        <w:left w:val="none" w:sz="0" w:space="0" w:color="auto"/>
        <w:bottom w:val="none" w:sz="0" w:space="0" w:color="auto"/>
        <w:right w:val="none" w:sz="0" w:space="0" w:color="auto"/>
      </w:divBdr>
    </w:div>
    <w:div w:id="72777159">
      <w:bodyDiv w:val="1"/>
      <w:marLeft w:val="0"/>
      <w:marRight w:val="0"/>
      <w:marTop w:val="0"/>
      <w:marBottom w:val="0"/>
      <w:divBdr>
        <w:top w:val="none" w:sz="0" w:space="0" w:color="auto"/>
        <w:left w:val="none" w:sz="0" w:space="0" w:color="auto"/>
        <w:bottom w:val="none" w:sz="0" w:space="0" w:color="auto"/>
        <w:right w:val="none" w:sz="0" w:space="0" w:color="auto"/>
      </w:divBdr>
    </w:div>
    <w:div w:id="72973906">
      <w:bodyDiv w:val="1"/>
      <w:marLeft w:val="0"/>
      <w:marRight w:val="0"/>
      <w:marTop w:val="0"/>
      <w:marBottom w:val="0"/>
      <w:divBdr>
        <w:top w:val="none" w:sz="0" w:space="0" w:color="auto"/>
        <w:left w:val="none" w:sz="0" w:space="0" w:color="auto"/>
        <w:bottom w:val="none" w:sz="0" w:space="0" w:color="auto"/>
        <w:right w:val="none" w:sz="0" w:space="0" w:color="auto"/>
      </w:divBdr>
    </w:div>
    <w:div w:id="74861049">
      <w:bodyDiv w:val="1"/>
      <w:marLeft w:val="0"/>
      <w:marRight w:val="0"/>
      <w:marTop w:val="0"/>
      <w:marBottom w:val="0"/>
      <w:divBdr>
        <w:top w:val="none" w:sz="0" w:space="0" w:color="auto"/>
        <w:left w:val="none" w:sz="0" w:space="0" w:color="auto"/>
        <w:bottom w:val="none" w:sz="0" w:space="0" w:color="auto"/>
        <w:right w:val="none" w:sz="0" w:space="0" w:color="auto"/>
      </w:divBdr>
    </w:div>
    <w:div w:id="76172484">
      <w:bodyDiv w:val="1"/>
      <w:marLeft w:val="0"/>
      <w:marRight w:val="0"/>
      <w:marTop w:val="0"/>
      <w:marBottom w:val="0"/>
      <w:divBdr>
        <w:top w:val="none" w:sz="0" w:space="0" w:color="auto"/>
        <w:left w:val="none" w:sz="0" w:space="0" w:color="auto"/>
        <w:bottom w:val="none" w:sz="0" w:space="0" w:color="auto"/>
        <w:right w:val="none" w:sz="0" w:space="0" w:color="auto"/>
      </w:divBdr>
    </w:div>
    <w:div w:id="76481054">
      <w:bodyDiv w:val="1"/>
      <w:marLeft w:val="0"/>
      <w:marRight w:val="0"/>
      <w:marTop w:val="0"/>
      <w:marBottom w:val="0"/>
      <w:divBdr>
        <w:top w:val="none" w:sz="0" w:space="0" w:color="auto"/>
        <w:left w:val="none" w:sz="0" w:space="0" w:color="auto"/>
        <w:bottom w:val="none" w:sz="0" w:space="0" w:color="auto"/>
        <w:right w:val="none" w:sz="0" w:space="0" w:color="auto"/>
      </w:divBdr>
    </w:div>
    <w:div w:id="76482686">
      <w:bodyDiv w:val="1"/>
      <w:marLeft w:val="0"/>
      <w:marRight w:val="0"/>
      <w:marTop w:val="0"/>
      <w:marBottom w:val="0"/>
      <w:divBdr>
        <w:top w:val="none" w:sz="0" w:space="0" w:color="auto"/>
        <w:left w:val="none" w:sz="0" w:space="0" w:color="auto"/>
        <w:bottom w:val="none" w:sz="0" w:space="0" w:color="auto"/>
        <w:right w:val="none" w:sz="0" w:space="0" w:color="auto"/>
      </w:divBdr>
    </w:div>
    <w:div w:id="76942611">
      <w:bodyDiv w:val="1"/>
      <w:marLeft w:val="0"/>
      <w:marRight w:val="0"/>
      <w:marTop w:val="0"/>
      <w:marBottom w:val="0"/>
      <w:divBdr>
        <w:top w:val="none" w:sz="0" w:space="0" w:color="auto"/>
        <w:left w:val="none" w:sz="0" w:space="0" w:color="auto"/>
        <w:bottom w:val="none" w:sz="0" w:space="0" w:color="auto"/>
        <w:right w:val="none" w:sz="0" w:space="0" w:color="auto"/>
      </w:divBdr>
    </w:div>
    <w:div w:id="77479986">
      <w:bodyDiv w:val="1"/>
      <w:marLeft w:val="0"/>
      <w:marRight w:val="0"/>
      <w:marTop w:val="0"/>
      <w:marBottom w:val="0"/>
      <w:divBdr>
        <w:top w:val="none" w:sz="0" w:space="0" w:color="auto"/>
        <w:left w:val="none" w:sz="0" w:space="0" w:color="auto"/>
        <w:bottom w:val="none" w:sz="0" w:space="0" w:color="auto"/>
        <w:right w:val="none" w:sz="0" w:space="0" w:color="auto"/>
      </w:divBdr>
    </w:div>
    <w:div w:id="77558489">
      <w:bodyDiv w:val="1"/>
      <w:marLeft w:val="0"/>
      <w:marRight w:val="0"/>
      <w:marTop w:val="0"/>
      <w:marBottom w:val="0"/>
      <w:divBdr>
        <w:top w:val="none" w:sz="0" w:space="0" w:color="auto"/>
        <w:left w:val="none" w:sz="0" w:space="0" w:color="auto"/>
        <w:bottom w:val="none" w:sz="0" w:space="0" w:color="auto"/>
        <w:right w:val="none" w:sz="0" w:space="0" w:color="auto"/>
      </w:divBdr>
    </w:div>
    <w:div w:id="77605328">
      <w:bodyDiv w:val="1"/>
      <w:marLeft w:val="0"/>
      <w:marRight w:val="0"/>
      <w:marTop w:val="0"/>
      <w:marBottom w:val="0"/>
      <w:divBdr>
        <w:top w:val="none" w:sz="0" w:space="0" w:color="auto"/>
        <w:left w:val="none" w:sz="0" w:space="0" w:color="auto"/>
        <w:bottom w:val="none" w:sz="0" w:space="0" w:color="auto"/>
        <w:right w:val="none" w:sz="0" w:space="0" w:color="auto"/>
      </w:divBdr>
    </w:div>
    <w:div w:id="78909969">
      <w:bodyDiv w:val="1"/>
      <w:marLeft w:val="0"/>
      <w:marRight w:val="0"/>
      <w:marTop w:val="0"/>
      <w:marBottom w:val="0"/>
      <w:divBdr>
        <w:top w:val="none" w:sz="0" w:space="0" w:color="auto"/>
        <w:left w:val="none" w:sz="0" w:space="0" w:color="auto"/>
        <w:bottom w:val="none" w:sz="0" w:space="0" w:color="auto"/>
        <w:right w:val="none" w:sz="0" w:space="0" w:color="auto"/>
      </w:divBdr>
    </w:div>
    <w:div w:id="80489229">
      <w:bodyDiv w:val="1"/>
      <w:marLeft w:val="0"/>
      <w:marRight w:val="0"/>
      <w:marTop w:val="0"/>
      <w:marBottom w:val="0"/>
      <w:divBdr>
        <w:top w:val="none" w:sz="0" w:space="0" w:color="auto"/>
        <w:left w:val="none" w:sz="0" w:space="0" w:color="auto"/>
        <w:bottom w:val="none" w:sz="0" w:space="0" w:color="auto"/>
        <w:right w:val="none" w:sz="0" w:space="0" w:color="auto"/>
      </w:divBdr>
    </w:div>
    <w:div w:id="80875618">
      <w:bodyDiv w:val="1"/>
      <w:marLeft w:val="0"/>
      <w:marRight w:val="0"/>
      <w:marTop w:val="0"/>
      <w:marBottom w:val="0"/>
      <w:divBdr>
        <w:top w:val="none" w:sz="0" w:space="0" w:color="auto"/>
        <w:left w:val="none" w:sz="0" w:space="0" w:color="auto"/>
        <w:bottom w:val="none" w:sz="0" w:space="0" w:color="auto"/>
        <w:right w:val="none" w:sz="0" w:space="0" w:color="auto"/>
      </w:divBdr>
    </w:div>
    <w:div w:id="81686477">
      <w:bodyDiv w:val="1"/>
      <w:marLeft w:val="0"/>
      <w:marRight w:val="0"/>
      <w:marTop w:val="0"/>
      <w:marBottom w:val="0"/>
      <w:divBdr>
        <w:top w:val="none" w:sz="0" w:space="0" w:color="auto"/>
        <w:left w:val="none" w:sz="0" w:space="0" w:color="auto"/>
        <w:bottom w:val="none" w:sz="0" w:space="0" w:color="auto"/>
        <w:right w:val="none" w:sz="0" w:space="0" w:color="auto"/>
      </w:divBdr>
    </w:div>
    <w:div w:id="81874717">
      <w:bodyDiv w:val="1"/>
      <w:marLeft w:val="0"/>
      <w:marRight w:val="0"/>
      <w:marTop w:val="0"/>
      <w:marBottom w:val="0"/>
      <w:divBdr>
        <w:top w:val="none" w:sz="0" w:space="0" w:color="auto"/>
        <w:left w:val="none" w:sz="0" w:space="0" w:color="auto"/>
        <w:bottom w:val="none" w:sz="0" w:space="0" w:color="auto"/>
        <w:right w:val="none" w:sz="0" w:space="0" w:color="auto"/>
      </w:divBdr>
    </w:div>
    <w:div w:id="82342806">
      <w:bodyDiv w:val="1"/>
      <w:marLeft w:val="0"/>
      <w:marRight w:val="0"/>
      <w:marTop w:val="0"/>
      <w:marBottom w:val="0"/>
      <w:divBdr>
        <w:top w:val="none" w:sz="0" w:space="0" w:color="auto"/>
        <w:left w:val="none" w:sz="0" w:space="0" w:color="auto"/>
        <w:bottom w:val="none" w:sz="0" w:space="0" w:color="auto"/>
        <w:right w:val="none" w:sz="0" w:space="0" w:color="auto"/>
      </w:divBdr>
    </w:div>
    <w:div w:id="82462670">
      <w:bodyDiv w:val="1"/>
      <w:marLeft w:val="0"/>
      <w:marRight w:val="0"/>
      <w:marTop w:val="0"/>
      <w:marBottom w:val="0"/>
      <w:divBdr>
        <w:top w:val="none" w:sz="0" w:space="0" w:color="auto"/>
        <w:left w:val="none" w:sz="0" w:space="0" w:color="auto"/>
        <w:bottom w:val="none" w:sz="0" w:space="0" w:color="auto"/>
        <w:right w:val="none" w:sz="0" w:space="0" w:color="auto"/>
      </w:divBdr>
    </w:div>
    <w:div w:id="82650758">
      <w:bodyDiv w:val="1"/>
      <w:marLeft w:val="0"/>
      <w:marRight w:val="0"/>
      <w:marTop w:val="0"/>
      <w:marBottom w:val="0"/>
      <w:divBdr>
        <w:top w:val="none" w:sz="0" w:space="0" w:color="auto"/>
        <w:left w:val="none" w:sz="0" w:space="0" w:color="auto"/>
        <w:bottom w:val="none" w:sz="0" w:space="0" w:color="auto"/>
        <w:right w:val="none" w:sz="0" w:space="0" w:color="auto"/>
      </w:divBdr>
    </w:div>
    <w:div w:id="83380749">
      <w:bodyDiv w:val="1"/>
      <w:marLeft w:val="0"/>
      <w:marRight w:val="0"/>
      <w:marTop w:val="0"/>
      <w:marBottom w:val="0"/>
      <w:divBdr>
        <w:top w:val="none" w:sz="0" w:space="0" w:color="auto"/>
        <w:left w:val="none" w:sz="0" w:space="0" w:color="auto"/>
        <w:bottom w:val="none" w:sz="0" w:space="0" w:color="auto"/>
        <w:right w:val="none" w:sz="0" w:space="0" w:color="auto"/>
      </w:divBdr>
    </w:div>
    <w:div w:id="83916097">
      <w:bodyDiv w:val="1"/>
      <w:marLeft w:val="0"/>
      <w:marRight w:val="0"/>
      <w:marTop w:val="0"/>
      <w:marBottom w:val="0"/>
      <w:divBdr>
        <w:top w:val="none" w:sz="0" w:space="0" w:color="auto"/>
        <w:left w:val="none" w:sz="0" w:space="0" w:color="auto"/>
        <w:bottom w:val="none" w:sz="0" w:space="0" w:color="auto"/>
        <w:right w:val="none" w:sz="0" w:space="0" w:color="auto"/>
      </w:divBdr>
    </w:div>
    <w:div w:id="84115106">
      <w:bodyDiv w:val="1"/>
      <w:marLeft w:val="0"/>
      <w:marRight w:val="0"/>
      <w:marTop w:val="0"/>
      <w:marBottom w:val="0"/>
      <w:divBdr>
        <w:top w:val="none" w:sz="0" w:space="0" w:color="auto"/>
        <w:left w:val="none" w:sz="0" w:space="0" w:color="auto"/>
        <w:bottom w:val="none" w:sz="0" w:space="0" w:color="auto"/>
        <w:right w:val="none" w:sz="0" w:space="0" w:color="auto"/>
      </w:divBdr>
    </w:div>
    <w:div w:id="84499640">
      <w:bodyDiv w:val="1"/>
      <w:marLeft w:val="0"/>
      <w:marRight w:val="0"/>
      <w:marTop w:val="0"/>
      <w:marBottom w:val="0"/>
      <w:divBdr>
        <w:top w:val="none" w:sz="0" w:space="0" w:color="auto"/>
        <w:left w:val="none" w:sz="0" w:space="0" w:color="auto"/>
        <w:bottom w:val="none" w:sz="0" w:space="0" w:color="auto"/>
        <w:right w:val="none" w:sz="0" w:space="0" w:color="auto"/>
      </w:divBdr>
    </w:div>
    <w:div w:id="84693256">
      <w:bodyDiv w:val="1"/>
      <w:marLeft w:val="0"/>
      <w:marRight w:val="0"/>
      <w:marTop w:val="0"/>
      <w:marBottom w:val="0"/>
      <w:divBdr>
        <w:top w:val="none" w:sz="0" w:space="0" w:color="auto"/>
        <w:left w:val="none" w:sz="0" w:space="0" w:color="auto"/>
        <w:bottom w:val="none" w:sz="0" w:space="0" w:color="auto"/>
        <w:right w:val="none" w:sz="0" w:space="0" w:color="auto"/>
      </w:divBdr>
    </w:div>
    <w:div w:id="85001126">
      <w:bodyDiv w:val="1"/>
      <w:marLeft w:val="0"/>
      <w:marRight w:val="0"/>
      <w:marTop w:val="0"/>
      <w:marBottom w:val="0"/>
      <w:divBdr>
        <w:top w:val="none" w:sz="0" w:space="0" w:color="auto"/>
        <w:left w:val="none" w:sz="0" w:space="0" w:color="auto"/>
        <w:bottom w:val="none" w:sz="0" w:space="0" w:color="auto"/>
        <w:right w:val="none" w:sz="0" w:space="0" w:color="auto"/>
      </w:divBdr>
    </w:div>
    <w:div w:id="86125364">
      <w:bodyDiv w:val="1"/>
      <w:marLeft w:val="0"/>
      <w:marRight w:val="0"/>
      <w:marTop w:val="0"/>
      <w:marBottom w:val="0"/>
      <w:divBdr>
        <w:top w:val="none" w:sz="0" w:space="0" w:color="auto"/>
        <w:left w:val="none" w:sz="0" w:space="0" w:color="auto"/>
        <w:bottom w:val="none" w:sz="0" w:space="0" w:color="auto"/>
        <w:right w:val="none" w:sz="0" w:space="0" w:color="auto"/>
      </w:divBdr>
    </w:div>
    <w:div w:id="87386671">
      <w:bodyDiv w:val="1"/>
      <w:marLeft w:val="0"/>
      <w:marRight w:val="0"/>
      <w:marTop w:val="0"/>
      <w:marBottom w:val="0"/>
      <w:divBdr>
        <w:top w:val="none" w:sz="0" w:space="0" w:color="auto"/>
        <w:left w:val="none" w:sz="0" w:space="0" w:color="auto"/>
        <w:bottom w:val="none" w:sz="0" w:space="0" w:color="auto"/>
        <w:right w:val="none" w:sz="0" w:space="0" w:color="auto"/>
      </w:divBdr>
    </w:div>
    <w:div w:id="88627896">
      <w:bodyDiv w:val="1"/>
      <w:marLeft w:val="0"/>
      <w:marRight w:val="0"/>
      <w:marTop w:val="0"/>
      <w:marBottom w:val="0"/>
      <w:divBdr>
        <w:top w:val="none" w:sz="0" w:space="0" w:color="auto"/>
        <w:left w:val="none" w:sz="0" w:space="0" w:color="auto"/>
        <w:bottom w:val="none" w:sz="0" w:space="0" w:color="auto"/>
        <w:right w:val="none" w:sz="0" w:space="0" w:color="auto"/>
      </w:divBdr>
    </w:div>
    <w:div w:id="89085172">
      <w:bodyDiv w:val="1"/>
      <w:marLeft w:val="0"/>
      <w:marRight w:val="0"/>
      <w:marTop w:val="0"/>
      <w:marBottom w:val="0"/>
      <w:divBdr>
        <w:top w:val="none" w:sz="0" w:space="0" w:color="auto"/>
        <w:left w:val="none" w:sz="0" w:space="0" w:color="auto"/>
        <w:bottom w:val="none" w:sz="0" w:space="0" w:color="auto"/>
        <w:right w:val="none" w:sz="0" w:space="0" w:color="auto"/>
      </w:divBdr>
    </w:div>
    <w:div w:id="89326230">
      <w:bodyDiv w:val="1"/>
      <w:marLeft w:val="0"/>
      <w:marRight w:val="0"/>
      <w:marTop w:val="0"/>
      <w:marBottom w:val="0"/>
      <w:divBdr>
        <w:top w:val="none" w:sz="0" w:space="0" w:color="auto"/>
        <w:left w:val="none" w:sz="0" w:space="0" w:color="auto"/>
        <w:bottom w:val="none" w:sz="0" w:space="0" w:color="auto"/>
        <w:right w:val="none" w:sz="0" w:space="0" w:color="auto"/>
      </w:divBdr>
    </w:div>
    <w:div w:id="89352071">
      <w:bodyDiv w:val="1"/>
      <w:marLeft w:val="0"/>
      <w:marRight w:val="0"/>
      <w:marTop w:val="0"/>
      <w:marBottom w:val="0"/>
      <w:divBdr>
        <w:top w:val="none" w:sz="0" w:space="0" w:color="auto"/>
        <w:left w:val="none" w:sz="0" w:space="0" w:color="auto"/>
        <w:bottom w:val="none" w:sz="0" w:space="0" w:color="auto"/>
        <w:right w:val="none" w:sz="0" w:space="0" w:color="auto"/>
      </w:divBdr>
    </w:div>
    <w:div w:id="89742348">
      <w:bodyDiv w:val="1"/>
      <w:marLeft w:val="0"/>
      <w:marRight w:val="0"/>
      <w:marTop w:val="0"/>
      <w:marBottom w:val="0"/>
      <w:divBdr>
        <w:top w:val="none" w:sz="0" w:space="0" w:color="auto"/>
        <w:left w:val="none" w:sz="0" w:space="0" w:color="auto"/>
        <w:bottom w:val="none" w:sz="0" w:space="0" w:color="auto"/>
        <w:right w:val="none" w:sz="0" w:space="0" w:color="auto"/>
      </w:divBdr>
    </w:div>
    <w:div w:id="89785203">
      <w:bodyDiv w:val="1"/>
      <w:marLeft w:val="0"/>
      <w:marRight w:val="0"/>
      <w:marTop w:val="0"/>
      <w:marBottom w:val="0"/>
      <w:divBdr>
        <w:top w:val="none" w:sz="0" w:space="0" w:color="auto"/>
        <w:left w:val="none" w:sz="0" w:space="0" w:color="auto"/>
        <w:bottom w:val="none" w:sz="0" w:space="0" w:color="auto"/>
        <w:right w:val="none" w:sz="0" w:space="0" w:color="auto"/>
      </w:divBdr>
    </w:div>
    <w:div w:id="90591025">
      <w:bodyDiv w:val="1"/>
      <w:marLeft w:val="0"/>
      <w:marRight w:val="0"/>
      <w:marTop w:val="0"/>
      <w:marBottom w:val="0"/>
      <w:divBdr>
        <w:top w:val="none" w:sz="0" w:space="0" w:color="auto"/>
        <w:left w:val="none" w:sz="0" w:space="0" w:color="auto"/>
        <w:bottom w:val="none" w:sz="0" w:space="0" w:color="auto"/>
        <w:right w:val="none" w:sz="0" w:space="0" w:color="auto"/>
      </w:divBdr>
    </w:div>
    <w:div w:id="90857665">
      <w:bodyDiv w:val="1"/>
      <w:marLeft w:val="0"/>
      <w:marRight w:val="0"/>
      <w:marTop w:val="0"/>
      <w:marBottom w:val="0"/>
      <w:divBdr>
        <w:top w:val="none" w:sz="0" w:space="0" w:color="auto"/>
        <w:left w:val="none" w:sz="0" w:space="0" w:color="auto"/>
        <w:bottom w:val="none" w:sz="0" w:space="0" w:color="auto"/>
        <w:right w:val="none" w:sz="0" w:space="0" w:color="auto"/>
      </w:divBdr>
    </w:div>
    <w:div w:id="92628369">
      <w:bodyDiv w:val="1"/>
      <w:marLeft w:val="0"/>
      <w:marRight w:val="0"/>
      <w:marTop w:val="0"/>
      <w:marBottom w:val="0"/>
      <w:divBdr>
        <w:top w:val="none" w:sz="0" w:space="0" w:color="auto"/>
        <w:left w:val="none" w:sz="0" w:space="0" w:color="auto"/>
        <w:bottom w:val="none" w:sz="0" w:space="0" w:color="auto"/>
        <w:right w:val="none" w:sz="0" w:space="0" w:color="auto"/>
      </w:divBdr>
    </w:div>
    <w:div w:id="92669389">
      <w:bodyDiv w:val="1"/>
      <w:marLeft w:val="0"/>
      <w:marRight w:val="0"/>
      <w:marTop w:val="0"/>
      <w:marBottom w:val="0"/>
      <w:divBdr>
        <w:top w:val="none" w:sz="0" w:space="0" w:color="auto"/>
        <w:left w:val="none" w:sz="0" w:space="0" w:color="auto"/>
        <w:bottom w:val="none" w:sz="0" w:space="0" w:color="auto"/>
        <w:right w:val="none" w:sz="0" w:space="0" w:color="auto"/>
      </w:divBdr>
    </w:div>
    <w:div w:id="92748283">
      <w:bodyDiv w:val="1"/>
      <w:marLeft w:val="0"/>
      <w:marRight w:val="0"/>
      <w:marTop w:val="0"/>
      <w:marBottom w:val="0"/>
      <w:divBdr>
        <w:top w:val="none" w:sz="0" w:space="0" w:color="auto"/>
        <w:left w:val="none" w:sz="0" w:space="0" w:color="auto"/>
        <w:bottom w:val="none" w:sz="0" w:space="0" w:color="auto"/>
        <w:right w:val="none" w:sz="0" w:space="0" w:color="auto"/>
      </w:divBdr>
    </w:div>
    <w:div w:id="92940567">
      <w:bodyDiv w:val="1"/>
      <w:marLeft w:val="0"/>
      <w:marRight w:val="0"/>
      <w:marTop w:val="0"/>
      <w:marBottom w:val="0"/>
      <w:divBdr>
        <w:top w:val="none" w:sz="0" w:space="0" w:color="auto"/>
        <w:left w:val="none" w:sz="0" w:space="0" w:color="auto"/>
        <w:bottom w:val="none" w:sz="0" w:space="0" w:color="auto"/>
        <w:right w:val="none" w:sz="0" w:space="0" w:color="auto"/>
      </w:divBdr>
    </w:div>
    <w:div w:id="93139040">
      <w:bodyDiv w:val="1"/>
      <w:marLeft w:val="0"/>
      <w:marRight w:val="0"/>
      <w:marTop w:val="0"/>
      <w:marBottom w:val="0"/>
      <w:divBdr>
        <w:top w:val="none" w:sz="0" w:space="0" w:color="auto"/>
        <w:left w:val="none" w:sz="0" w:space="0" w:color="auto"/>
        <w:bottom w:val="none" w:sz="0" w:space="0" w:color="auto"/>
        <w:right w:val="none" w:sz="0" w:space="0" w:color="auto"/>
      </w:divBdr>
    </w:div>
    <w:div w:id="93668468">
      <w:bodyDiv w:val="1"/>
      <w:marLeft w:val="0"/>
      <w:marRight w:val="0"/>
      <w:marTop w:val="0"/>
      <w:marBottom w:val="0"/>
      <w:divBdr>
        <w:top w:val="none" w:sz="0" w:space="0" w:color="auto"/>
        <w:left w:val="none" w:sz="0" w:space="0" w:color="auto"/>
        <w:bottom w:val="none" w:sz="0" w:space="0" w:color="auto"/>
        <w:right w:val="none" w:sz="0" w:space="0" w:color="auto"/>
      </w:divBdr>
    </w:div>
    <w:div w:id="93748401">
      <w:bodyDiv w:val="1"/>
      <w:marLeft w:val="0"/>
      <w:marRight w:val="0"/>
      <w:marTop w:val="0"/>
      <w:marBottom w:val="0"/>
      <w:divBdr>
        <w:top w:val="none" w:sz="0" w:space="0" w:color="auto"/>
        <w:left w:val="none" w:sz="0" w:space="0" w:color="auto"/>
        <w:bottom w:val="none" w:sz="0" w:space="0" w:color="auto"/>
        <w:right w:val="none" w:sz="0" w:space="0" w:color="auto"/>
      </w:divBdr>
    </w:div>
    <w:div w:id="95954256">
      <w:bodyDiv w:val="1"/>
      <w:marLeft w:val="0"/>
      <w:marRight w:val="0"/>
      <w:marTop w:val="0"/>
      <w:marBottom w:val="0"/>
      <w:divBdr>
        <w:top w:val="none" w:sz="0" w:space="0" w:color="auto"/>
        <w:left w:val="none" w:sz="0" w:space="0" w:color="auto"/>
        <w:bottom w:val="none" w:sz="0" w:space="0" w:color="auto"/>
        <w:right w:val="none" w:sz="0" w:space="0" w:color="auto"/>
      </w:divBdr>
    </w:div>
    <w:div w:id="96218014">
      <w:bodyDiv w:val="1"/>
      <w:marLeft w:val="0"/>
      <w:marRight w:val="0"/>
      <w:marTop w:val="0"/>
      <w:marBottom w:val="0"/>
      <w:divBdr>
        <w:top w:val="none" w:sz="0" w:space="0" w:color="auto"/>
        <w:left w:val="none" w:sz="0" w:space="0" w:color="auto"/>
        <w:bottom w:val="none" w:sz="0" w:space="0" w:color="auto"/>
        <w:right w:val="none" w:sz="0" w:space="0" w:color="auto"/>
      </w:divBdr>
    </w:div>
    <w:div w:id="96416353">
      <w:bodyDiv w:val="1"/>
      <w:marLeft w:val="0"/>
      <w:marRight w:val="0"/>
      <w:marTop w:val="0"/>
      <w:marBottom w:val="0"/>
      <w:divBdr>
        <w:top w:val="none" w:sz="0" w:space="0" w:color="auto"/>
        <w:left w:val="none" w:sz="0" w:space="0" w:color="auto"/>
        <w:bottom w:val="none" w:sz="0" w:space="0" w:color="auto"/>
        <w:right w:val="none" w:sz="0" w:space="0" w:color="auto"/>
      </w:divBdr>
    </w:div>
    <w:div w:id="99762497">
      <w:bodyDiv w:val="1"/>
      <w:marLeft w:val="0"/>
      <w:marRight w:val="0"/>
      <w:marTop w:val="0"/>
      <w:marBottom w:val="0"/>
      <w:divBdr>
        <w:top w:val="none" w:sz="0" w:space="0" w:color="auto"/>
        <w:left w:val="none" w:sz="0" w:space="0" w:color="auto"/>
        <w:bottom w:val="none" w:sz="0" w:space="0" w:color="auto"/>
        <w:right w:val="none" w:sz="0" w:space="0" w:color="auto"/>
      </w:divBdr>
    </w:div>
    <w:div w:id="100145687">
      <w:bodyDiv w:val="1"/>
      <w:marLeft w:val="0"/>
      <w:marRight w:val="0"/>
      <w:marTop w:val="0"/>
      <w:marBottom w:val="0"/>
      <w:divBdr>
        <w:top w:val="none" w:sz="0" w:space="0" w:color="auto"/>
        <w:left w:val="none" w:sz="0" w:space="0" w:color="auto"/>
        <w:bottom w:val="none" w:sz="0" w:space="0" w:color="auto"/>
        <w:right w:val="none" w:sz="0" w:space="0" w:color="auto"/>
      </w:divBdr>
    </w:div>
    <w:div w:id="100343065">
      <w:bodyDiv w:val="1"/>
      <w:marLeft w:val="0"/>
      <w:marRight w:val="0"/>
      <w:marTop w:val="0"/>
      <w:marBottom w:val="0"/>
      <w:divBdr>
        <w:top w:val="none" w:sz="0" w:space="0" w:color="auto"/>
        <w:left w:val="none" w:sz="0" w:space="0" w:color="auto"/>
        <w:bottom w:val="none" w:sz="0" w:space="0" w:color="auto"/>
        <w:right w:val="none" w:sz="0" w:space="0" w:color="auto"/>
      </w:divBdr>
    </w:div>
    <w:div w:id="101580942">
      <w:bodyDiv w:val="1"/>
      <w:marLeft w:val="0"/>
      <w:marRight w:val="0"/>
      <w:marTop w:val="0"/>
      <w:marBottom w:val="0"/>
      <w:divBdr>
        <w:top w:val="none" w:sz="0" w:space="0" w:color="auto"/>
        <w:left w:val="none" w:sz="0" w:space="0" w:color="auto"/>
        <w:bottom w:val="none" w:sz="0" w:space="0" w:color="auto"/>
        <w:right w:val="none" w:sz="0" w:space="0" w:color="auto"/>
      </w:divBdr>
    </w:div>
    <w:div w:id="103959651">
      <w:bodyDiv w:val="1"/>
      <w:marLeft w:val="0"/>
      <w:marRight w:val="0"/>
      <w:marTop w:val="0"/>
      <w:marBottom w:val="0"/>
      <w:divBdr>
        <w:top w:val="none" w:sz="0" w:space="0" w:color="auto"/>
        <w:left w:val="none" w:sz="0" w:space="0" w:color="auto"/>
        <w:bottom w:val="none" w:sz="0" w:space="0" w:color="auto"/>
        <w:right w:val="none" w:sz="0" w:space="0" w:color="auto"/>
      </w:divBdr>
    </w:div>
    <w:div w:id="103964395">
      <w:bodyDiv w:val="1"/>
      <w:marLeft w:val="0"/>
      <w:marRight w:val="0"/>
      <w:marTop w:val="0"/>
      <w:marBottom w:val="0"/>
      <w:divBdr>
        <w:top w:val="none" w:sz="0" w:space="0" w:color="auto"/>
        <w:left w:val="none" w:sz="0" w:space="0" w:color="auto"/>
        <w:bottom w:val="none" w:sz="0" w:space="0" w:color="auto"/>
        <w:right w:val="none" w:sz="0" w:space="0" w:color="auto"/>
      </w:divBdr>
    </w:div>
    <w:div w:id="104152940">
      <w:bodyDiv w:val="1"/>
      <w:marLeft w:val="0"/>
      <w:marRight w:val="0"/>
      <w:marTop w:val="0"/>
      <w:marBottom w:val="0"/>
      <w:divBdr>
        <w:top w:val="none" w:sz="0" w:space="0" w:color="auto"/>
        <w:left w:val="none" w:sz="0" w:space="0" w:color="auto"/>
        <w:bottom w:val="none" w:sz="0" w:space="0" w:color="auto"/>
        <w:right w:val="none" w:sz="0" w:space="0" w:color="auto"/>
      </w:divBdr>
    </w:div>
    <w:div w:id="104473109">
      <w:bodyDiv w:val="1"/>
      <w:marLeft w:val="0"/>
      <w:marRight w:val="0"/>
      <w:marTop w:val="0"/>
      <w:marBottom w:val="0"/>
      <w:divBdr>
        <w:top w:val="none" w:sz="0" w:space="0" w:color="auto"/>
        <w:left w:val="none" w:sz="0" w:space="0" w:color="auto"/>
        <w:bottom w:val="none" w:sz="0" w:space="0" w:color="auto"/>
        <w:right w:val="none" w:sz="0" w:space="0" w:color="auto"/>
      </w:divBdr>
    </w:div>
    <w:div w:id="105544125">
      <w:bodyDiv w:val="1"/>
      <w:marLeft w:val="0"/>
      <w:marRight w:val="0"/>
      <w:marTop w:val="0"/>
      <w:marBottom w:val="0"/>
      <w:divBdr>
        <w:top w:val="none" w:sz="0" w:space="0" w:color="auto"/>
        <w:left w:val="none" w:sz="0" w:space="0" w:color="auto"/>
        <w:bottom w:val="none" w:sz="0" w:space="0" w:color="auto"/>
        <w:right w:val="none" w:sz="0" w:space="0" w:color="auto"/>
      </w:divBdr>
    </w:div>
    <w:div w:id="105780094">
      <w:bodyDiv w:val="1"/>
      <w:marLeft w:val="0"/>
      <w:marRight w:val="0"/>
      <w:marTop w:val="0"/>
      <w:marBottom w:val="0"/>
      <w:divBdr>
        <w:top w:val="none" w:sz="0" w:space="0" w:color="auto"/>
        <w:left w:val="none" w:sz="0" w:space="0" w:color="auto"/>
        <w:bottom w:val="none" w:sz="0" w:space="0" w:color="auto"/>
        <w:right w:val="none" w:sz="0" w:space="0" w:color="auto"/>
      </w:divBdr>
    </w:div>
    <w:div w:id="105930374">
      <w:bodyDiv w:val="1"/>
      <w:marLeft w:val="0"/>
      <w:marRight w:val="0"/>
      <w:marTop w:val="0"/>
      <w:marBottom w:val="0"/>
      <w:divBdr>
        <w:top w:val="none" w:sz="0" w:space="0" w:color="auto"/>
        <w:left w:val="none" w:sz="0" w:space="0" w:color="auto"/>
        <w:bottom w:val="none" w:sz="0" w:space="0" w:color="auto"/>
        <w:right w:val="none" w:sz="0" w:space="0" w:color="auto"/>
      </w:divBdr>
    </w:div>
    <w:div w:id="107968671">
      <w:bodyDiv w:val="1"/>
      <w:marLeft w:val="0"/>
      <w:marRight w:val="0"/>
      <w:marTop w:val="0"/>
      <w:marBottom w:val="0"/>
      <w:divBdr>
        <w:top w:val="none" w:sz="0" w:space="0" w:color="auto"/>
        <w:left w:val="none" w:sz="0" w:space="0" w:color="auto"/>
        <w:bottom w:val="none" w:sz="0" w:space="0" w:color="auto"/>
        <w:right w:val="none" w:sz="0" w:space="0" w:color="auto"/>
      </w:divBdr>
    </w:div>
    <w:div w:id="108012134">
      <w:bodyDiv w:val="1"/>
      <w:marLeft w:val="0"/>
      <w:marRight w:val="0"/>
      <w:marTop w:val="0"/>
      <w:marBottom w:val="0"/>
      <w:divBdr>
        <w:top w:val="none" w:sz="0" w:space="0" w:color="auto"/>
        <w:left w:val="none" w:sz="0" w:space="0" w:color="auto"/>
        <w:bottom w:val="none" w:sz="0" w:space="0" w:color="auto"/>
        <w:right w:val="none" w:sz="0" w:space="0" w:color="auto"/>
      </w:divBdr>
    </w:div>
    <w:div w:id="108548000">
      <w:bodyDiv w:val="1"/>
      <w:marLeft w:val="0"/>
      <w:marRight w:val="0"/>
      <w:marTop w:val="0"/>
      <w:marBottom w:val="0"/>
      <w:divBdr>
        <w:top w:val="none" w:sz="0" w:space="0" w:color="auto"/>
        <w:left w:val="none" w:sz="0" w:space="0" w:color="auto"/>
        <w:bottom w:val="none" w:sz="0" w:space="0" w:color="auto"/>
        <w:right w:val="none" w:sz="0" w:space="0" w:color="auto"/>
      </w:divBdr>
    </w:div>
    <w:div w:id="108814424">
      <w:bodyDiv w:val="1"/>
      <w:marLeft w:val="0"/>
      <w:marRight w:val="0"/>
      <w:marTop w:val="0"/>
      <w:marBottom w:val="0"/>
      <w:divBdr>
        <w:top w:val="none" w:sz="0" w:space="0" w:color="auto"/>
        <w:left w:val="none" w:sz="0" w:space="0" w:color="auto"/>
        <w:bottom w:val="none" w:sz="0" w:space="0" w:color="auto"/>
        <w:right w:val="none" w:sz="0" w:space="0" w:color="auto"/>
      </w:divBdr>
    </w:div>
    <w:div w:id="108934587">
      <w:bodyDiv w:val="1"/>
      <w:marLeft w:val="0"/>
      <w:marRight w:val="0"/>
      <w:marTop w:val="0"/>
      <w:marBottom w:val="0"/>
      <w:divBdr>
        <w:top w:val="none" w:sz="0" w:space="0" w:color="auto"/>
        <w:left w:val="none" w:sz="0" w:space="0" w:color="auto"/>
        <w:bottom w:val="none" w:sz="0" w:space="0" w:color="auto"/>
        <w:right w:val="none" w:sz="0" w:space="0" w:color="auto"/>
      </w:divBdr>
    </w:div>
    <w:div w:id="109210617">
      <w:bodyDiv w:val="1"/>
      <w:marLeft w:val="0"/>
      <w:marRight w:val="0"/>
      <w:marTop w:val="0"/>
      <w:marBottom w:val="0"/>
      <w:divBdr>
        <w:top w:val="none" w:sz="0" w:space="0" w:color="auto"/>
        <w:left w:val="none" w:sz="0" w:space="0" w:color="auto"/>
        <w:bottom w:val="none" w:sz="0" w:space="0" w:color="auto"/>
        <w:right w:val="none" w:sz="0" w:space="0" w:color="auto"/>
      </w:divBdr>
    </w:div>
    <w:div w:id="109319302">
      <w:bodyDiv w:val="1"/>
      <w:marLeft w:val="0"/>
      <w:marRight w:val="0"/>
      <w:marTop w:val="0"/>
      <w:marBottom w:val="0"/>
      <w:divBdr>
        <w:top w:val="none" w:sz="0" w:space="0" w:color="auto"/>
        <w:left w:val="none" w:sz="0" w:space="0" w:color="auto"/>
        <w:bottom w:val="none" w:sz="0" w:space="0" w:color="auto"/>
        <w:right w:val="none" w:sz="0" w:space="0" w:color="auto"/>
      </w:divBdr>
    </w:div>
    <w:div w:id="110439294">
      <w:bodyDiv w:val="1"/>
      <w:marLeft w:val="0"/>
      <w:marRight w:val="0"/>
      <w:marTop w:val="0"/>
      <w:marBottom w:val="0"/>
      <w:divBdr>
        <w:top w:val="none" w:sz="0" w:space="0" w:color="auto"/>
        <w:left w:val="none" w:sz="0" w:space="0" w:color="auto"/>
        <w:bottom w:val="none" w:sz="0" w:space="0" w:color="auto"/>
        <w:right w:val="none" w:sz="0" w:space="0" w:color="auto"/>
      </w:divBdr>
    </w:div>
    <w:div w:id="111486424">
      <w:bodyDiv w:val="1"/>
      <w:marLeft w:val="0"/>
      <w:marRight w:val="0"/>
      <w:marTop w:val="0"/>
      <w:marBottom w:val="0"/>
      <w:divBdr>
        <w:top w:val="none" w:sz="0" w:space="0" w:color="auto"/>
        <w:left w:val="none" w:sz="0" w:space="0" w:color="auto"/>
        <w:bottom w:val="none" w:sz="0" w:space="0" w:color="auto"/>
        <w:right w:val="none" w:sz="0" w:space="0" w:color="auto"/>
      </w:divBdr>
    </w:div>
    <w:div w:id="111901094">
      <w:bodyDiv w:val="1"/>
      <w:marLeft w:val="0"/>
      <w:marRight w:val="0"/>
      <w:marTop w:val="0"/>
      <w:marBottom w:val="0"/>
      <w:divBdr>
        <w:top w:val="none" w:sz="0" w:space="0" w:color="auto"/>
        <w:left w:val="none" w:sz="0" w:space="0" w:color="auto"/>
        <w:bottom w:val="none" w:sz="0" w:space="0" w:color="auto"/>
        <w:right w:val="none" w:sz="0" w:space="0" w:color="auto"/>
      </w:divBdr>
    </w:div>
    <w:div w:id="112095051">
      <w:bodyDiv w:val="1"/>
      <w:marLeft w:val="0"/>
      <w:marRight w:val="0"/>
      <w:marTop w:val="0"/>
      <w:marBottom w:val="0"/>
      <w:divBdr>
        <w:top w:val="none" w:sz="0" w:space="0" w:color="auto"/>
        <w:left w:val="none" w:sz="0" w:space="0" w:color="auto"/>
        <w:bottom w:val="none" w:sz="0" w:space="0" w:color="auto"/>
        <w:right w:val="none" w:sz="0" w:space="0" w:color="auto"/>
      </w:divBdr>
    </w:div>
    <w:div w:id="112672957">
      <w:bodyDiv w:val="1"/>
      <w:marLeft w:val="0"/>
      <w:marRight w:val="0"/>
      <w:marTop w:val="0"/>
      <w:marBottom w:val="0"/>
      <w:divBdr>
        <w:top w:val="none" w:sz="0" w:space="0" w:color="auto"/>
        <w:left w:val="none" w:sz="0" w:space="0" w:color="auto"/>
        <w:bottom w:val="none" w:sz="0" w:space="0" w:color="auto"/>
        <w:right w:val="none" w:sz="0" w:space="0" w:color="auto"/>
      </w:divBdr>
    </w:div>
    <w:div w:id="113334631">
      <w:bodyDiv w:val="1"/>
      <w:marLeft w:val="0"/>
      <w:marRight w:val="0"/>
      <w:marTop w:val="0"/>
      <w:marBottom w:val="0"/>
      <w:divBdr>
        <w:top w:val="none" w:sz="0" w:space="0" w:color="auto"/>
        <w:left w:val="none" w:sz="0" w:space="0" w:color="auto"/>
        <w:bottom w:val="none" w:sz="0" w:space="0" w:color="auto"/>
        <w:right w:val="none" w:sz="0" w:space="0" w:color="auto"/>
      </w:divBdr>
    </w:div>
    <w:div w:id="114101065">
      <w:bodyDiv w:val="1"/>
      <w:marLeft w:val="0"/>
      <w:marRight w:val="0"/>
      <w:marTop w:val="0"/>
      <w:marBottom w:val="0"/>
      <w:divBdr>
        <w:top w:val="none" w:sz="0" w:space="0" w:color="auto"/>
        <w:left w:val="none" w:sz="0" w:space="0" w:color="auto"/>
        <w:bottom w:val="none" w:sz="0" w:space="0" w:color="auto"/>
        <w:right w:val="none" w:sz="0" w:space="0" w:color="auto"/>
      </w:divBdr>
    </w:div>
    <w:div w:id="116343281">
      <w:bodyDiv w:val="1"/>
      <w:marLeft w:val="0"/>
      <w:marRight w:val="0"/>
      <w:marTop w:val="0"/>
      <w:marBottom w:val="0"/>
      <w:divBdr>
        <w:top w:val="none" w:sz="0" w:space="0" w:color="auto"/>
        <w:left w:val="none" w:sz="0" w:space="0" w:color="auto"/>
        <w:bottom w:val="none" w:sz="0" w:space="0" w:color="auto"/>
        <w:right w:val="none" w:sz="0" w:space="0" w:color="auto"/>
      </w:divBdr>
    </w:div>
    <w:div w:id="116534274">
      <w:bodyDiv w:val="1"/>
      <w:marLeft w:val="0"/>
      <w:marRight w:val="0"/>
      <w:marTop w:val="0"/>
      <w:marBottom w:val="0"/>
      <w:divBdr>
        <w:top w:val="none" w:sz="0" w:space="0" w:color="auto"/>
        <w:left w:val="none" w:sz="0" w:space="0" w:color="auto"/>
        <w:bottom w:val="none" w:sz="0" w:space="0" w:color="auto"/>
        <w:right w:val="none" w:sz="0" w:space="0" w:color="auto"/>
      </w:divBdr>
    </w:div>
    <w:div w:id="117644439">
      <w:bodyDiv w:val="1"/>
      <w:marLeft w:val="0"/>
      <w:marRight w:val="0"/>
      <w:marTop w:val="0"/>
      <w:marBottom w:val="0"/>
      <w:divBdr>
        <w:top w:val="none" w:sz="0" w:space="0" w:color="auto"/>
        <w:left w:val="none" w:sz="0" w:space="0" w:color="auto"/>
        <w:bottom w:val="none" w:sz="0" w:space="0" w:color="auto"/>
        <w:right w:val="none" w:sz="0" w:space="0" w:color="auto"/>
      </w:divBdr>
    </w:div>
    <w:div w:id="118693285">
      <w:bodyDiv w:val="1"/>
      <w:marLeft w:val="0"/>
      <w:marRight w:val="0"/>
      <w:marTop w:val="0"/>
      <w:marBottom w:val="0"/>
      <w:divBdr>
        <w:top w:val="none" w:sz="0" w:space="0" w:color="auto"/>
        <w:left w:val="none" w:sz="0" w:space="0" w:color="auto"/>
        <w:bottom w:val="none" w:sz="0" w:space="0" w:color="auto"/>
        <w:right w:val="none" w:sz="0" w:space="0" w:color="auto"/>
      </w:divBdr>
    </w:div>
    <w:div w:id="118767710">
      <w:bodyDiv w:val="1"/>
      <w:marLeft w:val="0"/>
      <w:marRight w:val="0"/>
      <w:marTop w:val="0"/>
      <w:marBottom w:val="0"/>
      <w:divBdr>
        <w:top w:val="none" w:sz="0" w:space="0" w:color="auto"/>
        <w:left w:val="none" w:sz="0" w:space="0" w:color="auto"/>
        <w:bottom w:val="none" w:sz="0" w:space="0" w:color="auto"/>
        <w:right w:val="none" w:sz="0" w:space="0" w:color="auto"/>
      </w:divBdr>
    </w:div>
    <w:div w:id="119033552">
      <w:bodyDiv w:val="1"/>
      <w:marLeft w:val="0"/>
      <w:marRight w:val="0"/>
      <w:marTop w:val="0"/>
      <w:marBottom w:val="0"/>
      <w:divBdr>
        <w:top w:val="none" w:sz="0" w:space="0" w:color="auto"/>
        <w:left w:val="none" w:sz="0" w:space="0" w:color="auto"/>
        <w:bottom w:val="none" w:sz="0" w:space="0" w:color="auto"/>
        <w:right w:val="none" w:sz="0" w:space="0" w:color="auto"/>
      </w:divBdr>
    </w:div>
    <w:div w:id="119228375">
      <w:bodyDiv w:val="1"/>
      <w:marLeft w:val="0"/>
      <w:marRight w:val="0"/>
      <w:marTop w:val="0"/>
      <w:marBottom w:val="0"/>
      <w:divBdr>
        <w:top w:val="none" w:sz="0" w:space="0" w:color="auto"/>
        <w:left w:val="none" w:sz="0" w:space="0" w:color="auto"/>
        <w:bottom w:val="none" w:sz="0" w:space="0" w:color="auto"/>
        <w:right w:val="none" w:sz="0" w:space="0" w:color="auto"/>
      </w:divBdr>
    </w:div>
    <w:div w:id="121120138">
      <w:bodyDiv w:val="1"/>
      <w:marLeft w:val="0"/>
      <w:marRight w:val="0"/>
      <w:marTop w:val="0"/>
      <w:marBottom w:val="0"/>
      <w:divBdr>
        <w:top w:val="none" w:sz="0" w:space="0" w:color="auto"/>
        <w:left w:val="none" w:sz="0" w:space="0" w:color="auto"/>
        <w:bottom w:val="none" w:sz="0" w:space="0" w:color="auto"/>
        <w:right w:val="none" w:sz="0" w:space="0" w:color="auto"/>
      </w:divBdr>
    </w:div>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121966004">
      <w:bodyDiv w:val="1"/>
      <w:marLeft w:val="0"/>
      <w:marRight w:val="0"/>
      <w:marTop w:val="0"/>
      <w:marBottom w:val="0"/>
      <w:divBdr>
        <w:top w:val="none" w:sz="0" w:space="0" w:color="auto"/>
        <w:left w:val="none" w:sz="0" w:space="0" w:color="auto"/>
        <w:bottom w:val="none" w:sz="0" w:space="0" w:color="auto"/>
        <w:right w:val="none" w:sz="0" w:space="0" w:color="auto"/>
      </w:divBdr>
    </w:div>
    <w:div w:id="122624854">
      <w:bodyDiv w:val="1"/>
      <w:marLeft w:val="0"/>
      <w:marRight w:val="0"/>
      <w:marTop w:val="0"/>
      <w:marBottom w:val="0"/>
      <w:divBdr>
        <w:top w:val="none" w:sz="0" w:space="0" w:color="auto"/>
        <w:left w:val="none" w:sz="0" w:space="0" w:color="auto"/>
        <w:bottom w:val="none" w:sz="0" w:space="0" w:color="auto"/>
        <w:right w:val="none" w:sz="0" w:space="0" w:color="auto"/>
      </w:divBdr>
    </w:div>
    <w:div w:id="123232479">
      <w:bodyDiv w:val="1"/>
      <w:marLeft w:val="0"/>
      <w:marRight w:val="0"/>
      <w:marTop w:val="0"/>
      <w:marBottom w:val="0"/>
      <w:divBdr>
        <w:top w:val="none" w:sz="0" w:space="0" w:color="auto"/>
        <w:left w:val="none" w:sz="0" w:space="0" w:color="auto"/>
        <w:bottom w:val="none" w:sz="0" w:space="0" w:color="auto"/>
        <w:right w:val="none" w:sz="0" w:space="0" w:color="auto"/>
      </w:divBdr>
    </w:div>
    <w:div w:id="123356292">
      <w:bodyDiv w:val="1"/>
      <w:marLeft w:val="0"/>
      <w:marRight w:val="0"/>
      <w:marTop w:val="0"/>
      <w:marBottom w:val="0"/>
      <w:divBdr>
        <w:top w:val="none" w:sz="0" w:space="0" w:color="auto"/>
        <w:left w:val="none" w:sz="0" w:space="0" w:color="auto"/>
        <w:bottom w:val="none" w:sz="0" w:space="0" w:color="auto"/>
        <w:right w:val="none" w:sz="0" w:space="0" w:color="auto"/>
      </w:divBdr>
    </w:div>
    <w:div w:id="124007158">
      <w:bodyDiv w:val="1"/>
      <w:marLeft w:val="0"/>
      <w:marRight w:val="0"/>
      <w:marTop w:val="0"/>
      <w:marBottom w:val="0"/>
      <w:divBdr>
        <w:top w:val="none" w:sz="0" w:space="0" w:color="auto"/>
        <w:left w:val="none" w:sz="0" w:space="0" w:color="auto"/>
        <w:bottom w:val="none" w:sz="0" w:space="0" w:color="auto"/>
        <w:right w:val="none" w:sz="0" w:space="0" w:color="auto"/>
      </w:divBdr>
    </w:div>
    <w:div w:id="125198841">
      <w:bodyDiv w:val="1"/>
      <w:marLeft w:val="0"/>
      <w:marRight w:val="0"/>
      <w:marTop w:val="0"/>
      <w:marBottom w:val="0"/>
      <w:divBdr>
        <w:top w:val="none" w:sz="0" w:space="0" w:color="auto"/>
        <w:left w:val="none" w:sz="0" w:space="0" w:color="auto"/>
        <w:bottom w:val="none" w:sz="0" w:space="0" w:color="auto"/>
        <w:right w:val="none" w:sz="0" w:space="0" w:color="auto"/>
      </w:divBdr>
    </w:div>
    <w:div w:id="125243996">
      <w:bodyDiv w:val="1"/>
      <w:marLeft w:val="0"/>
      <w:marRight w:val="0"/>
      <w:marTop w:val="0"/>
      <w:marBottom w:val="0"/>
      <w:divBdr>
        <w:top w:val="none" w:sz="0" w:space="0" w:color="auto"/>
        <w:left w:val="none" w:sz="0" w:space="0" w:color="auto"/>
        <w:bottom w:val="none" w:sz="0" w:space="0" w:color="auto"/>
        <w:right w:val="none" w:sz="0" w:space="0" w:color="auto"/>
      </w:divBdr>
    </w:div>
    <w:div w:id="125465915">
      <w:bodyDiv w:val="1"/>
      <w:marLeft w:val="0"/>
      <w:marRight w:val="0"/>
      <w:marTop w:val="0"/>
      <w:marBottom w:val="0"/>
      <w:divBdr>
        <w:top w:val="none" w:sz="0" w:space="0" w:color="auto"/>
        <w:left w:val="none" w:sz="0" w:space="0" w:color="auto"/>
        <w:bottom w:val="none" w:sz="0" w:space="0" w:color="auto"/>
        <w:right w:val="none" w:sz="0" w:space="0" w:color="auto"/>
      </w:divBdr>
    </w:div>
    <w:div w:id="126239470">
      <w:bodyDiv w:val="1"/>
      <w:marLeft w:val="0"/>
      <w:marRight w:val="0"/>
      <w:marTop w:val="0"/>
      <w:marBottom w:val="0"/>
      <w:divBdr>
        <w:top w:val="none" w:sz="0" w:space="0" w:color="auto"/>
        <w:left w:val="none" w:sz="0" w:space="0" w:color="auto"/>
        <w:bottom w:val="none" w:sz="0" w:space="0" w:color="auto"/>
        <w:right w:val="none" w:sz="0" w:space="0" w:color="auto"/>
      </w:divBdr>
    </w:div>
    <w:div w:id="126777775">
      <w:bodyDiv w:val="1"/>
      <w:marLeft w:val="0"/>
      <w:marRight w:val="0"/>
      <w:marTop w:val="0"/>
      <w:marBottom w:val="0"/>
      <w:divBdr>
        <w:top w:val="none" w:sz="0" w:space="0" w:color="auto"/>
        <w:left w:val="none" w:sz="0" w:space="0" w:color="auto"/>
        <w:bottom w:val="none" w:sz="0" w:space="0" w:color="auto"/>
        <w:right w:val="none" w:sz="0" w:space="0" w:color="auto"/>
      </w:divBdr>
    </w:div>
    <w:div w:id="128059802">
      <w:bodyDiv w:val="1"/>
      <w:marLeft w:val="0"/>
      <w:marRight w:val="0"/>
      <w:marTop w:val="0"/>
      <w:marBottom w:val="0"/>
      <w:divBdr>
        <w:top w:val="none" w:sz="0" w:space="0" w:color="auto"/>
        <w:left w:val="none" w:sz="0" w:space="0" w:color="auto"/>
        <w:bottom w:val="none" w:sz="0" w:space="0" w:color="auto"/>
        <w:right w:val="none" w:sz="0" w:space="0" w:color="auto"/>
      </w:divBdr>
    </w:div>
    <w:div w:id="128322221">
      <w:bodyDiv w:val="1"/>
      <w:marLeft w:val="0"/>
      <w:marRight w:val="0"/>
      <w:marTop w:val="0"/>
      <w:marBottom w:val="0"/>
      <w:divBdr>
        <w:top w:val="none" w:sz="0" w:space="0" w:color="auto"/>
        <w:left w:val="none" w:sz="0" w:space="0" w:color="auto"/>
        <w:bottom w:val="none" w:sz="0" w:space="0" w:color="auto"/>
        <w:right w:val="none" w:sz="0" w:space="0" w:color="auto"/>
      </w:divBdr>
    </w:div>
    <w:div w:id="128785024">
      <w:bodyDiv w:val="1"/>
      <w:marLeft w:val="0"/>
      <w:marRight w:val="0"/>
      <w:marTop w:val="0"/>
      <w:marBottom w:val="0"/>
      <w:divBdr>
        <w:top w:val="none" w:sz="0" w:space="0" w:color="auto"/>
        <w:left w:val="none" w:sz="0" w:space="0" w:color="auto"/>
        <w:bottom w:val="none" w:sz="0" w:space="0" w:color="auto"/>
        <w:right w:val="none" w:sz="0" w:space="0" w:color="auto"/>
      </w:divBdr>
    </w:div>
    <w:div w:id="131102536">
      <w:bodyDiv w:val="1"/>
      <w:marLeft w:val="0"/>
      <w:marRight w:val="0"/>
      <w:marTop w:val="0"/>
      <w:marBottom w:val="0"/>
      <w:divBdr>
        <w:top w:val="none" w:sz="0" w:space="0" w:color="auto"/>
        <w:left w:val="none" w:sz="0" w:space="0" w:color="auto"/>
        <w:bottom w:val="none" w:sz="0" w:space="0" w:color="auto"/>
        <w:right w:val="none" w:sz="0" w:space="0" w:color="auto"/>
      </w:divBdr>
    </w:div>
    <w:div w:id="133066154">
      <w:bodyDiv w:val="1"/>
      <w:marLeft w:val="0"/>
      <w:marRight w:val="0"/>
      <w:marTop w:val="0"/>
      <w:marBottom w:val="0"/>
      <w:divBdr>
        <w:top w:val="none" w:sz="0" w:space="0" w:color="auto"/>
        <w:left w:val="none" w:sz="0" w:space="0" w:color="auto"/>
        <w:bottom w:val="none" w:sz="0" w:space="0" w:color="auto"/>
        <w:right w:val="none" w:sz="0" w:space="0" w:color="auto"/>
      </w:divBdr>
    </w:div>
    <w:div w:id="133186679">
      <w:bodyDiv w:val="1"/>
      <w:marLeft w:val="0"/>
      <w:marRight w:val="0"/>
      <w:marTop w:val="0"/>
      <w:marBottom w:val="0"/>
      <w:divBdr>
        <w:top w:val="none" w:sz="0" w:space="0" w:color="auto"/>
        <w:left w:val="none" w:sz="0" w:space="0" w:color="auto"/>
        <w:bottom w:val="none" w:sz="0" w:space="0" w:color="auto"/>
        <w:right w:val="none" w:sz="0" w:space="0" w:color="auto"/>
      </w:divBdr>
    </w:div>
    <w:div w:id="133760043">
      <w:bodyDiv w:val="1"/>
      <w:marLeft w:val="0"/>
      <w:marRight w:val="0"/>
      <w:marTop w:val="0"/>
      <w:marBottom w:val="0"/>
      <w:divBdr>
        <w:top w:val="none" w:sz="0" w:space="0" w:color="auto"/>
        <w:left w:val="none" w:sz="0" w:space="0" w:color="auto"/>
        <w:bottom w:val="none" w:sz="0" w:space="0" w:color="auto"/>
        <w:right w:val="none" w:sz="0" w:space="0" w:color="auto"/>
      </w:divBdr>
    </w:div>
    <w:div w:id="134031145">
      <w:bodyDiv w:val="1"/>
      <w:marLeft w:val="0"/>
      <w:marRight w:val="0"/>
      <w:marTop w:val="0"/>
      <w:marBottom w:val="0"/>
      <w:divBdr>
        <w:top w:val="none" w:sz="0" w:space="0" w:color="auto"/>
        <w:left w:val="none" w:sz="0" w:space="0" w:color="auto"/>
        <w:bottom w:val="none" w:sz="0" w:space="0" w:color="auto"/>
        <w:right w:val="none" w:sz="0" w:space="0" w:color="auto"/>
      </w:divBdr>
    </w:div>
    <w:div w:id="135032534">
      <w:bodyDiv w:val="1"/>
      <w:marLeft w:val="0"/>
      <w:marRight w:val="0"/>
      <w:marTop w:val="0"/>
      <w:marBottom w:val="0"/>
      <w:divBdr>
        <w:top w:val="none" w:sz="0" w:space="0" w:color="auto"/>
        <w:left w:val="none" w:sz="0" w:space="0" w:color="auto"/>
        <w:bottom w:val="none" w:sz="0" w:space="0" w:color="auto"/>
        <w:right w:val="none" w:sz="0" w:space="0" w:color="auto"/>
      </w:divBdr>
    </w:div>
    <w:div w:id="135608398">
      <w:bodyDiv w:val="1"/>
      <w:marLeft w:val="0"/>
      <w:marRight w:val="0"/>
      <w:marTop w:val="0"/>
      <w:marBottom w:val="0"/>
      <w:divBdr>
        <w:top w:val="none" w:sz="0" w:space="0" w:color="auto"/>
        <w:left w:val="none" w:sz="0" w:space="0" w:color="auto"/>
        <w:bottom w:val="none" w:sz="0" w:space="0" w:color="auto"/>
        <w:right w:val="none" w:sz="0" w:space="0" w:color="auto"/>
      </w:divBdr>
    </w:div>
    <w:div w:id="135613842">
      <w:bodyDiv w:val="1"/>
      <w:marLeft w:val="0"/>
      <w:marRight w:val="0"/>
      <w:marTop w:val="0"/>
      <w:marBottom w:val="0"/>
      <w:divBdr>
        <w:top w:val="none" w:sz="0" w:space="0" w:color="auto"/>
        <w:left w:val="none" w:sz="0" w:space="0" w:color="auto"/>
        <w:bottom w:val="none" w:sz="0" w:space="0" w:color="auto"/>
        <w:right w:val="none" w:sz="0" w:space="0" w:color="auto"/>
      </w:divBdr>
    </w:div>
    <w:div w:id="137498720">
      <w:bodyDiv w:val="1"/>
      <w:marLeft w:val="0"/>
      <w:marRight w:val="0"/>
      <w:marTop w:val="0"/>
      <w:marBottom w:val="0"/>
      <w:divBdr>
        <w:top w:val="none" w:sz="0" w:space="0" w:color="auto"/>
        <w:left w:val="none" w:sz="0" w:space="0" w:color="auto"/>
        <w:bottom w:val="none" w:sz="0" w:space="0" w:color="auto"/>
        <w:right w:val="none" w:sz="0" w:space="0" w:color="auto"/>
      </w:divBdr>
    </w:div>
    <w:div w:id="139468105">
      <w:bodyDiv w:val="1"/>
      <w:marLeft w:val="0"/>
      <w:marRight w:val="0"/>
      <w:marTop w:val="0"/>
      <w:marBottom w:val="0"/>
      <w:divBdr>
        <w:top w:val="none" w:sz="0" w:space="0" w:color="auto"/>
        <w:left w:val="none" w:sz="0" w:space="0" w:color="auto"/>
        <w:bottom w:val="none" w:sz="0" w:space="0" w:color="auto"/>
        <w:right w:val="none" w:sz="0" w:space="0" w:color="auto"/>
      </w:divBdr>
    </w:div>
    <w:div w:id="139468615">
      <w:bodyDiv w:val="1"/>
      <w:marLeft w:val="0"/>
      <w:marRight w:val="0"/>
      <w:marTop w:val="0"/>
      <w:marBottom w:val="0"/>
      <w:divBdr>
        <w:top w:val="none" w:sz="0" w:space="0" w:color="auto"/>
        <w:left w:val="none" w:sz="0" w:space="0" w:color="auto"/>
        <w:bottom w:val="none" w:sz="0" w:space="0" w:color="auto"/>
        <w:right w:val="none" w:sz="0" w:space="0" w:color="auto"/>
      </w:divBdr>
    </w:div>
    <w:div w:id="139538039">
      <w:bodyDiv w:val="1"/>
      <w:marLeft w:val="0"/>
      <w:marRight w:val="0"/>
      <w:marTop w:val="0"/>
      <w:marBottom w:val="0"/>
      <w:divBdr>
        <w:top w:val="none" w:sz="0" w:space="0" w:color="auto"/>
        <w:left w:val="none" w:sz="0" w:space="0" w:color="auto"/>
        <w:bottom w:val="none" w:sz="0" w:space="0" w:color="auto"/>
        <w:right w:val="none" w:sz="0" w:space="0" w:color="auto"/>
      </w:divBdr>
    </w:div>
    <w:div w:id="140392537">
      <w:bodyDiv w:val="1"/>
      <w:marLeft w:val="0"/>
      <w:marRight w:val="0"/>
      <w:marTop w:val="0"/>
      <w:marBottom w:val="0"/>
      <w:divBdr>
        <w:top w:val="none" w:sz="0" w:space="0" w:color="auto"/>
        <w:left w:val="none" w:sz="0" w:space="0" w:color="auto"/>
        <w:bottom w:val="none" w:sz="0" w:space="0" w:color="auto"/>
        <w:right w:val="none" w:sz="0" w:space="0" w:color="auto"/>
      </w:divBdr>
    </w:div>
    <w:div w:id="142159707">
      <w:bodyDiv w:val="1"/>
      <w:marLeft w:val="0"/>
      <w:marRight w:val="0"/>
      <w:marTop w:val="0"/>
      <w:marBottom w:val="0"/>
      <w:divBdr>
        <w:top w:val="none" w:sz="0" w:space="0" w:color="auto"/>
        <w:left w:val="none" w:sz="0" w:space="0" w:color="auto"/>
        <w:bottom w:val="none" w:sz="0" w:space="0" w:color="auto"/>
        <w:right w:val="none" w:sz="0" w:space="0" w:color="auto"/>
      </w:divBdr>
    </w:div>
    <w:div w:id="142502161">
      <w:bodyDiv w:val="1"/>
      <w:marLeft w:val="0"/>
      <w:marRight w:val="0"/>
      <w:marTop w:val="0"/>
      <w:marBottom w:val="0"/>
      <w:divBdr>
        <w:top w:val="none" w:sz="0" w:space="0" w:color="auto"/>
        <w:left w:val="none" w:sz="0" w:space="0" w:color="auto"/>
        <w:bottom w:val="none" w:sz="0" w:space="0" w:color="auto"/>
        <w:right w:val="none" w:sz="0" w:space="0" w:color="auto"/>
      </w:divBdr>
    </w:div>
    <w:div w:id="143008459">
      <w:bodyDiv w:val="1"/>
      <w:marLeft w:val="0"/>
      <w:marRight w:val="0"/>
      <w:marTop w:val="0"/>
      <w:marBottom w:val="0"/>
      <w:divBdr>
        <w:top w:val="none" w:sz="0" w:space="0" w:color="auto"/>
        <w:left w:val="none" w:sz="0" w:space="0" w:color="auto"/>
        <w:bottom w:val="none" w:sz="0" w:space="0" w:color="auto"/>
        <w:right w:val="none" w:sz="0" w:space="0" w:color="auto"/>
      </w:divBdr>
    </w:div>
    <w:div w:id="143546709">
      <w:bodyDiv w:val="1"/>
      <w:marLeft w:val="0"/>
      <w:marRight w:val="0"/>
      <w:marTop w:val="0"/>
      <w:marBottom w:val="0"/>
      <w:divBdr>
        <w:top w:val="none" w:sz="0" w:space="0" w:color="auto"/>
        <w:left w:val="none" w:sz="0" w:space="0" w:color="auto"/>
        <w:bottom w:val="none" w:sz="0" w:space="0" w:color="auto"/>
        <w:right w:val="none" w:sz="0" w:space="0" w:color="auto"/>
      </w:divBdr>
    </w:div>
    <w:div w:id="145320744">
      <w:bodyDiv w:val="1"/>
      <w:marLeft w:val="0"/>
      <w:marRight w:val="0"/>
      <w:marTop w:val="0"/>
      <w:marBottom w:val="0"/>
      <w:divBdr>
        <w:top w:val="none" w:sz="0" w:space="0" w:color="auto"/>
        <w:left w:val="none" w:sz="0" w:space="0" w:color="auto"/>
        <w:bottom w:val="none" w:sz="0" w:space="0" w:color="auto"/>
        <w:right w:val="none" w:sz="0" w:space="0" w:color="auto"/>
      </w:divBdr>
    </w:div>
    <w:div w:id="145824661">
      <w:bodyDiv w:val="1"/>
      <w:marLeft w:val="0"/>
      <w:marRight w:val="0"/>
      <w:marTop w:val="0"/>
      <w:marBottom w:val="0"/>
      <w:divBdr>
        <w:top w:val="none" w:sz="0" w:space="0" w:color="auto"/>
        <w:left w:val="none" w:sz="0" w:space="0" w:color="auto"/>
        <w:bottom w:val="none" w:sz="0" w:space="0" w:color="auto"/>
        <w:right w:val="none" w:sz="0" w:space="0" w:color="auto"/>
      </w:divBdr>
    </w:div>
    <w:div w:id="147139700">
      <w:bodyDiv w:val="1"/>
      <w:marLeft w:val="0"/>
      <w:marRight w:val="0"/>
      <w:marTop w:val="0"/>
      <w:marBottom w:val="0"/>
      <w:divBdr>
        <w:top w:val="none" w:sz="0" w:space="0" w:color="auto"/>
        <w:left w:val="none" w:sz="0" w:space="0" w:color="auto"/>
        <w:bottom w:val="none" w:sz="0" w:space="0" w:color="auto"/>
        <w:right w:val="none" w:sz="0" w:space="0" w:color="auto"/>
      </w:divBdr>
    </w:div>
    <w:div w:id="147483292">
      <w:bodyDiv w:val="1"/>
      <w:marLeft w:val="0"/>
      <w:marRight w:val="0"/>
      <w:marTop w:val="0"/>
      <w:marBottom w:val="0"/>
      <w:divBdr>
        <w:top w:val="none" w:sz="0" w:space="0" w:color="auto"/>
        <w:left w:val="none" w:sz="0" w:space="0" w:color="auto"/>
        <w:bottom w:val="none" w:sz="0" w:space="0" w:color="auto"/>
        <w:right w:val="none" w:sz="0" w:space="0" w:color="auto"/>
      </w:divBdr>
    </w:div>
    <w:div w:id="148250926">
      <w:bodyDiv w:val="1"/>
      <w:marLeft w:val="0"/>
      <w:marRight w:val="0"/>
      <w:marTop w:val="0"/>
      <w:marBottom w:val="0"/>
      <w:divBdr>
        <w:top w:val="none" w:sz="0" w:space="0" w:color="auto"/>
        <w:left w:val="none" w:sz="0" w:space="0" w:color="auto"/>
        <w:bottom w:val="none" w:sz="0" w:space="0" w:color="auto"/>
        <w:right w:val="none" w:sz="0" w:space="0" w:color="auto"/>
      </w:divBdr>
    </w:div>
    <w:div w:id="148862176">
      <w:bodyDiv w:val="1"/>
      <w:marLeft w:val="0"/>
      <w:marRight w:val="0"/>
      <w:marTop w:val="0"/>
      <w:marBottom w:val="0"/>
      <w:divBdr>
        <w:top w:val="none" w:sz="0" w:space="0" w:color="auto"/>
        <w:left w:val="none" w:sz="0" w:space="0" w:color="auto"/>
        <w:bottom w:val="none" w:sz="0" w:space="0" w:color="auto"/>
        <w:right w:val="none" w:sz="0" w:space="0" w:color="auto"/>
      </w:divBdr>
    </w:div>
    <w:div w:id="149518852">
      <w:bodyDiv w:val="1"/>
      <w:marLeft w:val="0"/>
      <w:marRight w:val="0"/>
      <w:marTop w:val="0"/>
      <w:marBottom w:val="0"/>
      <w:divBdr>
        <w:top w:val="none" w:sz="0" w:space="0" w:color="auto"/>
        <w:left w:val="none" w:sz="0" w:space="0" w:color="auto"/>
        <w:bottom w:val="none" w:sz="0" w:space="0" w:color="auto"/>
        <w:right w:val="none" w:sz="0" w:space="0" w:color="auto"/>
      </w:divBdr>
    </w:div>
    <w:div w:id="149753876">
      <w:bodyDiv w:val="1"/>
      <w:marLeft w:val="0"/>
      <w:marRight w:val="0"/>
      <w:marTop w:val="0"/>
      <w:marBottom w:val="0"/>
      <w:divBdr>
        <w:top w:val="none" w:sz="0" w:space="0" w:color="auto"/>
        <w:left w:val="none" w:sz="0" w:space="0" w:color="auto"/>
        <w:bottom w:val="none" w:sz="0" w:space="0" w:color="auto"/>
        <w:right w:val="none" w:sz="0" w:space="0" w:color="auto"/>
      </w:divBdr>
    </w:div>
    <w:div w:id="149834180">
      <w:bodyDiv w:val="1"/>
      <w:marLeft w:val="0"/>
      <w:marRight w:val="0"/>
      <w:marTop w:val="0"/>
      <w:marBottom w:val="0"/>
      <w:divBdr>
        <w:top w:val="none" w:sz="0" w:space="0" w:color="auto"/>
        <w:left w:val="none" w:sz="0" w:space="0" w:color="auto"/>
        <w:bottom w:val="none" w:sz="0" w:space="0" w:color="auto"/>
        <w:right w:val="none" w:sz="0" w:space="0" w:color="auto"/>
      </w:divBdr>
    </w:div>
    <w:div w:id="150173426">
      <w:bodyDiv w:val="1"/>
      <w:marLeft w:val="0"/>
      <w:marRight w:val="0"/>
      <w:marTop w:val="0"/>
      <w:marBottom w:val="0"/>
      <w:divBdr>
        <w:top w:val="none" w:sz="0" w:space="0" w:color="auto"/>
        <w:left w:val="none" w:sz="0" w:space="0" w:color="auto"/>
        <w:bottom w:val="none" w:sz="0" w:space="0" w:color="auto"/>
        <w:right w:val="none" w:sz="0" w:space="0" w:color="auto"/>
      </w:divBdr>
    </w:div>
    <w:div w:id="150408917">
      <w:bodyDiv w:val="1"/>
      <w:marLeft w:val="0"/>
      <w:marRight w:val="0"/>
      <w:marTop w:val="0"/>
      <w:marBottom w:val="0"/>
      <w:divBdr>
        <w:top w:val="none" w:sz="0" w:space="0" w:color="auto"/>
        <w:left w:val="none" w:sz="0" w:space="0" w:color="auto"/>
        <w:bottom w:val="none" w:sz="0" w:space="0" w:color="auto"/>
        <w:right w:val="none" w:sz="0" w:space="0" w:color="auto"/>
      </w:divBdr>
    </w:div>
    <w:div w:id="151026476">
      <w:bodyDiv w:val="1"/>
      <w:marLeft w:val="0"/>
      <w:marRight w:val="0"/>
      <w:marTop w:val="0"/>
      <w:marBottom w:val="0"/>
      <w:divBdr>
        <w:top w:val="none" w:sz="0" w:space="0" w:color="auto"/>
        <w:left w:val="none" w:sz="0" w:space="0" w:color="auto"/>
        <w:bottom w:val="none" w:sz="0" w:space="0" w:color="auto"/>
        <w:right w:val="none" w:sz="0" w:space="0" w:color="auto"/>
      </w:divBdr>
    </w:div>
    <w:div w:id="152451734">
      <w:bodyDiv w:val="1"/>
      <w:marLeft w:val="0"/>
      <w:marRight w:val="0"/>
      <w:marTop w:val="0"/>
      <w:marBottom w:val="0"/>
      <w:divBdr>
        <w:top w:val="none" w:sz="0" w:space="0" w:color="auto"/>
        <w:left w:val="none" w:sz="0" w:space="0" w:color="auto"/>
        <w:bottom w:val="none" w:sz="0" w:space="0" w:color="auto"/>
        <w:right w:val="none" w:sz="0" w:space="0" w:color="auto"/>
      </w:divBdr>
    </w:div>
    <w:div w:id="152920254">
      <w:bodyDiv w:val="1"/>
      <w:marLeft w:val="0"/>
      <w:marRight w:val="0"/>
      <w:marTop w:val="0"/>
      <w:marBottom w:val="0"/>
      <w:divBdr>
        <w:top w:val="none" w:sz="0" w:space="0" w:color="auto"/>
        <w:left w:val="none" w:sz="0" w:space="0" w:color="auto"/>
        <w:bottom w:val="none" w:sz="0" w:space="0" w:color="auto"/>
        <w:right w:val="none" w:sz="0" w:space="0" w:color="auto"/>
      </w:divBdr>
    </w:div>
    <w:div w:id="153033441">
      <w:bodyDiv w:val="1"/>
      <w:marLeft w:val="0"/>
      <w:marRight w:val="0"/>
      <w:marTop w:val="0"/>
      <w:marBottom w:val="0"/>
      <w:divBdr>
        <w:top w:val="none" w:sz="0" w:space="0" w:color="auto"/>
        <w:left w:val="none" w:sz="0" w:space="0" w:color="auto"/>
        <w:bottom w:val="none" w:sz="0" w:space="0" w:color="auto"/>
        <w:right w:val="none" w:sz="0" w:space="0" w:color="auto"/>
      </w:divBdr>
    </w:div>
    <w:div w:id="153381550">
      <w:bodyDiv w:val="1"/>
      <w:marLeft w:val="0"/>
      <w:marRight w:val="0"/>
      <w:marTop w:val="0"/>
      <w:marBottom w:val="0"/>
      <w:divBdr>
        <w:top w:val="none" w:sz="0" w:space="0" w:color="auto"/>
        <w:left w:val="none" w:sz="0" w:space="0" w:color="auto"/>
        <w:bottom w:val="none" w:sz="0" w:space="0" w:color="auto"/>
        <w:right w:val="none" w:sz="0" w:space="0" w:color="auto"/>
      </w:divBdr>
    </w:div>
    <w:div w:id="153911257">
      <w:bodyDiv w:val="1"/>
      <w:marLeft w:val="0"/>
      <w:marRight w:val="0"/>
      <w:marTop w:val="0"/>
      <w:marBottom w:val="0"/>
      <w:divBdr>
        <w:top w:val="none" w:sz="0" w:space="0" w:color="auto"/>
        <w:left w:val="none" w:sz="0" w:space="0" w:color="auto"/>
        <w:bottom w:val="none" w:sz="0" w:space="0" w:color="auto"/>
        <w:right w:val="none" w:sz="0" w:space="0" w:color="auto"/>
      </w:divBdr>
    </w:div>
    <w:div w:id="156656260">
      <w:bodyDiv w:val="1"/>
      <w:marLeft w:val="0"/>
      <w:marRight w:val="0"/>
      <w:marTop w:val="0"/>
      <w:marBottom w:val="0"/>
      <w:divBdr>
        <w:top w:val="none" w:sz="0" w:space="0" w:color="auto"/>
        <w:left w:val="none" w:sz="0" w:space="0" w:color="auto"/>
        <w:bottom w:val="none" w:sz="0" w:space="0" w:color="auto"/>
        <w:right w:val="none" w:sz="0" w:space="0" w:color="auto"/>
      </w:divBdr>
    </w:div>
    <w:div w:id="156775325">
      <w:bodyDiv w:val="1"/>
      <w:marLeft w:val="0"/>
      <w:marRight w:val="0"/>
      <w:marTop w:val="0"/>
      <w:marBottom w:val="0"/>
      <w:divBdr>
        <w:top w:val="none" w:sz="0" w:space="0" w:color="auto"/>
        <w:left w:val="none" w:sz="0" w:space="0" w:color="auto"/>
        <w:bottom w:val="none" w:sz="0" w:space="0" w:color="auto"/>
        <w:right w:val="none" w:sz="0" w:space="0" w:color="auto"/>
      </w:divBdr>
    </w:div>
    <w:div w:id="156842781">
      <w:bodyDiv w:val="1"/>
      <w:marLeft w:val="0"/>
      <w:marRight w:val="0"/>
      <w:marTop w:val="0"/>
      <w:marBottom w:val="0"/>
      <w:divBdr>
        <w:top w:val="none" w:sz="0" w:space="0" w:color="auto"/>
        <w:left w:val="none" w:sz="0" w:space="0" w:color="auto"/>
        <w:bottom w:val="none" w:sz="0" w:space="0" w:color="auto"/>
        <w:right w:val="none" w:sz="0" w:space="0" w:color="auto"/>
      </w:divBdr>
    </w:div>
    <w:div w:id="156843615">
      <w:bodyDiv w:val="1"/>
      <w:marLeft w:val="0"/>
      <w:marRight w:val="0"/>
      <w:marTop w:val="0"/>
      <w:marBottom w:val="0"/>
      <w:divBdr>
        <w:top w:val="none" w:sz="0" w:space="0" w:color="auto"/>
        <w:left w:val="none" w:sz="0" w:space="0" w:color="auto"/>
        <w:bottom w:val="none" w:sz="0" w:space="0" w:color="auto"/>
        <w:right w:val="none" w:sz="0" w:space="0" w:color="auto"/>
      </w:divBdr>
    </w:div>
    <w:div w:id="157891527">
      <w:bodyDiv w:val="1"/>
      <w:marLeft w:val="0"/>
      <w:marRight w:val="0"/>
      <w:marTop w:val="0"/>
      <w:marBottom w:val="0"/>
      <w:divBdr>
        <w:top w:val="none" w:sz="0" w:space="0" w:color="auto"/>
        <w:left w:val="none" w:sz="0" w:space="0" w:color="auto"/>
        <w:bottom w:val="none" w:sz="0" w:space="0" w:color="auto"/>
        <w:right w:val="none" w:sz="0" w:space="0" w:color="auto"/>
      </w:divBdr>
    </w:div>
    <w:div w:id="157968283">
      <w:bodyDiv w:val="1"/>
      <w:marLeft w:val="0"/>
      <w:marRight w:val="0"/>
      <w:marTop w:val="0"/>
      <w:marBottom w:val="0"/>
      <w:divBdr>
        <w:top w:val="none" w:sz="0" w:space="0" w:color="auto"/>
        <w:left w:val="none" w:sz="0" w:space="0" w:color="auto"/>
        <w:bottom w:val="none" w:sz="0" w:space="0" w:color="auto"/>
        <w:right w:val="none" w:sz="0" w:space="0" w:color="auto"/>
      </w:divBdr>
    </w:div>
    <w:div w:id="159275928">
      <w:bodyDiv w:val="1"/>
      <w:marLeft w:val="0"/>
      <w:marRight w:val="0"/>
      <w:marTop w:val="0"/>
      <w:marBottom w:val="0"/>
      <w:divBdr>
        <w:top w:val="none" w:sz="0" w:space="0" w:color="auto"/>
        <w:left w:val="none" w:sz="0" w:space="0" w:color="auto"/>
        <w:bottom w:val="none" w:sz="0" w:space="0" w:color="auto"/>
        <w:right w:val="none" w:sz="0" w:space="0" w:color="auto"/>
      </w:divBdr>
    </w:div>
    <w:div w:id="160127145">
      <w:bodyDiv w:val="1"/>
      <w:marLeft w:val="0"/>
      <w:marRight w:val="0"/>
      <w:marTop w:val="0"/>
      <w:marBottom w:val="0"/>
      <w:divBdr>
        <w:top w:val="none" w:sz="0" w:space="0" w:color="auto"/>
        <w:left w:val="none" w:sz="0" w:space="0" w:color="auto"/>
        <w:bottom w:val="none" w:sz="0" w:space="0" w:color="auto"/>
        <w:right w:val="none" w:sz="0" w:space="0" w:color="auto"/>
      </w:divBdr>
    </w:div>
    <w:div w:id="160315110">
      <w:bodyDiv w:val="1"/>
      <w:marLeft w:val="0"/>
      <w:marRight w:val="0"/>
      <w:marTop w:val="0"/>
      <w:marBottom w:val="0"/>
      <w:divBdr>
        <w:top w:val="none" w:sz="0" w:space="0" w:color="auto"/>
        <w:left w:val="none" w:sz="0" w:space="0" w:color="auto"/>
        <w:bottom w:val="none" w:sz="0" w:space="0" w:color="auto"/>
        <w:right w:val="none" w:sz="0" w:space="0" w:color="auto"/>
      </w:divBdr>
    </w:div>
    <w:div w:id="161551284">
      <w:bodyDiv w:val="1"/>
      <w:marLeft w:val="0"/>
      <w:marRight w:val="0"/>
      <w:marTop w:val="0"/>
      <w:marBottom w:val="0"/>
      <w:divBdr>
        <w:top w:val="none" w:sz="0" w:space="0" w:color="auto"/>
        <w:left w:val="none" w:sz="0" w:space="0" w:color="auto"/>
        <w:bottom w:val="none" w:sz="0" w:space="0" w:color="auto"/>
        <w:right w:val="none" w:sz="0" w:space="0" w:color="auto"/>
      </w:divBdr>
    </w:div>
    <w:div w:id="161554315">
      <w:bodyDiv w:val="1"/>
      <w:marLeft w:val="0"/>
      <w:marRight w:val="0"/>
      <w:marTop w:val="0"/>
      <w:marBottom w:val="0"/>
      <w:divBdr>
        <w:top w:val="none" w:sz="0" w:space="0" w:color="auto"/>
        <w:left w:val="none" w:sz="0" w:space="0" w:color="auto"/>
        <w:bottom w:val="none" w:sz="0" w:space="0" w:color="auto"/>
        <w:right w:val="none" w:sz="0" w:space="0" w:color="auto"/>
      </w:divBdr>
    </w:div>
    <w:div w:id="162670208">
      <w:bodyDiv w:val="1"/>
      <w:marLeft w:val="0"/>
      <w:marRight w:val="0"/>
      <w:marTop w:val="0"/>
      <w:marBottom w:val="0"/>
      <w:divBdr>
        <w:top w:val="none" w:sz="0" w:space="0" w:color="auto"/>
        <w:left w:val="none" w:sz="0" w:space="0" w:color="auto"/>
        <w:bottom w:val="none" w:sz="0" w:space="0" w:color="auto"/>
        <w:right w:val="none" w:sz="0" w:space="0" w:color="auto"/>
      </w:divBdr>
    </w:div>
    <w:div w:id="162864646">
      <w:bodyDiv w:val="1"/>
      <w:marLeft w:val="0"/>
      <w:marRight w:val="0"/>
      <w:marTop w:val="0"/>
      <w:marBottom w:val="0"/>
      <w:divBdr>
        <w:top w:val="none" w:sz="0" w:space="0" w:color="auto"/>
        <w:left w:val="none" w:sz="0" w:space="0" w:color="auto"/>
        <w:bottom w:val="none" w:sz="0" w:space="0" w:color="auto"/>
        <w:right w:val="none" w:sz="0" w:space="0" w:color="auto"/>
      </w:divBdr>
    </w:div>
    <w:div w:id="162933095">
      <w:bodyDiv w:val="1"/>
      <w:marLeft w:val="0"/>
      <w:marRight w:val="0"/>
      <w:marTop w:val="0"/>
      <w:marBottom w:val="0"/>
      <w:divBdr>
        <w:top w:val="none" w:sz="0" w:space="0" w:color="auto"/>
        <w:left w:val="none" w:sz="0" w:space="0" w:color="auto"/>
        <w:bottom w:val="none" w:sz="0" w:space="0" w:color="auto"/>
        <w:right w:val="none" w:sz="0" w:space="0" w:color="auto"/>
      </w:divBdr>
    </w:div>
    <w:div w:id="163278291">
      <w:bodyDiv w:val="1"/>
      <w:marLeft w:val="0"/>
      <w:marRight w:val="0"/>
      <w:marTop w:val="0"/>
      <w:marBottom w:val="0"/>
      <w:divBdr>
        <w:top w:val="none" w:sz="0" w:space="0" w:color="auto"/>
        <w:left w:val="none" w:sz="0" w:space="0" w:color="auto"/>
        <w:bottom w:val="none" w:sz="0" w:space="0" w:color="auto"/>
        <w:right w:val="none" w:sz="0" w:space="0" w:color="auto"/>
      </w:divBdr>
    </w:div>
    <w:div w:id="163783026">
      <w:bodyDiv w:val="1"/>
      <w:marLeft w:val="0"/>
      <w:marRight w:val="0"/>
      <w:marTop w:val="0"/>
      <w:marBottom w:val="0"/>
      <w:divBdr>
        <w:top w:val="none" w:sz="0" w:space="0" w:color="auto"/>
        <w:left w:val="none" w:sz="0" w:space="0" w:color="auto"/>
        <w:bottom w:val="none" w:sz="0" w:space="0" w:color="auto"/>
        <w:right w:val="none" w:sz="0" w:space="0" w:color="auto"/>
      </w:divBdr>
    </w:div>
    <w:div w:id="164051404">
      <w:bodyDiv w:val="1"/>
      <w:marLeft w:val="0"/>
      <w:marRight w:val="0"/>
      <w:marTop w:val="0"/>
      <w:marBottom w:val="0"/>
      <w:divBdr>
        <w:top w:val="none" w:sz="0" w:space="0" w:color="auto"/>
        <w:left w:val="none" w:sz="0" w:space="0" w:color="auto"/>
        <w:bottom w:val="none" w:sz="0" w:space="0" w:color="auto"/>
        <w:right w:val="none" w:sz="0" w:space="0" w:color="auto"/>
      </w:divBdr>
    </w:div>
    <w:div w:id="164561084">
      <w:bodyDiv w:val="1"/>
      <w:marLeft w:val="0"/>
      <w:marRight w:val="0"/>
      <w:marTop w:val="0"/>
      <w:marBottom w:val="0"/>
      <w:divBdr>
        <w:top w:val="none" w:sz="0" w:space="0" w:color="auto"/>
        <w:left w:val="none" w:sz="0" w:space="0" w:color="auto"/>
        <w:bottom w:val="none" w:sz="0" w:space="0" w:color="auto"/>
        <w:right w:val="none" w:sz="0" w:space="0" w:color="auto"/>
      </w:divBdr>
    </w:div>
    <w:div w:id="164713606">
      <w:bodyDiv w:val="1"/>
      <w:marLeft w:val="0"/>
      <w:marRight w:val="0"/>
      <w:marTop w:val="0"/>
      <w:marBottom w:val="0"/>
      <w:divBdr>
        <w:top w:val="none" w:sz="0" w:space="0" w:color="auto"/>
        <w:left w:val="none" w:sz="0" w:space="0" w:color="auto"/>
        <w:bottom w:val="none" w:sz="0" w:space="0" w:color="auto"/>
        <w:right w:val="none" w:sz="0" w:space="0" w:color="auto"/>
      </w:divBdr>
    </w:div>
    <w:div w:id="164904680">
      <w:bodyDiv w:val="1"/>
      <w:marLeft w:val="0"/>
      <w:marRight w:val="0"/>
      <w:marTop w:val="0"/>
      <w:marBottom w:val="0"/>
      <w:divBdr>
        <w:top w:val="none" w:sz="0" w:space="0" w:color="auto"/>
        <w:left w:val="none" w:sz="0" w:space="0" w:color="auto"/>
        <w:bottom w:val="none" w:sz="0" w:space="0" w:color="auto"/>
        <w:right w:val="none" w:sz="0" w:space="0" w:color="auto"/>
      </w:divBdr>
    </w:div>
    <w:div w:id="165097238">
      <w:bodyDiv w:val="1"/>
      <w:marLeft w:val="0"/>
      <w:marRight w:val="0"/>
      <w:marTop w:val="0"/>
      <w:marBottom w:val="0"/>
      <w:divBdr>
        <w:top w:val="none" w:sz="0" w:space="0" w:color="auto"/>
        <w:left w:val="none" w:sz="0" w:space="0" w:color="auto"/>
        <w:bottom w:val="none" w:sz="0" w:space="0" w:color="auto"/>
        <w:right w:val="none" w:sz="0" w:space="0" w:color="auto"/>
      </w:divBdr>
    </w:div>
    <w:div w:id="166294493">
      <w:bodyDiv w:val="1"/>
      <w:marLeft w:val="0"/>
      <w:marRight w:val="0"/>
      <w:marTop w:val="0"/>
      <w:marBottom w:val="0"/>
      <w:divBdr>
        <w:top w:val="none" w:sz="0" w:space="0" w:color="auto"/>
        <w:left w:val="none" w:sz="0" w:space="0" w:color="auto"/>
        <w:bottom w:val="none" w:sz="0" w:space="0" w:color="auto"/>
        <w:right w:val="none" w:sz="0" w:space="0" w:color="auto"/>
      </w:divBdr>
    </w:div>
    <w:div w:id="166754442">
      <w:bodyDiv w:val="1"/>
      <w:marLeft w:val="0"/>
      <w:marRight w:val="0"/>
      <w:marTop w:val="0"/>
      <w:marBottom w:val="0"/>
      <w:divBdr>
        <w:top w:val="none" w:sz="0" w:space="0" w:color="auto"/>
        <w:left w:val="none" w:sz="0" w:space="0" w:color="auto"/>
        <w:bottom w:val="none" w:sz="0" w:space="0" w:color="auto"/>
        <w:right w:val="none" w:sz="0" w:space="0" w:color="auto"/>
      </w:divBdr>
    </w:div>
    <w:div w:id="167214830">
      <w:bodyDiv w:val="1"/>
      <w:marLeft w:val="0"/>
      <w:marRight w:val="0"/>
      <w:marTop w:val="0"/>
      <w:marBottom w:val="0"/>
      <w:divBdr>
        <w:top w:val="none" w:sz="0" w:space="0" w:color="auto"/>
        <w:left w:val="none" w:sz="0" w:space="0" w:color="auto"/>
        <w:bottom w:val="none" w:sz="0" w:space="0" w:color="auto"/>
        <w:right w:val="none" w:sz="0" w:space="0" w:color="auto"/>
      </w:divBdr>
    </w:div>
    <w:div w:id="167722345">
      <w:bodyDiv w:val="1"/>
      <w:marLeft w:val="0"/>
      <w:marRight w:val="0"/>
      <w:marTop w:val="0"/>
      <w:marBottom w:val="0"/>
      <w:divBdr>
        <w:top w:val="none" w:sz="0" w:space="0" w:color="auto"/>
        <w:left w:val="none" w:sz="0" w:space="0" w:color="auto"/>
        <w:bottom w:val="none" w:sz="0" w:space="0" w:color="auto"/>
        <w:right w:val="none" w:sz="0" w:space="0" w:color="auto"/>
      </w:divBdr>
    </w:div>
    <w:div w:id="167837832">
      <w:bodyDiv w:val="1"/>
      <w:marLeft w:val="0"/>
      <w:marRight w:val="0"/>
      <w:marTop w:val="0"/>
      <w:marBottom w:val="0"/>
      <w:divBdr>
        <w:top w:val="none" w:sz="0" w:space="0" w:color="auto"/>
        <w:left w:val="none" w:sz="0" w:space="0" w:color="auto"/>
        <w:bottom w:val="none" w:sz="0" w:space="0" w:color="auto"/>
        <w:right w:val="none" w:sz="0" w:space="0" w:color="auto"/>
      </w:divBdr>
    </w:div>
    <w:div w:id="168182810">
      <w:bodyDiv w:val="1"/>
      <w:marLeft w:val="0"/>
      <w:marRight w:val="0"/>
      <w:marTop w:val="0"/>
      <w:marBottom w:val="0"/>
      <w:divBdr>
        <w:top w:val="none" w:sz="0" w:space="0" w:color="auto"/>
        <w:left w:val="none" w:sz="0" w:space="0" w:color="auto"/>
        <w:bottom w:val="none" w:sz="0" w:space="0" w:color="auto"/>
        <w:right w:val="none" w:sz="0" w:space="0" w:color="auto"/>
      </w:divBdr>
    </w:div>
    <w:div w:id="170994984">
      <w:bodyDiv w:val="1"/>
      <w:marLeft w:val="0"/>
      <w:marRight w:val="0"/>
      <w:marTop w:val="0"/>
      <w:marBottom w:val="0"/>
      <w:divBdr>
        <w:top w:val="none" w:sz="0" w:space="0" w:color="auto"/>
        <w:left w:val="none" w:sz="0" w:space="0" w:color="auto"/>
        <w:bottom w:val="none" w:sz="0" w:space="0" w:color="auto"/>
        <w:right w:val="none" w:sz="0" w:space="0" w:color="auto"/>
      </w:divBdr>
    </w:div>
    <w:div w:id="171188310">
      <w:bodyDiv w:val="1"/>
      <w:marLeft w:val="0"/>
      <w:marRight w:val="0"/>
      <w:marTop w:val="0"/>
      <w:marBottom w:val="0"/>
      <w:divBdr>
        <w:top w:val="none" w:sz="0" w:space="0" w:color="auto"/>
        <w:left w:val="none" w:sz="0" w:space="0" w:color="auto"/>
        <w:bottom w:val="none" w:sz="0" w:space="0" w:color="auto"/>
        <w:right w:val="none" w:sz="0" w:space="0" w:color="auto"/>
      </w:divBdr>
    </w:div>
    <w:div w:id="171455583">
      <w:bodyDiv w:val="1"/>
      <w:marLeft w:val="0"/>
      <w:marRight w:val="0"/>
      <w:marTop w:val="0"/>
      <w:marBottom w:val="0"/>
      <w:divBdr>
        <w:top w:val="none" w:sz="0" w:space="0" w:color="auto"/>
        <w:left w:val="none" w:sz="0" w:space="0" w:color="auto"/>
        <w:bottom w:val="none" w:sz="0" w:space="0" w:color="auto"/>
        <w:right w:val="none" w:sz="0" w:space="0" w:color="auto"/>
      </w:divBdr>
    </w:div>
    <w:div w:id="173155619">
      <w:bodyDiv w:val="1"/>
      <w:marLeft w:val="0"/>
      <w:marRight w:val="0"/>
      <w:marTop w:val="0"/>
      <w:marBottom w:val="0"/>
      <w:divBdr>
        <w:top w:val="none" w:sz="0" w:space="0" w:color="auto"/>
        <w:left w:val="none" w:sz="0" w:space="0" w:color="auto"/>
        <w:bottom w:val="none" w:sz="0" w:space="0" w:color="auto"/>
        <w:right w:val="none" w:sz="0" w:space="0" w:color="auto"/>
      </w:divBdr>
    </w:div>
    <w:div w:id="173422024">
      <w:bodyDiv w:val="1"/>
      <w:marLeft w:val="0"/>
      <w:marRight w:val="0"/>
      <w:marTop w:val="0"/>
      <w:marBottom w:val="0"/>
      <w:divBdr>
        <w:top w:val="none" w:sz="0" w:space="0" w:color="auto"/>
        <w:left w:val="none" w:sz="0" w:space="0" w:color="auto"/>
        <w:bottom w:val="none" w:sz="0" w:space="0" w:color="auto"/>
        <w:right w:val="none" w:sz="0" w:space="0" w:color="auto"/>
      </w:divBdr>
    </w:div>
    <w:div w:id="175582064">
      <w:bodyDiv w:val="1"/>
      <w:marLeft w:val="0"/>
      <w:marRight w:val="0"/>
      <w:marTop w:val="0"/>
      <w:marBottom w:val="0"/>
      <w:divBdr>
        <w:top w:val="none" w:sz="0" w:space="0" w:color="auto"/>
        <w:left w:val="none" w:sz="0" w:space="0" w:color="auto"/>
        <w:bottom w:val="none" w:sz="0" w:space="0" w:color="auto"/>
        <w:right w:val="none" w:sz="0" w:space="0" w:color="auto"/>
      </w:divBdr>
    </w:div>
    <w:div w:id="177235020">
      <w:bodyDiv w:val="1"/>
      <w:marLeft w:val="0"/>
      <w:marRight w:val="0"/>
      <w:marTop w:val="0"/>
      <w:marBottom w:val="0"/>
      <w:divBdr>
        <w:top w:val="none" w:sz="0" w:space="0" w:color="auto"/>
        <w:left w:val="none" w:sz="0" w:space="0" w:color="auto"/>
        <w:bottom w:val="none" w:sz="0" w:space="0" w:color="auto"/>
        <w:right w:val="none" w:sz="0" w:space="0" w:color="auto"/>
      </w:divBdr>
    </w:div>
    <w:div w:id="178273880">
      <w:bodyDiv w:val="1"/>
      <w:marLeft w:val="0"/>
      <w:marRight w:val="0"/>
      <w:marTop w:val="0"/>
      <w:marBottom w:val="0"/>
      <w:divBdr>
        <w:top w:val="none" w:sz="0" w:space="0" w:color="auto"/>
        <w:left w:val="none" w:sz="0" w:space="0" w:color="auto"/>
        <w:bottom w:val="none" w:sz="0" w:space="0" w:color="auto"/>
        <w:right w:val="none" w:sz="0" w:space="0" w:color="auto"/>
      </w:divBdr>
    </w:div>
    <w:div w:id="180752077">
      <w:bodyDiv w:val="1"/>
      <w:marLeft w:val="0"/>
      <w:marRight w:val="0"/>
      <w:marTop w:val="0"/>
      <w:marBottom w:val="0"/>
      <w:divBdr>
        <w:top w:val="none" w:sz="0" w:space="0" w:color="auto"/>
        <w:left w:val="none" w:sz="0" w:space="0" w:color="auto"/>
        <w:bottom w:val="none" w:sz="0" w:space="0" w:color="auto"/>
        <w:right w:val="none" w:sz="0" w:space="0" w:color="auto"/>
      </w:divBdr>
    </w:div>
    <w:div w:id="180823039">
      <w:bodyDiv w:val="1"/>
      <w:marLeft w:val="0"/>
      <w:marRight w:val="0"/>
      <w:marTop w:val="0"/>
      <w:marBottom w:val="0"/>
      <w:divBdr>
        <w:top w:val="none" w:sz="0" w:space="0" w:color="auto"/>
        <w:left w:val="none" w:sz="0" w:space="0" w:color="auto"/>
        <w:bottom w:val="none" w:sz="0" w:space="0" w:color="auto"/>
        <w:right w:val="none" w:sz="0" w:space="0" w:color="auto"/>
      </w:divBdr>
    </w:div>
    <w:div w:id="181671082">
      <w:bodyDiv w:val="1"/>
      <w:marLeft w:val="0"/>
      <w:marRight w:val="0"/>
      <w:marTop w:val="0"/>
      <w:marBottom w:val="0"/>
      <w:divBdr>
        <w:top w:val="none" w:sz="0" w:space="0" w:color="auto"/>
        <w:left w:val="none" w:sz="0" w:space="0" w:color="auto"/>
        <w:bottom w:val="none" w:sz="0" w:space="0" w:color="auto"/>
        <w:right w:val="none" w:sz="0" w:space="0" w:color="auto"/>
      </w:divBdr>
    </w:div>
    <w:div w:id="182481184">
      <w:bodyDiv w:val="1"/>
      <w:marLeft w:val="0"/>
      <w:marRight w:val="0"/>
      <w:marTop w:val="0"/>
      <w:marBottom w:val="0"/>
      <w:divBdr>
        <w:top w:val="none" w:sz="0" w:space="0" w:color="auto"/>
        <w:left w:val="none" w:sz="0" w:space="0" w:color="auto"/>
        <w:bottom w:val="none" w:sz="0" w:space="0" w:color="auto"/>
        <w:right w:val="none" w:sz="0" w:space="0" w:color="auto"/>
      </w:divBdr>
    </w:div>
    <w:div w:id="182596430">
      <w:bodyDiv w:val="1"/>
      <w:marLeft w:val="0"/>
      <w:marRight w:val="0"/>
      <w:marTop w:val="0"/>
      <w:marBottom w:val="0"/>
      <w:divBdr>
        <w:top w:val="none" w:sz="0" w:space="0" w:color="auto"/>
        <w:left w:val="none" w:sz="0" w:space="0" w:color="auto"/>
        <w:bottom w:val="none" w:sz="0" w:space="0" w:color="auto"/>
        <w:right w:val="none" w:sz="0" w:space="0" w:color="auto"/>
      </w:divBdr>
    </w:div>
    <w:div w:id="184366208">
      <w:bodyDiv w:val="1"/>
      <w:marLeft w:val="0"/>
      <w:marRight w:val="0"/>
      <w:marTop w:val="0"/>
      <w:marBottom w:val="0"/>
      <w:divBdr>
        <w:top w:val="none" w:sz="0" w:space="0" w:color="auto"/>
        <w:left w:val="none" w:sz="0" w:space="0" w:color="auto"/>
        <w:bottom w:val="none" w:sz="0" w:space="0" w:color="auto"/>
        <w:right w:val="none" w:sz="0" w:space="0" w:color="auto"/>
      </w:divBdr>
    </w:div>
    <w:div w:id="184484070">
      <w:bodyDiv w:val="1"/>
      <w:marLeft w:val="0"/>
      <w:marRight w:val="0"/>
      <w:marTop w:val="0"/>
      <w:marBottom w:val="0"/>
      <w:divBdr>
        <w:top w:val="none" w:sz="0" w:space="0" w:color="auto"/>
        <w:left w:val="none" w:sz="0" w:space="0" w:color="auto"/>
        <w:bottom w:val="none" w:sz="0" w:space="0" w:color="auto"/>
        <w:right w:val="none" w:sz="0" w:space="0" w:color="auto"/>
      </w:divBdr>
    </w:div>
    <w:div w:id="184758702">
      <w:bodyDiv w:val="1"/>
      <w:marLeft w:val="0"/>
      <w:marRight w:val="0"/>
      <w:marTop w:val="0"/>
      <w:marBottom w:val="0"/>
      <w:divBdr>
        <w:top w:val="none" w:sz="0" w:space="0" w:color="auto"/>
        <w:left w:val="none" w:sz="0" w:space="0" w:color="auto"/>
        <w:bottom w:val="none" w:sz="0" w:space="0" w:color="auto"/>
        <w:right w:val="none" w:sz="0" w:space="0" w:color="auto"/>
      </w:divBdr>
    </w:div>
    <w:div w:id="185221120">
      <w:bodyDiv w:val="1"/>
      <w:marLeft w:val="0"/>
      <w:marRight w:val="0"/>
      <w:marTop w:val="0"/>
      <w:marBottom w:val="0"/>
      <w:divBdr>
        <w:top w:val="none" w:sz="0" w:space="0" w:color="auto"/>
        <w:left w:val="none" w:sz="0" w:space="0" w:color="auto"/>
        <w:bottom w:val="none" w:sz="0" w:space="0" w:color="auto"/>
        <w:right w:val="none" w:sz="0" w:space="0" w:color="auto"/>
      </w:divBdr>
    </w:div>
    <w:div w:id="185794608">
      <w:bodyDiv w:val="1"/>
      <w:marLeft w:val="0"/>
      <w:marRight w:val="0"/>
      <w:marTop w:val="0"/>
      <w:marBottom w:val="0"/>
      <w:divBdr>
        <w:top w:val="none" w:sz="0" w:space="0" w:color="auto"/>
        <w:left w:val="none" w:sz="0" w:space="0" w:color="auto"/>
        <w:bottom w:val="none" w:sz="0" w:space="0" w:color="auto"/>
        <w:right w:val="none" w:sz="0" w:space="0" w:color="auto"/>
      </w:divBdr>
    </w:div>
    <w:div w:id="186910179">
      <w:bodyDiv w:val="1"/>
      <w:marLeft w:val="0"/>
      <w:marRight w:val="0"/>
      <w:marTop w:val="0"/>
      <w:marBottom w:val="0"/>
      <w:divBdr>
        <w:top w:val="none" w:sz="0" w:space="0" w:color="auto"/>
        <w:left w:val="none" w:sz="0" w:space="0" w:color="auto"/>
        <w:bottom w:val="none" w:sz="0" w:space="0" w:color="auto"/>
        <w:right w:val="none" w:sz="0" w:space="0" w:color="auto"/>
      </w:divBdr>
    </w:div>
    <w:div w:id="187529336">
      <w:bodyDiv w:val="1"/>
      <w:marLeft w:val="0"/>
      <w:marRight w:val="0"/>
      <w:marTop w:val="0"/>
      <w:marBottom w:val="0"/>
      <w:divBdr>
        <w:top w:val="none" w:sz="0" w:space="0" w:color="auto"/>
        <w:left w:val="none" w:sz="0" w:space="0" w:color="auto"/>
        <w:bottom w:val="none" w:sz="0" w:space="0" w:color="auto"/>
        <w:right w:val="none" w:sz="0" w:space="0" w:color="auto"/>
      </w:divBdr>
    </w:div>
    <w:div w:id="188497681">
      <w:bodyDiv w:val="1"/>
      <w:marLeft w:val="0"/>
      <w:marRight w:val="0"/>
      <w:marTop w:val="0"/>
      <w:marBottom w:val="0"/>
      <w:divBdr>
        <w:top w:val="none" w:sz="0" w:space="0" w:color="auto"/>
        <w:left w:val="none" w:sz="0" w:space="0" w:color="auto"/>
        <w:bottom w:val="none" w:sz="0" w:space="0" w:color="auto"/>
        <w:right w:val="none" w:sz="0" w:space="0" w:color="auto"/>
      </w:divBdr>
    </w:div>
    <w:div w:id="188759279">
      <w:bodyDiv w:val="1"/>
      <w:marLeft w:val="0"/>
      <w:marRight w:val="0"/>
      <w:marTop w:val="0"/>
      <w:marBottom w:val="0"/>
      <w:divBdr>
        <w:top w:val="none" w:sz="0" w:space="0" w:color="auto"/>
        <w:left w:val="none" w:sz="0" w:space="0" w:color="auto"/>
        <w:bottom w:val="none" w:sz="0" w:space="0" w:color="auto"/>
        <w:right w:val="none" w:sz="0" w:space="0" w:color="auto"/>
      </w:divBdr>
    </w:div>
    <w:div w:id="189491472">
      <w:bodyDiv w:val="1"/>
      <w:marLeft w:val="0"/>
      <w:marRight w:val="0"/>
      <w:marTop w:val="0"/>
      <w:marBottom w:val="0"/>
      <w:divBdr>
        <w:top w:val="none" w:sz="0" w:space="0" w:color="auto"/>
        <w:left w:val="none" w:sz="0" w:space="0" w:color="auto"/>
        <w:bottom w:val="none" w:sz="0" w:space="0" w:color="auto"/>
        <w:right w:val="none" w:sz="0" w:space="0" w:color="auto"/>
      </w:divBdr>
    </w:div>
    <w:div w:id="190530961">
      <w:bodyDiv w:val="1"/>
      <w:marLeft w:val="0"/>
      <w:marRight w:val="0"/>
      <w:marTop w:val="0"/>
      <w:marBottom w:val="0"/>
      <w:divBdr>
        <w:top w:val="none" w:sz="0" w:space="0" w:color="auto"/>
        <w:left w:val="none" w:sz="0" w:space="0" w:color="auto"/>
        <w:bottom w:val="none" w:sz="0" w:space="0" w:color="auto"/>
        <w:right w:val="none" w:sz="0" w:space="0" w:color="auto"/>
      </w:divBdr>
    </w:div>
    <w:div w:id="190648719">
      <w:bodyDiv w:val="1"/>
      <w:marLeft w:val="0"/>
      <w:marRight w:val="0"/>
      <w:marTop w:val="0"/>
      <w:marBottom w:val="0"/>
      <w:divBdr>
        <w:top w:val="none" w:sz="0" w:space="0" w:color="auto"/>
        <w:left w:val="none" w:sz="0" w:space="0" w:color="auto"/>
        <w:bottom w:val="none" w:sz="0" w:space="0" w:color="auto"/>
        <w:right w:val="none" w:sz="0" w:space="0" w:color="auto"/>
      </w:divBdr>
    </w:div>
    <w:div w:id="191114724">
      <w:bodyDiv w:val="1"/>
      <w:marLeft w:val="0"/>
      <w:marRight w:val="0"/>
      <w:marTop w:val="0"/>
      <w:marBottom w:val="0"/>
      <w:divBdr>
        <w:top w:val="none" w:sz="0" w:space="0" w:color="auto"/>
        <w:left w:val="none" w:sz="0" w:space="0" w:color="auto"/>
        <w:bottom w:val="none" w:sz="0" w:space="0" w:color="auto"/>
        <w:right w:val="none" w:sz="0" w:space="0" w:color="auto"/>
      </w:divBdr>
    </w:div>
    <w:div w:id="191846033">
      <w:bodyDiv w:val="1"/>
      <w:marLeft w:val="0"/>
      <w:marRight w:val="0"/>
      <w:marTop w:val="0"/>
      <w:marBottom w:val="0"/>
      <w:divBdr>
        <w:top w:val="none" w:sz="0" w:space="0" w:color="auto"/>
        <w:left w:val="none" w:sz="0" w:space="0" w:color="auto"/>
        <w:bottom w:val="none" w:sz="0" w:space="0" w:color="auto"/>
        <w:right w:val="none" w:sz="0" w:space="0" w:color="auto"/>
      </w:divBdr>
    </w:div>
    <w:div w:id="193807336">
      <w:bodyDiv w:val="1"/>
      <w:marLeft w:val="0"/>
      <w:marRight w:val="0"/>
      <w:marTop w:val="0"/>
      <w:marBottom w:val="0"/>
      <w:divBdr>
        <w:top w:val="none" w:sz="0" w:space="0" w:color="auto"/>
        <w:left w:val="none" w:sz="0" w:space="0" w:color="auto"/>
        <w:bottom w:val="none" w:sz="0" w:space="0" w:color="auto"/>
        <w:right w:val="none" w:sz="0" w:space="0" w:color="auto"/>
      </w:divBdr>
    </w:div>
    <w:div w:id="193808205">
      <w:bodyDiv w:val="1"/>
      <w:marLeft w:val="0"/>
      <w:marRight w:val="0"/>
      <w:marTop w:val="0"/>
      <w:marBottom w:val="0"/>
      <w:divBdr>
        <w:top w:val="none" w:sz="0" w:space="0" w:color="auto"/>
        <w:left w:val="none" w:sz="0" w:space="0" w:color="auto"/>
        <w:bottom w:val="none" w:sz="0" w:space="0" w:color="auto"/>
        <w:right w:val="none" w:sz="0" w:space="0" w:color="auto"/>
      </w:divBdr>
    </w:div>
    <w:div w:id="194972665">
      <w:bodyDiv w:val="1"/>
      <w:marLeft w:val="0"/>
      <w:marRight w:val="0"/>
      <w:marTop w:val="0"/>
      <w:marBottom w:val="0"/>
      <w:divBdr>
        <w:top w:val="none" w:sz="0" w:space="0" w:color="auto"/>
        <w:left w:val="none" w:sz="0" w:space="0" w:color="auto"/>
        <w:bottom w:val="none" w:sz="0" w:space="0" w:color="auto"/>
        <w:right w:val="none" w:sz="0" w:space="0" w:color="auto"/>
      </w:divBdr>
    </w:div>
    <w:div w:id="196092490">
      <w:bodyDiv w:val="1"/>
      <w:marLeft w:val="0"/>
      <w:marRight w:val="0"/>
      <w:marTop w:val="0"/>
      <w:marBottom w:val="0"/>
      <w:divBdr>
        <w:top w:val="none" w:sz="0" w:space="0" w:color="auto"/>
        <w:left w:val="none" w:sz="0" w:space="0" w:color="auto"/>
        <w:bottom w:val="none" w:sz="0" w:space="0" w:color="auto"/>
        <w:right w:val="none" w:sz="0" w:space="0" w:color="auto"/>
      </w:divBdr>
    </w:div>
    <w:div w:id="196285161">
      <w:bodyDiv w:val="1"/>
      <w:marLeft w:val="0"/>
      <w:marRight w:val="0"/>
      <w:marTop w:val="0"/>
      <w:marBottom w:val="0"/>
      <w:divBdr>
        <w:top w:val="none" w:sz="0" w:space="0" w:color="auto"/>
        <w:left w:val="none" w:sz="0" w:space="0" w:color="auto"/>
        <w:bottom w:val="none" w:sz="0" w:space="0" w:color="auto"/>
        <w:right w:val="none" w:sz="0" w:space="0" w:color="auto"/>
      </w:divBdr>
    </w:div>
    <w:div w:id="198203557">
      <w:bodyDiv w:val="1"/>
      <w:marLeft w:val="0"/>
      <w:marRight w:val="0"/>
      <w:marTop w:val="0"/>
      <w:marBottom w:val="0"/>
      <w:divBdr>
        <w:top w:val="none" w:sz="0" w:space="0" w:color="auto"/>
        <w:left w:val="none" w:sz="0" w:space="0" w:color="auto"/>
        <w:bottom w:val="none" w:sz="0" w:space="0" w:color="auto"/>
        <w:right w:val="none" w:sz="0" w:space="0" w:color="auto"/>
      </w:divBdr>
    </w:div>
    <w:div w:id="199708732">
      <w:bodyDiv w:val="1"/>
      <w:marLeft w:val="0"/>
      <w:marRight w:val="0"/>
      <w:marTop w:val="0"/>
      <w:marBottom w:val="0"/>
      <w:divBdr>
        <w:top w:val="none" w:sz="0" w:space="0" w:color="auto"/>
        <w:left w:val="none" w:sz="0" w:space="0" w:color="auto"/>
        <w:bottom w:val="none" w:sz="0" w:space="0" w:color="auto"/>
        <w:right w:val="none" w:sz="0" w:space="0" w:color="auto"/>
      </w:divBdr>
    </w:div>
    <w:div w:id="200944956">
      <w:bodyDiv w:val="1"/>
      <w:marLeft w:val="0"/>
      <w:marRight w:val="0"/>
      <w:marTop w:val="0"/>
      <w:marBottom w:val="0"/>
      <w:divBdr>
        <w:top w:val="none" w:sz="0" w:space="0" w:color="auto"/>
        <w:left w:val="none" w:sz="0" w:space="0" w:color="auto"/>
        <w:bottom w:val="none" w:sz="0" w:space="0" w:color="auto"/>
        <w:right w:val="none" w:sz="0" w:space="0" w:color="auto"/>
      </w:divBdr>
    </w:div>
    <w:div w:id="201744806">
      <w:bodyDiv w:val="1"/>
      <w:marLeft w:val="0"/>
      <w:marRight w:val="0"/>
      <w:marTop w:val="0"/>
      <w:marBottom w:val="0"/>
      <w:divBdr>
        <w:top w:val="none" w:sz="0" w:space="0" w:color="auto"/>
        <w:left w:val="none" w:sz="0" w:space="0" w:color="auto"/>
        <w:bottom w:val="none" w:sz="0" w:space="0" w:color="auto"/>
        <w:right w:val="none" w:sz="0" w:space="0" w:color="auto"/>
      </w:divBdr>
    </w:div>
    <w:div w:id="202982405">
      <w:bodyDiv w:val="1"/>
      <w:marLeft w:val="0"/>
      <w:marRight w:val="0"/>
      <w:marTop w:val="0"/>
      <w:marBottom w:val="0"/>
      <w:divBdr>
        <w:top w:val="none" w:sz="0" w:space="0" w:color="auto"/>
        <w:left w:val="none" w:sz="0" w:space="0" w:color="auto"/>
        <w:bottom w:val="none" w:sz="0" w:space="0" w:color="auto"/>
        <w:right w:val="none" w:sz="0" w:space="0" w:color="auto"/>
      </w:divBdr>
    </w:div>
    <w:div w:id="203754873">
      <w:bodyDiv w:val="1"/>
      <w:marLeft w:val="0"/>
      <w:marRight w:val="0"/>
      <w:marTop w:val="0"/>
      <w:marBottom w:val="0"/>
      <w:divBdr>
        <w:top w:val="none" w:sz="0" w:space="0" w:color="auto"/>
        <w:left w:val="none" w:sz="0" w:space="0" w:color="auto"/>
        <w:bottom w:val="none" w:sz="0" w:space="0" w:color="auto"/>
        <w:right w:val="none" w:sz="0" w:space="0" w:color="auto"/>
      </w:divBdr>
    </w:div>
    <w:div w:id="204026154">
      <w:bodyDiv w:val="1"/>
      <w:marLeft w:val="0"/>
      <w:marRight w:val="0"/>
      <w:marTop w:val="0"/>
      <w:marBottom w:val="0"/>
      <w:divBdr>
        <w:top w:val="none" w:sz="0" w:space="0" w:color="auto"/>
        <w:left w:val="none" w:sz="0" w:space="0" w:color="auto"/>
        <w:bottom w:val="none" w:sz="0" w:space="0" w:color="auto"/>
        <w:right w:val="none" w:sz="0" w:space="0" w:color="auto"/>
      </w:divBdr>
    </w:div>
    <w:div w:id="204341711">
      <w:bodyDiv w:val="1"/>
      <w:marLeft w:val="0"/>
      <w:marRight w:val="0"/>
      <w:marTop w:val="0"/>
      <w:marBottom w:val="0"/>
      <w:divBdr>
        <w:top w:val="none" w:sz="0" w:space="0" w:color="auto"/>
        <w:left w:val="none" w:sz="0" w:space="0" w:color="auto"/>
        <w:bottom w:val="none" w:sz="0" w:space="0" w:color="auto"/>
        <w:right w:val="none" w:sz="0" w:space="0" w:color="auto"/>
      </w:divBdr>
    </w:div>
    <w:div w:id="205486790">
      <w:bodyDiv w:val="1"/>
      <w:marLeft w:val="0"/>
      <w:marRight w:val="0"/>
      <w:marTop w:val="0"/>
      <w:marBottom w:val="0"/>
      <w:divBdr>
        <w:top w:val="none" w:sz="0" w:space="0" w:color="auto"/>
        <w:left w:val="none" w:sz="0" w:space="0" w:color="auto"/>
        <w:bottom w:val="none" w:sz="0" w:space="0" w:color="auto"/>
        <w:right w:val="none" w:sz="0" w:space="0" w:color="auto"/>
      </w:divBdr>
    </w:div>
    <w:div w:id="206186310">
      <w:bodyDiv w:val="1"/>
      <w:marLeft w:val="0"/>
      <w:marRight w:val="0"/>
      <w:marTop w:val="0"/>
      <w:marBottom w:val="0"/>
      <w:divBdr>
        <w:top w:val="none" w:sz="0" w:space="0" w:color="auto"/>
        <w:left w:val="none" w:sz="0" w:space="0" w:color="auto"/>
        <w:bottom w:val="none" w:sz="0" w:space="0" w:color="auto"/>
        <w:right w:val="none" w:sz="0" w:space="0" w:color="auto"/>
      </w:divBdr>
    </w:div>
    <w:div w:id="206844129">
      <w:bodyDiv w:val="1"/>
      <w:marLeft w:val="0"/>
      <w:marRight w:val="0"/>
      <w:marTop w:val="0"/>
      <w:marBottom w:val="0"/>
      <w:divBdr>
        <w:top w:val="none" w:sz="0" w:space="0" w:color="auto"/>
        <w:left w:val="none" w:sz="0" w:space="0" w:color="auto"/>
        <w:bottom w:val="none" w:sz="0" w:space="0" w:color="auto"/>
        <w:right w:val="none" w:sz="0" w:space="0" w:color="auto"/>
      </w:divBdr>
    </w:div>
    <w:div w:id="207226904">
      <w:bodyDiv w:val="1"/>
      <w:marLeft w:val="0"/>
      <w:marRight w:val="0"/>
      <w:marTop w:val="0"/>
      <w:marBottom w:val="0"/>
      <w:divBdr>
        <w:top w:val="none" w:sz="0" w:space="0" w:color="auto"/>
        <w:left w:val="none" w:sz="0" w:space="0" w:color="auto"/>
        <w:bottom w:val="none" w:sz="0" w:space="0" w:color="auto"/>
        <w:right w:val="none" w:sz="0" w:space="0" w:color="auto"/>
      </w:divBdr>
    </w:div>
    <w:div w:id="207256702">
      <w:bodyDiv w:val="1"/>
      <w:marLeft w:val="0"/>
      <w:marRight w:val="0"/>
      <w:marTop w:val="0"/>
      <w:marBottom w:val="0"/>
      <w:divBdr>
        <w:top w:val="none" w:sz="0" w:space="0" w:color="auto"/>
        <w:left w:val="none" w:sz="0" w:space="0" w:color="auto"/>
        <w:bottom w:val="none" w:sz="0" w:space="0" w:color="auto"/>
        <w:right w:val="none" w:sz="0" w:space="0" w:color="auto"/>
      </w:divBdr>
    </w:div>
    <w:div w:id="207257038">
      <w:bodyDiv w:val="1"/>
      <w:marLeft w:val="0"/>
      <w:marRight w:val="0"/>
      <w:marTop w:val="0"/>
      <w:marBottom w:val="0"/>
      <w:divBdr>
        <w:top w:val="none" w:sz="0" w:space="0" w:color="auto"/>
        <w:left w:val="none" w:sz="0" w:space="0" w:color="auto"/>
        <w:bottom w:val="none" w:sz="0" w:space="0" w:color="auto"/>
        <w:right w:val="none" w:sz="0" w:space="0" w:color="auto"/>
      </w:divBdr>
    </w:div>
    <w:div w:id="207375060">
      <w:bodyDiv w:val="1"/>
      <w:marLeft w:val="0"/>
      <w:marRight w:val="0"/>
      <w:marTop w:val="0"/>
      <w:marBottom w:val="0"/>
      <w:divBdr>
        <w:top w:val="none" w:sz="0" w:space="0" w:color="auto"/>
        <w:left w:val="none" w:sz="0" w:space="0" w:color="auto"/>
        <w:bottom w:val="none" w:sz="0" w:space="0" w:color="auto"/>
        <w:right w:val="none" w:sz="0" w:space="0" w:color="auto"/>
      </w:divBdr>
    </w:div>
    <w:div w:id="207763245">
      <w:bodyDiv w:val="1"/>
      <w:marLeft w:val="0"/>
      <w:marRight w:val="0"/>
      <w:marTop w:val="0"/>
      <w:marBottom w:val="0"/>
      <w:divBdr>
        <w:top w:val="none" w:sz="0" w:space="0" w:color="auto"/>
        <w:left w:val="none" w:sz="0" w:space="0" w:color="auto"/>
        <w:bottom w:val="none" w:sz="0" w:space="0" w:color="auto"/>
        <w:right w:val="none" w:sz="0" w:space="0" w:color="auto"/>
      </w:divBdr>
    </w:div>
    <w:div w:id="209609490">
      <w:bodyDiv w:val="1"/>
      <w:marLeft w:val="0"/>
      <w:marRight w:val="0"/>
      <w:marTop w:val="0"/>
      <w:marBottom w:val="0"/>
      <w:divBdr>
        <w:top w:val="none" w:sz="0" w:space="0" w:color="auto"/>
        <w:left w:val="none" w:sz="0" w:space="0" w:color="auto"/>
        <w:bottom w:val="none" w:sz="0" w:space="0" w:color="auto"/>
        <w:right w:val="none" w:sz="0" w:space="0" w:color="auto"/>
      </w:divBdr>
    </w:div>
    <w:div w:id="211113739">
      <w:bodyDiv w:val="1"/>
      <w:marLeft w:val="0"/>
      <w:marRight w:val="0"/>
      <w:marTop w:val="0"/>
      <w:marBottom w:val="0"/>
      <w:divBdr>
        <w:top w:val="none" w:sz="0" w:space="0" w:color="auto"/>
        <w:left w:val="none" w:sz="0" w:space="0" w:color="auto"/>
        <w:bottom w:val="none" w:sz="0" w:space="0" w:color="auto"/>
        <w:right w:val="none" w:sz="0" w:space="0" w:color="auto"/>
      </w:divBdr>
    </w:div>
    <w:div w:id="212079250">
      <w:bodyDiv w:val="1"/>
      <w:marLeft w:val="0"/>
      <w:marRight w:val="0"/>
      <w:marTop w:val="0"/>
      <w:marBottom w:val="0"/>
      <w:divBdr>
        <w:top w:val="none" w:sz="0" w:space="0" w:color="auto"/>
        <w:left w:val="none" w:sz="0" w:space="0" w:color="auto"/>
        <w:bottom w:val="none" w:sz="0" w:space="0" w:color="auto"/>
        <w:right w:val="none" w:sz="0" w:space="0" w:color="auto"/>
      </w:divBdr>
    </w:div>
    <w:div w:id="212742533">
      <w:bodyDiv w:val="1"/>
      <w:marLeft w:val="0"/>
      <w:marRight w:val="0"/>
      <w:marTop w:val="0"/>
      <w:marBottom w:val="0"/>
      <w:divBdr>
        <w:top w:val="none" w:sz="0" w:space="0" w:color="auto"/>
        <w:left w:val="none" w:sz="0" w:space="0" w:color="auto"/>
        <w:bottom w:val="none" w:sz="0" w:space="0" w:color="auto"/>
        <w:right w:val="none" w:sz="0" w:space="0" w:color="auto"/>
      </w:divBdr>
    </w:div>
    <w:div w:id="212815073">
      <w:bodyDiv w:val="1"/>
      <w:marLeft w:val="0"/>
      <w:marRight w:val="0"/>
      <w:marTop w:val="0"/>
      <w:marBottom w:val="0"/>
      <w:divBdr>
        <w:top w:val="none" w:sz="0" w:space="0" w:color="auto"/>
        <w:left w:val="none" w:sz="0" w:space="0" w:color="auto"/>
        <w:bottom w:val="none" w:sz="0" w:space="0" w:color="auto"/>
        <w:right w:val="none" w:sz="0" w:space="0" w:color="auto"/>
      </w:divBdr>
    </w:div>
    <w:div w:id="214126800">
      <w:bodyDiv w:val="1"/>
      <w:marLeft w:val="0"/>
      <w:marRight w:val="0"/>
      <w:marTop w:val="0"/>
      <w:marBottom w:val="0"/>
      <w:divBdr>
        <w:top w:val="none" w:sz="0" w:space="0" w:color="auto"/>
        <w:left w:val="none" w:sz="0" w:space="0" w:color="auto"/>
        <w:bottom w:val="none" w:sz="0" w:space="0" w:color="auto"/>
        <w:right w:val="none" w:sz="0" w:space="0" w:color="auto"/>
      </w:divBdr>
    </w:div>
    <w:div w:id="214632227">
      <w:bodyDiv w:val="1"/>
      <w:marLeft w:val="0"/>
      <w:marRight w:val="0"/>
      <w:marTop w:val="0"/>
      <w:marBottom w:val="0"/>
      <w:divBdr>
        <w:top w:val="none" w:sz="0" w:space="0" w:color="auto"/>
        <w:left w:val="none" w:sz="0" w:space="0" w:color="auto"/>
        <w:bottom w:val="none" w:sz="0" w:space="0" w:color="auto"/>
        <w:right w:val="none" w:sz="0" w:space="0" w:color="auto"/>
      </w:divBdr>
    </w:div>
    <w:div w:id="214660367">
      <w:bodyDiv w:val="1"/>
      <w:marLeft w:val="0"/>
      <w:marRight w:val="0"/>
      <w:marTop w:val="0"/>
      <w:marBottom w:val="0"/>
      <w:divBdr>
        <w:top w:val="none" w:sz="0" w:space="0" w:color="auto"/>
        <w:left w:val="none" w:sz="0" w:space="0" w:color="auto"/>
        <w:bottom w:val="none" w:sz="0" w:space="0" w:color="auto"/>
        <w:right w:val="none" w:sz="0" w:space="0" w:color="auto"/>
      </w:divBdr>
    </w:div>
    <w:div w:id="215554010">
      <w:bodyDiv w:val="1"/>
      <w:marLeft w:val="0"/>
      <w:marRight w:val="0"/>
      <w:marTop w:val="0"/>
      <w:marBottom w:val="0"/>
      <w:divBdr>
        <w:top w:val="none" w:sz="0" w:space="0" w:color="auto"/>
        <w:left w:val="none" w:sz="0" w:space="0" w:color="auto"/>
        <w:bottom w:val="none" w:sz="0" w:space="0" w:color="auto"/>
        <w:right w:val="none" w:sz="0" w:space="0" w:color="auto"/>
      </w:divBdr>
    </w:div>
    <w:div w:id="216431385">
      <w:bodyDiv w:val="1"/>
      <w:marLeft w:val="0"/>
      <w:marRight w:val="0"/>
      <w:marTop w:val="0"/>
      <w:marBottom w:val="0"/>
      <w:divBdr>
        <w:top w:val="none" w:sz="0" w:space="0" w:color="auto"/>
        <w:left w:val="none" w:sz="0" w:space="0" w:color="auto"/>
        <w:bottom w:val="none" w:sz="0" w:space="0" w:color="auto"/>
        <w:right w:val="none" w:sz="0" w:space="0" w:color="auto"/>
      </w:divBdr>
    </w:div>
    <w:div w:id="216933771">
      <w:bodyDiv w:val="1"/>
      <w:marLeft w:val="0"/>
      <w:marRight w:val="0"/>
      <w:marTop w:val="0"/>
      <w:marBottom w:val="0"/>
      <w:divBdr>
        <w:top w:val="none" w:sz="0" w:space="0" w:color="auto"/>
        <w:left w:val="none" w:sz="0" w:space="0" w:color="auto"/>
        <w:bottom w:val="none" w:sz="0" w:space="0" w:color="auto"/>
        <w:right w:val="none" w:sz="0" w:space="0" w:color="auto"/>
      </w:divBdr>
    </w:div>
    <w:div w:id="217325344">
      <w:bodyDiv w:val="1"/>
      <w:marLeft w:val="0"/>
      <w:marRight w:val="0"/>
      <w:marTop w:val="0"/>
      <w:marBottom w:val="0"/>
      <w:divBdr>
        <w:top w:val="none" w:sz="0" w:space="0" w:color="auto"/>
        <w:left w:val="none" w:sz="0" w:space="0" w:color="auto"/>
        <w:bottom w:val="none" w:sz="0" w:space="0" w:color="auto"/>
        <w:right w:val="none" w:sz="0" w:space="0" w:color="auto"/>
      </w:divBdr>
    </w:div>
    <w:div w:id="217327859">
      <w:bodyDiv w:val="1"/>
      <w:marLeft w:val="0"/>
      <w:marRight w:val="0"/>
      <w:marTop w:val="0"/>
      <w:marBottom w:val="0"/>
      <w:divBdr>
        <w:top w:val="none" w:sz="0" w:space="0" w:color="auto"/>
        <w:left w:val="none" w:sz="0" w:space="0" w:color="auto"/>
        <w:bottom w:val="none" w:sz="0" w:space="0" w:color="auto"/>
        <w:right w:val="none" w:sz="0" w:space="0" w:color="auto"/>
      </w:divBdr>
    </w:div>
    <w:div w:id="217984001">
      <w:bodyDiv w:val="1"/>
      <w:marLeft w:val="0"/>
      <w:marRight w:val="0"/>
      <w:marTop w:val="0"/>
      <w:marBottom w:val="0"/>
      <w:divBdr>
        <w:top w:val="none" w:sz="0" w:space="0" w:color="auto"/>
        <w:left w:val="none" w:sz="0" w:space="0" w:color="auto"/>
        <w:bottom w:val="none" w:sz="0" w:space="0" w:color="auto"/>
        <w:right w:val="none" w:sz="0" w:space="0" w:color="auto"/>
      </w:divBdr>
    </w:div>
    <w:div w:id="218443346">
      <w:bodyDiv w:val="1"/>
      <w:marLeft w:val="0"/>
      <w:marRight w:val="0"/>
      <w:marTop w:val="0"/>
      <w:marBottom w:val="0"/>
      <w:divBdr>
        <w:top w:val="none" w:sz="0" w:space="0" w:color="auto"/>
        <w:left w:val="none" w:sz="0" w:space="0" w:color="auto"/>
        <w:bottom w:val="none" w:sz="0" w:space="0" w:color="auto"/>
        <w:right w:val="none" w:sz="0" w:space="0" w:color="auto"/>
      </w:divBdr>
    </w:div>
    <w:div w:id="218589568">
      <w:bodyDiv w:val="1"/>
      <w:marLeft w:val="0"/>
      <w:marRight w:val="0"/>
      <w:marTop w:val="0"/>
      <w:marBottom w:val="0"/>
      <w:divBdr>
        <w:top w:val="none" w:sz="0" w:space="0" w:color="auto"/>
        <w:left w:val="none" w:sz="0" w:space="0" w:color="auto"/>
        <w:bottom w:val="none" w:sz="0" w:space="0" w:color="auto"/>
        <w:right w:val="none" w:sz="0" w:space="0" w:color="auto"/>
      </w:divBdr>
    </w:div>
    <w:div w:id="219289661">
      <w:bodyDiv w:val="1"/>
      <w:marLeft w:val="0"/>
      <w:marRight w:val="0"/>
      <w:marTop w:val="0"/>
      <w:marBottom w:val="0"/>
      <w:divBdr>
        <w:top w:val="none" w:sz="0" w:space="0" w:color="auto"/>
        <w:left w:val="none" w:sz="0" w:space="0" w:color="auto"/>
        <w:bottom w:val="none" w:sz="0" w:space="0" w:color="auto"/>
        <w:right w:val="none" w:sz="0" w:space="0" w:color="auto"/>
      </w:divBdr>
    </w:div>
    <w:div w:id="219901750">
      <w:bodyDiv w:val="1"/>
      <w:marLeft w:val="0"/>
      <w:marRight w:val="0"/>
      <w:marTop w:val="0"/>
      <w:marBottom w:val="0"/>
      <w:divBdr>
        <w:top w:val="none" w:sz="0" w:space="0" w:color="auto"/>
        <w:left w:val="none" w:sz="0" w:space="0" w:color="auto"/>
        <w:bottom w:val="none" w:sz="0" w:space="0" w:color="auto"/>
        <w:right w:val="none" w:sz="0" w:space="0" w:color="auto"/>
      </w:divBdr>
    </w:div>
    <w:div w:id="220676837">
      <w:bodyDiv w:val="1"/>
      <w:marLeft w:val="0"/>
      <w:marRight w:val="0"/>
      <w:marTop w:val="0"/>
      <w:marBottom w:val="0"/>
      <w:divBdr>
        <w:top w:val="none" w:sz="0" w:space="0" w:color="auto"/>
        <w:left w:val="none" w:sz="0" w:space="0" w:color="auto"/>
        <w:bottom w:val="none" w:sz="0" w:space="0" w:color="auto"/>
        <w:right w:val="none" w:sz="0" w:space="0" w:color="auto"/>
      </w:divBdr>
    </w:div>
    <w:div w:id="221257183">
      <w:bodyDiv w:val="1"/>
      <w:marLeft w:val="0"/>
      <w:marRight w:val="0"/>
      <w:marTop w:val="0"/>
      <w:marBottom w:val="0"/>
      <w:divBdr>
        <w:top w:val="none" w:sz="0" w:space="0" w:color="auto"/>
        <w:left w:val="none" w:sz="0" w:space="0" w:color="auto"/>
        <w:bottom w:val="none" w:sz="0" w:space="0" w:color="auto"/>
        <w:right w:val="none" w:sz="0" w:space="0" w:color="auto"/>
      </w:divBdr>
    </w:div>
    <w:div w:id="223375621">
      <w:bodyDiv w:val="1"/>
      <w:marLeft w:val="0"/>
      <w:marRight w:val="0"/>
      <w:marTop w:val="0"/>
      <w:marBottom w:val="0"/>
      <w:divBdr>
        <w:top w:val="none" w:sz="0" w:space="0" w:color="auto"/>
        <w:left w:val="none" w:sz="0" w:space="0" w:color="auto"/>
        <w:bottom w:val="none" w:sz="0" w:space="0" w:color="auto"/>
        <w:right w:val="none" w:sz="0" w:space="0" w:color="auto"/>
      </w:divBdr>
    </w:div>
    <w:div w:id="223762959">
      <w:bodyDiv w:val="1"/>
      <w:marLeft w:val="0"/>
      <w:marRight w:val="0"/>
      <w:marTop w:val="0"/>
      <w:marBottom w:val="0"/>
      <w:divBdr>
        <w:top w:val="none" w:sz="0" w:space="0" w:color="auto"/>
        <w:left w:val="none" w:sz="0" w:space="0" w:color="auto"/>
        <w:bottom w:val="none" w:sz="0" w:space="0" w:color="auto"/>
        <w:right w:val="none" w:sz="0" w:space="0" w:color="auto"/>
      </w:divBdr>
    </w:div>
    <w:div w:id="224070358">
      <w:bodyDiv w:val="1"/>
      <w:marLeft w:val="0"/>
      <w:marRight w:val="0"/>
      <w:marTop w:val="0"/>
      <w:marBottom w:val="0"/>
      <w:divBdr>
        <w:top w:val="none" w:sz="0" w:space="0" w:color="auto"/>
        <w:left w:val="none" w:sz="0" w:space="0" w:color="auto"/>
        <w:bottom w:val="none" w:sz="0" w:space="0" w:color="auto"/>
        <w:right w:val="none" w:sz="0" w:space="0" w:color="auto"/>
      </w:divBdr>
    </w:div>
    <w:div w:id="224150677">
      <w:bodyDiv w:val="1"/>
      <w:marLeft w:val="0"/>
      <w:marRight w:val="0"/>
      <w:marTop w:val="0"/>
      <w:marBottom w:val="0"/>
      <w:divBdr>
        <w:top w:val="none" w:sz="0" w:space="0" w:color="auto"/>
        <w:left w:val="none" w:sz="0" w:space="0" w:color="auto"/>
        <w:bottom w:val="none" w:sz="0" w:space="0" w:color="auto"/>
        <w:right w:val="none" w:sz="0" w:space="0" w:color="auto"/>
      </w:divBdr>
    </w:div>
    <w:div w:id="225528097">
      <w:bodyDiv w:val="1"/>
      <w:marLeft w:val="0"/>
      <w:marRight w:val="0"/>
      <w:marTop w:val="0"/>
      <w:marBottom w:val="0"/>
      <w:divBdr>
        <w:top w:val="none" w:sz="0" w:space="0" w:color="auto"/>
        <w:left w:val="none" w:sz="0" w:space="0" w:color="auto"/>
        <w:bottom w:val="none" w:sz="0" w:space="0" w:color="auto"/>
        <w:right w:val="none" w:sz="0" w:space="0" w:color="auto"/>
      </w:divBdr>
    </w:div>
    <w:div w:id="226261905">
      <w:bodyDiv w:val="1"/>
      <w:marLeft w:val="0"/>
      <w:marRight w:val="0"/>
      <w:marTop w:val="0"/>
      <w:marBottom w:val="0"/>
      <w:divBdr>
        <w:top w:val="none" w:sz="0" w:space="0" w:color="auto"/>
        <w:left w:val="none" w:sz="0" w:space="0" w:color="auto"/>
        <w:bottom w:val="none" w:sz="0" w:space="0" w:color="auto"/>
        <w:right w:val="none" w:sz="0" w:space="0" w:color="auto"/>
      </w:divBdr>
    </w:div>
    <w:div w:id="226459602">
      <w:bodyDiv w:val="1"/>
      <w:marLeft w:val="0"/>
      <w:marRight w:val="0"/>
      <w:marTop w:val="0"/>
      <w:marBottom w:val="0"/>
      <w:divBdr>
        <w:top w:val="none" w:sz="0" w:space="0" w:color="auto"/>
        <w:left w:val="none" w:sz="0" w:space="0" w:color="auto"/>
        <w:bottom w:val="none" w:sz="0" w:space="0" w:color="auto"/>
        <w:right w:val="none" w:sz="0" w:space="0" w:color="auto"/>
      </w:divBdr>
    </w:div>
    <w:div w:id="226840757">
      <w:bodyDiv w:val="1"/>
      <w:marLeft w:val="0"/>
      <w:marRight w:val="0"/>
      <w:marTop w:val="0"/>
      <w:marBottom w:val="0"/>
      <w:divBdr>
        <w:top w:val="none" w:sz="0" w:space="0" w:color="auto"/>
        <w:left w:val="none" w:sz="0" w:space="0" w:color="auto"/>
        <w:bottom w:val="none" w:sz="0" w:space="0" w:color="auto"/>
        <w:right w:val="none" w:sz="0" w:space="0" w:color="auto"/>
      </w:divBdr>
    </w:div>
    <w:div w:id="227083044">
      <w:bodyDiv w:val="1"/>
      <w:marLeft w:val="0"/>
      <w:marRight w:val="0"/>
      <w:marTop w:val="0"/>
      <w:marBottom w:val="0"/>
      <w:divBdr>
        <w:top w:val="none" w:sz="0" w:space="0" w:color="auto"/>
        <w:left w:val="none" w:sz="0" w:space="0" w:color="auto"/>
        <w:bottom w:val="none" w:sz="0" w:space="0" w:color="auto"/>
        <w:right w:val="none" w:sz="0" w:space="0" w:color="auto"/>
      </w:divBdr>
    </w:div>
    <w:div w:id="227348607">
      <w:bodyDiv w:val="1"/>
      <w:marLeft w:val="0"/>
      <w:marRight w:val="0"/>
      <w:marTop w:val="0"/>
      <w:marBottom w:val="0"/>
      <w:divBdr>
        <w:top w:val="none" w:sz="0" w:space="0" w:color="auto"/>
        <w:left w:val="none" w:sz="0" w:space="0" w:color="auto"/>
        <w:bottom w:val="none" w:sz="0" w:space="0" w:color="auto"/>
        <w:right w:val="none" w:sz="0" w:space="0" w:color="auto"/>
      </w:divBdr>
    </w:div>
    <w:div w:id="228346948">
      <w:bodyDiv w:val="1"/>
      <w:marLeft w:val="0"/>
      <w:marRight w:val="0"/>
      <w:marTop w:val="0"/>
      <w:marBottom w:val="0"/>
      <w:divBdr>
        <w:top w:val="none" w:sz="0" w:space="0" w:color="auto"/>
        <w:left w:val="none" w:sz="0" w:space="0" w:color="auto"/>
        <w:bottom w:val="none" w:sz="0" w:space="0" w:color="auto"/>
        <w:right w:val="none" w:sz="0" w:space="0" w:color="auto"/>
      </w:divBdr>
    </w:div>
    <w:div w:id="229075952">
      <w:bodyDiv w:val="1"/>
      <w:marLeft w:val="0"/>
      <w:marRight w:val="0"/>
      <w:marTop w:val="0"/>
      <w:marBottom w:val="0"/>
      <w:divBdr>
        <w:top w:val="none" w:sz="0" w:space="0" w:color="auto"/>
        <w:left w:val="none" w:sz="0" w:space="0" w:color="auto"/>
        <w:bottom w:val="none" w:sz="0" w:space="0" w:color="auto"/>
        <w:right w:val="none" w:sz="0" w:space="0" w:color="auto"/>
      </w:divBdr>
    </w:div>
    <w:div w:id="230384826">
      <w:bodyDiv w:val="1"/>
      <w:marLeft w:val="0"/>
      <w:marRight w:val="0"/>
      <w:marTop w:val="0"/>
      <w:marBottom w:val="0"/>
      <w:divBdr>
        <w:top w:val="none" w:sz="0" w:space="0" w:color="auto"/>
        <w:left w:val="none" w:sz="0" w:space="0" w:color="auto"/>
        <w:bottom w:val="none" w:sz="0" w:space="0" w:color="auto"/>
        <w:right w:val="none" w:sz="0" w:space="0" w:color="auto"/>
      </w:divBdr>
    </w:div>
    <w:div w:id="233591260">
      <w:bodyDiv w:val="1"/>
      <w:marLeft w:val="0"/>
      <w:marRight w:val="0"/>
      <w:marTop w:val="0"/>
      <w:marBottom w:val="0"/>
      <w:divBdr>
        <w:top w:val="none" w:sz="0" w:space="0" w:color="auto"/>
        <w:left w:val="none" w:sz="0" w:space="0" w:color="auto"/>
        <w:bottom w:val="none" w:sz="0" w:space="0" w:color="auto"/>
        <w:right w:val="none" w:sz="0" w:space="0" w:color="auto"/>
      </w:divBdr>
    </w:div>
    <w:div w:id="233861324">
      <w:bodyDiv w:val="1"/>
      <w:marLeft w:val="0"/>
      <w:marRight w:val="0"/>
      <w:marTop w:val="0"/>
      <w:marBottom w:val="0"/>
      <w:divBdr>
        <w:top w:val="none" w:sz="0" w:space="0" w:color="auto"/>
        <w:left w:val="none" w:sz="0" w:space="0" w:color="auto"/>
        <w:bottom w:val="none" w:sz="0" w:space="0" w:color="auto"/>
        <w:right w:val="none" w:sz="0" w:space="0" w:color="auto"/>
      </w:divBdr>
    </w:div>
    <w:div w:id="234559789">
      <w:bodyDiv w:val="1"/>
      <w:marLeft w:val="0"/>
      <w:marRight w:val="0"/>
      <w:marTop w:val="0"/>
      <w:marBottom w:val="0"/>
      <w:divBdr>
        <w:top w:val="none" w:sz="0" w:space="0" w:color="auto"/>
        <w:left w:val="none" w:sz="0" w:space="0" w:color="auto"/>
        <w:bottom w:val="none" w:sz="0" w:space="0" w:color="auto"/>
        <w:right w:val="none" w:sz="0" w:space="0" w:color="auto"/>
      </w:divBdr>
    </w:div>
    <w:div w:id="234634017">
      <w:bodyDiv w:val="1"/>
      <w:marLeft w:val="0"/>
      <w:marRight w:val="0"/>
      <w:marTop w:val="0"/>
      <w:marBottom w:val="0"/>
      <w:divBdr>
        <w:top w:val="none" w:sz="0" w:space="0" w:color="auto"/>
        <w:left w:val="none" w:sz="0" w:space="0" w:color="auto"/>
        <w:bottom w:val="none" w:sz="0" w:space="0" w:color="auto"/>
        <w:right w:val="none" w:sz="0" w:space="0" w:color="auto"/>
      </w:divBdr>
    </w:div>
    <w:div w:id="234898362">
      <w:bodyDiv w:val="1"/>
      <w:marLeft w:val="0"/>
      <w:marRight w:val="0"/>
      <w:marTop w:val="0"/>
      <w:marBottom w:val="0"/>
      <w:divBdr>
        <w:top w:val="none" w:sz="0" w:space="0" w:color="auto"/>
        <w:left w:val="none" w:sz="0" w:space="0" w:color="auto"/>
        <w:bottom w:val="none" w:sz="0" w:space="0" w:color="auto"/>
        <w:right w:val="none" w:sz="0" w:space="0" w:color="auto"/>
      </w:divBdr>
    </w:div>
    <w:div w:id="235481091">
      <w:bodyDiv w:val="1"/>
      <w:marLeft w:val="0"/>
      <w:marRight w:val="0"/>
      <w:marTop w:val="0"/>
      <w:marBottom w:val="0"/>
      <w:divBdr>
        <w:top w:val="none" w:sz="0" w:space="0" w:color="auto"/>
        <w:left w:val="none" w:sz="0" w:space="0" w:color="auto"/>
        <w:bottom w:val="none" w:sz="0" w:space="0" w:color="auto"/>
        <w:right w:val="none" w:sz="0" w:space="0" w:color="auto"/>
      </w:divBdr>
    </w:div>
    <w:div w:id="236021589">
      <w:bodyDiv w:val="1"/>
      <w:marLeft w:val="0"/>
      <w:marRight w:val="0"/>
      <w:marTop w:val="0"/>
      <w:marBottom w:val="0"/>
      <w:divBdr>
        <w:top w:val="none" w:sz="0" w:space="0" w:color="auto"/>
        <w:left w:val="none" w:sz="0" w:space="0" w:color="auto"/>
        <w:bottom w:val="none" w:sz="0" w:space="0" w:color="auto"/>
        <w:right w:val="none" w:sz="0" w:space="0" w:color="auto"/>
      </w:divBdr>
    </w:div>
    <w:div w:id="236139590">
      <w:bodyDiv w:val="1"/>
      <w:marLeft w:val="0"/>
      <w:marRight w:val="0"/>
      <w:marTop w:val="0"/>
      <w:marBottom w:val="0"/>
      <w:divBdr>
        <w:top w:val="none" w:sz="0" w:space="0" w:color="auto"/>
        <w:left w:val="none" w:sz="0" w:space="0" w:color="auto"/>
        <w:bottom w:val="none" w:sz="0" w:space="0" w:color="auto"/>
        <w:right w:val="none" w:sz="0" w:space="0" w:color="auto"/>
      </w:divBdr>
    </w:div>
    <w:div w:id="236288053">
      <w:bodyDiv w:val="1"/>
      <w:marLeft w:val="0"/>
      <w:marRight w:val="0"/>
      <w:marTop w:val="0"/>
      <w:marBottom w:val="0"/>
      <w:divBdr>
        <w:top w:val="none" w:sz="0" w:space="0" w:color="auto"/>
        <w:left w:val="none" w:sz="0" w:space="0" w:color="auto"/>
        <w:bottom w:val="none" w:sz="0" w:space="0" w:color="auto"/>
        <w:right w:val="none" w:sz="0" w:space="0" w:color="auto"/>
      </w:divBdr>
    </w:div>
    <w:div w:id="236405398">
      <w:bodyDiv w:val="1"/>
      <w:marLeft w:val="0"/>
      <w:marRight w:val="0"/>
      <w:marTop w:val="0"/>
      <w:marBottom w:val="0"/>
      <w:divBdr>
        <w:top w:val="none" w:sz="0" w:space="0" w:color="auto"/>
        <w:left w:val="none" w:sz="0" w:space="0" w:color="auto"/>
        <w:bottom w:val="none" w:sz="0" w:space="0" w:color="auto"/>
        <w:right w:val="none" w:sz="0" w:space="0" w:color="auto"/>
      </w:divBdr>
    </w:div>
    <w:div w:id="236790054">
      <w:bodyDiv w:val="1"/>
      <w:marLeft w:val="0"/>
      <w:marRight w:val="0"/>
      <w:marTop w:val="0"/>
      <w:marBottom w:val="0"/>
      <w:divBdr>
        <w:top w:val="none" w:sz="0" w:space="0" w:color="auto"/>
        <w:left w:val="none" w:sz="0" w:space="0" w:color="auto"/>
        <w:bottom w:val="none" w:sz="0" w:space="0" w:color="auto"/>
        <w:right w:val="none" w:sz="0" w:space="0" w:color="auto"/>
      </w:divBdr>
    </w:div>
    <w:div w:id="237790198">
      <w:bodyDiv w:val="1"/>
      <w:marLeft w:val="0"/>
      <w:marRight w:val="0"/>
      <w:marTop w:val="0"/>
      <w:marBottom w:val="0"/>
      <w:divBdr>
        <w:top w:val="none" w:sz="0" w:space="0" w:color="auto"/>
        <w:left w:val="none" w:sz="0" w:space="0" w:color="auto"/>
        <w:bottom w:val="none" w:sz="0" w:space="0" w:color="auto"/>
        <w:right w:val="none" w:sz="0" w:space="0" w:color="auto"/>
      </w:divBdr>
    </w:div>
    <w:div w:id="238029896">
      <w:bodyDiv w:val="1"/>
      <w:marLeft w:val="0"/>
      <w:marRight w:val="0"/>
      <w:marTop w:val="0"/>
      <w:marBottom w:val="0"/>
      <w:divBdr>
        <w:top w:val="none" w:sz="0" w:space="0" w:color="auto"/>
        <w:left w:val="none" w:sz="0" w:space="0" w:color="auto"/>
        <w:bottom w:val="none" w:sz="0" w:space="0" w:color="auto"/>
        <w:right w:val="none" w:sz="0" w:space="0" w:color="auto"/>
      </w:divBdr>
    </w:div>
    <w:div w:id="238057327">
      <w:bodyDiv w:val="1"/>
      <w:marLeft w:val="0"/>
      <w:marRight w:val="0"/>
      <w:marTop w:val="0"/>
      <w:marBottom w:val="0"/>
      <w:divBdr>
        <w:top w:val="none" w:sz="0" w:space="0" w:color="auto"/>
        <w:left w:val="none" w:sz="0" w:space="0" w:color="auto"/>
        <w:bottom w:val="none" w:sz="0" w:space="0" w:color="auto"/>
        <w:right w:val="none" w:sz="0" w:space="0" w:color="auto"/>
      </w:divBdr>
    </w:div>
    <w:div w:id="238172740">
      <w:bodyDiv w:val="1"/>
      <w:marLeft w:val="0"/>
      <w:marRight w:val="0"/>
      <w:marTop w:val="0"/>
      <w:marBottom w:val="0"/>
      <w:divBdr>
        <w:top w:val="none" w:sz="0" w:space="0" w:color="auto"/>
        <w:left w:val="none" w:sz="0" w:space="0" w:color="auto"/>
        <w:bottom w:val="none" w:sz="0" w:space="0" w:color="auto"/>
        <w:right w:val="none" w:sz="0" w:space="0" w:color="auto"/>
      </w:divBdr>
    </w:div>
    <w:div w:id="238366492">
      <w:bodyDiv w:val="1"/>
      <w:marLeft w:val="0"/>
      <w:marRight w:val="0"/>
      <w:marTop w:val="0"/>
      <w:marBottom w:val="0"/>
      <w:divBdr>
        <w:top w:val="none" w:sz="0" w:space="0" w:color="auto"/>
        <w:left w:val="none" w:sz="0" w:space="0" w:color="auto"/>
        <w:bottom w:val="none" w:sz="0" w:space="0" w:color="auto"/>
        <w:right w:val="none" w:sz="0" w:space="0" w:color="auto"/>
      </w:divBdr>
    </w:div>
    <w:div w:id="239676448">
      <w:bodyDiv w:val="1"/>
      <w:marLeft w:val="0"/>
      <w:marRight w:val="0"/>
      <w:marTop w:val="0"/>
      <w:marBottom w:val="0"/>
      <w:divBdr>
        <w:top w:val="none" w:sz="0" w:space="0" w:color="auto"/>
        <w:left w:val="none" w:sz="0" w:space="0" w:color="auto"/>
        <w:bottom w:val="none" w:sz="0" w:space="0" w:color="auto"/>
        <w:right w:val="none" w:sz="0" w:space="0" w:color="auto"/>
      </w:divBdr>
    </w:div>
    <w:div w:id="240338119">
      <w:bodyDiv w:val="1"/>
      <w:marLeft w:val="0"/>
      <w:marRight w:val="0"/>
      <w:marTop w:val="0"/>
      <w:marBottom w:val="0"/>
      <w:divBdr>
        <w:top w:val="none" w:sz="0" w:space="0" w:color="auto"/>
        <w:left w:val="none" w:sz="0" w:space="0" w:color="auto"/>
        <w:bottom w:val="none" w:sz="0" w:space="0" w:color="auto"/>
        <w:right w:val="none" w:sz="0" w:space="0" w:color="auto"/>
      </w:divBdr>
    </w:div>
    <w:div w:id="241110960">
      <w:bodyDiv w:val="1"/>
      <w:marLeft w:val="0"/>
      <w:marRight w:val="0"/>
      <w:marTop w:val="0"/>
      <w:marBottom w:val="0"/>
      <w:divBdr>
        <w:top w:val="none" w:sz="0" w:space="0" w:color="auto"/>
        <w:left w:val="none" w:sz="0" w:space="0" w:color="auto"/>
        <w:bottom w:val="none" w:sz="0" w:space="0" w:color="auto"/>
        <w:right w:val="none" w:sz="0" w:space="0" w:color="auto"/>
      </w:divBdr>
    </w:div>
    <w:div w:id="241180617">
      <w:bodyDiv w:val="1"/>
      <w:marLeft w:val="0"/>
      <w:marRight w:val="0"/>
      <w:marTop w:val="0"/>
      <w:marBottom w:val="0"/>
      <w:divBdr>
        <w:top w:val="none" w:sz="0" w:space="0" w:color="auto"/>
        <w:left w:val="none" w:sz="0" w:space="0" w:color="auto"/>
        <w:bottom w:val="none" w:sz="0" w:space="0" w:color="auto"/>
        <w:right w:val="none" w:sz="0" w:space="0" w:color="auto"/>
      </w:divBdr>
    </w:div>
    <w:div w:id="241649258">
      <w:bodyDiv w:val="1"/>
      <w:marLeft w:val="0"/>
      <w:marRight w:val="0"/>
      <w:marTop w:val="0"/>
      <w:marBottom w:val="0"/>
      <w:divBdr>
        <w:top w:val="none" w:sz="0" w:space="0" w:color="auto"/>
        <w:left w:val="none" w:sz="0" w:space="0" w:color="auto"/>
        <w:bottom w:val="none" w:sz="0" w:space="0" w:color="auto"/>
        <w:right w:val="none" w:sz="0" w:space="0" w:color="auto"/>
      </w:divBdr>
    </w:div>
    <w:div w:id="241762913">
      <w:bodyDiv w:val="1"/>
      <w:marLeft w:val="0"/>
      <w:marRight w:val="0"/>
      <w:marTop w:val="0"/>
      <w:marBottom w:val="0"/>
      <w:divBdr>
        <w:top w:val="none" w:sz="0" w:space="0" w:color="auto"/>
        <w:left w:val="none" w:sz="0" w:space="0" w:color="auto"/>
        <w:bottom w:val="none" w:sz="0" w:space="0" w:color="auto"/>
        <w:right w:val="none" w:sz="0" w:space="0" w:color="auto"/>
      </w:divBdr>
    </w:div>
    <w:div w:id="242494384">
      <w:bodyDiv w:val="1"/>
      <w:marLeft w:val="0"/>
      <w:marRight w:val="0"/>
      <w:marTop w:val="0"/>
      <w:marBottom w:val="0"/>
      <w:divBdr>
        <w:top w:val="none" w:sz="0" w:space="0" w:color="auto"/>
        <w:left w:val="none" w:sz="0" w:space="0" w:color="auto"/>
        <w:bottom w:val="none" w:sz="0" w:space="0" w:color="auto"/>
        <w:right w:val="none" w:sz="0" w:space="0" w:color="auto"/>
      </w:divBdr>
    </w:div>
    <w:div w:id="243806966">
      <w:bodyDiv w:val="1"/>
      <w:marLeft w:val="0"/>
      <w:marRight w:val="0"/>
      <w:marTop w:val="0"/>
      <w:marBottom w:val="0"/>
      <w:divBdr>
        <w:top w:val="none" w:sz="0" w:space="0" w:color="auto"/>
        <w:left w:val="none" w:sz="0" w:space="0" w:color="auto"/>
        <w:bottom w:val="none" w:sz="0" w:space="0" w:color="auto"/>
        <w:right w:val="none" w:sz="0" w:space="0" w:color="auto"/>
      </w:divBdr>
    </w:div>
    <w:div w:id="243884362">
      <w:bodyDiv w:val="1"/>
      <w:marLeft w:val="0"/>
      <w:marRight w:val="0"/>
      <w:marTop w:val="0"/>
      <w:marBottom w:val="0"/>
      <w:divBdr>
        <w:top w:val="none" w:sz="0" w:space="0" w:color="auto"/>
        <w:left w:val="none" w:sz="0" w:space="0" w:color="auto"/>
        <w:bottom w:val="none" w:sz="0" w:space="0" w:color="auto"/>
        <w:right w:val="none" w:sz="0" w:space="0" w:color="auto"/>
      </w:divBdr>
    </w:div>
    <w:div w:id="246691459">
      <w:bodyDiv w:val="1"/>
      <w:marLeft w:val="0"/>
      <w:marRight w:val="0"/>
      <w:marTop w:val="0"/>
      <w:marBottom w:val="0"/>
      <w:divBdr>
        <w:top w:val="none" w:sz="0" w:space="0" w:color="auto"/>
        <w:left w:val="none" w:sz="0" w:space="0" w:color="auto"/>
        <w:bottom w:val="none" w:sz="0" w:space="0" w:color="auto"/>
        <w:right w:val="none" w:sz="0" w:space="0" w:color="auto"/>
      </w:divBdr>
    </w:div>
    <w:div w:id="246697699">
      <w:bodyDiv w:val="1"/>
      <w:marLeft w:val="0"/>
      <w:marRight w:val="0"/>
      <w:marTop w:val="0"/>
      <w:marBottom w:val="0"/>
      <w:divBdr>
        <w:top w:val="none" w:sz="0" w:space="0" w:color="auto"/>
        <w:left w:val="none" w:sz="0" w:space="0" w:color="auto"/>
        <w:bottom w:val="none" w:sz="0" w:space="0" w:color="auto"/>
        <w:right w:val="none" w:sz="0" w:space="0" w:color="auto"/>
      </w:divBdr>
    </w:div>
    <w:div w:id="247546329">
      <w:bodyDiv w:val="1"/>
      <w:marLeft w:val="0"/>
      <w:marRight w:val="0"/>
      <w:marTop w:val="0"/>
      <w:marBottom w:val="0"/>
      <w:divBdr>
        <w:top w:val="none" w:sz="0" w:space="0" w:color="auto"/>
        <w:left w:val="none" w:sz="0" w:space="0" w:color="auto"/>
        <w:bottom w:val="none" w:sz="0" w:space="0" w:color="auto"/>
        <w:right w:val="none" w:sz="0" w:space="0" w:color="auto"/>
      </w:divBdr>
    </w:div>
    <w:div w:id="248661450">
      <w:bodyDiv w:val="1"/>
      <w:marLeft w:val="0"/>
      <w:marRight w:val="0"/>
      <w:marTop w:val="0"/>
      <w:marBottom w:val="0"/>
      <w:divBdr>
        <w:top w:val="none" w:sz="0" w:space="0" w:color="auto"/>
        <w:left w:val="none" w:sz="0" w:space="0" w:color="auto"/>
        <w:bottom w:val="none" w:sz="0" w:space="0" w:color="auto"/>
        <w:right w:val="none" w:sz="0" w:space="0" w:color="auto"/>
      </w:divBdr>
    </w:div>
    <w:div w:id="249391103">
      <w:bodyDiv w:val="1"/>
      <w:marLeft w:val="0"/>
      <w:marRight w:val="0"/>
      <w:marTop w:val="0"/>
      <w:marBottom w:val="0"/>
      <w:divBdr>
        <w:top w:val="none" w:sz="0" w:space="0" w:color="auto"/>
        <w:left w:val="none" w:sz="0" w:space="0" w:color="auto"/>
        <w:bottom w:val="none" w:sz="0" w:space="0" w:color="auto"/>
        <w:right w:val="none" w:sz="0" w:space="0" w:color="auto"/>
      </w:divBdr>
    </w:div>
    <w:div w:id="250627758">
      <w:bodyDiv w:val="1"/>
      <w:marLeft w:val="0"/>
      <w:marRight w:val="0"/>
      <w:marTop w:val="0"/>
      <w:marBottom w:val="0"/>
      <w:divBdr>
        <w:top w:val="none" w:sz="0" w:space="0" w:color="auto"/>
        <w:left w:val="none" w:sz="0" w:space="0" w:color="auto"/>
        <w:bottom w:val="none" w:sz="0" w:space="0" w:color="auto"/>
        <w:right w:val="none" w:sz="0" w:space="0" w:color="auto"/>
      </w:divBdr>
    </w:div>
    <w:div w:id="251202647">
      <w:bodyDiv w:val="1"/>
      <w:marLeft w:val="0"/>
      <w:marRight w:val="0"/>
      <w:marTop w:val="0"/>
      <w:marBottom w:val="0"/>
      <w:divBdr>
        <w:top w:val="none" w:sz="0" w:space="0" w:color="auto"/>
        <w:left w:val="none" w:sz="0" w:space="0" w:color="auto"/>
        <w:bottom w:val="none" w:sz="0" w:space="0" w:color="auto"/>
        <w:right w:val="none" w:sz="0" w:space="0" w:color="auto"/>
      </w:divBdr>
    </w:div>
    <w:div w:id="251473973">
      <w:bodyDiv w:val="1"/>
      <w:marLeft w:val="0"/>
      <w:marRight w:val="0"/>
      <w:marTop w:val="0"/>
      <w:marBottom w:val="0"/>
      <w:divBdr>
        <w:top w:val="none" w:sz="0" w:space="0" w:color="auto"/>
        <w:left w:val="none" w:sz="0" w:space="0" w:color="auto"/>
        <w:bottom w:val="none" w:sz="0" w:space="0" w:color="auto"/>
        <w:right w:val="none" w:sz="0" w:space="0" w:color="auto"/>
      </w:divBdr>
    </w:div>
    <w:div w:id="251665163">
      <w:bodyDiv w:val="1"/>
      <w:marLeft w:val="0"/>
      <w:marRight w:val="0"/>
      <w:marTop w:val="0"/>
      <w:marBottom w:val="0"/>
      <w:divBdr>
        <w:top w:val="none" w:sz="0" w:space="0" w:color="auto"/>
        <w:left w:val="none" w:sz="0" w:space="0" w:color="auto"/>
        <w:bottom w:val="none" w:sz="0" w:space="0" w:color="auto"/>
        <w:right w:val="none" w:sz="0" w:space="0" w:color="auto"/>
      </w:divBdr>
    </w:div>
    <w:div w:id="252709231">
      <w:bodyDiv w:val="1"/>
      <w:marLeft w:val="0"/>
      <w:marRight w:val="0"/>
      <w:marTop w:val="0"/>
      <w:marBottom w:val="0"/>
      <w:divBdr>
        <w:top w:val="none" w:sz="0" w:space="0" w:color="auto"/>
        <w:left w:val="none" w:sz="0" w:space="0" w:color="auto"/>
        <w:bottom w:val="none" w:sz="0" w:space="0" w:color="auto"/>
        <w:right w:val="none" w:sz="0" w:space="0" w:color="auto"/>
      </w:divBdr>
    </w:div>
    <w:div w:id="254018161">
      <w:bodyDiv w:val="1"/>
      <w:marLeft w:val="0"/>
      <w:marRight w:val="0"/>
      <w:marTop w:val="0"/>
      <w:marBottom w:val="0"/>
      <w:divBdr>
        <w:top w:val="none" w:sz="0" w:space="0" w:color="auto"/>
        <w:left w:val="none" w:sz="0" w:space="0" w:color="auto"/>
        <w:bottom w:val="none" w:sz="0" w:space="0" w:color="auto"/>
        <w:right w:val="none" w:sz="0" w:space="0" w:color="auto"/>
      </w:divBdr>
    </w:div>
    <w:div w:id="254896761">
      <w:bodyDiv w:val="1"/>
      <w:marLeft w:val="0"/>
      <w:marRight w:val="0"/>
      <w:marTop w:val="0"/>
      <w:marBottom w:val="0"/>
      <w:divBdr>
        <w:top w:val="none" w:sz="0" w:space="0" w:color="auto"/>
        <w:left w:val="none" w:sz="0" w:space="0" w:color="auto"/>
        <w:bottom w:val="none" w:sz="0" w:space="0" w:color="auto"/>
        <w:right w:val="none" w:sz="0" w:space="0" w:color="auto"/>
      </w:divBdr>
    </w:div>
    <w:div w:id="255285343">
      <w:bodyDiv w:val="1"/>
      <w:marLeft w:val="0"/>
      <w:marRight w:val="0"/>
      <w:marTop w:val="0"/>
      <w:marBottom w:val="0"/>
      <w:divBdr>
        <w:top w:val="none" w:sz="0" w:space="0" w:color="auto"/>
        <w:left w:val="none" w:sz="0" w:space="0" w:color="auto"/>
        <w:bottom w:val="none" w:sz="0" w:space="0" w:color="auto"/>
        <w:right w:val="none" w:sz="0" w:space="0" w:color="auto"/>
      </w:divBdr>
    </w:div>
    <w:div w:id="255293156">
      <w:bodyDiv w:val="1"/>
      <w:marLeft w:val="0"/>
      <w:marRight w:val="0"/>
      <w:marTop w:val="0"/>
      <w:marBottom w:val="0"/>
      <w:divBdr>
        <w:top w:val="none" w:sz="0" w:space="0" w:color="auto"/>
        <w:left w:val="none" w:sz="0" w:space="0" w:color="auto"/>
        <w:bottom w:val="none" w:sz="0" w:space="0" w:color="auto"/>
        <w:right w:val="none" w:sz="0" w:space="0" w:color="auto"/>
      </w:divBdr>
    </w:div>
    <w:div w:id="25567082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256669455">
      <w:bodyDiv w:val="1"/>
      <w:marLeft w:val="0"/>
      <w:marRight w:val="0"/>
      <w:marTop w:val="0"/>
      <w:marBottom w:val="0"/>
      <w:divBdr>
        <w:top w:val="none" w:sz="0" w:space="0" w:color="auto"/>
        <w:left w:val="none" w:sz="0" w:space="0" w:color="auto"/>
        <w:bottom w:val="none" w:sz="0" w:space="0" w:color="auto"/>
        <w:right w:val="none" w:sz="0" w:space="0" w:color="auto"/>
      </w:divBdr>
    </w:div>
    <w:div w:id="257833473">
      <w:bodyDiv w:val="1"/>
      <w:marLeft w:val="0"/>
      <w:marRight w:val="0"/>
      <w:marTop w:val="0"/>
      <w:marBottom w:val="0"/>
      <w:divBdr>
        <w:top w:val="none" w:sz="0" w:space="0" w:color="auto"/>
        <w:left w:val="none" w:sz="0" w:space="0" w:color="auto"/>
        <w:bottom w:val="none" w:sz="0" w:space="0" w:color="auto"/>
        <w:right w:val="none" w:sz="0" w:space="0" w:color="auto"/>
      </w:divBdr>
    </w:div>
    <w:div w:id="258412175">
      <w:bodyDiv w:val="1"/>
      <w:marLeft w:val="0"/>
      <w:marRight w:val="0"/>
      <w:marTop w:val="0"/>
      <w:marBottom w:val="0"/>
      <w:divBdr>
        <w:top w:val="none" w:sz="0" w:space="0" w:color="auto"/>
        <w:left w:val="none" w:sz="0" w:space="0" w:color="auto"/>
        <w:bottom w:val="none" w:sz="0" w:space="0" w:color="auto"/>
        <w:right w:val="none" w:sz="0" w:space="0" w:color="auto"/>
      </w:divBdr>
    </w:div>
    <w:div w:id="259527487">
      <w:bodyDiv w:val="1"/>
      <w:marLeft w:val="0"/>
      <w:marRight w:val="0"/>
      <w:marTop w:val="0"/>
      <w:marBottom w:val="0"/>
      <w:divBdr>
        <w:top w:val="none" w:sz="0" w:space="0" w:color="auto"/>
        <w:left w:val="none" w:sz="0" w:space="0" w:color="auto"/>
        <w:bottom w:val="none" w:sz="0" w:space="0" w:color="auto"/>
        <w:right w:val="none" w:sz="0" w:space="0" w:color="auto"/>
      </w:divBdr>
    </w:div>
    <w:div w:id="259946471">
      <w:bodyDiv w:val="1"/>
      <w:marLeft w:val="0"/>
      <w:marRight w:val="0"/>
      <w:marTop w:val="0"/>
      <w:marBottom w:val="0"/>
      <w:divBdr>
        <w:top w:val="none" w:sz="0" w:space="0" w:color="auto"/>
        <w:left w:val="none" w:sz="0" w:space="0" w:color="auto"/>
        <w:bottom w:val="none" w:sz="0" w:space="0" w:color="auto"/>
        <w:right w:val="none" w:sz="0" w:space="0" w:color="auto"/>
      </w:divBdr>
    </w:div>
    <w:div w:id="259989327">
      <w:bodyDiv w:val="1"/>
      <w:marLeft w:val="0"/>
      <w:marRight w:val="0"/>
      <w:marTop w:val="0"/>
      <w:marBottom w:val="0"/>
      <w:divBdr>
        <w:top w:val="none" w:sz="0" w:space="0" w:color="auto"/>
        <w:left w:val="none" w:sz="0" w:space="0" w:color="auto"/>
        <w:bottom w:val="none" w:sz="0" w:space="0" w:color="auto"/>
        <w:right w:val="none" w:sz="0" w:space="0" w:color="auto"/>
      </w:divBdr>
    </w:div>
    <w:div w:id="260141794">
      <w:bodyDiv w:val="1"/>
      <w:marLeft w:val="0"/>
      <w:marRight w:val="0"/>
      <w:marTop w:val="0"/>
      <w:marBottom w:val="0"/>
      <w:divBdr>
        <w:top w:val="none" w:sz="0" w:space="0" w:color="auto"/>
        <w:left w:val="none" w:sz="0" w:space="0" w:color="auto"/>
        <w:bottom w:val="none" w:sz="0" w:space="0" w:color="auto"/>
        <w:right w:val="none" w:sz="0" w:space="0" w:color="auto"/>
      </w:divBdr>
    </w:div>
    <w:div w:id="260262829">
      <w:bodyDiv w:val="1"/>
      <w:marLeft w:val="0"/>
      <w:marRight w:val="0"/>
      <w:marTop w:val="0"/>
      <w:marBottom w:val="0"/>
      <w:divBdr>
        <w:top w:val="none" w:sz="0" w:space="0" w:color="auto"/>
        <w:left w:val="none" w:sz="0" w:space="0" w:color="auto"/>
        <w:bottom w:val="none" w:sz="0" w:space="0" w:color="auto"/>
        <w:right w:val="none" w:sz="0" w:space="0" w:color="auto"/>
      </w:divBdr>
    </w:div>
    <w:div w:id="260571892">
      <w:bodyDiv w:val="1"/>
      <w:marLeft w:val="0"/>
      <w:marRight w:val="0"/>
      <w:marTop w:val="0"/>
      <w:marBottom w:val="0"/>
      <w:divBdr>
        <w:top w:val="none" w:sz="0" w:space="0" w:color="auto"/>
        <w:left w:val="none" w:sz="0" w:space="0" w:color="auto"/>
        <w:bottom w:val="none" w:sz="0" w:space="0" w:color="auto"/>
        <w:right w:val="none" w:sz="0" w:space="0" w:color="auto"/>
      </w:divBdr>
    </w:div>
    <w:div w:id="260573034">
      <w:bodyDiv w:val="1"/>
      <w:marLeft w:val="0"/>
      <w:marRight w:val="0"/>
      <w:marTop w:val="0"/>
      <w:marBottom w:val="0"/>
      <w:divBdr>
        <w:top w:val="none" w:sz="0" w:space="0" w:color="auto"/>
        <w:left w:val="none" w:sz="0" w:space="0" w:color="auto"/>
        <w:bottom w:val="none" w:sz="0" w:space="0" w:color="auto"/>
        <w:right w:val="none" w:sz="0" w:space="0" w:color="auto"/>
      </w:divBdr>
    </w:div>
    <w:div w:id="261034615">
      <w:bodyDiv w:val="1"/>
      <w:marLeft w:val="0"/>
      <w:marRight w:val="0"/>
      <w:marTop w:val="0"/>
      <w:marBottom w:val="0"/>
      <w:divBdr>
        <w:top w:val="none" w:sz="0" w:space="0" w:color="auto"/>
        <w:left w:val="none" w:sz="0" w:space="0" w:color="auto"/>
        <w:bottom w:val="none" w:sz="0" w:space="0" w:color="auto"/>
        <w:right w:val="none" w:sz="0" w:space="0" w:color="auto"/>
      </w:divBdr>
    </w:div>
    <w:div w:id="262499024">
      <w:bodyDiv w:val="1"/>
      <w:marLeft w:val="0"/>
      <w:marRight w:val="0"/>
      <w:marTop w:val="0"/>
      <w:marBottom w:val="0"/>
      <w:divBdr>
        <w:top w:val="none" w:sz="0" w:space="0" w:color="auto"/>
        <w:left w:val="none" w:sz="0" w:space="0" w:color="auto"/>
        <w:bottom w:val="none" w:sz="0" w:space="0" w:color="auto"/>
        <w:right w:val="none" w:sz="0" w:space="0" w:color="auto"/>
      </w:divBdr>
    </w:div>
    <w:div w:id="262568778">
      <w:bodyDiv w:val="1"/>
      <w:marLeft w:val="0"/>
      <w:marRight w:val="0"/>
      <w:marTop w:val="0"/>
      <w:marBottom w:val="0"/>
      <w:divBdr>
        <w:top w:val="none" w:sz="0" w:space="0" w:color="auto"/>
        <w:left w:val="none" w:sz="0" w:space="0" w:color="auto"/>
        <w:bottom w:val="none" w:sz="0" w:space="0" w:color="auto"/>
        <w:right w:val="none" w:sz="0" w:space="0" w:color="auto"/>
      </w:divBdr>
    </w:div>
    <w:div w:id="264193233">
      <w:bodyDiv w:val="1"/>
      <w:marLeft w:val="0"/>
      <w:marRight w:val="0"/>
      <w:marTop w:val="0"/>
      <w:marBottom w:val="0"/>
      <w:divBdr>
        <w:top w:val="none" w:sz="0" w:space="0" w:color="auto"/>
        <w:left w:val="none" w:sz="0" w:space="0" w:color="auto"/>
        <w:bottom w:val="none" w:sz="0" w:space="0" w:color="auto"/>
        <w:right w:val="none" w:sz="0" w:space="0" w:color="auto"/>
      </w:divBdr>
    </w:div>
    <w:div w:id="265233825">
      <w:bodyDiv w:val="1"/>
      <w:marLeft w:val="0"/>
      <w:marRight w:val="0"/>
      <w:marTop w:val="0"/>
      <w:marBottom w:val="0"/>
      <w:divBdr>
        <w:top w:val="none" w:sz="0" w:space="0" w:color="auto"/>
        <w:left w:val="none" w:sz="0" w:space="0" w:color="auto"/>
        <w:bottom w:val="none" w:sz="0" w:space="0" w:color="auto"/>
        <w:right w:val="none" w:sz="0" w:space="0" w:color="auto"/>
      </w:divBdr>
    </w:div>
    <w:div w:id="265504905">
      <w:bodyDiv w:val="1"/>
      <w:marLeft w:val="0"/>
      <w:marRight w:val="0"/>
      <w:marTop w:val="0"/>
      <w:marBottom w:val="0"/>
      <w:divBdr>
        <w:top w:val="none" w:sz="0" w:space="0" w:color="auto"/>
        <w:left w:val="none" w:sz="0" w:space="0" w:color="auto"/>
        <w:bottom w:val="none" w:sz="0" w:space="0" w:color="auto"/>
        <w:right w:val="none" w:sz="0" w:space="0" w:color="auto"/>
      </w:divBdr>
    </w:div>
    <w:div w:id="265770076">
      <w:bodyDiv w:val="1"/>
      <w:marLeft w:val="0"/>
      <w:marRight w:val="0"/>
      <w:marTop w:val="0"/>
      <w:marBottom w:val="0"/>
      <w:divBdr>
        <w:top w:val="none" w:sz="0" w:space="0" w:color="auto"/>
        <w:left w:val="none" w:sz="0" w:space="0" w:color="auto"/>
        <w:bottom w:val="none" w:sz="0" w:space="0" w:color="auto"/>
        <w:right w:val="none" w:sz="0" w:space="0" w:color="auto"/>
      </w:divBdr>
    </w:div>
    <w:div w:id="266500986">
      <w:bodyDiv w:val="1"/>
      <w:marLeft w:val="0"/>
      <w:marRight w:val="0"/>
      <w:marTop w:val="0"/>
      <w:marBottom w:val="0"/>
      <w:divBdr>
        <w:top w:val="none" w:sz="0" w:space="0" w:color="auto"/>
        <w:left w:val="none" w:sz="0" w:space="0" w:color="auto"/>
        <w:bottom w:val="none" w:sz="0" w:space="0" w:color="auto"/>
        <w:right w:val="none" w:sz="0" w:space="0" w:color="auto"/>
      </w:divBdr>
    </w:div>
    <w:div w:id="266933814">
      <w:bodyDiv w:val="1"/>
      <w:marLeft w:val="0"/>
      <w:marRight w:val="0"/>
      <w:marTop w:val="0"/>
      <w:marBottom w:val="0"/>
      <w:divBdr>
        <w:top w:val="none" w:sz="0" w:space="0" w:color="auto"/>
        <w:left w:val="none" w:sz="0" w:space="0" w:color="auto"/>
        <w:bottom w:val="none" w:sz="0" w:space="0" w:color="auto"/>
        <w:right w:val="none" w:sz="0" w:space="0" w:color="auto"/>
      </w:divBdr>
    </w:div>
    <w:div w:id="267083897">
      <w:bodyDiv w:val="1"/>
      <w:marLeft w:val="0"/>
      <w:marRight w:val="0"/>
      <w:marTop w:val="0"/>
      <w:marBottom w:val="0"/>
      <w:divBdr>
        <w:top w:val="none" w:sz="0" w:space="0" w:color="auto"/>
        <w:left w:val="none" w:sz="0" w:space="0" w:color="auto"/>
        <w:bottom w:val="none" w:sz="0" w:space="0" w:color="auto"/>
        <w:right w:val="none" w:sz="0" w:space="0" w:color="auto"/>
      </w:divBdr>
    </w:div>
    <w:div w:id="267783803">
      <w:bodyDiv w:val="1"/>
      <w:marLeft w:val="0"/>
      <w:marRight w:val="0"/>
      <w:marTop w:val="0"/>
      <w:marBottom w:val="0"/>
      <w:divBdr>
        <w:top w:val="none" w:sz="0" w:space="0" w:color="auto"/>
        <w:left w:val="none" w:sz="0" w:space="0" w:color="auto"/>
        <w:bottom w:val="none" w:sz="0" w:space="0" w:color="auto"/>
        <w:right w:val="none" w:sz="0" w:space="0" w:color="auto"/>
      </w:divBdr>
    </w:div>
    <w:div w:id="268392055">
      <w:bodyDiv w:val="1"/>
      <w:marLeft w:val="0"/>
      <w:marRight w:val="0"/>
      <w:marTop w:val="0"/>
      <w:marBottom w:val="0"/>
      <w:divBdr>
        <w:top w:val="none" w:sz="0" w:space="0" w:color="auto"/>
        <w:left w:val="none" w:sz="0" w:space="0" w:color="auto"/>
        <w:bottom w:val="none" w:sz="0" w:space="0" w:color="auto"/>
        <w:right w:val="none" w:sz="0" w:space="0" w:color="auto"/>
      </w:divBdr>
    </w:div>
    <w:div w:id="268440928">
      <w:bodyDiv w:val="1"/>
      <w:marLeft w:val="0"/>
      <w:marRight w:val="0"/>
      <w:marTop w:val="0"/>
      <w:marBottom w:val="0"/>
      <w:divBdr>
        <w:top w:val="none" w:sz="0" w:space="0" w:color="auto"/>
        <w:left w:val="none" w:sz="0" w:space="0" w:color="auto"/>
        <w:bottom w:val="none" w:sz="0" w:space="0" w:color="auto"/>
        <w:right w:val="none" w:sz="0" w:space="0" w:color="auto"/>
      </w:divBdr>
    </w:div>
    <w:div w:id="268513456">
      <w:bodyDiv w:val="1"/>
      <w:marLeft w:val="0"/>
      <w:marRight w:val="0"/>
      <w:marTop w:val="0"/>
      <w:marBottom w:val="0"/>
      <w:divBdr>
        <w:top w:val="none" w:sz="0" w:space="0" w:color="auto"/>
        <w:left w:val="none" w:sz="0" w:space="0" w:color="auto"/>
        <w:bottom w:val="none" w:sz="0" w:space="0" w:color="auto"/>
        <w:right w:val="none" w:sz="0" w:space="0" w:color="auto"/>
      </w:divBdr>
    </w:div>
    <w:div w:id="268709386">
      <w:bodyDiv w:val="1"/>
      <w:marLeft w:val="0"/>
      <w:marRight w:val="0"/>
      <w:marTop w:val="0"/>
      <w:marBottom w:val="0"/>
      <w:divBdr>
        <w:top w:val="none" w:sz="0" w:space="0" w:color="auto"/>
        <w:left w:val="none" w:sz="0" w:space="0" w:color="auto"/>
        <w:bottom w:val="none" w:sz="0" w:space="0" w:color="auto"/>
        <w:right w:val="none" w:sz="0" w:space="0" w:color="auto"/>
      </w:divBdr>
    </w:div>
    <w:div w:id="269551496">
      <w:bodyDiv w:val="1"/>
      <w:marLeft w:val="0"/>
      <w:marRight w:val="0"/>
      <w:marTop w:val="0"/>
      <w:marBottom w:val="0"/>
      <w:divBdr>
        <w:top w:val="none" w:sz="0" w:space="0" w:color="auto"/>
        <w:left w:val="none" w:sz="0" w:space="0" w:color="auto"/>
        <w:bottom w:val="none" w:sz="0" w:space="0" w:color="auto"/>
        <w:right w:val="none" w:sz="0" w:space="0" w:color="auto"/>
      </w:divBdr>
    </w:div>
    <w:div w:id="270478619">
      <w:bodyDiv w:val="1"/>
      <w:marLeft w:val="0"/>
      <w:marRight w:val="0"/>
      <w:marTop w:val="0"/>
      <w:marBottom w:val="0"/>
      <w:divBdr>
        <w:top w:val="none" w:sz="0" w:space="0" w:color="auto"/>
        <w:left w:val="none" w:sz="0" w:space="0" w:color="auto"/>
        <w:bottom w:val="none" w:sz="0" w:space="0" w:color="auto"/>
        <w:right w:val="none" w:sz="0" w:space="0" w:color="auto"/>
      </w:divBdr>
    </w:div>
    <w:div w:id="270671846">
      <w:bodyDiv w:val="1"/>
      <w:marLeft w:val="0"/>
      <w:marRight w:val="0"/>
      <w:marTop w:val="0"/>
      <w:marBottom w:val="0"/>
      <w:divBdr>
        <w:top w:val="none" w:sz="0" w:space="0" w:color="auto"/>
        <w:left w:val="none" w:sz="0" w:space="0" w:color="auto"/>
        <w:bottom w:val="none" w:sz="0" w:space="0" w:color="auto"/>
        <w:right w:val="none" w:sz="0" w:space="0" w:color="auto"/>
      </w:divBdr>
    </w:div>
    <w:div w:id="270818805">
      <w:bodyDiv w:val="1"/>
      <w:marLeft w:val="0"/>
      <w:marRight w:val="0"/>
      <w:marTop w:val="0"/>
      <w:marBottom w:val="0"/>
      <w:divBdr>
        <w:top w:val="none" w:sz="0" w:space="0" w:color="auto"/>
        <w:left w:val="none" w:sz="0" w:space="0" w:color="auto"/>
        <w:bottom w:val="none" w:sz="0" w:space="0" w:color="auto"/>
        <w:right w:val="none" w:sz="0" w:space="0" w:color="auto"/>
      </w:divBdr>
    </w:div>
    <w:div w:id="271013970">
      <w:bodyDiv w:val="1"/>
      <w:marLeft w:val="0"/>
      <w:marRight w:val="0"/>
      <w:marTop w:val="0"/>
      <w:marBottom w:val="0"/>
      <w:divBdr>
        <w:top w:val="none" w:sz="0" w:space="0" w:color="auto"/>
        <w:left w:val="none" w:sz="0" w:space="0" w:color="auto"/>
        <w:bottom w:val="none" w:sz="0" w:space="0" w:color="auto"/>
        <w:right w:val="none" w:sz="0" w:space="0" w:color="auto"/>
      </w:divBdr>
    </w:div>
    <w:div w:id="271471997">
      <w:bodyDiv w:val="1"/>
      <w:marLeft w:val="0"/>
      <w:marRight w:val="0"/>
      <w:marTop w:val="0"/>
      <w:marBottom w:val="0"/>
      <w:divBdr>
        <w:top w:val="none" w:sz="0" w:space="0" w:color="auto"/>
        <w:left w:val="none" w:sz="0" w:space="0" w:color="auto"/>
        <w:bottom w:val="none" w:sz="0" w:space="0" w:color="auto"/>
        <w:right w:val="none" w:sz="0" w:space="0" w:color="auto"/>
      </w:divBdr>
    </w:div>
    <w:div w:id="274094853">
      <w:bodyDiv w:val="1"/>
      <w:marLeft w:val="0"/>
      <w:marRight w:val="0"/>
      <w:marTop w:val="0"/>
      <w:marBottom w:val="0"/>
      <w:divBdr>
        <w:top w:val="none" w:sz="0" w:space="0" w:color="auto"/>
        <w:left w:val="none" w:sz="0" w:space="0" w:color="auto"/>
        <w:bottom w:val="none" w:sz="0" w:space="0" w:color="auto"/>
        <w:right w:val="none" w:sz="0" w:space="0" w:color="auto"/>
      </w:divBdr>
    </w:div>
    <w:div w:id="275528173">
      <w:bodyDiv w:val="1"/>
      <w:marLeft w:val="0"/>
      <w:marRight w:val="0"/>
      <w:marTop w:val="0"/>
      <w:marBottom w:val="0"/>
      <w:divBdr>
        <w:top w:val="none" w:sz="0" w:space="0" w:color="auto"/>
        <w:left w:val="none" w:sz="0" w:space="0" w:color="auto"/>
        <w:bottom w:val="none" w:sz="0" w:space="0" w:color="auto"/>
        <w:right w:val="none" w:sz="0" w:space="0" w:color="auto"/>
      </w:divBdr>
    </w:div>
    <w:div w:id="276448661">
      <w:bodyDiv w:val="1"/>
      <w:marLeft w:val="0"/>
      <w:marRight w:val="0"/>
      <w:marTop w:val="0"/>
      <w:marBottom w:val="0"/>
      <w:divBdr>
        <w:top w:val="none" w:sz="0" w:space="0" w:color="auto"/>
        <w:left w:val="none" w:sz="0" w:space="0" w:color="auto"/>
        <w:bottom w:val="none" w:sz="0" w:space="0" w:color="auto"/>
        <w:right w:val="none" w:sz="0" w:space="0" w:color="auto"/>
      </w:divBdr>
    </w:div>
    <w:div w:id="277571967">
      <w:bodyDiv w:val="1"/>
      <w:marLeft w:val="0"/>
      <w:marRight w:val="0"/>
      <w:marTop w:val="0"/>
      <w:marBottom w:val="0"/>
      <w:divBdr>
        <w:top w:val="none" w:sz="0" w:space="0" w:color="auto"/>
        <w:left w:val="none" w:sz="0" w:space="0" w:color="auto"/>
        <w:bottom w:val="none" w:sz="0" w:space="0" w:color="auto"/>
        <w:right w:val="none" w:sz="0" w:space="0" w:color="auto"/>
      </w:divBdr>
    </w:div>
    <w:div w:id="278076752">
      <w:bodyDiv w:val="1"/>
      <w:marLeft w:val="0"/>
      <w:marRight w:val="0"/>
      <w:marTop w:val="0"/>
      <w:marBottom w:val="0"/>
      <w:divBdr>
        <w:top w:val="none" w:sz="0" w:space="0" w:color="auto"/>
        <w:left w:val="none" w:sz="0" w:space="0" w:color="auto"/>
        <w:bottom w:val="none" w:sz="0" w:space="0" w:color="auto"/>
        <w:right w:val="none" w:sz="0" w:space="0" w:color="auto"/>
      </w:divBdr>
    </w:div>
    <w:div w:id="278268030">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79731303">
      <w:bodyDiv w:val="1"/>
      <w:marLeft w:val="0"/>
      <w:marRight w:val="0"/>
      <w:marTop w:val="0"/>
      <w:marBottom w:val="0"/>
      <w:divBdr>
        <w:top w:val="none" w:sz="0" w:space="0" w:color="auto"/>
        <w:left w:val="none" w:sz="0" w:space="0" w:color="auto"/>
        <w:bottom w:val="none" w:sz="0" w:space="0" w:color="auto"/>
        <w:right w:val="none" w:sz="0" w:space="0" w:color="auto"/>
      </w:divBdr>
    </w:div>
    <w:div w:id="279919284">
      <w:bodyDiv w:val="1"/>
      <w:marLeft w:val="0"/>
      <w:marRight w:val="0"/>
      <w:marTop w:val="0"/>
      <w:marBottom w:val="0"/>
      <w:divBdr>
        <w:top w:val="none" w:sz="0" w:space="0" w:color="auto"/>
        <w:left w:val="none" w:sz="0" w:space="0" w:color="auto"/>
        <w:bottom w:val="none" w:sz="0" w:space="0" w:color="auto"/>
        <w:right w:val="none" w:sz="0" w:space="0" w:color="auto"/>
      </w:divBdr>
    </w:div>
    <w:div w:id="280503843">
      <w:bodyDiv w:val="1"/>
      <w:marLeft w:val="0"/>
      <w:marRight w:val="0"/>
      <w:marTop w:val="0"/>
      <w:marBottom w:val="0"/>
      <w:divBdr>
        <w:top w:val="none" w:sz="0" w:space="0" w:color="auto"/>
        <w:left w:val="none" w:sz="0" w:space="0" w:color="auto"/>
        <w:bottom w:val="none" w:sz="0" w:space="0" w:color="auto"/>
        <w:right w:val="none" w:sz="0" w:space="0" w:color="auto"/>
      </w:divBdr>
    </w:div>
    <w:div w:id="280888732">
      <w:bodyDiv w:val="1"/>
      <w:marLeft w:val="0"/>
      <w:marRight w:val="0"/>
      <w:marTop w:val="0"/>
      <w:marBottom w:val="0"/>
      <w:divBdr>
        <w:top w:val="none" w:sz="0" w:space="0" w:color="auto"/>
        <w:left w:val="none" w:sz="0" w:space="0" w:color="auto"/>
        <w:bottom w:val="none" w:sz="0" w:space="0" w:color="auto"/>
        <w:right w:val="none" w:sz="0" w:space="0" w:color="auto"/>
      </w:divBdr>
    </w:div>
    <w:div w:id="281767926">
      <w:bodyDiv w:val="1"/>
      <w:marLeft w:val="0"/>
      <w:marRight w:val="0"/>
      <w:marTop w:val="0"/>
      <w:marBottom w:val="0"/>
      <w:divBdr>
        <w:top w:val="none" w:sz="0" w:space="0" w:color="auto"/>
        <w:left w:val="none" w:sz="0" w:space="0" w:color="auto"/>
        <w:bottom w:val="none" w:sz="0" w:space="0" w:color="auto"/>
        <w:right w:val="none" w:sz="0" w:space="0" w:color="auto"/>
      </w:divBdr>
    </w:div>
    <w:div w:id="282150874">
      <w:bodyDiv w:val="1"/>
      <w:marLeft w:val="0"/>
      <w:marRight w:val="0"/>
      <w:marTop w:val="0"/>
      <w:marBottom w:val="0"/>
      <w:divBdr>
        <w:top w:val="none" w:sz="0" w:space="0" w:color="auto"/>
        <w:left w:val="none" w:sz="0" w:space="0" w:color="auto"/>
        <w:bottom w:val="none" w:sz="0" w:space="0" w:color="auto"/>
        <w:right w:val="none" w:sz="0" w:space="0" w:color="auto"/>
      </w:divBdr>
    </w:div>
    <w:div w:id="283272036">
      <w:bodyDiv w:val="1"/>
      <w:marLeft w:val="0"/>
      <w:marRight w:val="0"/>
      <w:marTop w:val="0"/>
      <w:marBottom w:val="0"/>
      <w:divBdr>
        <w:top w:val="none" w:sz="0" w:space="0" w:color="auto"/>
        <w:left w:val="none" w:sz="0" w:space="0" w:color="auto"/>
        <w:bottom w:val="none" w:sz="0" w:space="0" w:color="auto"/>
        <w:right w:val="none" w:sz="0" w:space="0" w:color="auto"/>
      </w:divBdr>
    </w:div>
    <w:div w:id="284433398">
      <w:bodyDiv w:val="1"/>
      <w:marLeft w:val="0"/>
      <w:marRight w:val="0"/>
      <w:marTop w:val="0"/>
      <w:marBottom w:val="0"/>
      <w:divBdr>
        <w:top w:val="none" w:sz="0" w:space="0" w:color="auto"/>
        <w:left w:val="none" w:sz="0" w:space="0" w:color="auto"/>
        <w:bottom w:val="none" w:sz="0" w:space="0" w:color="auto"/>
        <w:right w:val="none" w:sz="0" w:space="0" w:color="auto"/>
      </w:divBdr>
    </w:div>
    <w:div w:id="285552638">
      <w:bodyDiv w:val="1"/>
      <w:marLeft w:val="0"/>
      <w:marRight w:val="0"/>
      <w:marTop w:val="0"/>
      <w:marBottom w:val="0"/>
      <w:divBdr>
        <w:top w:val="none" w:sz="0" w:space="0" w:color="auto"/>
        <w:left w:val="none" w:sz="0" w:space="0" w:color="auto"/>
        <w:bottom w:val="none" w:sz="0" w:space="0" w:color="auto"/>
        <w:right w:val="none" w:sz="0" w:space="0" w:color="auto"/>
      </w:divBdr>
    </w:div>
    <w:div w:id="285890804">
      <w:bodyDiv w:val="1"/>
      <w:marLeft w:val="0"/>
      <w:marRight w:val="0"/>
      <w:marTop w:val="0"/>
      <w:marBottom w:val="0"/>
      <w:divBdr>
        <w:top w:val="none" w:sz="0" w:space="0" w:color="auto"/>
        <w:left w:val="none" w:sz="0" w:space="0" w:color="auto"/>
        <w:bottom w:val="none" w:sz="0" w:space="0" w:color="auto"/>
        <w:right w:val="none" w:sz="0" w:space="0" w:color="auto"/>
      </w:divBdr>
    </w:div>
    <w:div w:id="289282568">
      <w:bodyDiv w:val="1"/>
      <w:marLeft w:val="0"/>
      <w:marRight w:val="0"/>
      <w:marTop w:val="0"/>
      <w:marBottom w:val="0"/>
      <w:divBdr>
        <w:top w:val="none" w:sz="0" w:space="0" w:color="auto"/>
        <w:left w:val="none" w:sz="0" w:space="0" w:color="auto"/>
        <w:bottom w:val="none" w:sz="0" w:space="0" w:color="auto"/>
        <w:right w:val="none" w:sz="0" w:space="0" w:color="auto"/>
      </w:divBdr>
    </w:div>
    <w:div w:id="290552653">
      <w:bodyDiv w:val="1"/>
      <w:marLeft w:val="0"/>
      <w:marRight w:val="0"/>
      <w:marTop w:val="0"/>
      <w:marBottom w:val="0"/>
      <w:divBdr>
        <w:top w:val="none" w:sz="0" w:space="0" w:color="auto"/>
        <w:left w:val="none" w:sz="0" w:space="0" w:color="auto"/>
        <w:bottom w:val="none" w:sz="0" w:space="0" w:color="auto"/>
        <w:right w:val="none" w:sz="0" w:space="0" w:color="auto"/>
      </w:divBdr>
    </w:div>
    <w:div w:id="291450053">
      <w:bodyDiv w:val="1"/>
      <w:marLeft w:val="0"/>
      <w:marRight w:val="0"/>
      <w:marTop w:val="0"/>
      <w:marBottom w:val="0"/>
      <w:divBdr>
        <w:top w:val="none" w:sz="0" w:space="0" w:color="auto"/>
        <w:left w:val="none" w:sz="0" w:space="0" w:color="auto"/>
        <w:bottom w:val="none" w:sz="0" w:space="0" w:color="auto"/>
        <w:right w:val="none" w:sz="0" w:space="0" w:color="auto"/>
      </w:divBdr>
    </w:div>
    <w:div w:id="291525024">
      <w:bodyDiv w:val="1"/>
      <w:marLeft w:val="0"/>
      <w:marRight w:val="0"/>
      <w:marTop w:val="0"/>
      <w:marBottom w:val="0"/>
      <w:divBdr>
        <w:top w:val="none" w:sz="0" w:space="0" w:color="auto"/>
        <w:left w:val="none" w:sz="0" w:space="0" w:color="auto"/>
        <w:bottom w:val="none" w:sz="0" w:space="0" w:color="auto"/>
        <w:right w:val="none" w:sz="0" w:space="0" w:color="auto"/>
      </w:divBdr>
    </w:div>
    <w:div w:id="292178329">
      <w:bodyDiv w:val="1"/>
      <w:marLeft w:val="0"/>
      <w:marRight w:val="0"/>
      <w:marTop w:val="0"/>
      <w:marBottom w:val="0"/>
      <w:divBdr>
        <w:top w:val="none" w:sz="0" w:space="0" w:color="auto"/>
        <w:left w:val="none" w:sz="0" w:space="0" w:color="auto"/>
        <w:bottom w:val="none" w:sz="0" w:space="0" w:color="auto"/>
        <w:right w:val="none" w:sz="0" w:space="0" w:color="auto"/>
      </w:divBdr>
    </w:div>
    <w:div w:id="293368062">
      <w:bodyDiv w:val="1"/>
      <w:marLeft w:val="0"/>
      <w:marRight w:val="0"/>
      <w:marTop w:val="0"/>
      <w:marBottom w:val="0"/>
      <w:divBdr>
        <w:top w:val="none" w:sz="0" w:space="0" w:color="auto"/>
        <w:left w:val="none" w:sz="0" w:space="0" w:color="auto"/>
        <w:bottom w:val="none" w:sz="0" w:space="0" w:color="auto"/>
        <w:right w:val="none" w:sz="0" w:space="0" w:color="auto"/>
      </w:divBdr>
    </w:div>
    <w:div w:id="294026933">
      <w:bodyDiv w:val="1"/>
      <w:marLeft w:val="0"/>
      <w:marRight w:val="0"/>
      <w:marTop w:val="0"/>
      <w:marBottom w:val="0"/>
      <w:divBdr>
        <w:top w:val="none" w:sz="0" w:space="0" w:color="auto"/>
        <w:left w:val="none" w:sz="0" w:space="0" w:color="auto"/>
        <w:bottom w:val="none" w:sz="0" w:space="0" w:color="auto"/>
        <w:right w:val="none" w:sz="0" w:space="0" w:color="auto"/>
      </w:divBdr>
    </w:div>
    <w:div w:id="294216369">
      <w:bodyDiv w:val="1"/>
      <w:marLeft w:val="0"/>
      <w:marRight w:val="0"/>
      <w:marTop w:val="0"/>
      <w:marBottom w:val="0"/>
      <w:divBdr>
        <w:top w:val="none" w:sz="0" w:space="0" w:color="auto"/>
        <w:left w:val="none" w:sz="0" w:space="0" w:color="auto"/>
        <w:bottom w:val="none" w:sz="0" w:space="0" w:color="auto"/>
        <w:right w:val="none" w:sz="0" w:space="0" w:color="auto"/>
      </w:divBdr>
    </w:div>
    <w:div w:id="294995476">
      <w:bodyDiv w:val="1"/>
      <w:marLeft w:val="0"/>
      <w:marRight w:val="0"/>
      <w:marTop w:val="0"/>
      <w:marBottom w:val="0"/>
      <w:divBdr>
        <w:top w:val="none" w:sz="0" w:space="0" w:color="auto"/>
        <w:left w:val="none" w:sz="0" w:space="0" w:color="auto"/>
        <w:bottom w:val="none" w:sz="0" w:space="0" w:color="auto"/>
        <w:right w:val="none" w:sz="0" w:space="0" w:color="auto"/>
      </w:divBdr>
    </w:div>
    <w:div w:id="296302512">
      <w:bodyDiv w:val="1"/>
      <w:marLeft w:val="0"/>
      <w:marRight w:val="0"/>
      <w:marTop w:val="0"/>
      <w:marBottom w:val="0"/>
      <w:divBdr>
        <w:top w:val="none" w:sz="0" w:space="0" w:color="auto"/>
        <w:left w:val="none" w:sz="0" w:space="0" w:color="auto"/>
        <w:bottom w:val="none" w:sz="0" w:space="0" w:color="auto"/>
        <w:right w:val="none" w:sz="0" w:space="0" w:color="auto"/>
      </w:divBdr>
    </w:div>
    <w:div w:id="296834888">
      <w:bodyDiv w:val="1"/>
      <w:marLeft w:val="0"/>
      <w:marRight w:val="0"/>
      <w:marTop w:val="0"/>
      <w:marBottom w:val="0"/>
      <w:divBdr>
        <w:top w:val="none" w:sz="0" w:space="0" w:color="auto"/>
        <w:left w:val="none" w:sz="0" w:space="0" w:color="auto"/>
        <w:bottom w:val="none" w:sz="0" w:space="0" w:color="auto"/>
        <w:right w:val="none" w:sz="0" w:space="0" w:color="auto"/>
      </w:divBdr>
    </w:div>
    <w:div w:id="297154799">
      <w:bodyDiv w:val="1"/>
      <w:marLeft w:val="0"/>
      <w:marRight w:val="0"/>
      <w:marTop w:val="0"/>
      <w:marBottom w:val="0"/>
      <w:divBdr>
        <w:top w:val="none" w:sz="0" w:space="0" w:color="auto"/>
        <w:left w:val="none" w:sz="0" w:space="0" w:color="auto"/>
        <w:bottom w:val="none" w:sz="0" w:space="0" w:color="auto"/>
        <w:right w:val="none" w:sz="0" w:space="0" w:color="auto"/>
      </w:divBdr>
    </w:div>
    <w:div w:id="297691548">
      <w:bodyDiv w:val="1"/>
      <w:marLeft w:val="0"/>
      <w:marRight w:val="0"/>
      <w:marTop w:val="0"/>
      <w:marBottom w:val="0"/>
      <w:divBdr>
        <w:top w:val="none" w:sz="0" w:space="0" w:color="auto"/>
        <w:left w:val="none" w:sz="0" w:space="0" w:color="auto"/>
        <w:bottom w:val="none" w:sz="0" w:space="0" w:color="auto"/>
        <w:right w:val="none" w:sz="0" w:space="0" w:color="auto"/>
      </w:divBdr>
    </w:div>
    <w:div w:id="299500546">
      <w:bodyDiv w:val="1"/>
      <w:marLeft w:val="0"/>
      <w:marRight w:val="0"/>
      <w:marTop w:val="0"/>
      <w:marBottom w:val="0"/>
      <w:divBdr>
        <w:top w:val="none" w:sz="0" w:space="0" w:color="auto"/>
        <w:left w:val="none" w:sz="0" w:space="0" w:color="auto"/>
        <w:bottom w:val="none" w:sz="0" w:space="0" w:color="auto"/>
        <w:right w:val="none" w:sz="0" w:space="0" w:color="auto"/>
      </w:divBdr>
    </w:div>
    <w:div w:id="299506685">
      <w:bodyDiv w:val="1"/>
      <w:marLeft w:val="0"/>
      <w:marRight w:val="0"/>
      <w:marTop w:val="0"/>
      <w:marBottom w:val="0"/>
      <w:divBdr>
        <w:top w:val="none" w:sz="0" w:space="0" w:color="auto"/>
        <w:left w:val="none" w:sz="0" w:space="0" w:color="auto"/>
        <w:bottom w:val="none" w:sz="0" w:space="0" w:color="auto"/>
        <w:right w:val="none" w:sz="0" w:space="0" w:color="auto"/>
      </w:divBdr>
    </w:div>
    <w:div w:id="299577944">
      <w:bodyDiv w:val="1"/>
      <w:marLeft w:val="0"/>
      <w:marRight w:val="0"/>
      <w:marTop w:val="0"/>
      <w:marBottom w:val="0"/>
      <w:divBdr>
        <w:top w:val="none" w:sz="0" w:space="0" w:color="auto"/>
        <w:left w:val="none" w:sz="0" w:space="0" w:color="auto"/>
        <w:bottom w:val="none" w:sz="0" w:space="0" w:color="auto"/>
        <w:right w:val="none" w:sz="0" w:space="0" w:color="auto"/>
      </w:divBdr>
    </w:div>
    <w:div w:id="299652298">
      <w:bodyDiv w:val="1"/>
      <w:marLeft w:val="0"/>
      <w:marRight w:val="0"/>
      <w:marTop w:val="0"/>
      <w:marBottom w:val="0"/>
      <w:divBdr>
        <w:top w:val="none" w:sz="0" w:space="0" w:color="auto"/>
        <w:left w:val="none" w:sz="0" w:space="0" w:color="auto"/>
        <w:bottom w:val="none" w:sz="0" w:space="0" w:color="auto"/>
        <w:right w:val="none" w:sz="0" w:space="0" w:color="auto"/>
      </w:divBdr>
    </w:div>
    <w:div w:id="299843471">
      <w:bodyDiv w:val="1"/>
      <w:marLeft w:val="0"/>
      <w:marRight w:val="0"/>
      <w:marTop w:val="0"/>
      <w:marBottom w:val="0"/>
      <w:divBdr>
        <w:top w:val="none" w:sz="0" w:space="0" w:color="auto"/>
        <w:left w:val="none" w:sz="0" w:space="0" w:color="auto"/>
        <w:bottom w:val="none" w:sz="0" w:space="0" w:color="auto"/>
        <w:right w:val="none" w:sz="0" w:space="0" w:color="auto"/>
      </w:divBdr>
    </w:div>
    <w:div w:id="300887429">
      <w:bodyDiv w:val="1"/>
      <w:marLeft w:val="0"/>
      <w:marRight w:val="0"/>
      <w:marTop w:val="0"/>
      <w:marBottom w:val="0"/>
      <w:divBdr>
        <w:top w:val="none" w:sz="0" w:space="0" w:color="auto"/>
        <w:left w:val="none" w:sz="0" w:space="0" w:color="auto"/>
        <w:bottom w:val="none" w:sz="0" w:space="0" w:color="auto"/>
        <w:right w:val="none" w:sz="0" w:space="0" w:color="auto"/>
      </w:divBdr>
    </w:div>
    <w:div w:id="301354701">
      <w:bodyDiv w:val="1"/>
      <w:marLeft w:val="0"/>
      <w:marRight w:val="0"/>
      <w:marTop w:val="0"/>
      <w:marBottom w:val="0"/>
      <w:divBdr>
        <w:top w:val="none" w:sz="0" w:space="0" w:color="auto"/>
        <w:left w:val="none" w:sz="0" w:space="0" w:color="auto"/>
        <w:bottom w:val="none" w:sz="0" w:space="0" w:color="auto"/>
        <w:right w:val="none" w:sz="0" w:space="0" w:color="auto"/>
      </w:divBdr>
    </w:div>
    <w:div w:id="301621060">
      <w:bodyDiv w:val="1"/>
      <w:marLeft w:val="0"/>
      <w:marRight w:val="0"/>
      <w:marTop w:val="0"/>
      <w:marBottom w:val="0"/>
      <w:divBdr>
        <w:top w:val="none" w:sz="0" w:space="0" w:color="auto"/>
        <w:left w:val="none" w:sz="0" w:space="0" w:color="auto"/>
        <w:bottom w:val="none" w:sz="0" w:space="0" w:color="auto"/>
        <w:right w:val="none" w:sz="0" w:space="0" w:color="auto"/>
      </w:divBdr>
    </w:div>
    <w:div w:id="302002966">
      <w:bodyDiv w:val="1"/>
      <w:marLeft w:val="0"/>
      <w:marRight w:val="0"/>
      <w:marTop w:val="0"/>
      <w:marBottom w:val="0"/>
      <w:divBdr>
        <w:top w:val="none" w:sz="0" w:space="0" w:color="auto"/>
        <w:left w:val="none" w:sz="0" w:space="0" w:color="auto"/>
        <w:bottom w:val="none" w:sz="0" w:space="0" w:color="auto"/>
        <w:right w:val="none" w:sz="0" w:space="0" w:color="auto"/>
      </w:divBdr>
    </w:div>
    <w:div w:id="302468499">
      <w:bodyDiv w:val="1"/>
      <w:marLeft w:val="0"/>
      <w:marRight w:val="0"/>
      <w:marTop w:val="0"/>
      <w:marBottom w:val="0"/>
      <w:divBdr>
        <w:top w:val="none" w:sz="0" w:space="0" w:color="auto"/>
        <w:left w:val="none" w:sz="0" w:space="0" w:color="auto"/>
        <w:bottom w:val="none" w:sz="0" w:space="0" w:color="auto"/>
        <w:right w:val="none" w:sz="0" w:space="0" w:color="auto"/>
      </w:divBdr>
    </w:div>
    <w:div w:id="303629385">
      <w:bodyDiv w:val="1"/>
      <w:marLeft w:val="0"/>
      <w:marRight w:val="0"/>
      <w:marTop w:val="0"/>
      <w:marBottom w:val="0"/>
      <w:divBdr>
        <w:top w:val="none" w:sz="0" w:space="0" w:color="auto"/>
        <w:left w:val="none" w:sz="0" w:space="0" w:color="auto"/>
        <w:bottom w:val="none" w:sz="0" w:space="0" w:color="auto"/>
        <w:right w:val="none" w:sz="0" w:space="0" w:color="auto"/>
      </w:divBdr>
    </w:div>
    <w:div w:id="305474143">
      <w:bodyDiv w:val="1"/>
      <w:marLeft w:val="0"/>
      <w:marRight w:val="0"/>
      <w:marTop w:val="0"/>
      <w:marBottom w:val="0"/>
      <w:divBdr>
        <w:top w:val="none" w:sz="0" w:space="0" w:color="auto"/>
        <w:left w:val="none" w:sz="0" w:space="0" w:color="auto"/>
        <w:bottom w:val="none" w:sz="0" w:space="0" w:color="auto"/>
        <w:right w:val="none" w:sz="0" w:space="0" w:color="auto"/>
      </w:divBdr>
    </w:div>
    <w:div w:id="306401771">
      <w:bodyDiv w:val="1"/>
      <w:marLeft w:val="0"/>
      <w:marRight w:val="0"/>
      <w:marTop w:val="0"/>
      <w:marBottom w:val="0"/>
      <w:divBdr>
        <w:top w:val="none" w:sz="0" w:space="0" w:color="auto"/>
        <w:left w:val="none" w:sz="0" w:space="0" w:color="auto"/>
        <w:bottom w:val="none" w:sz="0" w:space="0" w:color="auto"/>
        <w:right w:val="none" w:sz="0" w:space="0" w:color="auto"/>
      </w:divBdr>
    </w:div>
    <w:div w:id="307831278">
      <w:bodyDiv w:val="1"/>
      <w:marLeft w:val="0"/>
      <w:marRight w:val="0"/>
      <w:marTop w:val="0"/>
      <w:marBottom w:val="0"/>
      <w:divBdr>
        <w:top w:val="none" w:sz="0" w:space="0" w:color="auto"/>
        <w:left w:val="none" w:sz="0" w:space="0" w:color="auto"/>
        <w:bottom w:val="none" w:sz="0" w:space="0" w:color="auto"/>
        <w:right w:val="none" w:sz="0" w:space="0" w:color="auto"/>
      </w:divBdr>
    </w:div>
    <w:div w:id="307903556">
      <w:bodyDiv w:val="1"/>
      <w:marLeft w:val="0"/>
      <w:marRight w:val="0"/>
      <w:marTop w:val="0"/>
      <w:marBottom w:val="0"/>
      <w:divBdr>
        <w:top w:val="none" w:sz="0" w:space="0" w:color="auto"/>
        <w:left w:val="none" w:sz="0" w:space="0" w:color="auto"/>
        <w:bottom w:val="none" w:sz="0" w:space="0" w:color="auto"/>
        <w:right w:val="none" w:sz="0" w:space="0" w:color="auto"/>
      </w:divBdr>
    </w:div>
    <w:div w:id="308751467">
      <w:bodyDiv w:val="1"/>
      <w:marLeft w:val="0"/>
      <w:marRight w:val="0"/>
      <w:marTop w:val="0"/>
      <w:marBottom w:val="0"/>
      <w:divBdr>
        <w:top w:val="none" w:sz="0" w:space="0" w:color="auto"/>
        <w:left w:val="none" w:sz="0" w:space="0" w:color="auto"/>
        <w:bottom w:val="none" w:sz="0" w:space="0" w:color="auto"/>
        <w:right w:val="none" w:sz="0" w:space="0" w:color="auto"/>
      </w:divBdr>
    </w:div>
    <w:div w:id="310404103">
      <w:bodyDiv w:val="1"/>
      <w:marLeft w:val="0"/>
      <w:marRight w:val="0"/>
      <w:marTop w:val="0"/>
      <w:marBottom w:val="0"/>
      <w:divBdr>
        <w:top w:val="none" w:sz="0" w:space="0" w:color="auto"/>
        <w:left w:val="none" w:sz="0" w:space="0" w:color="auto"/>
        <w:bottom w:val="none" w:sz="0" w:space="0" w:color="auto"/>
        <w:right w:val="none" w:sz="0" w:space="0" w:color="auto"/>
      </w:divBdr>
    </w:div>
    <w:div w:id="310598082">
      <w:bodyDiv w:val="1"/>
      <w:marLeft w:val="0"/>
      <w:marRight w:val="0"/>
      <w:marTop w:val="0"/>
      <w:marBottom w:val="0"/>
      <w:divBdr>
        <w:top w:val="none" w:sz="0" w:space="0" w:color="auto"/>
        <w:left w:val="none" w:sz="0" w:space="0" w:color="auto"/>
        <w:bottom w:val="none" w:sz="0" w:space="0" w:color="auto"/>
        <w:right w:val="none" w:sz="0" w:space="0" w:color="auto"/>
      </w:divBdr>
    </w:div>
    <w:div w:id="311062147">
      <w:bodyDiv w:val="1"/>
      <w:marLeft w:val="0"/>
      <w:marRight w:val="0"/>
      <w:marTop w:val="0"/>
      <w:marBottom w:val="0"/>
      <w:divBdr>
        <w:top w:val="none" w:sz="0" w:space="0" w:color="auto"/>
        <w:left w:val="none" w:sz="0" w:space="0" w:color="auto"/>
        <w:bottom w:val="none" w:sz="0" w:space="0" w:color="auto"/>
        <w:right w:val="none" w:sz="0" w:space="0" w:color="auto"/>
      </w:divBdr>
    </w:div>
    <w:div w:id="311563648">
      <w:bodyDiv w:val="1"/>
      <w:marLeft w:val="0"/>
      <w:marRight w:val="0"/>
      <w:marTop w:val="0"/>
      <w:marBottom w:val="0"/>
      <w:divBdr>
        <w:top w:val="none" w:sz="0" w:space="0" w:color="auto"/>
        <w:left w:val="none" w:sz="0" w:space="0" w:color="auto"/>
        <w:bottom w:val="none" w:sz="0" w:space="0" w:color="auto"/>
        <w:right w:val="none" w:sz="0" w:space="0" w:color="auto"/>
      </w:divBdr>
    </w:div>
    <w:div w:id="312220389">
      <w:bodyDiv w:val="1"/>
      <w:marLeft w:val="0"/>
      <w:marRight w:val="0"/>
      <w:marTop w:val="0"/>
      <w:marBottom w:val="0"/>
      <w:divBdr>
        <w:top w:val="none" w:sz="0" w:space="0" w:color="auto"/>
        <w:left w:val="none" w:sz="0" w:space="0" w:color="auto"/>
        <w:bottom w:val="none" w:sz="0" w:space="0" w:color="auto"/>
        <w:right w:val="none" w:sz="0" w:space="0" w:color="auto"/>
      </w:divBdr>
    </w:div>
    <w:div w:id="312755773">
      <w:bodyDiv w:val="1"/>
      <w:marLeft w:val="0"/>
      <w:marRight w:val="0"/>
      <w:marTop w:val="0"/>
      <w:marBottom w:val="0"/>
      <w:divBdr>
        <w:top w:val="none" w:sz="0" w:space="0" w:color="auto"/>
        <w:left w:val="none" w:sz="0" w:space="0" w:color="auto"/>
        <w:bottom w:val="none" w:sz="0" w:space="0" w:color="auto"/>
        <w:right w:val="none" w:sz="0" w:space="0" w:color="auto"/>
      </w:divBdr>
    </w:div>
    <w:div w:id="313264693">
      <w:bodyDiv w:val="1"/>
      <w:marLeft w:val="0"/>
      <w:marRight w:val="0"/>
      <w:marTop w:val="0"/>
      <w:marBottom w:val="0"/>
      <w:divBdr>
        <w:top w:val="none" w:sz="0" w:space="0" w:color="auto"/>
        <w:left w:val="none" w:sz="0" w:space="0" w:color="auto"/>
        <w:bottom w:val="none" w:sz="0" w:space="0" w:color="auto"/>
        <w:right w:val="none" w:sz="0" w:space="0" w:color="auto"/>
      </w:divBdr>
    </w:div>
    <w:div w:id="313266505">
      <w:bodyDiv w:val="1"/>
      <w:marLeft w:val="0"/>
      <w:marRight w:val="0"/>
      <w:marTop w:val="0"/>
      <w:marBottom w:val="0"/>
      <w:divBdr>
        <w:top w:val="none" w:sz="0" w:space="0" w:color="auto"/>
        <w:left w:val="none" w:sz="0" w:space="0" w:color="auto"/>
        <w:bottom w:val="none" w:sz="0" w:space="0" w:color="auto"/>
        <w:right w:val="none" w:sz="0" w:space="0" w:color="auto"/>
      </w:divBdr>
    </w:div>
    <w:div w:id="313997156">
      <w:bodyDiv w:val="1"/>
      <w:marLeft w:val="0"/>
      <w:marRight w:val="0"/>
      <w:marTop w:val="0"/>
      <w:marBottom w:val="0"/>
      <w:divBdr>
        <w:top w:val="none" w:sz="0" w:space="0" w:color="auto"/>
        <w:left w:val="none" w:sz="0" w:space="0" w:color="auto"/>
        <w:bottom w:val="none" w:sz="0" w:space="0" w:color="auto"/>
        <w:right w:val="none" w:sz="0" w:space="0" w:color="auto"/>
      </w:divBdr>
    </w:div>
    <w:div w:id="314528029">
      <w:bodyDiv w:val="1"/>
      <w:marLeft w:val="0"/>
      <w:marRight w:val="0"/>
      <w:marTop w:val="0"/>
      <w:marBottom w:val="0"/>
      <w:divBdr>
        <w:top w:val="none" w:sz="0" w:space="0" w:color="auto"/>
        <w:left w:val="none" w:sz="0" w:space="0" w:color="auto"/>
        <w:bottom w:val="none" w:sz="0" w:space="0" w:color="auto"/>
        <w:right w:val="none" w:sz="0" w:space="0" w:color="auto"/>
      </w:divBdr>
    </w:div>
    <w:div w:id="315496859">
      <w:bodyDiv w:val="1"/>
      <w:marLeft w:val="0"/>
      <w:marRight w:val="0"/>
      <w:marTop w:val="0"/>
      <w:marBottom w:val="0"/>
      <w:divBdr>
        <w:top w:val="none" w:sz="0" w:space="0" w:color="auto"/>
        <w:left w:val="none" w:sz="0" w:space="0" w:color="auto"/>
        <w:bottom w:val="none" w:sz="0" w:space="0" w:color="auto"/>
        <w:right w:val="none" w:sz="0" w:space="0" w:color="auto"/>
      </w:divBdr>
    </w:div>
    <w:div w:id="315648111">
      <w:bodyDiv w:val="1"/>
      <w:marLeft w:val="0"/>
      <w:marRight w:val="0"/>
      <w:marTop w:val="0"/>
      <w:marBottom w:val="0"/>
      <w:divBdr>
        <w:top w:val="none" w:sz="0" w:space="0" w:color="auto"/>
        <w:left w:val="none" w:sz="0" w:space="0" w:color="auto"/>
        <w:bottom w:val="none" w:sz="0" w:space="0" w:color="auto"/>
        <w:right w:val="none" w:sz="0" w:space="0" w:color="auto"/>
      </w:divBdr>
    </w:div>
    <w:div w:id="316618338">
      <w:bodyDiv w:val="1"/>
      <w:marLeft w:val="0"/>
      <w:marRight w:val="0"/>
      <w:marTop w:val="0"/>
      <w:marBottom w:val="0"/>
      <w:divBdr>
        <w:top w:val="none" w:sz="0" w:space="0" w:color="auto"/>
        <w:left w:val="none" w:sz="0" w:space="0" w:color="auto"/>
        <w:bottom w:val="none" w:sz="0" w:space="0" w:color="auto"/>
        <w:right w:val="none" w:sz="0" w:space="0" w:color="auto"/>
      </w:divBdr>
    </w:div>
    <w:div w:id="317197054">
      <w:bodyDiv w:val="1"/>
      <w:marLeft w:val="0"/>
      <w:marRight w:val="0"/>
      <w:marTop w:val="0"/>
      <w:marBottom w:val="0"/>
      <w:divBdr>
        <w:top w:val="none" w:sz="0" w:space="0" w:color="auto"/>
        <w:left w:val="none" w:sz="0" w:space="0" w:color="auto"/>
        <w:bottom w:val="none" w:sz="0" w:space="0" w:color="auto"/>
        <w:right w:val="none" w:sz="0" w:space="0" w:color="auto"/>
      </w:divBdr>
    </w:div>
    <w:div w:id="317658371">
      <w:bodyDiv w:val="1"/>
      <w:marLeft w:val="0"/>
      <w:marRight w:val="0"/>
      <w:marTop w:val="0"/>
      <w:marBottom w:val="0"/>
      <w:divBdr>
        <w:top w:val="none" w:sz="0" w:space="0" w:color="auto"/>
        <w:left w:val="none" w:sz="0" w:space="0" w:color="auto"/>
        <w:bottom w:val="none" w:sz="0" w:space="0" w:color="auto"/>
        <w:right w:val="none" w:sz="0" w:space="0" w:color="auto"/>
      </w:divBdr>
    </w:div>
    <w:div w:id="317811480">
      <w:bodyDiv w:val="1"/>
      <w:marLeft w:val="0"/>
      <w:marRight w:val="0"/>
      <w:marTop w:val="0"/>
      <w:marBottom w:val="0"/>
      <w:divBdr>
        <w:top w:val="none" w:sz="0" w:space="0" w:color="auto"/>
        <w:left w:val="none" w:sz="0" w:space="0" w:color="auto"/>
        <w:bottom w:val="none" w:sz="0" w:space="0" w:color="auto"/>
        <w:right w:val="none" w:sz="0" w:space="0" w:color="auto"/>
      </w:divBdr>
    </w:div>
    <w:div w:id="318390581">
      <w:bodyDiv w:val="1"/>
      <w:marLeft w:val="0"/>
      <w:marRight w:val="0"/>
      <w:marTop w:val="0"/>
      <w:marBottom w:val="0"/>
      <w:divBdr>
        <w:top w:val="none" w:sz="0" w:space="0" w:color="auto"/>
        <w:left w:val="none" w:sz="0" w:space="0" w:color="auto"/>
        <w:bottom w:val="none" w:sz="0" w:space="0" w:color="auto"/>
        <w:right w:val="none" w:sz="0" w:space="0" w:color="auto"/>
      </w:divBdr>
    </w:div>
    <w:div w:id="318773065">
      <w:bodyDiv w:val="1"/>
      <w:marLeft w:val="0"/>
      <w:marRight w:val="0"/>
      <w:marTop w:val="0"/>
      <w:marBottom w:val="0"/>
      <w:divBdr>
        <w:top w:val="none" w:sz="0" w:space="0" w:color="auto"/>
        <w:left w:val="none" w:sz="0" w:space="0" w:color="auto"/>
        <w:bottom w:val="none" w:sz="0" w:space="0" w:color="auto"/>
        <w:right w:val="none" w:sz="0" w:space="0" w:color="auto"/>
      </w:divBdr>
    </w:div>
    <w:div w:id="319701639">
      <w:bodyDiv w:val="1"/>
      <w:marLeft w:val="0"/>
      <w:marRight w:val="0"/>
      <w:marTop w:val="0"/>
      <w:marBottom w:val="0"/>
      <w:divBdr>
        <w:top w:val="none" w:sz="0" w:space="0" w:color="auto"/>
        <w:left w:val="none" w:sz="0" w:space="0" w:color="auto"/>
        <w:bottom w:val="none" w:sz="0" w:space="0" w:color="auto"/>
        <w:right w:val="none" w:sz="0" w:space="0" w:color="auto"/>
      </w:divBdr>
    </w:div>
    <w:div w:id="323046817">
      <w:bodyDiv w:val="1"/>
      <w:marLeft w:val="0"/>
      <w:marRight w:val="0"/>
      <w:marTop w:val="0"/>
      <w:marBottom w:val="0"/>
      <w:divBdr>
        <w:top w:val="none" w:sz="0" w:space="0" w:color="auto"/>
        <w:left w:val="none" w:sz="0" w:space="0" w:color="auto"/>
        <w:bottom w:val="none" w:sz="0" w:space="0" w:color="auto"/>
        <w:right w:val="none" w:sz="0" w:space="0" w:color="auto"/>
      </w:divBdr>
    </w:div>
    <w:div w:id="323245186">
      <w:bodyDiv w:val="1"/>
      <w:marLeft w:val="0"/>
      <w:marRight w:val="0"/>
      <w:marTop w:val="0"/>
      <w:marBottom w:val="0"/>
      <w:divBdr>
        <w:top w:val="none" w:sz="0" w:space="0" w:color="auto"/>
        <w:left w:val="none" w:sz="0" w:space="0" w:color="auto"/>
        <w:bottom w:val="none" w:sz="0" w:space="0" w:color="auto"/>
        <w:right w:val="none" w:sz="0" w:space="0" w:color="auto"/>
      </w:divBdr>
    </w:div>
    <w:div w:id="324087291">
      <w:bodyDiv w:val="1"/>
      <w:marLeft w:val="0"/>
      <w:marRight w:val="0"/>
      <w:marTop w:val="0"/>
      <w:marBottom w:val="0"/>
      <w:divBdr>
        <w:top w:val="none" w:sz="0" w:space="0" w:color="auto"/>
        <w:left w:val="none" w:sz="0" w:space="0" w:color="auto"/>
        <w:bottom w:val="none" w:sz="0" w:space="0" w:color="auto"/>
        <w:right w:val="none" w:sz="0" w:space="0" w:color="auto"/>
      </w:divBdr>
    </w:div>
    <w:div w:id="324207389">
      <w:bodyDiv w:val="1"/>
      <w:marLeft w:val="0"/>
      <w:marRight w:val="0"/>
      <w:marTop w:val="0"/>
      <w:marBottom w:val="0"/>
      <w:divBdr>
        <w:top w:val="none" w:sz="0" w:space="0" w:color="auto"/>
        <w:left w:val="none" w:sz="0" w:space="0" w:color="auto"/>
        <w:bottom w:val="none" w:sz="0" w:space="0" w:color="auto"/>
        <w:right w:val="none" w:sz="0" w:space="0" w:color="auto"/>
      </w:divBdr>
    </w:div>
    <w:div w:id="324284227">
      <w:bodyDiv w:val="1"/>
      <w:marLeft w:val="0"/>
      <w:marRight w:val="0"/>
      <w:marTop w:val="0"/>
      <w:marBottom w:val="0"/>
      <w:divBdr>
        <w:top w:val="none" w:sz="0" w:space="0" w:color="auto"/>
        <w:left w:val="none" w:sz="0" w:space="0" w:color="auto"/>
        <w:bottom w:val="none" w:sz="0" w:space="0" w:color="auto"/>
        <w:right w:val="none" w:sz="0" w:space="0" w:color="auto"/>
      </w:divBdr>
    </w:div>
    <w:div w:id="324476788">
      <w:bodyDiv w:val="1"/>
      <w:marLeft w:val="0"/>
      <w:marRight w:val="0"/>
      <w:marTop w:val="0"/>
      <w:marBottom w:val="0"/>
      <w:divBdr>
        <w:top w:val="none" w:sz="0" w:space="0" w:color="auto"/>
        <w:left w:val="none" w:sz="0" w:space="0" w:color="auto"/>
        <w:bottom w:val="none" w:sz="0" w:space="0" w:color="auto"/>
        <w:right w:val="none" w:sz="0" w:space="0" w:color="auto"/>
      </w:divBdr>
    </w:div>
    <w:div w:id="324673321">
      <w:bodyDiv w:val="1"/>
      <w:marLeft w:val="0"/>
      <w:marRight w:val="0"/>
      <w:marTop w:val="0"/>
      <w:marBottom w:val="0"/>
      <w:divBdr>
        <w:top w:val="none" w:sz="0" w:space="0" w:color="auto"/>
        <w:left w:val="none" w:sz="0" w:space="0" w:color="auto"/>
        <w:bottom w:val="none" w:sz="0" w:space="0" w:color="auto"/>
        <w:right w:val="none" w:sz="0" w:space="0" w:color="auto"/>
      </w:divBdr>
    </w:div>
    <w:div w:id="326708624">
      <w:bodyDiv w:val="1"/>
      <w:marLeft w:val="0"/>
      <w:marRight w:val="0"/>
      <w:marTop w:val="0"/>
      <w:marBottom w:val="0"/>
      <w:divBdr>
        <w:top w:val="none" w:sz="0" w:space="0" w:color="auto"/>
        <w:left w:val="none" w:sz="0" w:space="0" w:color="auto"/>
        <w:bottom w:val="none" w:sz="0" w:space="0" w:color="auto"/>
        <w:right w:val="none" w:sz="0" w:space="0" w:color="auto"/>
      </w:divBdr>
    </w:div>
    <w:div w:id="328563868">
      <w:bodyDiv w:val="1"/>
      <w:marLeft w:val="0"/>
      <w:marRight w:val="0"/>
      <w:marTop w:val="0"/>
      <w:marBottom w:val="0"/>
      <w:divBdr>
        <w:top w:val="none" w:sz="0" w:space="0" w:color="auto"/>
        <w:left w:val="none" w:sz="0" w:space="0" w:color="auto"/>
        <w:bottom w:val="none" w:sz="0" w:space="0" w:color="auto"/>
        <w:right w:val="none" w:sz="0" w:space="0" w:color="auto"/>
      </w:divBdr>
    </w:div>
    <w:div w:id="328681832">
      <w:bodyDiv w:val="1"/>
      <w:marLeft w:val="0"/>
      <w:marRight w:val="0"/>
      <w:marTop w:val="0"/>
      <w:marBottom w:val="0"/>
      <w:divBdr>
        <w:top w:val="none" w:sz="0" w:space="0" w:color="auto"/>
        <w:left w:val="none" w:sz="0" w:space="0" w:color="auto"/>
        <w:bottom w:val="none" w:sz="0" w:space="0" w:color="auto"/>
        <w:right w:val="none" w:sz="0" w:space="0" w:color="auto"/>
      </w:divBdr>
    </w:div>
    <w:div w:id="329139743">
      <w:bodyDiv w:val="1"/>
      <w:marLeft w:val="0"/>
      <w:marRight w:val="0"/>
      <w:marTop w:val="0"/>
      <w:marBottom w:val="0"/>
      <w:divBdr>
        <w:top w:val="none" w:sz="0" w:space="0" w:color="auto"/>
        <w:left w:val="none" w:sz="0" w:space="0" w:color="auto"/>
        <w:bottom w:val="none" w:sz="0" w:space="0" w:color="auto"/>
        <w:right w:val="none" w:sz="0" w:space="0" w:color="auto"/>
      </w:divBdr>
    </w:div>
    <w:div w:id="330260993">
      <w:bodyDiv w:val="1"/>
      <w:marLeft w:val="0"/>
      <w:marRight w:val="0"/>
      <w:marTop w:val="0"/>
      <w:marBottom w:val="0"/>
      <w:divBdr>
        <w:top w:val="none" w:sz="0" w:space="0" w:color="auto"/>
        <w:left w:val="none" w:sz="0" w:space="0" w:color="auto"/>
        <w:bottom w:val="none" w:sz="0" w:space="0" w:color="auto"/>
        <w:right w:val="none" w:sz="0" w:space="0" w:color="auto"/>
      </w:divBdr>
    </w:div>
    <w:div w:id="330498376">
      <w:bodyDiv w:val="1"/>
      <w:marLeft w:val="0"/>
      <w:marRight w:val="0"/>
      <w:marTop w:val="0"/>
      <w:marBottom w:val="0"/>
      <w:divBdr>
        <w:top w:val="none" w:sz="0" w:space="0" w:color="auto"/>
        <w:left w:val="none" w:sz="0" w:space="0" w:color="auto"/>
        <w:bottom w:val="none" w:sz="0" w:space="0" w:color="auto"/>
        <w:right w:val="none" w:sz="0" w:space="0" w:color="auto"/>
      </w:divBdr>
    </w:div>
    <w:div w:id="330763447">
      <w:bodyDiv w:val="1"/>
      <w:marLeft w:val="0"/>
      <w:marRight w:val="0"/>
      <w:marTop w:val="0"/>
      <w:marBottom w:val="0"/>
      <w:divBdr>
        <w:top w:val="none" w:sz="0" w:space="0" w:color="auto"/>
        <w:left w:val="none" w:sz="0" w:space="0" w:color="auto"/>
        <w:bottom w:val="none" w:sz="0" w:space="0" w:color="auto"/>
        <w:right w:val="none" w:sz="0" w:space="0" w:color="auto"/>
      </w:divBdr>
    </w:div>
    <w:div w:id="331031260">
      <w:bodyDiv w:val="1"/>
      <w:marLeft w:val="0"/>
      <w:marRight w:val="0"/>
      <w:marTop w:val="0"/>
      <w:marBottom w:val="0"/>
      <w:divBdr>
        <w:top w:val="none" w:sz="0" w:space="0" w:color="auto"/>
        <w:left w:val="none" w:sz="0" w:space="0" w:color="auto"/>
        <w:bottom w:val="none" w:sz="0" w:space="0" w:color="auto"/>
        <w:right w:val="none" w:sz="0" w:space="0" w:color="auto"/>
      </w:divBdr>
    </w:div>
    <w:div w:id="333149397">
      <w:bodyDiv w:val="1"/>
      <w:marLeft w:val="0"/>
      <w:marRight w:val="0"/>
      <w:marTop w:val="0"/>
      <w:marBottom w:val="0"/>
      <w:divBdr>
        <w:top w:val="none" w:sz="0" w:space="0" w:color="auto"/>
        <w:left w:val="none" w:sz="0" w:space="0" w:color="auto"/>
        <w:bottom w:val="none" w:sz="0" w:space="0" w:color="auto"/>
        <w:right w:val="none" w:sz="0" w:space="0" w:color="auto"/>
      </w:divBdr>
    </w:div>
    <w:div w:id="333382019">
      <w:bodyDiv w:val="1"/>
      <w:marLeft w:val="0"/>
      <w:marRight w:val="0"/>
      <w:marTop w:val="0"/>
      <w:marBottom w:val="0"/>
      <w:divBdr>
        <w:top w:val="none" w:sz="0" w:space="0" w:color="auto"/>
        <w:left w:val="none" w:sz="0" w:space="0" w:color="auto"/>
        <w:bottom w:val="none" w:sz="0" w:space="0" w:color="auto"/>
        <w:right w:val="none" w:sz="0" w:space="0" w:color="auto"/>
      </w:divBdr>
    </w:div>
    <w:div w:id="334309446">
      <w:bodyDiv w:val="1"/>
      <w:marLeft w:val="0"/>
      <w:marRight w:val="0"/>
      <w:marTop w:val="0"/>
      <w:marBottom w:val="0"/>
      <w:divBdr>
        <w:top w:val="none" w:sz="0" w:space="0" w:color="auto"/>
        <w:left w:val="none" w:sz="0" w:space="0" w:color="auto"/>
        <w:bottom w:val="none" w:sz="0" w:space="0" w:color="auto"/>
        <w:right w:val="none" w:sz="0" w:space="0" w:color="auto"/>
      </w:divBdr>
    </w:div>
    <w:div w:id="334458659">
      <w:bodyDiv w:val="1"/>
      <w:marLeft w:val="0"/>
      <w:marRight w:val="0"/>
      <w:marTop w:val="0"/>
      <w:marBottom w:val="0"/>
      <w:divBdr>
        <w:top w:val="none" w:sz="0" w:space="0" w:color="auto"/>
        <w:left w:val="none" w:sz="0" w:space="0" w:color="auto"/>
        <w:bottom w:val="none" w:sz="0" w:space="0" w:color="auto"/>
        <w:right w:val="none" w:sz="0" w:space="0" w:color="auto"/>
      </w:divBdr>
    </w:div>
    <w:div w:id="335228848">
      <w:bodyDiv w:val="1"/>
      <w:marLeft w:val="0"/>
      <w:marRight w:val="0"/>
      <w:marTop w:val="0"/>
      <w:marBottom w:val="0"/>
      <w:divBdr>
        <w:top w:val="none" w:sz="0" w:space="0" w:color="auto"/>
        <w:left w:val="none" w:sz="0" w:space="0" w:color="auto"/>
        <w:bottom w:val="none" w:sz="0" w:space="0" w:color="auto"/>
        <w:right w:val="none" w:sz="0" w:space="0" w:color="auto"/>
      </w:divBdr>
    </w:div>
    <w:div w:id="336428077">
      <w:bodyDiv w:val="1"/>
      <w:marLeft w:val="0"/>
      <w:marRight w:val="0"/>
      <w:marTop w:val="0"/>
      <w:marBottom w:val="0"/>
      <w:divBdr>
        <w:top w:val="none" w:sz="0" w:space="0" w:color="auto"/>
        <w:left w:val="none" w:sz="0" w:space="0" w:color="auto"/>
        <w:bottom w:val="none" w:sz="0" w:space="0" w:color="auto"/>
        <w:right w:val="none" w:sz="0" w:space="0" w:color="auto"/>
      </w:divBdr>
    </w:div>
    <w:div w:id="336540924">
      <w:bodyDiv w:val="1"/>
      <w:marLeft w:val="0"/>
      <w:marRight w:val="0"/>
      <w:marTop w:val="0"/>
      <w:marBottom w:val="0"/>
      <w:divBdr>
        <w:top w:val="none" w:sz="0" w:space="0" w:color="auto"/>
        <w:left w:val="none" w:sz="0" w:space="0" w:color="auto"/>
        <w:bottom w:val="none" w:sz="0" w:space="0" w:color="auto"/>
        <w:right w:val="none" w:sz="0" w:space="0" w:color="auto"/>
      </w:divBdr>
    </w:div>
    <w:div w:id="336855484">
      <w:bodyDiv w:val="1"/>
      <w:marLeft w:val="0"/>
      <w:marRight w:val="0"/>
      <w:marTop w:val="0"/>
      <w:marBottom w:val="0"/>
      <w:divBdr>
        <w:top w:val="none" w:sz="0" w:space="0" w:color="auto"/>
        <w:left w:val="none" w:sz="0" w:space="0" w:color="auto"/>
        <w:bottom w:val="none" w:sz="0" w:space="0" w:color="auto"/>
        <w:right w:val="none" w:sz="0" w:space="0" w:color="auto"/>
      </w:divBdr>
    </w:div>
    <w:div w:id="338194110">
      <w:bodyDiv w:val="1"/>
      <w:marLeft w:val="0"/>
      <w:marRight w:val="0"/>
      <w:marTop w:val="0"/>
      <w:marBottom w:val="0"/>
      <w:divBdr>
        <w:top w:val="none" w:sz="0" w:space="0" w:color="auto"/>
        <w:left w:val="none" w:sz="0" w:space="0" w:color="auto"/>
        <w:bottom w:val="none" w:sz="0" w:space="0" w:color="auto"/>
        <w:right w:val="none" w:sz="0" w:space="0" w:color="auto"/>
      </w:divBdr>
    </w:div>
    <w:div w:id="339167163">
      <w:bodyDiv w:val="1"/>
      <w:marLeft w:val="0"/>
      <w:marRight w:val="0"/>
      <w:marTop w:val="0"/>
      <w:marBottom w:val="0"/>
      <w:divBdr>
        <w:top w:val="none" w:sz="0" w:space="0" w:color="auto"/>
        <w:left w:val="none" w:sz="0" w:space="0" w:color="auto"/>
        <w:bottom w:val="none" w:sz="0" w:space="0" w:color="auto"/>
        <w:right w:val="none" w:sz="0" w:space="0" w:color="auto"/>
      </w:divBdr>
    </w:div>
    <w:div w:id="340281607">
      <w:bodyDiv w:val="1"/>
      <w:marLeft w:val="0"/>
      <w:marRight w:val="0"/>
      <w:marTop w:val="0"/>
      <w:marBottom w:val="0"/>
      <w:divBdr>
        <w:top w:val="none" w:sz="0" w:space="0" w:color="auto"/>
        <w:left w:val="none" w:sz="0" w:space="0" w:color="auto"/>
        <w:bottom w:val="none" w:sz="0" w:space="0" w:color="auto"/>
        <w:right w:val="none" w:sz="0" w:space="0" w:color="auto"/>
      </w:divBdr>
    </w:div>
    <w:div w:id="340664022">
      <w:bodyDiv w:val="1"/>
      <w:marLeft w:val="0"/>
      <w:marRight w:val="0"/>
      <w:marTop w:val="0"/>
      <w:marBottom w:val="0"/>
      <w:divBdr>
        <w:top w:val="none" w:sz="0" w:space="0" w:color="auto"/>
        <w:left w:val="none" w:sz="0" w:space="0" w:color="auto"/>
        <w:bottom w:val="none" w:sz="0" w:space="0" w:color="auto"/>
        <w:right w:val="none" w:sz="0" w:space="0" w:color="auto"/>
      </w:divBdr>
    </w:div>
    <w:div w:id="341470533">
      <w:bodyDiv w:val="1"/>
      <w:marLeft w:val="0"/>
      <w:marRight w:val="0"/>
      <w:marTop w:val="0"/>
      <w:marBottom w:val="0"/>
      <w:divBdr>
        <w:top w:val="none" w:sz="0" w:space="0" w:color="auto"/>
        <w:left w:val="none" w:sz="0" w:space="0" w:color="auto"/>
        <w:bottom w:val="none" w:sz="0" w:space="0" w:color="auto"/>
        <w:right w:val="none" w:sz="0" w:space="0" w:color="auto"/>
      </w:divBdr>
    </w:div>
    <w:div w:id="342051529">
      <w:bodyDiv w:val="1"/>
      <w:marLeft w:val="0"/>
      <w:marRight w:val="0"/>
      <w:marTop w:val="0"/>
      <w:marBottom w:val="0"/>
      <w:divBdr>
        <w:top w:val="none" w:sz="0" w:space="0" w:color="auto"/>
        <w:left w:val="none" w:sz="0" w:space="0" w:color="auto"/>
        <w:bottom w:val="none" w:sz="0" w:space="0" w:color="auto"/>
        <w:right w:val="none" w:sz="0" w:space="0" w:color="auto"/>
      </w:divBdr>
    </w:div>
    <w:div w:id="342636069">
      <w:bodyDiv w:val="1"/>
      <w:marLeft w:val="0"/>
      <w:marRight w:val="0"/>
      <w:marTop w:val="0"/>
      <w:marBottom w:val="0"/>
      <w:divBdr>
        <w:top w:val="none" w:sz="0" w:space="0" w:color="auto"/>
        <w:left w:val="none" w:sz="0" w:space="0" w:color="auto"/>
        <w:bottom w:val="none" w:sz="0" w:space="0" w:color="auto"/>
        <w:right w:val="none" w:sz="0" w:space="0" w:color="auto"/>
      </w:divBdr>
    </w:div>
    <w:div w:id="343214829">
      <w:bodyDiv w:val="1"/>
      <w:marLeft w:val="0"/>
      <w:marRight w:val="0"/>
      <w:marTop w:val="0"/>
      <w:marBottom w:val="0"/>
      <w:divBdr>
        <w:top w:val="none" w:sz="0" w:space="0" w:color="auto"/>
        <w:left w:val="none" w:sz="0" w:space="0" w:color="auto"/>
        <w:bottom w:val="none" w:sz="0" w:space="0" w:color="auto"/>
        <w:right w:val="none" w:sz="0" w:space="0" w:color="auto"/>
      </w:divBdr>
    </w:div>
    <w:div w:id="344096338">
      <w:bodyDiv w:val="1"/>
      <w:marLeft w:val="0"/>
      <w:marRight w:val="0"/>
      <w:marTop w:val="0"/>
      <w:marBottom w:val="0"/>
      <w:divBdr>
        <w:top w:val="none" w:sz="0" w:space="0" w:color="auto"/>
        <w:left w:val="none" w:sz="0" w:space="0" w:color="auto"/>
        <w:bottom w:val="none" w:sz="0" w:space="0" w:color="auto"/>
        <w:right w:val="none" w:sz="0" w:space="0" w:color="auto"/>
      </w:divBdr>
    </w:div>
    <w:div w:id="344139136">
      <w:bodyDiv w:val="1"/>
      <w:marLeft w:val="0"/>
      <w:marRight w:val="0"/>
      <w:marTop w:val="0"/>
      <w:marBottom w:val="0"/>
      <w:divBdr>
        <w:top w:val="none" w:sz="0" w:space="0" w:color="auto"/>
        <w:left w:val="none" w:sz="0" w:space="0" w:color="auto"/>
        <w:bottom w:val="none" w:sz="0" w:space="0" w:color="auto"/>
        <w:right w:val="none" w:sz="0" w:space="0" w:color="auto"/>
      </w:divBdr>
    </w:div>
    <w:div w:id="346103234">
      <w:bodyDiv w:val="1"/>
      <w:marLeft w:val="0"/>
      <w:marRight w:val="0"/>
      <w:marTop w:val="0"/>
      <w:marBottom w:val="0"/>
      <w:divBdr>
        <w:top w:val="none" w:sz="0" w:space="0" w:color="auto"/>
        <w:left w:val="none" w:sz="0" w:space="0" w:color="auto"/>
        <w:bottom w:val="none" w:sz="0" w:space="0" w:color="auto"/>
        <w:right w:val="none" w:sz="0" w:space="0" w:color="auto"/>
      </w:divBdr>
    </w:div>
    <w:div w:id="346717272">
      <w:bodyDiv w:val="1"/>
      <w:marLeft w:val="0"/>
      <w:marRight w:val="0"/>
      <w:marTop w:val="0"/>
      <w:marBottom w:val="0"/>
      <w:divBdr>
        <w:top w:val="none" w:sz="0" w:space="0" w:color="auto"/>
        <w:left w:val="none" w:sz="0" w:space="0" w:color="auto"/>
        <w:bottom w:val="none" w:sz="0" w:space="0" w:color="auto"/>
        <w:right w:val="none" w:sz="0" w:space="0" w:color="auto"/>
      </w:divBdr>
    </w:div>
    <w:div w:id="348608182">
      <w:bodyDiv w:val="1"/>
      <w:marLeft w:val="0"/>
      <w:marRight w:val="0"/>
      <w:marTop w:val="0"/>
      <w:marBottom w:val="0"/>
      <w:divBdr>
        <w:top w:val="none" w:sz="0" w:space="0" w:color="auto"/>
        <w:left w:val="none" w:sz="0" w:space="0" w:color="auto"/>
        <w:bottom w:val="none" w:sz="0" w:space="0" w:color="auto"/>
        <w:right w:val="none" w:sz="0" w:space="0" w:color="auto"/>
      </w:divBdr>
    </w:div>
    <w:div w:id="349334871">
      <w:bodyDiv w:val="1"/>
      <w:marLeft w:val="0"/>
      <w:marRight w:val="0"/>
      <w:marTop w:val="0"/>
      <w:marBottom w:val="0"/>
      <w:divBdr>
        <w:top w:val="none" w:sz="0" w:space="0" w:color="auto"/>
        <w:left w:val="none" w:sz="0" w:space="0" w:color="auto"/>
        <w:bottom w:val="none" w:sz="0" w:space="0" w:color="auto"/>
        <w:right w:val="none" w:sz="0" w:space="0" w:color="auto"/>
      </w:divBdr>
    </w:div>
    <w:div w:id="349642145">
      <w:bodyDiv w:val="1"/>
      <w:marLeft w:val="0"/>
      <w:marRight w:val="0"/>
      <w:marTop w:val="0"/>
      <w:marBottom w:val="0"/>
      <w:divBdr>
        <w:top w:val="none" w:sz="0" w:space="0" w:color="auto"/>
        <w:left w:val="none" w:sz="0" w:space="0" w:color="auto"/>
        <w:bottom w:val="none" w:sz="0" w:space="0" w:color="auto"/>
        <w:right w:val="none" w:sz="0" w:space="0" w:color="auto"/>
      </w:divBdr>
    </w:div>
    <w:div w:id="350184268">
      <w:bodyDiv w:val="1"/>
      <w:marLeft w:val="0"/>
      <w:marRight w:val="0"/>
      <w:marTop w:val="0"/>
      <w:marBottom w:val="0"/>
      <w:divBdr>
        <w:top w:val="none" w:sz="0" w:space="0" w:color="auto"/>
        <w:left w:val="none" w:sz="0" w:space="0" w:color="auto"/>
        <w:bottom w:val="none" w:sz="0" w:space="0" w:color="auto"/>
        <w:right w:val="none" w:sz="0" w:space="0" w:color="auto"/>
      </w:divBdr>
    </w:div>
    <w:div w:id="350493939">
      <w:bodyDiv w:val="1"/>
      <w:marLeft w:val="0"/>
      <w:marRight w:val="0"/>
      <w:marTop w:val="0"/>
      <w:marBottom w:val="0"/>
      <w:divBdr>
        <w:top w:val="none" w:sz="0" w:space="0" w:color="auto"/>
        <w:left w:val="none" w:sz="0" w:space="0" w:color="auto"/>
        <w:bottom w:val="none" w:sz="0" w:space="0" w:color="auto"/>
        <w:right w:val="none" w:sz="0" w:space="0" w:color="auto"/>
      </w:divBdr>
    </w:div>
    <w:div w:id="351151634">
      <w:bodyDiv w:val="1"/>
      <w:marLeft w:val="0"/>
      <w:marRight w:val="0"/>
      <w:marTop w:val="0"/>
      <w:marBottom w:val="0"/>
      <w:divBdr>
        <w:top w:val="none" w:sz="0" w:space="0" w:color="auto"/>
        <w:left w:val="none" w:sz="0" w:space="0" w:color="auto"/>
        <w:bottom w:val="none" w:sz="0" w:space="0" w:color="auto"/>
        <w:right w:val="none" w:sz="0" w:space="0" w:color="auto"/>
      </w:divBdr>
    </w:div>
    <w:div w:id="352918729">
      <w:bodyDiv w:val="1"/>
      <w:marLeft w:val="0"/>
      <w:marRight w:val="0"/>
      <w:marTop w:val="0"/>
      <w:marBottom w:val="0"/>
      <w:divBdr>
        <w:top w:val="none" w:sz="0" w:space="0" w:color="auto"/>
        <w:left w:val="none" w:sz="0" w:space="0" w:color="auto"/>
        <w:bottom w:val="none" w:sz="0" w:space="0" w:color="auto"/>
        <w:right w:val="none" w:sz="0" w:space="0" w:color="auto"/>
      </w:divBdr>
    </w:div>
    <w:div w:id="354384190">
      <w:bodyDiv w:val="1"/>
      <w:marLeft w:val="0"/>
      <w:marRight w:val="0"/>
      <w:marTop w:val="0"/>
      <w:marBottom w:val="0"/>
      <w:divBdr>
        <w:top w:val="none" w:sz="0" w:space="0" w:color="auto"/>
        <w:left w:val="none" w:sz="0" w:space="0" w:color="auto"/>
        <w:bottom w:val="none" w:sz="0" w:space="0" w:color="auto"/>
        <w:right w:val="none" w:sz="0" w:space="0" w:color="auto"/>
      </w:divBdr>
    </w:div>
    <w:div w:id="356856140">
      <w:bodyDiv w:val="1"/>
      <w:marLeft w:val="0"/>
      <w:marRight w:val="0"/>
      <w:marTop w:val="0"/>
      <w:marBottom w:val="0"/>
      <w:divBdr>
        <w:top w:val="none" w:sz="0" w:space="0" w:color="auto"/>
        <w:left w:val="none" w:sz="0" w:space="0" w:color="auto"/>
        <w:bottom w:val="none" w:sz="0" w:space="0" w:color="auto"/>
        <w:right w:val="none" w:sz="0" w:space="0" w:color="auto"/>
      </w:divBdr>
    </w:div>
    <w:div w:id="357043513">
      <w:bodyDiv w:val="1"/>
      <w:marLeft w:val="0"/>
      <w:marRight w:val="0"/>
      <w:marTop w:val="0"/>
      <w:marBottom w:val="0"/>
      <w:divBdr>
        <w:top w:val="none" w:sz="0" w:space="0" w:color="auto"/>
        <w:left w:val="none" w:sz="0" w:space="0" w:color="auto"/>
        <w:bottom w:val="none" w:sz="0" w:space="0" w:color="auto"/>
        <w:right w:val="none" w:sz="0" w:space="0" w:color="auto"/>
      </w:divBdr>
    </w:div>
    <w:div w:id="357396729">
      <w:bodyDiv w:val="1"/>
      <w:marLeft w:val="0"/>
      <w:marRight w:val="0"/>
      <w:marTop w:val="0"/>
      <w:marBottom w:val="0"/>
      <w:divBdr>
        <w:top w:val="none" w:sz="0" w:space="0" w:color="auto"/>
        <w:left w:val="none" w:sz="0" w:space="0" w:color="auto"/>
        <w:bottom w:val="none" w:sz="0" w:space="0" w:color="auto"/>
        <w:right w:val="none" w:sz="0" w:space="0" w:color="auto"/>
      </w:divBdr>
    </w:div>
    <w:div w:id="359013139">
      <w:bodyDiv w:val="1"/>
      <w:marLeft w:val="0"/>
      <w:marRight w:val="0"/>
      <w:marTop w:val="0"/>
      <w:marBottom w:val="0"/>
      <w:divBdr>
        <w:top w:val="none" w:sz="0" w:space="0" w:color="auto"/>
        <w:left w:val="none" w:sz="0" w:space="0" w:color="auto"/>
        <w:bottom w:val="none" w:sz="0" w:space="0" w:color="auto"/>
        <w:right w:val="none" w:sz="0" w:space="0" w:color="auto"/>
      </w:divBdr>
    </w:div>
    <w:div w:id="360398125">
      <w:bodyDiv w:val="1"/>
      <w:marLeft w:val="0"/>
      <w:marRight w:val="0"/>
      <w:marTop w:val="0"/>
      <w:marBottom w:val="0"/>
      <w:divBdr>
        <w:top w:val="none" w:sz="0" w:space="0" w:color="auto"/>
        <w:left w:val="none" w:sz="0" w:space="0" w:color="auto"/>
        <w:bottom w:val="none" w:sz="0" w:space="0" w:color="auto"/>
        <w:right w:val="none" w:sz="0" w:space="0" w:color="auto"/>
      </w:divBdr>
    </w:div>
    <w:div w:id="360597023">
      <w:bodyDiv w:val="1"/>
      <w:marLeft w:val="0"/>
      <w:marRight w:val="0"/>
      <w:marTop w:val="0"/>
      <w:marBottom w:val="0"/>
      <w:divBdr>
        <w:top w:val="none" w:sz="0" w:space="0" w:color="auto"/>
        <w:left w:val="none" w:sz="0" w:space="0" w:color="auto"/>
        <w:bottom w:val="none" w:sz="0" w:space="0" w:color="auto"/>
        <w:right w:val="none" w:sz="0" w:space="0" w:color="auto"/>
      </w:divBdr>
    </w:div>
    <w:div w:id="361051201">
      <w:bodyDiv w:val="1"/>
      <w:marLeft w:val="0"/>
      <w:marRight w:val="0"/>
      <w:marTop w:val="0"/>
      <w:marBottom w:val="0"/>
      <w:divBdr>
        <w:top w:val="none" w:sz="0" w:space="0" w:color="auto"/>
        <w:left w:val="none" w:sz="0" w:space="0" w:color="auto"/>
        <w:bottom w:val="none" w:sz="0" w:space="0" w:color="auto"/>
        <w:right w:val="none" w:sz="0" w:space="0" w:color="auto"/>
      </w:divBdr>
    </w:div>
    <w:div w:id="362098292">
      <w:bodyDiv w:val="1"/>
      <w:marLeft w:val="0"/>
      <w:marRight w:val="0"/>
      <w:marTop w:val="0"/>
      <w:marBottom w:val="0"/>
      <w:divBdr>
        <w:top w:val="none" w:sz="0" w:space="0" w:color="auto"/>
        <w:left w:val="none" w:sz="0" w:space="0" w:color="auto"/>
        <w:bottom w:val="none" w:sz="0" w:space="0" w:color="auto"/>
        <w:right w:val="none" w:sz="0" w:space="0" w:color="auto"/>
      </w:divBdr>
    </w:div>
    <w:div w:id="362370306">
      <w:bodyDiv w:val="1"/>
      <w:marLeft w:val="0"/>
      <w:marRight w:val="0"/>
      <w:marTop w:val="0"/>
      <w:marBottom w:val="0"/>
      <w:divBdr>
        <w:top w:val="none" w:sz="0" w:space="0" w:color="auto"/>
        <w:left w:val="none" w:sz="0" w:space="0" w:color="auto"/>
        <w:bottom w:val="none" w:sz="0" w:space="0" w:color="auto"/>
        <w:right w:val="none" w:sz="0" w:space="0" w:color="auto"/>
      </w:divBdr>
    </w:div>
    <w:div w:id="362633659">
      <w:bodyDiv w:val="1"/>
      <w:marLeft w:val="0"/>
      <w:marRight w:val="0"/>
      <w:marTop w:val="0"/>
      <w:marBottom w:val="0"/>
      <w:divBdr>
        <w:top w:val="none" w:sz="0" w:space="0" w:color="auto"/>
        <w:left w:val="none" w:sz="0" w:space="0" w:color="auto"/>
        <w:bottom w:val="none" w:sz="0" w:space="0" w:color="auto"/>
        <w:right w:val="none" w:sz="0" w:space="0" w:color="auto"/>
      </w:divBdr>
    </w:div>
    <w:div w:id="364525261">
      <w:bodyDiv w:val="1"/>
      <w:marLeft w:val="0"/>
      <w:marRight w:val="0"/>
      <w:marTop w:val="0"/>
      <w:marBottom w:val="0"/>
      <w:divBdr>
        <w:top w:val="none" w:sz="0" w:space="0" w:color="auto"/>
        <w:left w:val="none" w:sz="0" w:space="0" w:color="auto"/>
        <w:bottom w:val="none" w:sz="0" w:space="0" w:color="auto"/>
        <w:right w:val="none" w:sz="0" w:space="0" w:color="auto"/>
      </w:divBdr>
    </w:div>
    <w:div w:id="366806275">
      <w:bodyDiv w:val="1"/>
      <w:marLeft w:val="0"/>
      <w:marRight w:val="0"/>
      <w:marTop w:val="0"/>
      <w:marBottom w:val="0"/>
      <w:divBdr>
        <w:top w:val="none" w:sz="0" w:space="0" w:color="auto"/>
        <w:left w:val="none" w:sz="0" w:space="0" w:color="auto"/>
        <w:bottom w:val="none" w:sz="0" w:space="0" w:color="auto"/>
        <w:right w:val="none" w:sz="0" w:space="0" w:color="auto"/>
      </w:divBdr>
    </w:div>
    <w:div w:id="367804546">
      <w:bodyDiv w:val="1"/>
      <w:marLeft w:val="0"/>
      <w:marRight w:val="0"/>
      <w:marTop w:val="0"/>
      <w:marBottom w:val="0"/>
      <w:divBdr>
        <w:top w:val="none" w:sz="0" w:space="0" w:color="auto"/>
        <w:left w:val="none" w:sz="0" w:space="0" w:color="auto"/>
        <w:bottom w:val="none" w:sz="0" w:space="0" w:color="auto"/>
        <w:right w:val="none" w:sz="0" w:space="0" w:color="auto"/>
      </w:divBdr>
    </w:div>
    <w:div w:id="368146483">
      <w:bodyDiv w:val="1"/>
      <w:marLeft w:val="0"/>
      <w:marRight w:val="0"/>
      <w:marTop w:val="0"/>
      <w:marBottom w:val="0"/>
      <w:divBdr>
        <w:top w:val="none" w:sz="0" w:space="0" w:color="auto"/>
        <w:left w:val="none" w:sz="0" w:space="0" w:color="auto"/>
        <w:bottom w:val="none" w:sz="0" w:space="0" w:color="auto"/>
        <w:right w:val="none" w:sz="0" w:space="0" w:color="auto"/>
      </w:divBdr>
    </w:div>
    <w:div w:id="369382192">
      <w:bodyDiv w:val="1"/>
      <w:marLeft w:val="0"/>
      <w:marRight w:val="0"/>
      <w:marTop w:val="0"/>
      <w:marBottom w:val="0"/>
      <w:divBdr>
        <w:top w:val="none" w:sz="0" w:space="0" w:color="auto"/>
        <w:left w:val="none" w:sz="0" w:space="0" w:color="auto"/>
        <w:bottom w:val="none" w:sz="0" w:space="0" w:color="auto"/>
        <w:right w:val="none" w:sz="0" w:space="0" w:color="auto"/>
      </w:divBdr>
    </w:div>
    <w:div w:id="369915541">
      <w:bodyDiv w:val="1"/>
      <w:marLeft w:val="0"/>
      <w:marRight w:val="0"/>
      <w:marTop w:val="0"/>
      <w:marBottom w:val="0"/>
      <w:divBdr>
        <w:top w:val="none" w:sz="0" w:space="0" w:color="auto"/>
        <w:left w:val="none" w:sz="0" w:space="0" w:color="auto"/>
        <w:bottom w:val="none" w:sz="0" w:space="0" w:color="auto"/>
        <w:right w:val="none" w:sz="0" w:space="0" w:color="auto"/>
      </w:divBdr>
    </w:div>
    <w:div w:id="370153738">
      <w:bodyDiv w:val="1"/>
      <w:marLeft w:val="0"/>
      <w:marRight w:val="0"/>
      <w:marTop w:val="0"/>
      <w:marBottom w:val="0"/>
      <w:divBdr>
        <w:top w:val="none" w:sz="0" w:space="0" w:color="auto"/>
        <w:left w:val="none" w:sz="0" w:space="0" w:color="auto"/>
        <w:bottom w:val="none" w:sz="0" w:space="0" w:color="auto"/>
        <w:right w:val="none" w:sz="0" w:space="0" w:color="auto"/>
      </w:divBdr>
    </w:div>
    <w:div w:id="370231422">
      <w:bodyDiv w:val="1"/>
      <w:marLeft w:val="0"/>
      <w:marRight w:val="0"/>
      <w:marTop w:val="0"/>
      <w:marBottom w:val="0"/>
      <w:divBdr>
        <w:top w:val="none" w:sz="0" w:space="0" w:color="auto"/>
        <w:left w:val="none" w:sz="0" w:space="0" w:color="auto"/>
        <w:bottom w:val="none" w:sz="0" w:space="0" w:color="auto"/>
        <w:right w:val="none" w:sz="0" w:space="0" w:color="auto"/>
      </w:divBdr>
    </w:div>
    <w:div w:id="370616080">
      <w:bodyDiv w:val="1"/>
      <w:marLeft w:val="0"/>
      <w:marRight w:val="0"/>
      <w:marTop w:val="0"/>
      <w:marBottom w:val="0"/>
      <w:divBdr>
        <w:top w:val="none" w:sz="0" w:space="0" w:color="auto"/>
        <w:left w:val="none" w:sz="0" w:space="0" w:color="auto"/>
        <w:bottom w:val="none" w:sz="0" w:space="0" w:color="auto"/>
        <w:right w:val="none" w:sz="0" w:space="0" w:color="auto"/>
      </w:divBdr>
    </w:div>
    <w:div w:id="371344375">
      <w:bodyDiv w:val="1"/>
      <w:marLeft w:val="0"/>
      <w:marRight w:val="0"/>
      <w:marTop w:val="0"/>
      <w:marBottom w:val="0"/>
      <w:divBdr>
        <w:top w:val="none" w:sz="0" w:space="0" w:color="auto"/>
        <w:left w:val="none" w:sz="0" w:space="0" w:color="auto"/>
        <w:bottom w:val="none" w:sz="0" w:space="0" w:color="auto"/>
        <w:right w:val="none" w:sz="0" w:space="0" w:color="auto"/>
      </w:divBdr>
    </w:div>
    <w:div w:id="371728312">
      <w:bodyDiv w:val="1"/>
      <w:marLeft w:val="0"/>
      <w:marRight w:val="0"/>
      <w:marTop w:val="0"/>
      <w:marBottom w:val="0"/>
      <w:divBdr>
        <w:top w:val="none" w:sz="0" w:space="0" w:color="auto"/>
        <w:left w:val="none" w:sz="0" w:space="0" w:color="auto"/>
        <w:bottom w:val="none" w:sz="0" w:space="0" w:color="auto"/>
        <w:right w:val="none" w:sz="0" w:space="0" w:color="auto"/>
      </w:divBdr>
    </w:div>
    <w:div w:id="373163229">
      <w:bodyDiv w:val="1"/>
      <w:marLeft w:val="0"/>
      <w:marRight w:val="0"/>
      <w:marTop w:val="0"/>
      <w:marBottom w:val="0"/>
      <w:divBdr>
        <w:top w:val="none" w:sz="0" w:space="0" w:color="auto"/>
        <w:left w:val="none" w:sz="0" w:space="0" w:color="auto"/>
        <w:bottom w:val="none" w:sz="0" w:space="0" w:color="auto"/>
        <w:right w:val="none" w:sz="0" w:space="0" w:color="auto"/>
      </w:divBdr>
    </w:div>
    <w:div w:id="373576144">
      <w:bodyDiv w:val="1"/>
      <w:marLeft w:val="0"/>
      <w:marRight w:val="0"/>
      <w:marTop w:val="0"/>
      <w:marBottom w:val="0"/>
      <w:divBdr>
        <w:top w:val="none" w:sz="0" w:space="0" w:color="auto"/>
        <w:left w:val="none" w:sz="0" w:space="0" w:color="auto"/>
        <w:bottom w:val="none" w:sz="0" w:space="0" w:color="auto"/>
        <w:right w:val="none" w:sz="0" w:space="0" w:color="auto"/>
      </w:divBdr>
    </w:div>
    <w:div w:id="373581330">
      <w:bodyDiv w:val="1"/>
      <w:marLeft w:val="0"/>
      <w:marRight w:val="0"/>
      <w:marTop w:val="0"/>
      <w:marBottom w:val="0"/>
      <w:divBdr>
        <w:top w:val="none" w:sz="0" w:space="0" w:color="auto"/>
        <w:left w:val="none" w:sz="0" w:space="0" w:color="auto"/>
        <w:bottom w:val="none" w:sz="0" w:space="0" w:color="auto"/>
        <w:right w:val="none" w:sz="0" w:space="0" w:color="auto"/>
      </w:divBdr>
    </w:div>
    <w:div w:id="374963885">
      <w:bodyDiv w:val="1"/>
      <w:marLeft w:val="0"/>
      <w:marRight w:val="0"/>
      <w:marTop w:val="0"/>
      <w:marBottom w:val="0"/>
      <w:divBdr>
        <w:top w:val="none" w:sz="0" w:space="0" w:color="auto"/>
        <w:left w:val="none" w:sz="0" w:space="0" w:color="auto"/>
        <w:bottom w:val="none" w:sz="0" w:space="0" w:color="auto"/>
        <w:right w:val="none" w:sz="0" w:space="0" w:color="auto"/>
      </w:divBdr>
    </w:div>
    <w:div w:id="375664469">
      <w:bodyDiv w:val="1"/>
      <w:marLeft w:val="0"/>
      <w:marRight w:val="0"/>
      <w:marTop w:val="0"/>
      <w:marBottom w:val="0"/>
      <w:divBdr>
        <w:top w:val="none" w:sz="0" w:space="0" w:color="auto"/>
        <w:left w:val="none" w:sz="0" w:space="0" w:color="auto"/>
        <w:bottom w:val="none" w:sz="0" w:space="0" w:color="auto"/>
        <w:right w:val="none" w:sz="0" w:space="0" w:color="auto"/>
      </w:divBdr>
    </w:div>
    <w:div w:id="377123371">
      <w:bodyDiv w:val="1"/>
      <w:marLeft w:val="0"/>
      <w:marRight w:val="0"/>
      <w:marTop w:val="0"/>
      <w:marBottom w:val="0"/>
      <w:divBdr>
        <w:top w:val="none" w:sz="0" w:space="0" w:color="auto"/>
        <w:left w:val="none" w:sz="0" w:space="0" w:color="auto"/>
        <w:bottom w:val="none" w:sz="0" w:space="0" w:color="auto"/>
        <w:right w:val="none" w:sz="0" w:space="0" w:color="auto"/>
      </w:divBdr>
    </w:div>
    <w:div w:id="377366300">
      <w:bodyDiv w:val="1"/>
      <w:marLeft w:val="0"/>
      <w:marRight w:val="0"/>
      <w:marTop w:val="0"/>
      <w:marBottom w:val="0"/>
      <w:divBdr>
        <w:top w:val="none" w:sz="0" w:space="0" w:color="auto"/>
        <w:left w:val="none" w:sz="0" w:space="0" w:color="auto"/>
        <w:bottom w:val="none" w:sz="0" w:space="0" w:color="auto"/>
        <w:right w:val="none" w:sz="0" w:space="0" w:color="auto"/>
      </w:divBdr>
    </w:div>
    <w:div w:id="377970924">
      <w:bodyDiv w:val="1"/>
      <w:marLeft w:val="0"/>
      <w:marRight w:val="0"/>
      <w:marTop w:val="0"/>
      <w:marBottom w:val="0"/>
      <w:divBdr>
        <w:top w:val="none" w:sz="0" w:space="0" w:color="auto"/>
        <w:left w:val="none" w:sz="0" w:space="0" w:color="auto"/>
        <w:bottom w:val="none" w:sz="0" w:space="0" w:color="auto"/>
        <w:right w:val="none" w:sz="0" w:space="0" w:color="auto"/>
      </w:divBdr>
    </w:div>
    <w:div w:id="378087568">
      <w:bodyDiv w:val="1"/>
      <w:marLeft w:val="0"/>
      <w:marRight w:val="0"/>
      <w:marTop w:val="0"/>
      <w:marBottom w:val="0"/>
      <w:divBdr>
        <w:top w:val="none" w:sz="0" w:space="0" w:color="auto"/>
        <w:left w:val="none" w:sz="0" w:space="0" w:color="auto"/>
        <w:bottom w:val="none" w:sz="0" w:space="0" w:color="auto"/>
        <w:right w:val="none" w:sz="0" w:space="0" w:color="auto"/>
      </w:divBdr>
    </w:div>
    <w:div w:id="378167343">
      <w:bodyDiv w:val="1"/>
      <w:marLeft w:val="0"/>
      <w:marRight w:val="0"/>
      <w:marTop w:val="0"/>
      <w:marBottom w:val="0"/>
      <w:divBdr>
        <w:top w:val="none" w:sz="0" w:space="0" w:color="auto"/>
        <w:left w:val="none" w:sz="0" w:space="0" w:color="auto"/>
        <w:bottom w:val="none" w:sz="0" w:space="0" w:color="auto"/>
        <w:right w:val="none" w:sz="0" w:space="0" w:color="auto"/>
      </w:divBdr>
    </w:div>
    <w:div w:id="378282792">
      <w:bodyDiv w:val="1"/>
      <w:marLeft w:val="0"/>
      <w:marRight w:val="0"/>
      <w:marTop w:val="0"/>
      <w:marBottom w:val="0"/>
      <w:divBdr>
        <w:top w:val="none" w:sz="0" w:space="0" w:color="auto"/>
        <w:left w:val="none" w:sz="0" w:space="0" w:color="auto"/>
        <w:bottom w:val="none" w:sz="0" w:space="0" w:color="auto"/>
        <w:right w:val="none" w:sz="0" w:space="0" w:color="auto"/>
      </w:divBdr>
    </w:div>
    <w:div w:id="378867873">
      <w:bodyDiv w:val="1"/>
      <w:marLeft w:val="0"/>
      <w:marRight w:val="0"/>
      <w:marTop w:val="0"/>
      <w:marBottom w:val="0"/>
      <w:divBdr>
        <w:top w:val="none" w:sz="0" w:space="0" w:color="auto"/>
        <w:left w:val="none" w:sz="0" w:space="0" w:color="auto"/>
        <w:bottom w:val="none" w:sz="0" w:space="0" w:color="auto"/>
        <w:right w:val="none" w:sz="0" w:space="0" w:color="auto"/>
      </w:divBdr>
    </w:div>
    <w:div w:id="379596209">
      <w:bodyDiv w:val="1"/>
      <w:marLeft w:val="0"/>
      <w:marRight w:val="0"/>
      <w:marTop w:val="0"/>
      <w:marBottom w:val="0"/>
      <w:divBdr>
        <w:top w:val="none" w:sz="0" w:space="0" w:color="auto"/>
        <w:left w:val="none" w:sz="0" w:space="0" w:color="auto"/>
        <w:bottom w:val="none" w:sz="0" w:space="0" w:color="auto"/>
        <w:right w:val="none" w:sz="0" w:space="0" w:color="auto"/>
      </w:divBdr>
    </w:div>
    <w:div w:id="380982341">
      <w:bodyDiv w:val="1"/>
      <w:marLeft w:val="0"/>
      <w:marRight w:val="0"/>
      <w:marTop w:val="0"/>
      <w:marBottom w:val="0"/>
      <w:divBdr>
        <w:top w:val="none" w:sz="0" w:space="0" w:color="auto"/>
        <w:left w:val="none" w:sz="0" w:space="0" w:color="auto"/>
        <w:bottom w:val="none" w:sz="0" w:space="0" w:color="auto"/>
        <w:right w:val="none" w:sz="0" w:space="0" w:color="auto"/>
      </w:divBdr>
    </w:div>
    <w:div w:id="381901460">
      <w:bodyDiv w:val="1"/>
      <w:marLeft w:val="0"/>
      <w:marRight w:val="0"/>
      <w:marTop w:val="0"/>
      <w:marBottom w:val="0"/>
      <w:divBdr>
        <w:top w:val="none" w:sz="0" w:space="0" w:color="auto"/>
        <w:left w:val="none" w:sz="0" w:space="0" w:color="auto"/>
        <w:bottom w:val="none" w:sz="0" w:space="0" w:color="auto"/>
        <w:right w:val="none" w:sz="0" w:space="0" w:color="auto"/>
      </w:divBdr>
    </w:div>
    <w:div w:id="383483533">
      <w:bodyDiv w:val="1"/>
      <w:marLeft w:val="0"/>
      <w:marRight w:val="0"/>
      <w:marTop w:val="0"/>
      <w:marBottom w:val="0"/>
      <w:divBdr>
        <w:top w:val="none" w:sz="0" w:space="0" w:color="auto"/>
        <w:left w:val="none" w:sz="0" w:space="0" w:color="auto"/>
        <w:bottom w:val="none" w:sz="0" w:space="0" w:color="auto"/>
        <w:right w:val="none" w:sz="0" w:space="0" w:color="auto"/>
      </w:divBdr>
    </w:div>
    <w:div w:id="384138238">
      <w:bodyDiv w:val="1"/>
      <w:marLeft w:val="0"/>
      <w:marRight w:val="0"/>
      <w:marTop w:val="0"/>
      <w:marBottom w:val="0"/>
      <w:divBdr>
        <w:top w:val="none" w:sz="0" w:space="0" w:color="auto"/>
        <w:left w:val="none" w:sz="0" w:space="0" w:color="auto"/>
        <w:bottom w:val="none" w:sz="0" w:space="0" w:color="auto"/>
        <w:right w:val="none" w:sz="0" w:space="0" w:color="auto"/>
      </w:divBdr>
    </w:div>
    <w:div w:id="384335847">
      <w:bodyDiv w:val="1"/>
      <w:marLeft w:val="0"/>
      <w:marRight w:val="0"/>
      <w:marTop w:val="0"/>
      <w:marBottom w:val="0"/>
      <w:divBdr>
        <w:top w:val="none" w:sz="0" w:space="0" w:color="auto"/>
        <w:left w:val="none" w:sz="0" w:space="0" w:color="auto"/>
        <w:bottom w:val="none" w:sz="0" w:space="0" w:color="auto"/>
        <w:right w:val="none" w:sz="0" w:space="0" w:color="auto"/>
      </w:divBdr>
    </w:div>
    <w:div w:id="387191579">
      <w:bodyDiv w:val="1"/>
      <w:marLeft w:val="0"/>
      <w:marRight w:val="0"/>
      <w:marTop w:val="0"/>
      <w:marBottom w:val="0"/>
      <w:divBdr>
        <w:top w:val="none" w:sz="0" w:space="0" w:color="auto"/>
        <w:left w:val="none" w:sz="0" w:space="0" w:color="auto"/>
        <w:bottom w:val="none" w:sz="0" w:space="0" w:color="auto"/>
        <w:right w:val="none" w:sz="0" w:space="0" w:color="auto"/>
      </w:divBdr>
    </w:div>
    <w:div w:id="388456708">
      <w:bodyDiv w:val="1"/>
      <w:marLeft w:val="0"/>
      <w:marRight w:val="0"/>
      <w:marTop w:val="0"/>
      <w:marBottom w:val="0"/>
      <w:divBdr>
        <w:top w:val="none" w:sz="0" w:space="0" w:color="auto"/>
        <w:left w:val="none" w:sz="0" w:space="0" w:color="auto"/>
        <w:bottom w:val="none" w:sz="0" w:space="0" w:color="auto"/>
        <w:right w:val="none" w:sz="0" w:space="0" w:color="auto"/>
      </w:divBdr>
    </w:div>
    <w:div w:id="389891563">
      <w:bodyDiv w:val="1"/>
      <w:marLeft w:val="0"/>
      <w:marRight w:val="0"/>
      <w:marTop w:val="0"/>
      <w:marBottom w:val="0"/>
      <w:divBdr>
        <w:top w:val="none" w:sz="0" w:space="0" w:color="auto"/>
        <w:left w:val="none" w:sz="0" w:space="0" w:color="auto"/>
        <w:bottom w:val="none" w:sz="0" w:space="0" w:color="auto"/>
        <w:right w:val="none" w:sz="0" w:space="0" w:color="auto"/>
      </w:divBdr>
    </w:div>
    <w:div w:id="391000095">
      <w:bodyDiv w:val="1"/>
      <w:marLeft w:val="0"/>
      <w:marRight w:val="0"/>
      <w:marTop w:val="0"/>
      <w:marBottom w:val="0"/>
      <w:divBdr>
        <w:top w:val="none" w:sz="0" w:space="0" w:color="auto"/>
        <w:left w:val="none" w:sz="0" w:space="0" w:color="auto"/>
        <w:bottom w:val="none" w:sz="0" w:space="0" w:color="auto"/>
        <w:right w:val="none" w:sz="0" w:space="0" w:color="auto"/>
      </w:divBdr>
    </w:div>
    <w:div w:id="391347764">
      <w:bodyDiv w:val="1"/>
      <w:marLeft w:val="0"/>
      <w:marRight w:val="0"/>
      <w:marTop w:val="0"/>
      <w:marBottom w:val="0"/>
      <w:divBdr>
        <w:top w:val="none" w:sz="0" w:space="0" w:color="auto"/>
        <w:left w:val="none" w:sz="0" w:space="0" w:color="auto"/>
        <w:bottom w:val="none" w:sz="0" w:space="0" w:color="auto"/>
        <w:right w:val="none" w:sz="0" w:space="0" w:color="auto"/>
      </w:divBdr>
    </w:div>
    <w:div w:id="392234767">
      <w:bodyDiv w:val="1"/>
      <w:marLeft w:val="0"/>
      <w:marRight w:val="0"/>
      <w:marTop w:val="0"/>
      <w:marBottom w:val="0"/>
      <w:divBdr>
        <w:top w:val="none" w:sz="0" w:space="0" w:color="auto"/>
        <w:left w:val="none" w:sz="0" w:space="0" w:color="auto"/>
        <w:bottom w:val="none" w:sz="0" w:space="0" w:color="auto"/>
        <w:right w:val="none" w:sz="0" w:space="0" w:color="auto"/>
      </w:divBdr>
    </w:div>
    <w:div w:id="392313541">
      <w:bodyDiv w:val="1"/>
      <w:marLeft w:val="0"/>
      <w:marRight w:val="0"/>
      <w:marTop w:val="0"/>
      <w:marBottom w:val="0"/>
      <w:divBdr>
        <w:top w:val="none" w:sz="0" w:space="0" w:color="auto"/>
        <w:left w:val="none" w:sz="0" w:space="0" w:color="auto"/>
        <w:bottom w:val="none" w:sz="0" w:space="0" w:color="auto"/>
        <w:right w:val="none" w:sz="0" w:space="0" w:color="auto"/>
      </w:divBdr>
    </w:div>
    <w:div w:id="393742579">
      <w:bodyDiv w:val="1"/>
      <w:marLeft w:val="0"/>
      <w:marRight w:val="0"/>
      <w:marTop w:val="0"/>
      <w:marBottom w:val="0"/>
      <w:divBdr>
        <w:top w:val="none" w:sz="0" w:space="0" w:color="auto"/>
        <w:left w:val="none" w:sz="0" w:space="0" w:color="auto"/>
        <w:bottom w:val="none" w:sz="0" w:space="0" w:color="auto"/>
        <w:right w:val="none" w:sz="0" w:space="0" w:color="auto"/>
      </w:divBdr>
    </w:div>
    <w:div w:id="393895573">
      <w:bodyDiv w:val="1"/>
      <w:marLeft w:val="0"/>
      <w:marRight w:val="0"/>
      <w:marTop w:val="0"/>
      <w:marBottom w:val="0"/>
      <w:divBdr>
        <w:top w:val="none" w:sz="0" w:space="0" w:color="auto"/>
        <w:left w:val="none" w:sz="0" w:space="0" w:color="auto"/>
        <w:bottom w:val="none" w:sz="0" w:space="0" w:color="auto"/>
        <w:right w:val="none" w:sz="0" w:space="0" w:color="auto"/>
      </w:divBdr>
    </w:div>
    <w:div w:id="395514194">
      <w:bodyDiv w:val="1"/>
      <w:marLeft w:val="0"/>
      <w:marRight w:val="0"/>
      <w:marTop w:val="0"/>
      <w:marBottom w:val="0"/>
      <w:divBdr>
        <w:top w:val="none" w:sz="0" w:space="0" w:color="auto"/>
        <w:left w:val="none" w:sz="0" w:space="0" w:color="auto"/>
        <w:bottom w:val="none" w:sz="0" w:space="0" w:color="auto"/>
        <w:right w:val="none" w:sz="0" w:space="0" w:color="auto"/>
      </w:divBdr>
    </w:div>
    <w:div w:id="395515546">
      <w:bodyDiv w:val="1"/>
      <w:marLeft w:val="0"/>
      <w:marRight w:val="0"/>
      <w:marTop w:val="0"/>
      <w:marBottom w:val="0"/>
      <w:divBdr>
        <w:top w:val="none" w:sz="0" w:space="0" w:color="auto"/>
        <w:left w:val="none" w:sz="0" w:space="0" w:color="auto"/>
        <w:bottom w:val="none" w:sz="0" w:space="0" w:color="auto"/>
        <w:right w:val="none" w:sz="0" w:space="0" w:color="auto"/>
      </w:divBdr>
    </w:div>
    <w:div w:id="398022049">
      <w:bodyDiv w:val="1"/>
      <w:marLeft w:val="0"/>
      <w:marRight w:val="0"/>
      <w:marTop w:val="0"/>
      <w:marBottom w:val="0"/>
      <w:divBdr>
        <w:top w:val="none" w:sz="0" w:space="0" w:color="auto"/>
        <w:left w:val="none" w:sz="0" w:space="0" w:color="auto"/>
        <w:bottom w:val="none" w:sz="0" w:space="0" w:color="auto"/>
        <w:right w:val="none" w:sz="0" w:space="0" w:color="auto"/>
      </w:divBdr>
    </w:div>
    <w:div w:id="398022076">
      <w:bodyDiv w:val="1"/>
      <w:marLeft w:val="0"/>
      <w:marRight w:val="0"/>
      <w:marTop w:val="0"/>
      <w:marBottom w:val="0"/>
      <w:divBdr>
        <w:top w:val="none" w:sz="0" w:space="0" w:color="auto"/>
        <w:left w:val="none" w:sz="0" w:space="0" w:color="auto"/>
        <w:bottom w:val="none" w:sz="0" w:space="0" w:color="auto"/>
        <w:right w:val="none" w:sz="0" w:space="0" w:color="auto"/>
      </w:divBdr>
    </w:div>
    <w:div w:id="398213677">
      <w:bodyDiv w:val="1"/>
      <w:marLeft w:val="0"/>
      <w:marRight w:val="0"/>
      <w:marTop w:val="0"/>
      <w:marBottom w:val="0"/>
      <w:divBdr>
        <w:top w:val="none" w:sz="0" w:space="0" w:color="auto"/>
        <w:left w:val="none" w:sz="0" w:space="0" w:color="auto"/>
        <w:bottom w:val="none" w:sz="0" w:space="0" w:color="auto"/>
        <w:right w:val="none" w:sz="0" w:space="0" w:color="auto"/>
      </w:divBdr>
    </w:div>
    <w:div w:id="399134339">
      <w:bodyDiv w:val="1"/>
      <w:marLeft w:val="0"/>
      <w:marRight w:val="0"/>
      <w:marTop w:val="0"/>
      <w:marBottom w:val="0"/>
      <w:divBdr>
        <w:top w:val="none" w:sz="0" w:space="0" w:color="auto"/>
        <w:left w:val="none" w:sz="0" w:space="0" w:color="auto"/>
        <w:bottom w:val="none" w:sz="0" w:space="0" w:color="auto"/>
        <w:right w:val="none" w:sz="0" w:space="0" w:color="auto"/>
      </w:divBdr>
    </w:div>
    <w:div w:id="400103001">
      <w:bodyDiv w:val="1"/>
      <w:marLeft w:val="0"/>
      <w:marRight w:val="0"/>
      <w:marTop w:val="0"/>
      <w:marBottom w:val="0"/>
      <w:divBdr>
        <w:top w:val="none" w:sz="0" w:space="0" w:color="auto"/>
        <w:left w:val="none" w:sz="0" w:space="0" w:color="auto"/>
        <w:bottom w:val="none" w:sz="0" w:space="0" w:color="auto"/>
        <w:right w:val="none" w:sz="0" w:space="0" w:color="auto"/>
      </w:divBdr>
    </w:div>
    <w:div w:id="400568705">
      <w:bodyDiv w:val="1"/>
      <w:marLeft w:val="0"/>
      <w:marRight w:val="0"/>
      <w:marTop w:val="0"/>
      <w:marBottom w:val="0"/>
      <w:divBdr>
        <w:top w:val="none" w:sz="0" w:space="0" w:color="auto"/>
        <w:left w:val="none" w:sz="0" w:space="0" w:color="auto"/>
        <w:bottom w:val="none" w:sz="0" w:space="0" w:color="auto"/>
        <w:right w:val="none" w:sz="0" w:space="0" w:color="auto"/>
      </w:divBdr>
    </w:div>
    <w:div w:id="401684813">
      <w:bodyDiv w:val="1"/>
      <w:marLeft w:val="0"/>
      <w:marRight w:val="0"/>
      <w:marTop w:val="0"/>
      <w:marBottom w:val="0"/>
      <w:divBdr>
        <w:top w:val="none" w:sz="0" w:space="0" w:color="auto"/>
        <w:left w:val="none" w:sz="0" w:space="0" w:color="auto"/>
        <w:bottom w:val="none" w:sz="0" w:space="0" w:color="auto"/>
        <w:right w:val="none" w:sz="0" w:space="0" w:color="auto"/>
      </w:divBdr>
    </w:div>
    <w:div w:id="401954859">
      <w:bodyDiv w:val="1"/>
      <w:marLeft w:val="0"/>
      <w:marRight w:val="0"/>
      <w:marTop w:val="0"/>
      <w:marBottom w:val="0"/>
      <w:divBdr>
        <w:top w:val="none" w:sz="0" w:space="0" w:color="auto"/>
        <w:left w:val="none" w:sz="0" w:space="0" w:color="auto"/>
        <w:bottom w:val="none" w:sz="0" w:space="0" w:color="auto"/>
        <w:right w:val="none" w:sz="0" w:space="0" w:color="auto"/>
      </w:divBdr>
    </w:div>
    <w:div w:id="402988744">
      <w:bodyDiv w:val="1"/>
      <w:marLeft w:val="0"/>
      <w:marRight w:val="0"/>
      <w:marTop w:val="0"/>
      <w:marBottom w:val="0"/>
      <w:divBdr>
        <w:top w:val="none" w:sz="0" w:space="0" w:color="auto"/>
        <w:left w:val="none" w:sz="0" w:space="0" w:color="auto"/>
        <w:bottom w:val="none" w:sz="0" w:space="0" w:color="auto"/>
        <w:right w:val="none" w:sz="0" w:space="0" w:color="auto"/>
      </w:divBdr>
    </w:div>
    <w:div w:id="403068081">
      <w:bodyDiv w:val="1"/>
      <w:marLeft w:val="0"/>
      <w:marRight w:val="0"/>
      <w:marTop w:val="0"/>
      <w:marBottom w:val="0"/>
      <w:divBdr>
        <w:top w:val="none" w:sz="0" w:space="0" w:color="auto"/>
        <w:left w:val="none" w:sz="0" w:space="0" w:color="auto"/>
        <w:bottom w:val="none" w:sz="0" w:space="0" w:color="auto"/>
        <w:right w:val="none" w:sz="0" w:space="0" w:color="auto"/>
      </w:divBdr>
    </w:div>
    <w:div w:id="403649739">
      <w:bodyDiv w:val="1"/>
      <w:marLeft w:val="0"/>
      <w:marRight w:val="0"/>
      <w:marTop w:val="0"/>
      <w:marBottom w:val="0"/>
      <w:divBdr>
        <w:top w:val="none" w:sz="0" w:space="0" w:color="auto"/>
        <w:left w:val="none" w:sz="0" w:space="0" w:color="auto"/>
        <w:bottom w:val="none" w:sz="0" w:space="0" w:color="auto"/>
        <w:right w:val="none" w:sz="0" w:space="0" w:color="auto"/>
      </w:divBdr>
    </w:div>
    <w:div w:id="404454596">
      <w:bodyDiv w:val="1"/>
      <w:marLeft w:val="0"/>
      <w:marRight w:val="0"/>
      <w:marTop w:val="0"/>
      <w:marBottom w:val="0"/>
      <w:divBdr>
        <w:top w:val="none" w:sz="0" w:space="0" w:color="auto"/>
        <w:left w:val="none" w:sz="0" w:space="0" w:color="auto"/>
        <w:bottom w:val="none" w:sz="0" w:space="0" w:color="auto"/>
        <w:right w:val="none" w:sz="0" w:space="0" w:color="auto"/>
      </w:divBdr>
    </w:div>
    <w:div w:id="404686311">
      <w:bodyDiv w:val="1"/>
      <w:marLeft w:val="0"/>
      <w:marRight w:val="0"/>
      <w:marTop w:val="0"/>
      <w:marBottom w:val="0"/>
      <w:divBdr>
        <w:top w:val="none" w:sz="0" w:space="0" w:color="auto"/>
        <w:left w:val="none" w:sz="0" w:space="0" w:color="auto"/>
        <w:bottom w:val="none" w:sz="0" w:space="0" w:color="auto"/>
        <w:right w:val="none" w:sz="0" w:space="0" w:color="auto"/>
      </w:divBdr>
    </w:div>
    <w:div w:id="404958220">
      <w:bodyDiv w:val="1"/>
      <w:marLeft w:val="0"/>
      <w:marRight w:val="0"/>
      <w:marTop w:val="0"/>
      <w:marBottom w:val="0"/>
      <w:divBdr>
        <w:top w:val="none" w:sz="0" w:space="0" w:color="auto"/>
        <w:left w:val="none" w:sz="0" w:space="0" w:color="auto"/>
        <w:bottom w:val="none" w:sz="0" w:space="0" w:color="auto"/>
        <w:right w:val="none" w:sz="0" w:space="0" w:color="auto"/>
      </w:divBdr>
    </w:div>
    <w:div w:id="405106602">
      <w:bodyDiv w:val="1"/>
      <w:marLeft w:val="0"/>
      <w:marRight w:val="0"/>
      <w:marTop w:val="0"/>
      <w:marBottom w:val="0"/>
      <w:divBdr>
        <w:top w:val="none" w:sz="0" w:space="0" w:color="auto"/>
        <w:left w:val="none" w:sz="0" w:space="0" w:color="auto"/>
        <w:bottom w:val="none" w:sz="0" w:space="0" w:color="auto"/>
        <w:right w:val="none" w:sz="0" w:space="0" w:color="auto"/>
      </w:divBdr>
    </w:div>
    <w:div w:id="405500203">
      <w:bodyDiv w:val="1"/>
      <w:marLeft w:val="0"/>
      <w:marRight w:val="0"/>
      <w:marTop w:val="0"/>
      <w:marBottom w:val="0"/>
      <w:divBdr>
        <w:top w:val="none" w:sz="0" w:space="0" w:color="auto"/>
        <w:left w:val="none" w:sz="0" w:space="0" w:color="auto"/>
        <w:bottom w:val="none" w:sz="0" w:space="0" w:color="auto"/>
        <w:right w:val="none" w:sz="0" w:space="0" w:color="auto"/>
      </w:divBdr>
    </w:div>
    <w:div w:id="407583554">
      <w:bodyDiv w:val="1"/>
      <w:marLeft w:val="0"/>
      <w:marRight w:val="0"/>
      <w:marTop w:val="0"/>
      <w:marBottom w:val="0"/>
      <w:divBdr>
        <w:top w:val="none" w:sz="0" w:space="0" w:color="auto"/>
        <w:left w:val="none" w:sz="0" w:space="0" w:color="auto"/>
        <w:bottom w:val="none" w:sz="0" w:space="0" w:color="auto"/>
        <w:right w:val="none" w:sz="0" w:space="0" w:color="auto"/>
      </w:divBdr>
    </w:div>
    <w:div w:id="407928001">
      <w:bodyDiv w:val="1"/>
      <w:marLeft w:val="0"/>
      <w:marRight w:val="0"/>
      <w:marTop w:val="0"/>
      <w:marBottom w:val="0"/>
      <w:divBdr>
        <w:top w:val="none" w:sz="0" w:space="0" w:color="auto"/>
        <w:left w:val="none" w:sz="0" w:space="0" w:color="auto"/>
        <w:bottom w:val="none" w:sz="0" w:space="0" w:color="auto"/>
        <w:right w:val="none" w:sz="0" w:space="0" w:color="auto"/>
      </w:divBdr>
    </w:div>
    <w:div w:id="408356455">
      <w:bodyDiv w:val="1"/>
      <w:marLeft w:val="0"/>
      <w:marRight w:val="0"/>
      <w:marTop w:val="0"/>
      <w:marBottom w:val="0"/>
      <w:divBdr>
        <w:top w:val="none" w:sz="0" w:space="0" w:color="auto"/>
        <w:left w:val="none" w:sz="0" w:space="0" w:color="auto"/>
        <w:bottom w:val="none" w:sz="0" w:space="0" w:color="auto"/>
        <w:right w:val="none" w:sz="0" w:space="0" w:color="auto"/>
      </w:divBdr>
    </w:div>
    <w:div w:id="409157667">
      <w:bodyDiv w:val="1"/>
      <w:marLeft w:val="0"/>
      <w:marRight w:val="0"/>
      <w:marTop w:val="0"/>
      <w:marBottom w:val="0"/>
      <w:divBdr>
        <w:top w:val="none" w:sz="0" w:space="0" w:color="auto"/>
        <w:left w:val="none" w:sz="0" w:space="0" w:color="auto"/>
        <w:bottom w:val="none" w:sz="0" w:space="0" w:color="auto"/>
        <w:right w:val="none" w:sz="0" w:space="0" w:color="auto"/>
      </w:divBdr>
    </w:div>
    <w:div w:id="409159896">
      <w:bodyDiv w:val="1"/>
      <w:marLeft w:val="0"/>
      <w:marRight w:val="0"/>
      <w:marTop w:val="0"/>
      <w:marBottom w:val="0"/>
      <w:divBdr>
        <w:top w:val="none" w:sz="0" w:space="0" w:color="auto"/>
        <w:left w:val="none" w:sz="0" w:space="0" w:color="auto"/>
        <w:bottom w:val="none" w:sz="0" w:space="0" w:color="auto"/>
        <w:right w:val="none" w:sz="0" w:space="0" w:color="auto"/>
      </w:divBdr>
    </w:div>
    <w:div w:id="409893330">
      <w:bodyDiv w:val="1"/>
      <w:marLeft w:val="0"/>
      <w:marRight w:val="0"/>
      <w:marTop w:val="0"/>
      <w:marBottom w:val="0"/>
      <w:divBdr>
        <w:top w:val="none" w:sz="0" w:space="0" w:color="auto"/>
        <w:left w:val="none" w:sz="0" w:space="0" w:color="auto"/>
        <w:bottom w:val="none" w:sz="0" w:space="0" w:color="auto"/>
        <w:right w:val="none" w:sz="0" w:space="0" w:color="auto"/>
      </w:divBdr>
    </w:div>
    <w:div w:id="411122666">
      <w:bodyDiv w:val="1"/>
      <w:marLeft w:val="0"/>
      <w:marRight w:val="0"/>
      <w:marTop w:val="0"/>
      <w:marBottom w:val="0"/>
      <w:divBdr>
        <w:top w:val="none" w:sz="0" w:space="0" w:color="auto"/>
        <w:left w:val="none" w:sz="0" w:space="0" w:color="auto"/>
        <w:bottom w:val="none" w:sz="0" w:space="0" w:color="auto"/>
        <w:right w:val="none" w:sz="0" w:space="0" w:color="auto"/>
      </w:divBdr>
    </w:div>
    <w:div w:id="412896366">
      <w:bodyDiv w:val="1"/>
      <w:marLeft w:val="0"/>
      <w:marRight w:val="0"/>
      <w:marTop w:val="0"/>
      <w:marBottom w:val="0"/>
      <w:divBdr>
        <w:top w:val="none" w:sz="0" w:space="0" w:color="auto"/>
        <w:left w:val="none" w:sz="0" w:space="0" w:color="auto"/>
        <w:bottom w:val="none" w:sz="0" w:space="0" w:color="auto"/>
        <w:right w:val="none" w:sz="0" w:space="0" w:color="auto"/>
      </w:divBdr>
    </w:div>
    <w:div w:id="413092349">
      <w:bodyDiv w:val="1"/>
      <w:marLeft w:val="0"/>
      <w:marRight w:val="0"/>
      <w:marTop w:val="0"/>
      <w:marBottom w:val="0"/>
      <w:divBdr>
        <w:top w:val="none" w:sz="0" w:space="0" w:color="auto"/>
        <w:left w:val="none" w:sz="0" w:space="0" w:color="auto"/>
        <w:bottom w:val="none" w:sz="0" w:space="0" w:color="auto"/>
        <w:right w:val="none" w:sz="0" w:space="0" w:color="auto"/>
      </w:divBdr>
    </w:div>
    <w:div w:id="413401211">
      <w:bodyDiv w:val="1"/>
      <w:marLeft w:val="0"/>
      <w:marRight w:val="0"/>
      <w:marTop w:val="0"/>
      <w:marBottom w:val="0"/>
      <w:divBdr>
        <w:top w:val="none" w:sz="0" w:space="0" w:color="auto"/>
        <w:left w:val="none" w:sz="0" w:space="0" w:color="auto"/>
        <w:bottom w:val="none" w:sz="0" w:space="0" w:color="auto"/>
        <w:right w:val="none" w:sz="0" w:space="0" w:color="auto"/>
      </w:divBdr>
    </w:div>
    <w:div w:id="413745299">
      <w:bodyDiv w:val="1"/>
      <w:marLeft w:val="0"/>
      <w:marRight w:val="0"/>
      <w:marTop w:val="0"/>
      <w:marBottom w:val="0"/>
      <w:divBdr>
        <w:top w:val="none" w:sz="0" w:space="0" w:color="auto"/>
        <w:left w:val="none" w:sz="0" w:space="0" w:color="auto"/>
        <w:bottom w:val="none" w:sz="0" w:space="0" w:color="auto"/>
        <w:right w:val="none" w:sz="0" w:space="0" w:color="auto"/>
      </w:divBdr>
    </w:div>
    <w:div w:id="414328751">
      <w:bodyDiv w:val="1"/>
      <w:marLeft w:val="0"/>
      <w:marRight w:val="0"/>
      <w:marTop w:val="0"/>
      <w:marBottom w:val="0"/>
      <w:divBdr>
        <w:top w:val="none" w:sz="0" w:space="0" w:color="auto"/>
        <w:left w:val="none" w:sz="0" w:space="0" w:color="auto"/>
        <w:bottom w:val="none" w:sz="0" w:space="0" w:color="auto"/>
        <w:right w:val="none" w:sz="0" w:space="0" w:color="auto"/>
      </w:divBdr>
    </w:div>
    <w:div w:id="414665973">
      <w:bodyDiv w:val="1"/>
      <w:marLeft w:val="0"/>
      <w:marRight w:val="0"/>
      <w:marTop w:val="0"/>
      <w:marBottom w:val="0"/>
      <w:divBdr>
        <w:top w:val="none" w:sz="0" w:space="0" w:color="auto"/>
        <w:left w:val="none" w:sz="0" w:space="0" w:color="auto"/>
        <w:bottom w:val="none" w:sz="0" w:space="0" w:color="auto"/>
        <w:right w:val="none" w:sz="0" w:space="0" w:color="auto"/>
      </w:divBdr>
    </w:div>
    <w:div w:id="417139235">
      <w:bodyDiv w:val="1"/>
      <w:marLeft w:val="0"/>
      <w:marRight w:val="0"/>
      <w:marTop w:val="0"/>
      <w:marBottom w:val="0"/>
      <w:divBdr>
        <w:top w:val="none" w:sz="0" w:space="0" w:color="auto"/>
        <w:left w:val="none" w:sz="0" w:space="0" w:color="auto"/>
        <w:bottom w:val="none" w:sz="0" w:space="0" w:color="auto"/>
        <w:right w:val="none" w:sz="0" w:space="0" w:color="auto"/>
      </w:divBdr>
    </w:div>
    <w:div w:id="417483563">
      <w:bodyDiv w:val="1"/>
      <w:marLeft w:val="0"/>
      <w:marRight w:val="0"/>
      <w:marTop w:val="0"/>
      <w:marBottom w:val="0"/>
      <w:divBdr>
        <w:top w:val="none" w:sz="0" w:space="0" w:color="auto"/>
        <w:left w:val="none" w:sz="0" w:space="0" w:color="auto"/>
        <w:bottom w:val="none" w:sz="0" w:space="0" w:color="auto"/>
        <w:right w:val="none" w:sz="0" w:space="0" w:color="auto"/>
      </w:divBdr>
    </w:div>
    <w:div w:id="417946914">
      <w:bodyDiv w:val="1"/>
      <w:marLeft w:val="0"/>
      <w:marRight w:val="0"/>
      <w:marTop w:val="0"/>
      <w:marBottom w:val="0"/>
      <w:divBdr>
        <w:top w:val="none" w:sz="0" w:space="0" w:color="auto"/>
        <w:left w:val="none" w:sz="0" w:space="0" w:color="auto"/>
        <w:bottom w:val="none" w:sz="0" w:space="0" w:color="auto"/>
        <w:right w:val="none" w:sz="0" w:space="0" w:color="auto"/>
      </w:divBdr>
    </w:div>
    <w:div w:id="419328310">
      <w:bodyDiv w:val="1"/>
      <w:marLeft w:val="0"/>
      <w:marRight w:val="0"/>
      <w:marTop w:val="0"/>
      <w:marBottom w:val="0"/>
      <w:divBdr>
        <w:top w:val="none" w:sz="0" w:space="0" w:color="auto"/>
        <w:left w:val="none" w:sz="0" w:space="0" w:color="auto"/>
        <w:bottom w:val="none" w:sz="0" w:space="0" w:color="auto"/>
        <w:right w:val="none" w:sz="0" w:space="0" w:color="auto"/>
      </w:divBdr>
    </w:div>
    <w:div w:id="420301582">
      <w:bodyDiv w:val="1"/>
      <w:marLeft w:val="0"/>
      <w:marRight w:val="0"/>
      <w:marTop w:val="0"/>
      <w:marBottom w:val="0"/>
      <w:divBdr>
        <w:top w:val="none" w:sz="0" w:space="0" w:color="auto"/>
        <w:left w:val="none" w:sz="0" w:space="0" w:color="auto"/>
        <w:bottom w:val="none" w:sz="0" w:space="0" w:color="auto"/>
        <w:right w:val="none" w:sz="0" w:space="0" w:color="auto"/>
      </w:divBdr>
    </w:div>
    <w:div w:id="421800104">
      <w:bodyDiv w:val="1"/>
      <w:marLeft w:val="0"/>
      <w:marRight w:val="0"/>
      <w:marTop w:val="0"/>
      <w:marBottom w:val="0"/>
      <w:divBdr>
        <w:top w:val="none" w:sz="0" w:space="0" w:color="auto"/>
        <w:left w:val="none" w:sz="0" w:space="0" w:color="auto"/>
        <w:bottom w:val="none" w:sz="0" w:space="0" w:color="auto"/>
        <w:right w:val="none" w:sz="0" w:space="0" w:color="auto"/>
      </w:divBdr>
    </w:div>
    <w:div w:id="422259539">
      <w:bodyDiv w:val="1"/>
      <w:marLeft w:val="0"/>
      <w:marRight w:val="0"/>
      <w:marTop w:val="0"/>
      <w:marBottom w:val="0"/>
      <w:divBdr>
        <w:top w:val="none" w:sz="0" w:space="0" w:color="auto"/>
        <w:left w:val="none" w:sz="0" w:space="0" w:color="auto"/>
        <w:bottom w:val="none" w:sz="0" w:space="0" w:color="auto"/>
        <w:right w:val="none" w:sz="0" w:space="0" w:color="auto"/>
      </w:divBdr>
    </w:div>
    <w:div w:id="422648283">
      <w:bodyDiv w:val="1"/>
      <w:marLeft w:val="0"/>
      <w:marRight w:val="0"/>
      <w:marTop w:val="0"/>
      <w:marBottom w:val="0"/>
      <w:divBdr>
        <w:top w:val="none" w:sz="0" w:space="0" w:color="auto"/>
        <w:left w:val="none" w:sz="0" w:space="0" w:color="auto"/>
        <w:bottom w:val="none" w:sz="0" w:space="0" w:color="auto"/>
        <w:right w:val="none" w:sz="0" w:space="0" w:color="auto"/>
      </w:divBdr>
    </w:div>
    <w:div w:id="423766827">
      <w:bodyDiv w:val="1"/>
      <w:marLeft w:val="0"/>
      <w:marRight w:val="0"/>
      <w:marTop w:val="0"/>
      <w:marBottom w:val="0"/>
      <w:divBdr>
        <w:top w:val="none" w:sz="0" w:space="0" w:color="auto"/>
        <w:left w:val="none" w:sz="0" w:space="0" w:color="auto"/>
        <w:bottom w:val="none" w:sz="0" w:space="0" w:color="auto"/>
        <w:right w:val="none" w:sz="0" w:space="0" w:color="auto"/>
      </w:divBdr>
    </w:div>
    <w:div w:id="424305102">
      <w:bodyDiv w:val="1"/>
      <w:marLeft w:val="0"/>
      <w:marRight w:val="0"/>
      <w:marTop w:val="0"/>
      <w:marBottom w:val="0"/>
      <w:divBdr>
        <w:top w:val="none" w:sz="0" w:space="0" w:color="auto"/>
        <w:left w:val="none" w:sz="0" w:space="0" w:color="auto"/>
        <w:bottom w:val="none" w:sz="0" w:space="0" w:color="auto"/>
        <w:right w:val="none" w:sz="0" w:space="0" w:color="auto"/>
      </w:divBdr>
    </w:div>
    <w:div w:id="424418261">
      <w:bodyDiv w:val="1"/>
      <w:marLeft w:val="0"/>
      <w:marRight w:val="0"/>
      <w:marTop w:val="0"/>
      <w:marBottom w:val="0"/>
      <w:divBdr>
        <w:top w:val="none" w:sz="0" w:space="0" w:color="auto"/>
        <w:left w:val="none" w:sz="0" w:space="0" w:color="auto"/>
        <w:bottom w:val="none" w:sz="0" w:space="0" w:color="auto"/>
        <w:right w:val="none" w:sz="0" w:space="0" w:color="auto"/>
      </w:divBdr>
    </w:div>
    <w:div w:id="427236220">
      <w:bodyDiv w:val="1"/>
      <w:marLeft w:val="0"/>
      <w:marRight w:val="0"/>
      <w:marTop w:val="0"/>
      <w:marBottom w:val="0"/>
      <w:divBdr>
        <w:top w:val="none" w:sz="0" w:space="0" w:color="auto"/>
        <w:left w:val="none" w:sz="0" w:space="0" w:color="auto"/>
        <w:bottom w:val="none" w:sz="0" w:space="0" w:color="auto"/>
        <w:right w:val="none" w:sz="0" w:space="0" w:color="auto"/>
      </w:divBdr>
    </w:div>
    <w:div w:id="428937186">
      <w:bodyDiv w:val="1"/>
      <w:marLeft w:val="0"/>
      <w:marRight w:val="0"/>
      <w:marTop w:val="0"/>
      <w:marBottom w:val="0"/>
      <w:divBdr>
        <w:top w:val="none" w:sz="0" w:space="0" w:color="auto"/>
        <w:left w:val="none" w:sz="0" w:space="0" w:color="auto"/>
        <w:bottom w:val="none" w:sz="0" w:space="0" w:color="auto"/>
        <w:right w:val="none" w:sz="0" w:space="0" w:color="auto"/>
      </w:divBdr>
    </w:div>
    <w:div w:id="429012837">
      <w:bodyDiv w:val="1"/>
      <w:marLeft w:val="0"/>
      <w:marRight w:val="0"/>
      <w:marTop w:val="0"/>
      <w:marBottom w:val="0"/>
      <w:divBdr>
        <w:top w:val="none" w:sz="0" w:space="0" w:color="auto"/>
        <w:left w:val="none" w:sz="0" w:space="0" w:color="auto"/>
        <w:bottom w:val="none" w:sz="0" w:space="0" w:color="auto"/>
        <w:right w:val="none" w:sz="0" w:space="0" w:color="auto"/>
      </w:divBdr>
    </w:div>
    <w:div w:id="429817738">
      <w:bodyDiv w:val="1"/>
      <w:marLeft w:val="0"/>
      <w:marRight w:val="0"/>
      <w:marTop w:val="0"/>
      <w:marBottom w:val="0"/>
      <w:divBdr>
        <w:top w:val="none" w:sz="0" w:space="0" w:color="auto"/>
        <w:left w:val="none" w:sz="0" w:space="0" w:color="auto"/>
        <w:bottom w:val="none" w:sz="0" w:space="0" w:color="auto"/>
        <w:right w:val="none" w:sz="0" w:space="0" w:color="auto"/>
      </w:divBdr>
    </w:div>
    <w:div w:id="430588004">
      <w:bodyDiv w:val="1"/>
      <w:marLeft w:val="0"/>
      <w:marRight w:val="0"/>
      <w:marTop w:val="0"/>
      <w:marBottom w:val="0"/>
      <w:divBdr>
        <w:top w:val="none" w:sz="0" w:space="0" w:color="auto"/>
        <w:left w:val="none" w:sz="0" w:space="0" w:color="auto"/>
        <w:bottom w:val="none" w:sz="0" w:space="0" w:color="auto"/>
        <w:right w:val="none" w:sz="0" w:space="0" w:color="auto"/>
      </w:divBdr>
    </w:div>
    <w:div w:id="432285248">
      <w:bodyDiv w:val="1"/>
      <w:marLeft w:val="0"/>
      <w:marRight w:val="0"/>
      <w:marTop w:val="0"/>
      <w:marBottom w:val="0"/>
      <w:divBdr>
        <w:top w:val="none" w:sz="0" w:space="0" w:color="auto"/>
        <w:left w:val="none" w:sz="0" w:space="0" w:color="auto"/>
        <w:bottom w:val="none" w:sz="0" w:space="0" w:color="auto"/>
        <w:right w:val="none" w:sz="0" w:space="0" w:color="auto"/>
      </w:divBdr>
    </w:div>
    <w:div w:id="432627046">
      <w:bodyDiv w:val="1"/>
      <w:marLeft w:val="0"/>
      <w:marRight w:val="0"/>
      <w:marTop w:val="0"/>
      <w:marBottom w:val="0"/>
      <w:divBdr>
        <w:top w:val="none" w:sz="0" w:space="0" w:color="auto"/>
        <w:left w:val="none" w:sz="0" w:space="0" w:color="auto"/>
        <w:bottom w:val="none" w:sz="0" w:space="0" w:color="auto"/>
        <w:right w:val="none" w:sz="0" w:space="0" w:color="auto"/>
      </w:divBdr>
    </w:div>
    <w:div w:id="433981824">
      <w:bodyDiv w:val="1"/>
      <w:marLeft w:val="0"/>
      <w:marRight w:val="0"/>
      <w:marTop w:val="0"/>
      <w:marBottom w:val="0"/>
      <w:divBdr>
        <w:top w:val="none" w:sz="0" w:space="0" w:color="auto"/>
        <w:left w:val="none" w:sz="0" w:space="0" w:color="auto"/>
        <w:bottom w:val="none" w:sz="0" w:space="0" w:color="auto"/>
        <w:right w:val="none" w:sz="0" w:space="0" w:color="auto"/>
      </w:divBdr>
    </w:div>
    <w:div w:id="434635820">
      <w:bodyDiv w:val="1"/>
      <w:marLeft w:val="0"/>
      <w:marRight w:val="0"/>
      <w:marTop w:val="0"/>
      <w:marBottom w:val="0"/>
      <w:divBdr>
        <w:top w:val="none" w:sz="0" w:space="0" w:color="auto"/>
        <w:left w:val="none" w:sz="0" w:space="0" w:color="auto"/>
        <w:bottom w:val="none" w:sz="0" w:space="0" w:color="auto"/>
        <w:right w:val="none" w:sz="0" w:space="0" w:color="auto"/>
      </w:divBdr>
    </w:div>
    <w:div w:id="435100969">
      <w:bodyDiv w:val="1"/>
      <w:marLeft w:val="0"/>
      <w:marRight w:val="0"/>
      <w:marTop w:val="0"/>
      <w:marBottom w:val="0"/>
      <w:divBdr>
        <w:top w:val="none" w:sz="0" w:space="0" w:color="auto"/>
        <w:left w:val="none" w:sz="0" w:space="0" w:color="auto"/>
        <w:bottom w:val="none" w:sz="0" w:space="0" w:color="auto"/>
        <w:right w:val="none" w:sz="0" w:space="0" w:color="auto"/>
      </w:divBdr>
    </w:div>
    <w:div w:id="436291586">
      <w:bodyDiv w:val="1"/>
      <w:marLeft w:val="0"/>
      <w:marRight w:val="0"/>
      <w:marTop w:val="0"/>
      <w:marBottom w:val="0"/>
      <w:divBdr>
        <w:top w:val="none" w:sz="0" w:space="0" w:color="auto"/>
        <w:left w:val="none" w:sz="0" w:space="0" w:color="auto"/>
        <w:bottom w:val="none" w:sz="0" w:space="0" w:color="auto"/>
        <w:right w:val="none" w:sz="0" w:space="0" w:color="auto"/>
      </w:divBdr>
    </w:div>
    <w:div w:id="437456886">
      <w:bodyDiv w:val="1"/>
      <w:marLeft w:val="0"/>
      <w:marRight w:val="0"/>
      <w:marTop w:val="0"/>
      <w:marBottom w:val="0"/>
      <w:divBdr>
        <w:top w:val="none" w:sz="0" w:space="0" w:color="auto"/>
        <w:left w:val="none" w:sz="0" w:space="0" w:color="auto"/>
        <w:bottom w:val="none" w:sz="0" w:space="0" w:color="auto"/>
        <w:right w:val="none" w:sz="0" w:space="0" w:color="auto"/>
      </w:divBdr>
    </w:div>
    <w:div w:id="438260348">
      <w:bodyDiv w:val="1"/>
      <w:marLeft w:val="0"/>
      <w:marRight w:val="0"/>
      <w:marTop w:val="0"/>
      <w:marBottom w:val="0"/>
      <w:divBdr>
        <w:top w:val="none" w:sz="0" w:space="0" w:color="auto"/>
        <w:left w:val="none" w:sz="0" w:space="0" w:color="auto"/>
        <w:bottom w:val="none" w:sz="0" w:space="0" w:color="auto"/>
        <w:right w:val="none" w:sz="0" w:space="0" w:color="auto"/>
      </w:divBdr>
    </w:div>
    <w:div w:id="438452485">
      <w:bodyDiv w:val="1"/>
      <w:marLeft w:val="0"/>
      <w:marRight w:val="0"/>
      <w:marTop w:val="0"/>
      <w:marBottom w:val="0"/>
      <w:divBdr>
        <w:top w:val="none" w:sz="0" w:space="0" w:color="auto"/>
        <w:left w:val="none" w:sz="0" w:space="0" w:color="auto"/>
        <w:bottom w:val="none" w:sz="0" w:space="0" w:color="auto"/>
        <w:right w:val="none" w:sz="0" w:space="0" w:color="auto"/>
      </w:divBdr>
    </w:div>
    <w:div w:id="439641323">
      <w:bodyDiv w:val="1"/>
      <w:marLeft w:val="0"/>
      <w:marRight w:val="0"/>
      <w:marTop w:val="0"/>
      <w:marBottom w:val="0"/>
      <w:divBdr>
        <w:top w:val="none" w:sz="0" w:space="0" w:color="auto"/>
        <w:left w:val="none" w:sz="0" w:space="0" w:color="auto"/>
        <w:bottom w:val="none" w:sz="0" w:space="0" w:color="auto"/>
        <w:right w:val="none" w:sz="0" w:space="0" w:color="auto"/>
      </w:divBdr>
    </w:div>
    <w:div w:id="439880897">
      <w:bodyDiv w:val="1"/>
      <w:marLeft w:val="0"/>
      <w:marRight w:val="0"/>
      <w:marTop w:val="0"/>
      <w:marBottom w:val="0"/>
      <w:divBdr>
        <w:top w:val="none" w:sz="0" w:space="0" w:color="auto"/>
        <w:left w:val="none" w:sz="0" w:space="0" w:color="auto"/>
        <w:bottom w:val="none" w:sz="0" w:space="0" w:color="auto"/>
        <w:right w:val="none" w:sz="0" w:space="0" w:color="auto"/>
      </w:divBdr>
    </w:div>
    <w:div w:id="440615610">
      <w:bodyDiv w:val="1"/>
      <w:marLeft w:val="0"/>
      <w:marRight w:val="0"/>
      <w:marTop w:val="0"/>
      <w:marBottom w:val="0"/>
      <w:divBdr>
        <w:top w:val="none" w:sz="0" w:space="0" w:color="auto"/>
        <w:left w:val="none" w:sz="0" w:space="0" w:color="auto"/>
        <w:bottom w:val="none" w:sz="0" w:space="0" w:color="auto"/>
        <w:right w:val="none" w:sz="0" w:space="0" w:color="auto"/>
      </w:divBdr>
    </w:div>
    <w:div w:id="440688235">
      <w:bodyDiv w:val="1"/>
      <w:marLeft w:val="0"/>
      <w:marRight w:val="0"/>
      <w:marTop w:val="0"/>
      <w:marBottom w:val="0"/>
      <w:divBdr>
        <w:top w:val="none" w:sz="0" w:space="0" w:color="auto"/>
        <w:left w:val="none" w:sz="0" w:space="0" w:color="auto"/>
        <w:bottom w:val="none" w:sz="0" w:space="0" w:color="auto"/>
        <w:right w:val="none" w:sz="0" w:space="0" w:color="auto"/>
      </w:divBdr>
    </w:div>
    <w:div w:id="440998311">
      <w:bodyDiv w:val="1"/>
      <w:marLeft w:val="0"/>
      <w:marRight w:val="0"/>
      <w:marTop w:val="0"/>
      <w:marBottom w:val="0"/>
      <w:divBdr>
        <w:top w:val="none" w:sz="0" w:space="0" w:color="auto"/>
        <w:left w:val="none" w:sz="0" w:space="0" w:color="auto"/>
        <w:bottom w:val="none" w:sz="0" w:space="0" w:color="auto"/>
        <w:right w:val="none" w:sz="0" w:space="0" w:color="auto"/>
      </w:divBdr>
    </w:div>
    <w:div w:id="441534023">
      <w:bodyDiv w:val="1"/>
      <w:marLeft w:val="0"/>
      <w:marRight w:val="0"/>
      <w:marTop w:val="0"/>
      <w:marBottom w:val="0"/>
      <w:divBdr>
        <w:top w:val="none" w:sz="0" w:space="0" w:color="auto"/>
        <w:left w:val="none" w:sz="0" w:space="0" w:color="auto"/>
        <w:bottom w:val="none" w:sz="0" w:space="0" w:color="auto"/>
        <w:right w:val="none" w:sz="0" w:space="0" w:color="auto"/>
      </w:divBdr>
    </w:div>
    <w:div w:id="442966043">
      <w:bodyDiv w:val="1"/>
      <w:marLeft w:val="0"/>
      <w:marRight w:val="0"/>
      <w:marTop w:val="0"/>
      <w:marBottom w:val="0"/>
      <w:divBdr>
        <w:top w:val="none" w:sz="0" w:space="0" w:color="auto"/>
        <w:left w:val="none" w:sz="0" w:space="0" w:color="auto"/>
        <w:bottom w:val="none" w:sz="0" w:space="0" w:color="auto"/>
        <w:right w:val="none" w:sz="0" w:space="0" w:color="auto"/>
      </w:divBdr>
    </w:div>
    <w:div w:id="443620924">
      <w:bodyDiv w:val="1"/>
      <w:marLeft w:val="0"/>
      <w:marRight w:val="0"/>
      <w:marTop w:val="0"/>
      <w:marBottom w:val="0"/>
      <w:divBdr>
        <w:top w:val="none" w:sz="0" w:space="0" w:color="auto"/>
        <w:left w:val="none" w:sz="0" w:space="0" w:color="auto"/>
        <w:bottom w:val="none" w:sz="0" w:space="0" w:color="auto"/>
        <w:right w:val="none" w:sz="0" w:space="0" w:color="auto"/>
      </w:divBdr>
    </w:div>
    <w:div w:id="445854509">
      <w:bodyDiv w:val="1"/>
      <w:marLeft w:val="0"/>
      <w:marRight w:val="0"/>
      <w:marTop w:val="0"/>
      <w:marBottom w:val="0"/>
      <w:divBdr>
        <w:top w:val="none" w:sz="0" w:space="0" w:color="auto"/>
        <w:left w:val="none" w:sz="0" w:space="0" w:color="auto"/>
        <w:bottom w:val="none" w:sz="0" w:space="0" w:color="auto"/>
        <w:right w:val="none" w:sz="0" w:space="0" w:color="auto"/>
      </w:divBdr>
    </w:div>
    <w:div w:id="447547769">
      <w:bodyDiv w:val="1"/>
      <w:marLeft w:val="0"/>
      <w:marRight w:val="0"/>
      <w:marTop w:val="0"/>
      <w:marBottom w:val="0"/>
      <w:divBdr>
        <w:top w:val="none" w:sz="0" w:space="0" w:color="auto"/>
        <w:left w:val="none" w:sz="0" w:space="0" w:color="auto"/>
        <w:bottom w:val="none" w:sz="0" w:space="0" w:color="auto"/>
        <w:right w:val="none" w:sz="0" w:space="0" w:color="auto"/>
      </w:divBdr>
    </w:div>
    <w:div w:id="448161331">
      <w:bodyDiv w:val="1"/>
      <w:marLeft w:val="0"/>
      <w:marRight w:val="0"/>
      <w:marTop w:val="0"/>
      <w:marBottom w:val="0"/>
      <w:divBdr>
        <w:top w:val="none" w:sz="0" w:space="0" w:color="auto"/>
        <w:left w:val="none" w:sz="0" w:space="0" w:color="auto"/>
        <w:bottom w:val="none" w:sz="0" w:space="0" w:color="auto"/>
        <w:right w:val="none" w:sz="0" w:space="0" w:color="auto"/>
      </w:divBdr>
    </w:div>
    <w:div w:id="450324568">
      <w:bodyDiv w:val="1"/>
      <w:marLeft w:val="0"/>
      <w:marRight w:val="0"/>
      <w:marTop w:val="0"/>
      <w:marBottom w:val="0"/>
      <w:divBdr>
        <w:top w:val="none" w:sz="0" w:space="0" w:color="auto"/>
        <w:left w:val="none" w:sz="0" w:space="0" w:color="auto"/>
        <w:bottom w:val="none" w:sz="0" w:space="0" w:color="auto"/>
        <w:right w:val="none" w:sz="0" w:space="0" w:color="auto"/>
      </w:divBdr>
    </w:div>
    <w:div w:id="450326884">
      <w:bodyDiv w:val="1"/>
      <w:marLeft w:val="0"/>
      <w:marRight w:val="0"/>
      <w:marTop w:val="0"/>
      <w:marBottom w:val="0"/>
      <w:divBdr>
        <w:top w:val="none" w:sz="0" w:space="0" w:color="auto"/>
        <w:left w:val="none" w:sz="0" w:space="0" w:color="auto"/>
        <w:bottom w:val="none" w:sz="0" w:space="0" w:color="auto"/>
        <w:right w:val="none" w:sz="0" w:space="0" w:color="auto"/>
      </w:divBdr>
    </w:div>
    <w:div w:id="450327346">
      <w:bodyDiv w:val="1"/>
      <w:marLeft w:val="0"/>
      <w:marRight w:val="0"/>
      <w:marTop w:val="0"/>
      <w:marBottom w:val="0"/>
      <w:divBdr>
        <w:top w:val="none" w:sz="0" w:space="0" w:color="auto"/>
        <w:left w:val="none" w:sz="0" w:space="0" w:color="auto"/>
        <w:bottom w:val="none" w:sz="0" w:space="0" w:color="auto"/>
        <w:right w:val="none" w:sz="0" w:space="0" w:color="auto"/>
      </w:divBdr>
    </w:div>
    <w:div w:id="452404993">
      <w:bodyDiv w:val="1"/>
      <w:marLeft w:val="0"/>
      <w:marRight w:val="0"/>
      <w:marTop w:val="0"/>
      <w:marBottom w:val="0"/>
      <w:divBdr>
        <w:top w:val="none" w:sz="0" w:space="0" w:color="auto"/>
        <w:left w:val="none" w:sz="0" w:space="0" w:color="auto"/>
        <w:bottom w:val="none" w:sz="0" w:space="0" w:color="auto"/>
        <w:right w:val="none" w:sz="0" w:space="0" w:color="auto"/>
      </w:divBdr>
    </w:div>
    <w:div w:id="453059861">
      <w:bodyDiv w:val="1"/>
      <w:marLeft w:val="0"/>
      <w:marRight w:val="0"/>
      <w:marTop w:val="0"/>
      <w:marBottom w:val="0"/>
      <w:divBdr>
        <w:top w:val="none" w:sz="0" w:space="0" w:color="auto"/>
        <w:left w:val="none" w:sz="0" w:space="0" w:color="auto"/>
        <w:bottom w:val="none" w:sz="0" w:space="0" w:color="auto"/>
        <w:right w:val="none" w:sz="0" w:space="0" w:color="auto"/>
      </w:divBdr>
    </w:div>
    <w:div w:id="454493824">
      <w:bodyDiv w:val="1"/>
      <w:marLeft w:val="0"/>
      <w:marRight w:val="0"/>
      <w:marTop w:val="0"/>
      <w:marBottom w:val="0"/>
      <w:divBdr>
        <w:top w:val="none" w:sz="0" w:space="0" w:color="auto"/>
        <w:left w:val="none" w:sz="0" w:space="0" w:color="auto"/>
        <w:bottom w:val="none" w:sz="0" w:space="0" w:color="auto"/>
        <w:right w:val="none" w:sz="0" w:space="0" w:color="auto"/>
      </w:divBdr>
    </w:div>
    <w:div w:id="455834985">
      <w:bodyDiv w:val="1"/>
      <w:marLeft w:val="0"/>
      <w:marRight w:val="0"/>
      <w:marTop w:val="0"/>
      <w:marBottom w:val="0"/>
      <w:divBdr>
        <w:top w:val="none" w:sz="0" w:space="0" w:color="auto"/>
        <w:left w:val="none" w:sz="0" w:space="0" w:color="auto"/>
        <w:bottom w:val="none" w:sz="0" w:space="0" w:color="auto"/>
        <w:right w:val="none" w:sz="0" w:space="0" w:color="auto"/>
      </w:divBdr>
    </w:div>
    <w:div w:id="455835448">
      <w:bodyDiv w:val="1"/>
      <w:marLeft w:val="0"/>
      <w:marRight w:val="0"/>
      <w:marTop w:val="0"/>
      <w:marBottom w:val="0"/>
      <w:divBdr>
        <w:top w:val="none" w:sz="0" w:space="0" w:color="auto"/>
        <w:left w:val="none" w:sz="0" w:space="0" w:color="auto"/>
        <w:bottom w:val="none" w:sz="0" w:space="0" w:color="auto"/>
        <w:right w:val="none" w:sz="0" w:space="0" w:color="auto"/>
      </w:divBdr>
    </w:div>
    <w:div w:id="457720852">
      <w:bodyDiv w:val="1"/>
      <w:marLeft w:val="0"/>
      <w:marRight w:val="0"/>
      <w:marTop w:val="0"/>
      <w:marBottom w:val="0"/>
      <w:divBdr>
        <w:top w:val="none" w:sz="0" w:space="0" w:color="auto"/>
        <w:left w:val="none" w:sz="0" w:space="0" w:color="auto"/>
        <w:bottom w:val="none" w:sz="0" w:space="0" w:color="auto"/>
        <w:right w:val="none" w:sz="0" w:space="0" w:color="auto"/>
      </w:divBdr>
    </w:div>
    <w:div w:id="457797900">
      <w:bodyDiv w:val="1"/>
      <w:marLeft w:val="0"/>
      <w:marRight w:val="0"/>
      <w:marTop w:val="0"/>
      <w:marBottom w:val="0"/>
      <w:divBdr>
        <w:top w:val="none" w:sz="0" w:space="0" w:color="auto"/>
        <w:left w:val="none" w:sz="0" w:space="0" w:color="auto"/>
        <w:bottom w:val="none" w:sz="0" w:space="0" w:color="auto"/>
        <w:right w:val="none" w:sz="0" w:space="0" w:color="auto"/>
      </w:divBdr>
    </w:div>
    <w:div w:id="457844578">
      <w:bodyDiv w:val="1"/>
      <w:marLeft w:val="0"/>
      <w:marRight w:val="0"/>
      <w:marTop w:val="0"/>
      <w:marBottom w:val="0"/>
      <w:divBdr>
        <w:top w:val="none" w:sz="0" w:space="0" w:color="auto"/>
        <w:left w:val="none" w:sz="0" w:space="0" w:color="auto"/>
        <w:bottom w:val="none" w:sz="0" w:space="0" w:color="auto"/>
        <w:right w:val="none" w:sz="0" w:space="0" w:color="auto"/>
      </w:divBdr>
    </w:div>
    <w:div w:id="458493891">
      <w:bodyDiv w:val="1"/>
      <w:marLeft w:val="0"/>
      <w:marRight w:val="0"/>
      <w:marTop w:val="0"/>
      <w:marBottom w:val="0"/>
      <w:divBdr>
        <w:top w:val="none" w:sz="0" w:space="0" w:color="auto"/>
        <w:left w:val="none" w:sz="0" w:space="0" w:color="auto"/>
        <w:bottom w:val="none" w:sz="0" w:space="0" w:color="auto"/>
        <w:right w:val="none" w:sz="0" w:space="0" w:color="auto"/>
      </w:divBdr>
    </w:div>
    <w:div w:id="458768222">
      <w:bodyDiv w:val="1"/>
      <w:marLeft w:val="0"/>
      <w:marRight w:val="0"/>
      <w:marTop w:val="0"/>
      <w:marBottom w:val="0"/>
      <w:divBdr>
        <w:top w:val="none" w:sz="0" w:space="0" w:color="auto"/>
        <w:left w:val="none" w:sz="0" w:space="0" w:color="auto"/>
        <w:bottom w:val="none" w:sz="0" w:space="0" w:color="auto"/>
        <w:right w:val="none" w:sz="0" w:space="0" w:color="auto"/>
      </w:divBdr>
    </w:div>
    <w:div w:id="459222960">
      <w:bodyDiv w:val="1"/>
      <w:marLeft w:val="0"/>
      <w:marRight w:val="0"/>
      <w:marTop w:val="0"/>
      <w:marBottom w:val="0"/>
      <w:divBdr>
        <w:top w:val="none" w:sz="0" w:space="0" w:color="auto"/>
        <w:left w:val="none" w:sz="0" w:space="0" w:color="auto"/>
        <w:bottom w:val="none" w:sz="0" w:space="0" w:color="auto"/>
        <w:right w:val="none" w:sz="0" w:space="0" w:color="auto"/>
      </w:divBdr>
    </w:div>
    <w:div w:id="459418637">
      <w:bodyDiv w:val="1"/>
      <w:marLeft w:val="0"/>
      <w:marRight w:val="0"/>
      <w:marTop w:val="0"/>
      <w:marBottom w:val="0"/>
      <w:divBdr>
        <w:top w:val="none" w:sz="0" w:space="0" w:color="auto"/>
        <w:left w:val="none" w:sz="0" w:space="0" w:color="auto"/>
        <w:bottom w:val="none" w:sz="0" w:space="0" w:color="auto"/>
        <w:right w:val="none" w:sz="0" w:space="0" w:color="auto"/>
      </w:divBdr>
    </w:div>
    <w:div w:id="459880766">
      <w:bodyDiv w:val="1"/>
      <w:marLeft w:val="0"/>
      <w:marRight w:val="0"/>
      <w:marTop w:val="0"/>
      <w:marBottom w:val="0"/>
      <w:divBdr>
        <w:top w:val="none" w:sz="0" w:space="0" w:color="auto"/>
        <w:left w:val="none" w:sz="0" w:space="0" w:color="auto"/>
        <w:bottom w:val="none" w:sz="0" w:space="0" w:color="auto"/>
        <w:right w:val="none" w:sz="0" w:space="0" w:color="auto"/>
      </w:divBdr>
    </w:div>
    <w:div w:id="460349499">
      <w:bodyDiv w:val="1"/>
      <w:marLeft w:val="0"/>
      <w:marRight w:val="0"/>
      <w:marTop w:val="0"/>
      <w:marBottom w:val="0"/>
      <w:divBdr>
        <w:top w:val="none" w:sz="0" w:space="0" w:color="auto"/>
        <w:left w:val="none" w:sz="0" w:space="0" w:color="auto"/>
        <w:bottom w:val="none" w:sz="0" w:space="0" w:color="auto"/>
        <w:right w:val="none" w:sz="0" w:space="0" w:color="auto"/>
      </w:divBdr>
    </w:div>
    <w:div w:id="460458244">
      <w:bodyDiv w:val="1"/>
      <w:marLeft w:val="0"/>
      <w:marRight w:val="0"/>
      <w:marTop w:val="0"/>
      <w:marBottom w:val="0"/>
      <w:divBdr>
        <w:top w:val="none" w:sz="0" w:space="0" w:color="auto"/>
        <w:left w:val="none" w:sz="0" w:space="0" w:color="auto"/>
        <w:bottom w:val="none" w:sz="0" w:space="0" w:color="auto"/>
        <w:right w:val="none" w:sz="0" w:space="0" w:color="auto"/>
      </w:divBdr>
    </w:div>
    <w:div w:id="460734588">
      <w:bodyDiv w:val="1"/>
      <w:marLeft w:val="0"/>
      <w:marRight w:val="0"/>
      <w:marTop w:val="0"/>
      <w:marBottom w:val="0"/>
      <w:divBdr>
        <w:top w:val="none" w:sz="0" w:space="0" w:color="auto"/>
        <w:left w:val="none" w:sz="0" w:space="0" w:color="auto"/>
        <w:bottom w:val="none" w:sz="0" w:space="0" w:color="auto"/>
        <w:right w:val="none" w:sz="0" w:space="0" w:color="auto"/>
      </w:divBdr>
    </w:div>
    <w:div w:id="460922837">
      <w:bodyDiv w:val="1"/>
      <w:marLeft w:val="0"/>
      <w:marRight w:val="0"/>
      <w:marTop w:val="0"/>
      <w:marBottom w:val="0"/>
      <w:divBdr>
        <w:top w:val="none" w:sz="0" w:space="0" w:color="auto"/>
        <w:left w:val="none" w:sz="0" w:space="0" w:color="auto"/>
        <w:bottom w:val="none" w:sz="0" w:space="0" w:color="auto"/>
        <w:right w:val="none" w:sz="0" w:space="0" w:color="auto"/>
      </w:divBdr>
    </w:div>
    <w:div w:id="461654187">
      <w:bodyDiv w:val="1"/>
      <w:marLeft w:val="0"/>
      <w:marRight w:val="0"/>
      <w:marTop w:val="0"/>
      <w:marBottom w:val="0"/>
      <w:divBdr>
        <w:top w:val="none" w:sz="0" w:space="0" w:color="auto"/>
        <w:left w:val="none" w:sz="0" w:space="0" w:color="auto"/>
        <w:bottom w:val="none" w:sz="0" w:space="0" w:color="auto"/>
        <w:right w:val="none" w:sz="0" w:space="0" w:color="auto"/>
      </w:divBdr>
    </w:div>
    <w:div w:id="462384828">
      <w:bodyDiv w:val="1"/>
      <w:marLeft w:val="0"/>
      <w:marRight w:val="0"/>
      <w:marTop w:val="0"/>
      <w:marBottom w:val="0"/>
      <w:divBdr>
        <w:top w:val="none" w:sz="0" w:space="0" w:color="auto"/>
        <w:left w:val="none" w:sz="0" w:space="0" w:color="auto"/>
        <w:bottom w:val="none" w:sz="0" w:space="0" w:color="auto"/>
        <w:right w:val="none" w:sz="0" w:space="0" w:color="auto"/>
      </w:divBdr>
    </w:div>
    <w:div w:id="463086924">
      <w:bodyDiv w:val="1"/>
      <w:marLeft w:val="0"/>
      <w:marRight w:val="0"/>
      <w:marTop w:val="0"/>
      <w:marBottom w:val="0"/>
      <w:divBdr>
        <w:top w:val="none" w:sz="0" w:space="0" w:color="auto"/>
        <w:left w:val="none" w:sz="0" w:space="0" w:color="auto"/>
        <w:bottom w:val="none" w:sz="0" w:space="0" w:color="auto"/>
        <w:right w:val="none" w:sz="0" w:space="0" w:color="auto"/>
      </w:divBdr>
    </w:div>
    <w:div w:id="463275188">
      <w:bodyDiv w:val="1"/>
      <w:marLeft w:val="0"/>
      <w:marRight w:val="0"/>
      <w:marTop w:val="0"/>
      <w:marBottom w:val="0"/>
      <w:divBdr>
        <w:top w:val="none" w:sz="0" w:space="0" w:color="auto"/>
        <w:left w:val="none" w:sz="0" w:space="0" w:color="auto"/>
        <w:bottom w:val="none" w:sz="0" w:space="0" w:color="auto"/>
        <w:right w:val="none" w:sz="0" w:space="0" w:color="auto"/>
      </w:divBdr>
    </w:div>
    <w:div w:id="463423556">
      <w:bodyDiv w:val="1"/>
      <w:marLeft w:val="0"/>
      <w:marRight w:val="0"/>
      <w:marTop w:val="0"/>
      <w:marBottom w:val="0"/>
      <w:divBdr>
        <w:top w:val="none" w:sz="0" w:space="0" w:color="auto"/>
        <w:left w:val="none" w:sz="0" w:space="0" w:color="auto"/>
        <w:bottom w:val="none" w:sz="0" w:space="0" w:color="auto"/>
        <w:right w:val="none" w:sz="0" w:space="0" w:color="auto"/>
      </w:divBdr>
    </w:div>
    <w:div w:id="464080986">
      <w:bodyDiv w:val="1"/>
      <w:marLeft w:val="0"/>
      <w:marRight w:val="0"/>
      <w:marTop w:val="0"/>
      <w:marBottom w:val="0"/>
      <w:divBdr>
        <w:top w:val="none" w:sz="0" w:space="0" w:color="auto"/>
        <w:left w:val="none" w:sz="0" w:space="0" w:color="auto"/>
        <w:bottom w:val="none" w:sz="0" w:space="0" w:color="auto"/>
        <w:right w:val="none" w:sz="0" w:space="0" w:color="auto"/>
      </w:divBdr>
    </w:div>
    <w:div w:id="464272835">
      <w:bodyDiv w:val="1"/>
      <w:marLeft w:val="0"/>
      <w:marRight w:val="0"/>
      <w:marTop w:val="0"/>
      <w:marBottom w:val="0"/>
      <w:divBdr>
        <w:top w:val="none" w:sz="0" w:space="0" w:color="auto"/>
        <w:left w:val="none" w:sz="0" w:space="0" w:color="auto"/>
        <w:bottom w:val="none" w:sz="0" w:space="0" w:color="auto"/>
        <w:right w:val="none" w:sz="0" w:space="0" w:color="auto"/>
      </w:divBdr>
    </w:div>
    <w:div w:id="465201532">
      <w:bodyDiv w:val="1"/>
      <w:marLeft w:val="0"/>
      <w:marRight w:val="0"/>
      <w:marTop w:val="0"/>
      <w:marBottom w:val="0"/>
      <w:divBdr>
        <w:top w:val="none" w:sz="0" w:space="0" w:color="auto"/>
        <w:left w:val="none" w:sz="0" w:space="0" w:color="auto"/>
        <w:bottom w:val="none" w:sz="0" w:space="0" w:color="auto"/>
        <w:right w:val="none" w:sz="0" w:space="0" w:color="auto"/>
      </w:divBdr>
    </w:div>
    <w:div w:id="466240172">
      <w:bodyDiv w:val="1"/>
      <w:marLeft w:val="0"/>
      <w:marRight w:val="0"/>
      <w:marTop w:val="0"/>
      <w:marBottom w:val="0"/>
      <w:divBdr>
        <w:top w:val="none" w:sz="0" w:space="0" w:color="auto"/>
        <w:left w:val="none" w:sz="0" w:space="0" w:color="auto"/>
        <w:bottom w:val="none" w:sz="0" w:space="0" w:color="auto"/>
        <w:right w:val="none" w:sz="0" w:space="0" w:color="auto"/>
      </w:divBdr>
    </w:div>
    <w:div w:id="466823129">
      <w:bodyDiv w:val="1"/>
      <w:marLeft w:val="0"/>
      <w:marRight w:val="0"/>
      <w:marTop w:val="0"/>
      <w:marBottom w:val="0"/>
      <w:divBdr>
        <w:top w:val="none" w:sz="0" w:space="0" w:color="auto"/>
        <w:left w:val="none" w:sz="0" w:space="0" w:color="auto"/>
        <w:bottom w:val="none" w:sz="0" w:space="0" w:color="auto"/>
        <w:right w:val="none" w:sz="0" w:space="0" w:color="auto"/>
      </w:divBdr>
    </w:div>
    <w:div w:id="467747837">
      <w:bodyDiv w:val="1"/>
      <w:marLeft w:val="0"/>
      <w:marRight w:val="0"/>
      <w:marTop w:val="0"/>
      <w:marBottom w:val="0"/>
      <w:divBdr>
        <w:top w:val="none" w:sz="0" w:space="0" w:color="auto"/>
        <w:left w:val="none" w:sz="0" w:space="0" w:color="auto"/>
        <w:bottom w:val="none" w:sz="0" w:space="0" w:color="auto"/>
        <w:right w:val="none" w:sz="0" w:space="0" w:color="auto"/>
      </w:divBdr>
    </w:div>
    <w:div w:id="468278545">
      <w:bodyDiv w:val="1"/>
      <w:marLeft w:val="0"/>
      <w:marRight w:val="0"/>
      <w:marTop w:val="0"/>
      <w:marBottom w:val="0"/>
      <w:divBdr>
        <w:top w:val="none" w:sz="0" w:space="0" w:color="auto"/>
        <w:left w:val="none" w:sz="0" w:space="0" w:color="auto"/>
        <w:bottom w:val="none" w:sz="0" w:space="0" w:color="auto"/>
        <w:right w:val="none" w:sz="0" w:space="0" w:color="auto"/>
      </w:divBdr>
    </w:div>
    <w:div w:id="468596554">
      <w:bodyDiv w:val="1"/>
      <w:marLeft w:val="0"/>
      <w:marRight w:val="0"/>
      <w:marTop w:val="0"/>
      <w:marBottom w:val="0"/>
      <w:divBdr>
        <w:top w:val="none" w:sz="0" w:space="0" w:color="auto"/>
        <w:left w:val="none" w:sz="0" w:space="0" w:color="auto"/>
        <w:bottom w:val="none" w:sz="0" w:space="0" w:color="auto"/>
        <w:right w:val="none" w:sz="0" w:space="0" w:color="auto"/>
      </w:divBdr>
    </w:div>
    <w:div w:id="469637885">
      <w:bodyDiv w:val="1"/>
      <w:marLeft w:val="0"/>
      <w:marRight w:val="0"/>
      <w:marTop w:val="0"/>
      <w:marBottom w:val="0"/>
      <w:divBdr>
        <w:top w:val="none" w:sz="0" w:space="0" w:color="auto"/>
        <w:left w:val="none" w:sz="0" w:space="0" w:color="auto"/>
        <w:bottom w:val="none" w:sz="0" w:space="0" w:color="auto"/>
        <w:right w:val="none" w:sz="0" w:space="0" w:color="auto"/>
      </w:divBdr>
    </w:div>
    <w:div w:id="470758550">
      <w:bodyDiv w:val="1"/>
      <w:marLeft w:val="0"/>
      <w:marRight w:val="0"/>
      <w:marTop w:val="0"/>
      <w:marBottom w:val="0"/>
      <w:divBdr>
        <w:top w:val="none" w:sz="0" w:space="0" w:color="auto"/>
        <w:left w:val="none" w:sz="0" w:space="0" w:color="auto"/>
        <w:bottom w:val="none" w:sz="0" w:space="0" w:color="auto"/>
        <w:right w:val="none" w:sz="0" w:space="0" w:color="auto"/>
      </w:divBdr>
    </w:div>
    <w:div w:id="470827117">
      <w:bodyDiv w:val="1"/>
      <w:marLeft w:val="0"/>
      <w:marRight w:val="0"/>
      <w:marTop w:val="0"/>
      <w:marBottom w:val="0"/>
      <w:divBdr>
        <w:top w:val="none" w:sz="0" w:space="0" w:color="auto"/>
        <w:left w:val="none" w:sz="0" w:space="0" w:color="auto"/>
        <w:bottom w:val="none" w:sz="0" w:space="0" w:color="auto"/>
        <w:right w:val="none" w:sz="0" w:space="0" w:color="auto"/>
      </w:divBdr>
    </w:div>
    <w:div w:id="471217621">
      <w:bodyDiv w:val="1"/>
      <w:marLeft w:val="0"/>
      <w:marRight w:val="0"/>
      <w:marTop w:val="0"/>
      <w:marBottom w:val="0"/>
      <w:divBdr>
        <w:top w:val="none" w:sz="0" w:space="0" w:color="auto"/>
        <w:left w:val="none" w:sz="0" w:space="0" w:color="auto"/>
        <w:bottom w:val="none" w:sz="0" w:space="0" w:color="auto"/>
        <w:right w:val="none" w:sz="0" w:space="0" w:color="auto"/>
      </w:divBdr>
    </w:div>
    <w:div w:id="471798478">
      <w:bodyDiv w:val="1"/>
      <w:marLeft w:val="0"/>
      <w:marRight w:val="0"/>
      <w:marTop w:val="0"/>
      <w:marBottom w:val="0"/>
      <w:divBdr>
        <w:top w:val="none" w:sz="0" w:space="0" w:color="auto"/>
        <w:left w:val="none" w:sz="0" w:space="0" w:color="auto"/>
        <w:bottom w:val="none" w:sz="0" w:space="0" w:color="auto"/>
        <w:right w:val="none" w:sz="0" w:space="0" w:color="auto"/>
      </w:divBdr>
    </w:div>
    <w:div w:id="471866320">
      <w:bodyDiv w:val="1"/>
      <w:marLeft w:val="0"/>
      <w:marRight w:val="0"/>
      <w:marTop w:val="0"/>
      <w:marBottom w:val="0"/>
      <w:divBdr>
        <w:top w:val="none" w:sz="0" w:space="0" w:color="auto"/>
        <w:left w:val="none" w:sz="0" w:space="0" w:color="auto"/>
        <w:bottom w:val="none" w:sz="0" w:space="0" w:color="auto"/>
        <w:right w:val="none" w:sz="0" w:space="0" w:color="auto"/>
      </w:divBdr>
    </w:div>
    <w:div w:id="473373729">
      <w:bodyDiv w:val="1"/>
      <w:marLeft w:val="0"/>
      <w:marRight w:val="0"/>
      <w:marTop w:val="0"/>
      <w:marBottom w:val="0"/>
      <w:divBdr>
        <w:top w:val="none" w:sz="0" w:space="0" w:color="auto"/>
        <w:left w:val="none" w:sz="0" w:space="0" w:color="auto"/>
        <w:bottom w:val="none" w:sz="0" w:space="0" w:color="auto"/>
        <w:right w:val="none" w:sz="0" w:space="0" w:color="auto"/>
      </w:divBdr>
    </w:div>
    <w:div w:id="474178216">
      <w:bodyDiv w:val="1"/>
      <w:marLeft w:val="0"/>
      <w:marRight w:val="0"/>
      <w:marTop w:val="0"/>
      <w:marBottom w:val="0"/>
      <w:divBdr>
        <w:top w:val="none" w:sz="0" w:space="0" w:color="auto"/>
        <w:left w:val="none" w:sz="0" w:space="0" w:color="auto"/>
        <w:bottom w:val="none" w:sz="0" w:space="0" w:color="auto"/>
        <w:right w:val="none" w:sz="0" w:space="0" w:color="auto"/>
      </w:divBdr>
    </w:div>
    <w:div w:id="474614047">
      <w:bodyDiv w:val="1"/>
      <w:marLeft w:val="0"/>
      <w:marRight w:val="0"/>
      <w:marTop w:val="0"/>
      <w:marBottom w:val="0"/>
      <w:divBdr>
        <w:top w:val="none" w:sz="0" w:space="0" w:color="auto"/>
        <w:left w:val="none" w:sz="0" w:space="0" w:color="auto"/>
        <w:bottom w:val="none" w:sz="0" w:space="0" w:color="auto"/>
        <w:right w:val="none" w:sz="0" w:space="0" w:color="auto"/>
      </w:divBdr>
    </w:div>
    <w:div w:id="475532178">
      <w:bodyDiv w:val="1"/>
      <w:marLeft w:val="0"/>
      <w:marRight w:val="0"/>
      <w:marTop w:val="0"/>
      <w:marBottom w:val="0"/>
      <w:divBdr>
        <w:top w:val="none" w:sz="0" w:space="0" w:color="auto"/>
        <w:left w:val="none" w:sz="0" w:space="0" w:color="auto"/>
        <w:bottom w:val="none" w:sz="0" w:space="0" w:color="auto"/>
        <w:right w:val="none" w:sz="0" w:space="0" w:color="auto"/>
      </w:divBdr>
    </w:div>
    <w:div w:id="475685072">
      <w:bodyDiv w:val="1"/>
      <w:marLeft w:val="0"/>
      <w:marRight w:val="0"/>
      <w:marTop w:val="0"/>
      <w:marBottom w:val="0"/>
      <w:divBdr>
        <w:top w:val="none" w:sz="0" w:space="0" w:color="auto"/>
        <w:left w:val="none" w:sz="0" w:space="0" w:color="auto"/>
        <w:bottom w:val="none" w:sz="0" w:space="0" w:color="auto"/>
        <w:right w:val="none" w:sz="0" w:space="0" w:color="auto"/>
      </w:divBdr>
    </w:div>
    <w:div w:id="476530220">
      <w:bodyDiv w:val="1"/>
      <w:marLeft w:val="0"/>
      <w:marRight w:val="0"/>
      <w:marTop w:val="0"/>
      <w:marBottom w:val="0"/>
      <w:divBdr>
        <w:top w:val="none" w:sz="0" w:space="0" w:color="auto"/>
        <w:left w:val="none" w:sz="0" w:space="0" w:color="auto"/>
        <w:bottom w:val="none" w:sz="0" w:space="0" w:color="auto"/>
        <w:right w:val="none" w:sz="0" w:space="0" w:color="auto"/>
      </w:divBdr>
    </w:div>
    <w:div w:id="477040898">
      <w:bodyDiv w:val="1"/>
      <w:marLeft w:val="0"/>
      <w:marRight w:val="0"/>
      <w:marTop w:val="0"/>
      <w:marBottom w:val="0"/>
      <w:divBdr>
        <w:top w:val="none" w:sz="0" w:space="0" w:color="auto"/>
        <w:left w:val="none" w:sz="0" w:space="0" w:color="auto"/>
        <w:bottom w:val="none" w:sz="0" w:space="0" w:color="auto"/>
        <w:right w:val="none" w:sz="0" w:space="0" w:color="auto"/>
      </w:divBdr>
    </w:div>
    <w:div w:id="477917573">
      <w:bodyDiv w:val="1"/>
      <w:marLeft w:val="0"/>
      <w:marRight w:val="0"/>
      <w:marTop w:val="0"/>
      <w:marBottom w:val="0"/>
      <w:divBdr>
        <w:top w:val="none" w:sz="0" w:space="0" w:color="auto"/>
        <w:left w:val="none" w:sz="0" w:space="0" w:color="auto"/>
        <w:bottom w:val="none" w:sz="0" w:space="0" w:color="auto"/>
        <w:right w:val="none" w:sz="0" w:space="0" w:color="auto"/>
      </w:divBdr>
    </w:div>
    <w:div w:id="479004424">
      <w:bodyDiv w:val="1"/>
      <w:marLeft w:val="0"/>
      <w:marRight w:val="0"/>
      <w:marTop w:val="0"/>
      <w:marBottom w:val="0"/>
      <w:divBdr>
        <w:top w:val="none" w:sz="0" w:space="0" w:color="auto"/>
        <w:left w:val="none" w:sz="0" w:space="0" w:color="auto"/>
        <w:bottom w:val="none" w:sz="0" w:space="0" w:color="auto"/>
        <w:right w:val="none" w:sz="0" w:space="0" w:color="auto"/>
      </w:divBdr>
    </w:div>
    <w:div w:id="479151738">
      <w:bodyDiv w:val="1"/>
      <w:marLeft w:val="0"/>
      <w:marRight w:val="0"/>
      <w:marTop w:val="0"/>
      <w:marBottom w:val="0"/>
      <w:divBdr>
        <w:top w:val="none" w:sz="0" w:space="0" w:color="auto"/>
        <w:left w:val="none" w:sz="0" w:space="0" w:color="auto"/>
        <w:bottom w:val="none" w:sz="0" w:space="0" w:color="auto"/>
        <w:right w:val="none" w:sz="0" w:space="0" w:color="auto"/>
      </w:divBdr>
    </w:div>
    <w:div w:id="481241570">
      <w:bodyDiv w:val="1"/>
      <w:marLeft w:val="0"/>
      <w:marRight w:val="0"/>
      <w:marTop w:val="0"/>
      <w:marBottom w:val="0"/>
      <w:divBdr>
        <w:top w:val="none" w:sz="0" w:space="0" w:color="auto"/>
        <w:left w:val="none" w:sz="0" w:space="0" w:color="auto"/>
        <w:bottom w:val="none" w:sz="0" w:space="0" w:color="auto"/>
        <w:right w:val="none" w:sz="0" w:space="0" w:color="auto"/>
      </w:divBdr>
    </w:div>
    <w:div w:id="481387387">
      <w:bodyDiv w:val="1"/>
      <w:marLeft w:val="0"/>
      <w:marRight w:val="0"/>
      <w:marTop w:val="0"/>
      <w:marBottom w:val="0"/>
      <w:divBdr>
        <w:top w:val="none" w:sz="0" w:space="0" w:color="auto"/>
        <w:left w:val="none" w:sz="0" w:space="0" w:color="auto"/>
        <w:bottom w:val="none" w:sz="0" w:space="0" w:color="auto"/>
        <w:right w:val="none" w:sz="0" w:space="0" w:color="auto"/>
      </w:divBdr>
    </w:div>
    <w:div w:id="481895154">
      <w:bodyDiv w:val="1"/>
      <w:marLeft w:val="0"/>
      <w:marRight w:val="0"/>
      <w:marTop w:val="0"/>
      <w:marBottom w:val="0"/>
      <w:divBdr>
        <w:top w:val="none" w:sz="0" w:space="0" w:color="auto"/>
        <w:left w:val="none" w:sz="0" w:space="0" w:color="auto"/>
        <w:bottom w:val="none" w:sz="0" w:space="0" w:color="auto"/>
        <w:right w:val="none" w:sz="0" w:space="0" w:color="auto"/>
      </w:divBdr>
    </w:div>
    <w:div w:id="481896548">
      <w:bodyDiv w:val="1"/>
      <w:marLeft w:val="0"/>
      <w:marRight w:val="0"/>
      <w:marTop w:val="0"/>
      <w:marBottom w:val="0"/>
      <w:divBdr>
        <w:top w:val="none" w:sz="0" w:space="0" w:color="auto"/>
        <w:left w:val="none" w:sz="0" w:space="0" w:color="auto"/>
        <w:bottom w:val="none" w:sz="0" w:space="0" w:color="auto"/>
        <w:right w:val="none" w:sz="0" w:space="0" w:color="auto"/>
      </w:divBdr>
    </w:div>
    <w:div w:id="482233389">
      <w:bodyDiv w:val="1"/>
      <w:marLeft w:val="0"/>
      <w:marRight w:val="0"/>
      <w:marTop w:val="0"/>
      <w:marBottom w:val="0"/>
      <w:divBdr>
        <w:top w:val="none" w:sz="0" w:space="0" w:color="auto"/>
        <w:left w:val="none" w:sz="0" w:space="0" w:color="auto"/>
        <w:bottom w:val="none" w:sz="0" w:space="0" w:color="auto"/>
        <w:right w:val="none" w:sz="0" w:space="0" w:color="auto"/>
      </w:divBdr>
    </w:div>
    <w:div w:id="482240035">
      <w:bodyDiv w:val="1"/>
      <w:marLeft w:val="0"/>
      <w:marRight w:val="0"/>
      <w:marTop w:val="0"/>
      <w:marBottom w:val="0"/>
      <w:divBdr>
        <w:top w:val="none" w:sz="0" w:space="0" w:color="auto"/>
        <w:left w:val="none" w:sz="0" w:space="0" w:color="auto"/>
        <w:bottom w:val="none" w:sz="0" w:space="0" w:color="auto"/>
        <w:right w:val="none" w:sz="0" w:space="0" w:color="auto"/>
      </w:divBdr>
    </w:div>
    <w:div w:id="483469797">
      <w:bodyDiv w:val="1"/>
      <w:marLeft w:val="0"/>
      <w:marRight w:val="0"/>
      <w:marTop w:val="0"/>
      <w:marBottom w:val="0"/>
      <w:divBdr>
        <w:top w:val="none" w:sz="0" w:space="0" w:color="auto"/>
        <w:left w:val="none" w:sz="0" w:space="0" w:color="auto"/>
        <w:bottom w:val="none" w:sz="0" w:space="0" w:color="auto"/>
        <w:right w:val="none" w:sz="0" w:space="0" w:color="auto"/>
      </w:divBdr>
    </w:div>
    <w:div w:id="483859099">
      <w:bodyDiv w:val="1"/>
      <w:marLeft w:val="0"/>
      <w:marRight w:val="0"/>
      <w:marTop w:val="0"/>
      <w:marBottom w:val="0"/>
      <w:divBdr>
        <w:top w:val="none" w:sz="0" w:space="0" w:color="auto"/>
        <w:left w:val="none" w:sz="0" w:space="0" w:color="auto"/>
        <w:bottom w:val="none" w:sz="0" w:space="0" w:color="auto"/>
        <w:right w:val="none" w:sz="0" w:space="0" w:color="auto"/>
      </w:divBdr>
    </w:div>
    <w:div w:id="484318838">
      <w:bodyDiv w:val="1"/>
      <w:marLeft w:val="0"/>
      <w:marRight w:val="0"/>
      <w:marTop w:val="0"/>
      <w:marBottom w:val="0"/>
      <w:divBdr>
        <w:top w:val="none" w:sz="0" w:space="0" w:color="auto"/>
        <w:left w:val="none" w:sz="0" w:space="0" w:color="auto"/>
        <w:bottom w:val="none" w:sz="0" w:space="0" w:color="auto"/>
        <w:right w:val="none" w:sz="0" w:space="0" w:color="auto"/>
      </w:divBdr>
    </w:div>
    <w:div w:id="484932198">
      <w:bodyDiv w:val="1"/>
      <w:marLeft w:val="0"/>
      <w:marRight w:val="0"/>
      <w:marTop w:val="0"/>
      <w:marBottom w:val="0"/>
      <w:divBdr>
        <w:top w:val="none" w:sz="0" w:space="0" w:color="auto"/>
        <w:left w:val="none" w:sz="0" w:space="0" w:color="auto"/>
        <w:bottom w:val="none" w:sz="0" w:space="0" w:color="auto"/>
        <w:right w:val="none" w:sz="0" w:space="0" w:color="auto"/>
      </w:divBdr>
    </w:div>
    <w:div w:id="485054329">
      <w:bodyDiv w:val="1"/>
      <w:marLeft w:val="0"/>
      <w:marRight w:val="0"/>
      <w:marTop w:val="0"/>
      <w:marBottom w:val="0"/>
      <w:divBdr>
        <w:top w:val="none" w:sz="0" w:space="0" w:color="auto"/>
        <w:left w:val="none" w:sz="0" w:space="0" w:color="auto"/>
        <w:bottom w:val="none" w:sz="0" w:space="0" w:color="auto"/>
        <w:right w:val="none" w:sz="0" w:space="0" w:color="auto"/>
      </w:divBdr>
    </w:div>
    <w:div w:id="485585444">
      <w:bodyDiv w:val="1"/>
      <w:marLeft w:val="0"/>
      <w:marRight w:val="0"/>
      <w:marTop w:val="0"/>
      <w:marBottom w:val="0"/>
      <w:divBdr>
        <w:top w:val="none" w:sz="0" w:space="0" w:color="auto"/>
        <w:left w:val="none" w:sz="0" w:space="0" w:color="auto"/>
        <w:bottom w:val="none" w:sz="0" w:space="0" w:color="auto"/>
        <w:right w:val="none" w:sz="0" w:space="0" w:color="auto"/>
      </w:divBdr>
    </w:div>
    <w:div w:id="485900617">
      <w:bodyDiv w:val="1"/>
      <w:marLeft w:val="0"/>
      <w:marRight w:val="0"/>
      <w:marTop w:val="0"/>
      <w:marBottom w:val="0"/>
      <w:divBdr>
        <w:top w:val="none" w:sz="0" w:space="0" w:color="auto"/>
        <w:left w:val="none" w:sz="0" w:space="0" w:color="auto"/>
        <w:bottom w:val="none" w:sz="0" w:space="0" w:color="auto"/>
        <w:right w:val="none" w:sz="0" w:space="0" w:color="auto"/>
      </w:divBdr>
    </w:div>
    <w:div w:id="489490344">
      <w:bodyDiv w:val="1"/>
      <w:marLeft w:val="0"/>
      <w:marRight w:val="0"/>
      <w:marTop w:val="0"/>
      <w:marBottom w:val="0"/>
      <w:divBdr>
        <w:top w:val="none" w:sz="0" w:space="0" w:color="auto"/>
        <w:left w:val="none" w:sz="0" w:space="0" w:color="auto"/>
        <w:bottom w:val="none" w:sz="0" w:space="0" w:color="auto"/>
        <w:right w:val="none" w:sz="0" w:space="0" w:color="auto"/>
      </w:divBdr>
    </w:div>
    <w:div w:id="490757364">
      <w:bodyDiv w:val="1"/>
      <w:marLeft w:val="0"/>
      <w:marRight w:val="0"/>
      <w:marTop w:val="0"/>
      <w:marBottom w:val="0"/>
      <w:divBdr>
        <w:top w:val="none" w:sz="0" w:space="0" w:color="auto"/>
        <w:left w:val="none" w:sz="0" w:space="0" w:color="auto"/>
        <w:bottom w:val="none" w:sz="0" w:space="0" w:color="auto"/>
        <w:right w:val="none" w:sz="0" w:space="0" w:color="auto"/>
      </w:divBdr>
    </w:div>
    <w:div w:id="490868982">
      <w:bodyDiv w:val="1"/>
      <w:marLeft w:val="0"/>
      <w:marRight w:val="0"/>
      <w:marTop w:val="0"/>
      <w:marBottom w:val="0"/>
      <w:divBdr>
        <w:top w:val="none" w:sz="0" w:space="0" w:color="auto"/>
        <w:left w:val="none" w:sz="0" w:space="0" w:color="auto"/>
        <w:bottom w:val="none" w:sz="0" w:space="0" w:color="auto"/>
        <w:right w:val="none" w:sz="0" w:space="0" w:color="auto"/>
      </w:divBdr>
    </w:div>
    <w:div w:id="491221830">
      <w:bodyDiv w:val="1"/>
      <w:marLeft w:val="0"/>
      <w:marRight w:val="0"/>
      <w:marTop w:val="0"/>
      <w:marBottom w:val="0"/>
      <w:divBdr>
        <w:top w:val="none" w:sz="0" w:space="0" w:color="auto"/>
        <w:left w:val="none" w:sz="0" w:space="0" w:color="auto"/>
        <w:bottom w:val="none" w:sz="0" w:space="0" w:color="auto"/>
        <w:right w:val="none" w:sz="0" w:space="0" w:color="auto"/>
      </w:divBdr>
    </w:div>
    <w:div w:id="491525210">
      <w:bodyDiv w:val="1"/>
      <w:marLeft w:val="0"/>
      <w:marRight w:val="0"/>
      <w:marTop w:val="0"/>
      <w:marBottom w:val="0"/>
      <w:divBdr>
        <w:top w:val="none" w:sz="0" w:space="0" w:color="auto"/>
        <w:left w:val="none" w:sz="0" w:space="0" w:color="auto"/>
        <w:bottom w:val="none" w:sz="0" w:space="0" w:color="auto"/>
        <w:right w:val="none" w:sz="0" w:space="0" w:color="auto"/>
      </w:divBdr>
    </w:div>
    <w:div w:id="492378051">
      <w:bodyDiv w:val="1"/>
      <w:marLeft w:val="0"/>
      <w:marRight w:val="0"/>
      <w:marTop w:val="0"/>
      <w:marBottom w:val="0"/>
      <w:divBdr>
        <w:top w:val="none" w:sz="0" w:space="0" w:color="auto"/>
        <w:left w:val="none" w:sz="0" w:space="0" w:color="auto"/>
        <w:bottom w:val="none" w:sz="0" w:space="0" w:color="auto"/>
        <w:right w:val="none" w:sz="0" w:space="0" w:color="auto"/>
      </w:divBdr>
    </w:div>
    <w:div w:id="493447580">
      <w:bodyDiv w:val="1"/>
      <w:marLeft w:val="0"/>
      <w:marRight w:val="0"/>
      <w:marTop w:val="0"/>
      <w:marBottom w:val="0"/>
      <w:divBdr>
        <w:top w:val="none" w:sz="0" w:space="0" w:color="auto"/>
        <w:left w:val="none" w:sz="0" w:space="0" w:color="auto"/>
        <w:bottom w:val="none" w:sz="0" w:space="0" w:color="auto"/>
        <w:right w:val="none" w:sz="0" w:space="0" w:color="auto"/>
      </w:divBdr>
    </w:div>
    <w:div w:id="493649699">
      <w:bodyDiv w:val="1"/>
      <w:marLeft w:val="0"/>
      <w:marRight w:val="0"/>
      <w:marTop w:val="0"/>
      <w:marBottom w:val="0"/>
      <w:divBdr>
        <w:top w:val="none" w:sz="0" w:space="0" w:color="auto"/>
        <w:left w:val="none" w:sz="0" w:space="0" w:color="auto"/>
        <w:bottom w:val="none" w:sz="0" w:space="0" w:color="auto"/>
        <w:right w:val="none" w:sz="0" w:space="0" w:color="auto"/>
      </w:divBdr>
    </w:div>
    <w:div w:id="494340742">
      <w:bodyDiv w:val="1"/>
      <w:marLeft w:val="0"/>
      <w:marRight w:val="0"/>
      <w:marTop w:val="0"/>
      <w:marBottom w:val="0"/>
      <w:divBdr>
        <w:top w:val="none" w:sz="0" w:space="0" w:color="auto"/>
        <w:left w:val="none" w:sz="0" w:space="0" w:color="auto"/>
        <w:bottom w:val="none" w:sz="0" w:space="0" w:color="auto"/>
        <w:right w:val="none" w:sz="0" w:space="0" w:color="auto"/>
      </w:divBdr>
    </w:div>
    <w:div w:id="496388657">
      <w:bodyDiv w:val="1"/>
      <w:marLeft w:val="0"/>
      <w:marRight w:val="0"/>
      <w:marTop w:val="0"/>
      <w:marBottom w:val="0"/>
      <w:divBdr>
        <w:top w:val="none" w:sz="0" w:space="0" w:color="auto"/>
        <w:left w:val="none" w:sz="0" w:space="0" w:color="auto"/>
        <w:bottom w:val="none" w:sz="0" w:space="0" w:color="auto"/>
        <w:right w:val="none" w:sz="0" w:space="0" w:color="auto"/>
      </w:divBdr>
    </w:div>
    <w:div w:id="498615178">
      <w:bodyDiv w:val="1"/>
      <w:marLeft w:val="0"/>
      <w:marRight w:val="0"/>
      <w:marTop w:val="0"/>
      <w:marBottom w:val="0"/>
      <w:divBdr>
        <w:top w:val="none" w:sz="0" w:space="0" w:color="auto"/>
        <w:left w:val="none" w:sz="0" w:space="0" w:color="auto"/>
        <w:bottom w:val="none" w:sz="0" w:space="0" w:color="auto"/>
        <w:right w:val="none" w:sz="0" w:space="0" w:color="auto"/>
      </w:divBdr>
    </w:div>
    <w:div w:id="498738126">
      <w:bodyDiv w:val="1"/>
      <w:marLeft w:val="0"/>
      <w:marRight w:val="0"/>
      <w:marTop w:val="0"/>
      <w:marBottom w:val="0"/>
      <w:divBdr>
        <w:top w:val="none" w:sz="0" w:space="0" w:color="auto"/>
        <w:left w:val="none" w:sz="0" w:space="0" w:color="auto"/>
        <w:bottom w:val="none" w:sz="0" w:space="0" w:color="auto"/>
        <w:right w:val="none" w:sz="0" w:space="0" w:color="auto"/>
      </w:divBdr>
    </w:div>
    <w:div w:id="498933657">
      <w:bodyDiv w:val="1"/>
      <w:marLeft w:val="0"/>
      <w:marRight w:val="0"/>
      <w:marTop w:val="0"/>
      <w:marBottom w:val="0"/>
      <w:divBdr>
        <w:top w:val="none" w:sz="0" w:space="0" w:color="auto"/>
        <w:left w:val="none" w:sz="0" w:space="0" w:color="auto"/>
        <w:bottom w:val="none" w:sz="0" w:space="0" w:color="auto"/>
        <w:right w:val="none" w:sz="0" w:space="0" w:color="auto"/>
      </w:divBdr>
    </w:div>
    <w:div w:id="499663935">
      <w:bodyDiv w:val="1"/>
      <w:marLeft w:val="0"/>
      <w:marRight w:val="0"/>
      <w:marTop w:val="0"/>
      <w:marBottom w:val="0"/>
      <w:divBdr>
        <w:top w:val="none" w:sz="0" w:space="0" w:color="auto"/>
        <w:left w:val="none" w:sz="0" w:space="0" w:color="auto"/>
        <w:bottom w:val="none" w:sz="0" w:space="0" w:color="auto"/>
        <w:right w:val="none" w:sz="0" w:space="0" w:color="auto"/>
      </w:divBdr>
    </w:div>
    <w:div w:id="501046023">
      <w:bodyDiv w:val="1"/>
      <w:marLeft w:val="0"/>
      <w:marRight w:val="0"/>
      <w:marTop w:val="0"/>
      <w:marBottom w:val="0"/>
      <w:divBdr>
        <w:top w:val="none" w:sz="0" w:space="0" w:color="auto"/>
        <w:left w:val="none" w:sz="0" w:space="0" w:color="auto"/>
        <w:bottom w:val="none" w:sz="0" w:space="0" w:color="auto"/>
        <w:right w:val="none" w:sz="0" w:space="0" w:color="auto"/>
      </w:divBdr>
    </w:div>
    <w:div w:id="502093653">
      <w:bodyDiv w:val="1"/>
      <w:marLeft w:val="0"/>
      <w:marRight w:val="0"/>
      <w:marTop w:val="0"/>
      <w:marBottom w:val="0"/>
      <w:divBdr>
        <w:top w:val="none" w:sz="0" w:space="0" w:color="auto"/>
        <w:left w:val="none" w:sz="0" w:space="0" w:color="auto"/>
        <w:bottom w:val="none" w:sz="0" w:space="0" w:color="auto"/>
        <w:right w:val="none" w:sz="0" w:space="0" w:color="auto"/>
      </w:divBdr>
    </w:div>
    <w:div w:id="503277776">
      <w:bodyDiv w:val="1"/>
      <w:marLeft w:val="0"/>
      <w:marRight w:val="0"/>
      <w:marTop w:val="0"/>
      <w:marBottom w:val="0"/>
      <w:divBdr>
        <w:top w:val="none" w:sz="0" w:space="0" w:color="auto"/>
        <w:left w:val="none" w:sz="0" w:space="0" w:color="auto"/>
        <w:bottom w:val="none" w:sz="0" w:space="0" w:color="auto"/>
        <w:right w:val="none" w:sz="0" w:space="0" w:color="auto"/>
      </w:divBdr>
    </w:div>
    <w:div w:id="503589141">
      <w:bodyDiv w:val="1"/>
      <w:marLeft w:val="0"/>
      <w:marRight w:val="0"/>
      <w:marTop w:val="0"/>
      <w:marBottom w:val="0"/>
      <w:divBdr>
        <w:top w:val="none" w:sz="0" w:space="0" w:color="auto"/>
        <w:left w:val="none" w:sz="0" w:space="0" w:color="auto"/>
        <w:bottom w:val="none" w:sz="0" w:space="0" w:color="auto"/>
        <w:right w:val="none" w:sz="0" w:space="0" w:color="auto"/>
      </w:divBdr>
    </w:div>
    <w:div w:id="504125284">
      <w:bodyDiv w:val="1"/>
      <w:marLeft w:val="0"/>
      <w:marRight w:val="0"/>
      <w:marTop w:val="0"/>
      <w:marBottom w:val="0"/>
      <w:divBdr>
        <w:top w:val="none" w:sz="0" w:space="0" w:color="auto"/>
        <w:left w:val="none" w:sz="0" w:space="0" w:color="auto"/>
        <w:bottom w:val="none" w:sz="0" w:space="0" w:color="auto"/>
        <w:right w:val="none" w:sz="0" w:space="0" w:color="auto"/>
      </w:divBdr>
    </w:div>
    <w:div w:id="504439402">
      <w:bodyDiv w:val="1"/>
      <w:marLeft w:val="0"/>
      <w:marRight w:val="0"/>
      <w:marTop w:val="0"/>
      <w:marBottom w:val="0"/>
      <w:divBdr>
        <w:top w:val="none" w:sz="0" w:space="0" w:color="auto"/>
        <w:left w:val="none" w:sz="0" w:space="0" w:color="auto"/>
        <w:bottom w:val="none" w:sz="0" w:space="0" w:color="auto"/>
        <w:right w:val="none" w:sz="0" w:space="0" w:color="auto"/>
      </w:divBdr>
    </w:div>
    <w:div w:id="504782739">
      <w:bodyDiv w:val="1"/>
      <w:marLeft w:val="0"/>
      <w:marRight w:val="0"/>
      <w:marTop w:val="0"/>
      <w:marBottom w:val="0"/>
      <w:divBdr>
        <w:top w:val="none" w:sz="0" w:space="0" w:color="auto"/>
        <w:left w:val="none" w:sz="0" w:space="0" w:color="auto"/>
        <w:bottom w:val="none" w:sz="0" w:space="0" w:color="auto"/>
        <w:right w:val="none" w:sz="0" w:space="0" w:color="auto"/>
      </w:divBdr>
    </w:div>
    <w:div w:id="507330312">
      <w:bodyDiv w:val="1"/>
      <w:marLeft w:val="0"/>
      <w:marRight w:val="0"/>
      <w:marTop w:val="0"/>
      <w:marBottom w:val="0"/>
      <w:divBdr>
        <w:top w:val="none" w:sz="0" w:space="0" w:color="auto"/>
        <w:left w:val="none" w:sz="0" w:space="0" w:color="auto"/>
        <w:bottom w:val="none" w:sz="0" w:space="0" w:color="auto"/>
        <w:right w:val="none" w:sz="0" w:space="0" w:color="auto"/>
      </w:divBdr>
    </w:div>
    <w:div w:id="507407363">
      <w:bodyDiv w:val="1"/>
      <w:marLeft w:val="0"/>
      <w:marRight w:val="0"/>
      <w:marTop w:val="0"/>
      <w:marBottom w:val="0"/>
      <w:divBdr>
        <w:top w:val="none" w:sz="0" w:space="0" w:color="auto"/>
        <w:left w:val="none" w:sz="0" w:space="0" w:color="auto"/>
        <w:bottom w:val="none" w:sz="0" w:space="0" w:color="auto"/>
        <w:right w:val="none" w:sz="0" w:space="0" w:color="auto"/>
      </w:divBdr>
    </w:div>
    <w:div w:id="507715145">
      <w:bodyDiv w:val="1"/>
      <w:marLeft w:val="0"/>
      <w:marRight w:val="0"/>
      <w:marTop w:val="0"/>
      <w:marBottom w:val="0"/>
      <w:divBdr>
        <w:top w:val="none" w:sz="0" w:space="0" w:color="auto"/>
        <w:left w:val="none" w:sz="0" w:space="0" w:color="auto"/>
        <w:bottom w:val="none" w:sz="0" w:space="0" w:color="auto"/>
        <w:right w:val="none" w:sz="0" w:space="0" w:color="auto"/>
      </w:divBdr>
    </w:div>
    <w:div w:id="508061113">
      <w:bodyDiv w:val="1"/>
      <w:marLeft w:val="0"/>
      <w:marRight w:val="0"/>
      <w:marTop w:val="0"/>
      <w:marBottom w:val="0"/>
      <w:divBdr>
        <w:top w:val="none" w:sz="0" w:space="0" w:color="auto"/>
        <w:left w:val="none" w:sz="0" w:space="0" w:color="auto"/>
        <w:bottom w:val="none" w:sz="0" w:space="0" w:color="auto"/>
        <w:right w:val="none" w:sz="0" w:space="0" w:color="auto"/>
      </w:divBdr>
    </w:div>
    <w:div w:id="508911670">
      <w:bodyDiv w:val="1"/>
      <w:marLeft w:val="0"/>
      <w:marRight w:val="0"/>
      <w:marTop w:val="0"/>
      <w:marBottom w:val="0"/>
      <w:divBdr>
        <w:top w:val="none" w:sz="0" w:space="0" w:color="auto"/>
        <w:left w:val="none" w:sz="0" w:space="0" w:color="auto"/>
        <w:bottom w:val="none" w:sz="0" w:space="0" w:color="auto"/>
        <w:right w:val="none" w:sz="0" w:space="0" w:color="auto"/>
      </w:divBdr>
    </w:div>
    <w:div w:id="509181419">
      <w:bodyDiv w:val="1"/>
      <w:marLeft w:val="0"/>
      <w:marRight w:val="0"/>
      <w:marTop w:val="0"/>
      <w:marBottom w:val="0"/>
      <w:divBdr>
        <w:top w:val="none" w:sz="0" w:space="0" w:color="auto"/>
        <w:left w:val="none" w:sz="0" w:space="0" w:color="auto"/>
        <w:bottom w:val="none" w:sz="0" w:space="0" w:color="auto"/>
        <w:right w:val="none" w:sz="0" w:space="0" w:color="auto"/>
      </w:divBdr>
    </w:div>
    <w:div w:id="509681775">
      <w:bodyDiv w:val="1"/>
      <w:marLeft w:val="0"/>
      <w:marRight w:val="0"/>
      <w:marTop w:val="0"/>
      <w:marBottom w:val="0"/>
      <w:divBdr>
        <w:top w:val="none" w:sz="0" w:space="0" w:color="auto"/>
        <w:left w:val="none" w:sz="0" w:space="0" w:color="auto"/>
        <w:bottom w:val="none" w:sz="0" w:space="0" w:color="auto"/>
        <w:right w:val="none" w:sz="0" w:space="0" w:color="auto"/>
      </w:divBdr>
    </w:div>
    <w:div w:id="510149560">
      <w:bodyDiv w:val="1"/>
      <w:marLeft w:val="0"/>
      <w:marRight w:val="0"/>
      <w:marTop w:val="0"/>
      <w:marBottom w:val="0"/>
      <w:divBdr>
        <w:top w:val="none" w:sz="0" w:space="0" w:color="auto"/>
        <w:left w:val="none" w:sz="0" w:space="0" w:color="auto"/>
        <w:bottom w:val="none" w:sz="0" w:space="0" w:color="auto"/>
        <w:right w:val="none" w:sz="0" w:space="0" w:color="auto"/>
      </w:divBdr>
    </w:div>
    <w:div w:id="510753767">
      <w:bodyDiv w:val="1"/>
      <w:marLeft w:val="0"/>
      <w:marRight w:val="0"/>
      <w:marTop w:val="0"/>
      <w:marBottom w:val="0"/>
      <w:divBdr>
        <w:top w:val="none" w:sz="0" w:space="0" w:color="auto"/>
        <w:left w:val="none" w:sz="0" w:space="0" w:color="auto"/>
        <w:bottom w:val="none" w:sz="0" w:space="0" w:color="auto"/>
        <w:right w:val="none" w:sz="0" w:space="0" w:color="auto"/>
      </w:divBdr>
    </w:div>
    <w:div w:id="511261443">
      <w:bodyDiv w:val="1"/>
      <w:marLeft w:val="0"/>
      <w:marRight w:val="0"/>
      <w:marTop w:val="0"/>
      <w:marBottom w:val="0"/>
      <w:divBdr>
        <w:top w:val="none" w:sz="0" w:space="0" w:color="auto"/>
        <w:left w:val="none" w:sz="0" w:space="0" w:color="auto"/>
        <w:bottom w:val="none" w:sz="0" w:space="0" w:color="auto"/>
        <w:right w:val="none" w:sz="0" w:space="0" w:color="auto"/>
      </w:divBdr>
    </w:div>
    <w:div w:id="511379859">
      <w:bodyDiv w:val="1"/>
      <w:marLeft w:val="0"/>
      <w:marRight w:val="0"/>
      <w:marTop w:val="0"/>
      <w:marBottom w:val="0"/>
      <w:divBdr>
        <w:top w:val="none" w:sz="0" w:space="0" w:color="auto"/>
        <w:left w:val="none" w:sz="0" w:space="0" w:color="auto"/>
        <w:bottom w:val="none" w:sz="0" w:space="0" w:color="auto"/>
        <w:right w:val="none" w:sz="0" w:space="0" w:color="auto"/>
      </w:divBdr>
    </w:div>
    <w:div w:id="511838017">
      <w:bodyDiv w:val="1"/>
      <w:marLeft w:val="0"/>
      <w:marRight w:val="0"/>
      <w:marTop w:val="0"/>
      <w:marBottom w:val="0"/>
      <w:divBdr>
        <w:top w:val="none" w:sz="0" w:space="0" w:color="auto"/>
        <w:left w:val="none" w:sz="0" w:space="0" w:color="auto"/>
        <w:bottom w:val="none" w:sz="0" w:space="0" w:color="auto"/>
        <w:right w:val="none" w:sz="0" w:space="0" w:color="auto"/>
      </w:divBdr>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515121607">
      <w:bodyDiv w:val="1"/>
      <w:marLeft w:val="0"/>
      <w:marRight w:val="0"/>
      <w:marTop w:val="0"/>
      <w:marBottom w:val="0"/>
      <w:divBdr>
        <w:top w:val="none" w:sz="0" w:space="0" w:color="auto"/>
        <w:left w:val="none" w:sz="0" w:space="0" w:color="auto"/>
        <w:bottom w:val="none" w:sz="0" w:space="0" w:color="auto"/>
        <w:right w:val="none" w:sz="0" w:space="0" w:color="auto"/>
      </w:divBdr>
    </w:div>
    <w:div w:id="515924650">
      <w:bodyDiv w:val="1"/>
      <w:marLeft w:val="0"/>
      <w:marRight w:val="0"/>
      <w:marTop w:val="0"/>
      <w:marBottom w:val="0"/>
      <w:divBdr>
        <w:top w:val="none" w:sz="0" w:space="0" w:color="auto"/>
        <w:left w:val="none" w:sz="0" w:space="0" w:color="auto"/>
        <w:bottom w:val="none" w:sz="0" w:space="0" w:color="auto"/>
        <w:right w:val="none" w:sz="0" w:space="0" w:color="auto"/>
      </w:divBdr>
    </w:div>
    <w:div w:id="518005475">
      <w:bodyDiv w:val="1"/>
      <w:marLeft w:val="0"/>
      <w:marRight w:val="0"/>
      <w:marTop w:val="0"/>
      <w:marBottom w:val="0"/>
      <w:divBdr>
        <w:top w:val="none" w:sz="0" w:space="0" w:color="auto"/>
        <w:left w:val="none" w:sz="0" w:space="0" w:color="auto"/>
        <w:bottom w:val="none" w:sz="0" w:space="0" w:color="auto"/>
        <w:right w:val="none" w:sz="0" w:space="0" w:color="auto"/>
      </w:divBdr>
    </w:div>
    <w:div w:id="519392389">
      <w:bodyDiv w:val="1"/>
      <w:marLeft w:val="0"/>
      <w:marRight w:val="0"/>
      <w:marTop w:val="0"/>
      <w:marBottom w:val="0"/>
      <w:divBdr>
        <w:top w:val="none" w:sz="0" w:space="0" w:color="auto"/>
        <w:left w:val="none" w:sz="0" w:space="0" w:color="auto"/>
        <w:bottom w:val="none" w:sz="0" w:space="0" w:color="auto"/>
        <w:right w:val="none" w:sz="0" w:space="0" w:color="auto"/>
      </w:divBdr>
    </w:div>
    <w:div w:id="519466152">
      <w:bodyDiv w:val="1"/>
      <w:marLeft w:val="0"/>
      <w:marRight w:val="0"/>
      <w:marTop w:val="0"/>
      <w:marBottom w:val="0"/>
      <w:divBdr>
        <w:top w:val="none" w:sz="0" w:space="0" w:color="auto"/>
        <w:left w:val="none" w:sz="0" w:space="0" w:color="auto"/>
        <w:bottom w:val="none" w:sz="0" w:space="0" w:color="auto"/>
        <w:right w:val="none" w:sz="0" w:space="0" w:color="auto"/>
      </w:divBdr>
    </w:div>
    <w:div w:id="519584743">
      <w:bodyDiv w:val="1"/>
      <w:marLeft w:val="0"/>
      <w:marRight w:val="0"/>
      <w:marTop w:val="0"/>
      <w:marBottom w:val="0"/>
      <w:divBdr>
        <w:top w:val="none" w:sz="0" w:space="0" w:color="auto"/>
        <w:left w:val="none" w:sz="0" w:space="0" w:color="auto"/>
        <w:bottom w:val="none" w:sz="0" w:space="0" w:color="auto"/>
        <w:right w:val="none" w:sz="0" w:space="0" w:color="auto"/>
      </w:divBdr>
    </w:div>
    <w:div w:id="520357268">
      <w:bodyDiv w:val="1"/>
      <w:marLeft w:val="0"/>
      <w:marRight w:val="0"/>
      <w:marTop w:val="0"/>
      <w:marBottom w:val="0"/>
      <w:divBdr>
        <w:top w:val="none" w:sz="0" w:space="0" w:color="auto"/>
        <w:left w:val="none" w:sz="0" w:space="0" w:color="auto"/>
        <w:bottom w:val="none" w:sz="0" w:space="0" w:color="auto"/>
        <w:right w:val="none" w:sz="0" w:space="0" w:color="auto"/>
      </w:divBdr>
    </w:div>
    <w:div w:id="520556888">
      <w:bodyDiv w:val="1"/>
      <w:marLeft w:val="0"/>
      <w:marRight w:val="0"/>
      <w:marTop w:val="0"/>
      <w:marBottom w:val="0"/>
      <w:divBdr>
        <w:top w:val="none" w:sz="0" w:space="0" w:color="auto"/>
        <w:left w:val="none" w:sz="0" w:space="0" w:color="auto"/>
        <w:bottom w:val="none" w:sz="0" w:space="0" w:color="auto"/>
        <w:right w:val="none" w:sz="0" w:space="0" w:color="auto"/>
      </w:divBdr>
    </w:div>
    <w:div w:id="520970006">
      <w:bodyDiv w:val="1"/>
      <w:marLeft w:val="0"/>
      <w:marRight w:val="0"/>
      <w:marTop w:val="0"/>
      <w:marBottom w:val="0"/>
      <w:divBdr>
        <w:top w:val="none" w:sz="0" w:space="0" w:color="auto"/>
        <w:left w:val="none" w:sz="0" w:space="0" w:color="auto"/>
        <w:bottom w:val="none" w:sz="0" w:space="0" w:color="auto"/>
        <w:right w:val="none" w:sz="0" w:space="0" w:color="auto"/>
      </w:divBdr>
    </w:div>
    <w:div w:id="522671473">
      <w:bodyDiv w:val="1"/>
      <w:marLeft w:val="0"/>
      <w:marRight w:val="0"/>
      <w:marTop w:val="0"/>
      <w:marBottom w:val="0"/>
      <w:divBdr>
        <w:top w:val="none" w:sz="0" w:space="0" w:color="auto"/>
        <w:left w:val="none" w:sz="0" w:space="0" w:color="auto"/>
        <w:bottom w:val="none" w:sz="0" w:space="0" w:color="auto"/>
        <w:right w:val="none" w:sz="0" w:space="0" w:color="auto"/>
      </w:divBdr>
    </w:div>
    <w:div w:id="522743969">
      <w:bodyDiv w:val="1"/>
      <w:marLeft w:val="0"/>
      <w:marRight w:val="0"/>
      <w:marTop w:val="0"/>
      <w:marBottom w:val="0"/>
      <w:divBdr>
        <w:top w:val="none" w:sz="0" w:space="0" w:color="auto"/>
        <w:left w:val="none" w:sz="0" w:space="0" w:color="auto"/>
        <w:bottom w:val="none" w:sz="0" w:space="0" w:color="auto"/>
        <w:right w:val="none" w:sz="0" w:space="0" w:color="auto"/>
      </w:divBdr>
    </w:div>
    <w:div w:id="522935227">
      <w:bodyDiv w:val="1"/>
      <w:marLeft w:val="0"/>
      <w:marRight w:val="0"/>
      <w:marTop w:val="0"/>
      <w:marBottom w:val="0"/>
      <w:divBdr>
        <w:top w:val="none" w:sz="0" w:space="0" w:color="auto"/>
        <w:left w:val="none" w:sz="0" w:space="0" w:color="auto"/>
        <w:bottom w:val="none" w:sz="0" w:space="0" w:color="auto"/>
        <w:right w:val="none" w:sz="0" w:space="0" w:color="auto"/>
      </w:divBdr>
    </w:div>
    <w:div w:id="524250199">
      <w:bodyDiv w:val="1"/>
      <w:marLeft w:val="0"/>
      <w:marRight w:val="0"/>
      <w:marTop w:val="0"/>
      <w:marBottom w:val="0"/>
      <w:divBdr>
        <w:top w:val="none" w:sz="0" w:space="0" w:color="auto"/>
        <w:left w:val="none" w:sz="0" w:space="0" w:color="auto"/>
        <w:bottom w:val="none" w:sz="0" w:space="0" w:color="auto"/>
        <w:right w:val="none" w:sz="0" w:space="0" w:color="auto"/>
      </w:divBdr>
    </w:div>
    <w:div w:id="524365169">
      <w:bodyDiv w:val="1"/>
      <w:marLeft w:val="0"/>
      <w:marRight w:val="0"/>
      <w:marTop w:val="0"/>
      <w:marBottom w:val="0"/>
      <w:divBdr>
        <w:top w:val="none" w:sz="0" w:space="0" w:color="auto"/>
        <w:left w:val="none" w:sz="0" w:space="0" w:color="auto"/>
        <w:bottom w:val="none" w:sz="0" w:space="0" w:color="auto"/>
        <w:right w:val="none" w:sz="0" w:space="0" w:color="auto"/>
      </w:divBdr>
    </w:div>
    <w:div w:id="524559317">
      <w:bodyDiv w:val="1"/>
      <w:marLeft w:val="0"/>
      <w:marRight w:val="0"/>
      <w:marTop w:val="0"/>
      <w:marBottom w:val="0"/>
      <w:divBdr>
        <w:top w:val="none" w:sz="0" w:space="0" w:color="auto"/>
        <w:left w:val="none" w:sz="0" w:space="0" w:color="auto"/>
        <w:bottom w:val="none" w:sz="0" w:space="0" w:color="auto"/>
        <w:right w:val="none" w:sz="0" w:space="0" w:color="auto"/>
      </w:divBdr>
    </w:div>
    <w:div w:id="524754978">
      <w:bodyDiv w:val="1"/>
      <w:marLeft w:val="0"/>
      <w:marRight w:val="0"/>
      <w:marTop w:val="0"/>
      <w:marBottom w:val="0"/>
      <w:divBdr>
        <w:top w:val="none" w:sz="0" w:space="0" w:color="auto"/>
        <w:left w:val="none" w:sz="0" w:space="0" w:color="auto"/>
        <w:bottom w:val="none" w:sz="0" w:space="0" w:color="auto"/>
        <w:right w:val="none" w:sz="0" w:space="0" w:color="auto"/>
      </w:divBdr>
    </w:div>
    <w:div w:id="525559629">
      <w:bodyDiv w:val="1"/>
      <w:marLeft w:val="0"/>
      <w:marRight w:val="0"/>
      <w:marTop w:val="0"/>
      <w:marBottom w:val="0"/>
      <w:divBdr>
        <w:top w:val="none" w:sz="0" w:space="0" w:color="auto"/>
        <w:left w:val="none" w:sz="0" w:space="0" w:color="auto"/>
        <w:bottom w:val="none" w:sz="0" w:space="0" w:color="auto"/>
        <w:right w:val="none" w:sz="0" w:space="0" w:color="auto"/>
      </w:divBdr>
    </w:div>
    <w:div w:id="526069930">
      <w:bodyDiv w:val="1"/>
      <w:marLeft w:val="0"/>
      <w:marRight w:val="0"/>
      <w:marTop w:val="0"/>
      <w:marBottom w:val="0"/>
      <w:divBdr>
        <w:top w:val="none" w:sz="0" w:space="0" w:color="auto"/>
        <w:left w:val="none" w:sz="0" w:space="0" w:color="auto"/>
        <w:bottom w:val="none" w:sz="0" w:space="0" w:color="auto"/>
        <w:right w:val="none" w:sz="0" w:space="0" w:color="auto"/>
      </w:divBdr>
    </w:div>
    <w:div w:id="526219623">
      <w:bodyDiv w:val="1"/>
      <w:marLeft w:val="0"/>
      <w:marRight w:val="0"/>
      <w:marTop w:val="0"/>
      <w:marBottom w:val="0"/>
      <w:divBdr>
        <w:top w:val="none" w:sz="0" w:space="0" w:color="auto"/>
        <w:left w:val="none" w:sz="0" w:space="0" w:color="auto"/>
        <w:bottom w:val="none" w:sz="0" w:space="0" w:color="auto"/>
        <w:right w:val="none" w:sz="0" w:space="0" w:color="auto"/>
      </w:divBdr>
    </w:div>
    <w:div w:id="526672872">
      <w:bodyDiv w:val="1"/>
      <w:marLeft w:val="0"/>
      <w:marRight w:val="0"/>
      <w:marTop w:val="0"/>
      <w:marBottom w:val="0"/>
      <w:divBdr>
        <w:top w:val="none" w:sz="0" w:space="0" w:color="auto"/>
        <w:left w:val="none" w:sz="0" w:space="0" w:color="auto"/>
        <w:bottom w:val="none" w:sz="0" w:space="0" w:color="auto"/>
        <w:right w:val="none" w:sz="0" w:space="0" w:color="auto"/>
      </w:divBdr>
    </w:div>
    <w:div w:id="527328394">
      <w:bodyDiv w:val="1"/>
      <w:marLeft w:val="0"/>
      <w:marRight w:val="0"/>
      <w:marTop w:val="0"/>
      <w:marBottom w:val="0"/>
      <w:divBdr>
        <w:top w:val="none" w:sz="0" w:space="0" w:color="auto"/>
        <w:left w:val="none" w:sz="0" w:space="0" w:color="auto"/>
        <w:bottom w:val="none" w:sz="0" w:space="0" w:color="auto"/>
        <w:right w:val="none" w:sz="0" w:space="0" w:color="auto"/>
      </w:divBdr>
    </w:div>
    <w:div w:id="527914206">
      <w:bodyDiv w:val="1"/>
      <w:marLeft w:val="0"/>
      <w:marRight w:val="0"/>
      <w:marTop w:val="0"/>
      <w:marBottom w:val="0"/>
      <w:divBdr>
        <w:top w:val="none" w:sz="0" w:space="0" w:color="auto"/>
        <w:left w:val="none" w:sz="0" w:space="0" w:color="auto"/>
        <w:bottom w:val="none" w:sz="0" w:space="0" w:color="auto"/>
        <w:right w:val="none" w:sz="0" w:space="0" w:color="auto"/>
      </w:divBdr>
    </w:div>
    <w:div w:id="528108636">
      <w:bodyDiv w:val="1"/>
      <w:marLeft w:val="0"/>
      <w:marRight w:val="0"/>
      <w:marTop w:val="0"/>
      <w:marBottom w:val="0"/>
      <w:divBdr>
        <w:top w:val="none" w:sz="0" w:space="0" w:color="auto"/>
        <w:left w:val="none" w:sz="0" w:space="0" w:color="auto"/>
        <w:bottom w:val="none" w:sz="0" w:space="0" w:color="auto"/>
        <w:right w:val="none" w:sz="0" w:space="0" w:color="auto"/>
      </w:divBdr>
    </w:div>
    <w:div w:id="528252496">
      <w:bodyDiv w:val="1"/>
      <w:marLeft w:val="0"/>
      <w:marRight w:val="0"/>
      <w:marTop w:val="0"/>
      <w:marBottom w:val="0"/>
      <w:divBdr>
        <w:top w:val="none" w:sz="0" w:space="0" w:color="auto"/>
        <w:left w:val="none" w:sz="0" w:space="0" w:color="auto"/>
        <w:bottom w:val="none" w:sz="0" w:space="0" w:color="auto"/>
        <w:right w:val="none" w:sz="0" w:space="0" w:color="auto"/>
      </w:divBdr>
    </w:div>
    <w:div w:id="531266400">
      <w:bodyDiv w:val="1"/>
      <w:marLeft w:val="0"/>
      <w:marRight w:val="0"/>
      <w:marTop w:val="0"/>
      <w:marBottom w:val="0"/>
      <w:divBdr>
        <w:top w:val="none" w:sz="0" w:space="0" w:color="auto"/>
        <w:left w:val="none" w:sz="0" w:space="0" w:color="auto"/>
        <w:bottom w:val="none" w:sz="0" w:space="0" w:color="auto"/>
        <w:right w:val="none" w:sz="0" w:space="0" w:color="auto"/>
      </w:divBdr>
    </w:div>
    <w:div w:id="531651046">
      <w:bodyDiv w:val="1"/>
      <w:marLeft w:val="0"/>
      <w:marRight w:val="0"/>
      <w:marTop w:val="0"/>
      <w:marBottom w:val="0"/>
      <w:divBdr>
        <w:top w:val="none" w:sz="0" w:space="0" w:color="auto"/>
        <w:left w:val="none" w:sz="0" w:space="0" w:color="auto"/>
        <w:bottom w:val="none" w:sz="0" w:space="0" w:color="auto"/>
        <w:right w:val="none" w:sz="0" w:space="0" w:color="auto"/>
      </w:divBdr>
    </w:div>
    <w:div w:id="532307812">
      <w:bodyDiv w:val="1"/>
      <w:marLeft w:val="0"/>
      <w:marRight w:val="0"/>
      <w:marTop w:val="0"/>
      <w:marBottom w:val="0"/>
      <w:divBdr>
        <w:top w:val="none" w:sz="0" w:space="0" w:color="auto"/>
        <w:left w:val="none" w:sz="0" w:space="0" w:color="auto"/>
        <w:bottom w:val="none" w:sz="0" w:space="0" w:color="auto"/>
        <w:right w:val="none" w:sz="0" w:space="0" w:color="auto"/>
      </w:divBdr>
    </w:div>
    <w:div w:id="532381057">
      <w:bodyDiv w:val="1"/>
      <w:marLeft w:val="0"/>
      <w:marRight w:val="0"/>
      <w:marTop w:val="0"/>
      <w:marBottom w:val="0"/>
      <w:divBdr>
        <w:top w:val="none" w:sz="0" w:space="0" w:color="auto"/>
        <w:left w:val="none" w:sz="0" w:space="0" w:color="auto"/>
        <w:bottom w:val="none" w:sz="0" w:space="0" w:color="auto"/>
        <w:right w:val="none" w:sz="0" w:space="0" w:color="auto"/>
      </w:divBdr>
    </w:div>
    <w:div w:id="532419909">
      <w:bodyDiv w:val="1"/>
      <w:marLeft w:val="0"/>
      <w:marRight w:val="0"/>
      <w:marTop w:val="0"/>
      <w:marBottom w:val="0"/>
      <w:divBdr>
        <w:top w:val="none" w:sz="0" w:space="0" w:color="auto"/>
        <w:left w:val="none" w:sz="0" w:space="0" w:color="auto"/>
        <w:bottom w:val="none" w:sz="0" w:space="0" w:color="auto"/>
        <w:right w:val="none" w:sz="0" w:space="0" w:color="auto"/>
      </w:divBdr>
    </w:div>
    <w:div w:id="532574856">
      <w:bodyDiv w:val="1"/>
      <w:marLeft w:val="0"/>
      <w:marRight w:val="0"/>
      <w:marTop w:val="0"/>
      <w:marBottom w:val="0"/>
      <w:divBdr>
        <w:top w:val="none" w:sz="0" w:space="0" w:color="auto"/>
        <w:left w:val="none" w:sz="0" w:space="0" w:color="auto"/>
        <w:bottom w:val="none" w:sz="0" w:space="0" w:color="auto"/>
        <w:right w:val="none" w:sz="0" w:space="0" w:color="auto"/>
      </w:divBdr>
    </w:div>
    <w:div w:id="533464681">
      <w:bodyDiv w:val="1"/>
      <w:marLeft w:val="0"/>
      <w:marRight w:val="0"/>
      <w:marTop w:val="0"/>
      <w:marBottom w:val="0"/>
      <w:divBdr>
        <w:top w:val="none" w:sz="0" w:space="0" w:color="auto"/>
        <w:left w:val="none" w:sz="0" w:space="0" w:color="auto"/>
        <w:bottom w:val="none" w:sz="0" w:space="0" w:color="auto"/>
        <w:right w:val="none" w:sz="0" w:space="0" w:color="auto"/>
      </w:divBdr>
    </w:div>
    <w:div w:id="534004656">
      <w:bodyDiv w:val="1"/>
      <w:marLeft w:val="0"/>
      <w:marRight w:val="0"/>
      <w:marTop w:val="0"/>
      <w:marBottom w:val="0"/>
      <w:divBdr>
        <w:top w:val="none" w:sz="0" w:space="0" w:color="auto"/>
        <w:left w:val="none" w:sz="0" w:space="0" w:color="auto"/>
        <w:bottom w:val="none" w:sz="0" w:space="0" w:color="auto"/>
        <w:right w:val="none" w:sz="0" w:space="0" w:color="auto"/>
      </w:divBdr>
    </w:div>
    <w:div w:id="534584765">
      <w:bodyDiv w:val="1"/>
      <w:marLeft w:val="0"/>
      <w:marRight w:val="0"/>
      <w:marTop w:val="0"/>
      <w:marBottom w:val="0"/>
      <w:divBdr>
        <w:top w:val="none" w:sz="0" w:space="0" w:color="auto"/>
        <w:left w:val="none" w:sz="0" w:space="0" w:color="auto"/>
        <w:bottom w:val="none" w:sz="0" w:space="0" w:color="auto"/>
        <w:right w:val="none" w:sz="0" w:space="0" w:color="auto"/>
      </w:divBdr>
    </w:div>
    <w:div w:id="535972733">
      <w:bodyDiv w:val="1"/>
      <w:marLeft w:val="0"/>
      <w:marRight w:val="0"/>
      <w:marTop w:val="0"/>
      <w:marBottom w:val="0"/>
      <w:divBdr>
        <w:top w:val="none" w:sz="0" w:space="0" w:color="auto"/>
        <w:left w:val="none" w:sz="0" w:space="0" w:color="auto"/>
        <w:bottom w:val="none" w:sz="0" w:space="0" w:color="auto"/>
        <w:right w:val="none" w:sz="0" w:space="0" w:color="auto"/>
      </w:divBdr>
    </w:div>
    <w:div w:id="536354112">
      <w:bodyDiv w:val="1"/>
      <w:marLeft w:val="0"/>
      <w:marRight w:val="0"/>
      <w:marTop w:val="0"/>
      <w:marBottom w:val="0"/>
      <w:divBdr>
        <w:top w:val="none" w:sz="0" w:space="0" w:color="auto"/>
        <w:left w:val="none" w:sz="0" w:space="0" w:color="auto"/>
        <w:bottom w:val="none" w:sz="0" w:space="0" w:color="auto"/>
        <w:right w:val="none" w:sz="0" w:space="0" w:color="auto"/>
      </w:divBdr>
    </w:div>
    <w:div w:id="536504727">
      <w:bodyDiv w:val="1"/>
      <w:marLeft w:val="0"/>
      <w:marRight w:val="0"/>
      <w:marTop w:val="0"/>
      <w:marBottom w:val="0"/>
      <w:divBdr>
        <w:top w:val="none" w:sz="0" w:space="0" w:color="auto"/>
        <w:left w:val="none" w:sz="0" w:space="0" w:color="auto"/>
        <w:bottom w:val="none" w:sz="0" w:space="0" w:color="auto"/>
        <w:right w:val="none" w:sz="0" w:space="0" w:color="auto"/>
      </w:divBdr>
    </w:div>
    <w:div w:id="537546666">
      <w:bodyDiv w:val="1"/>
      <w:marLeft w:val="0"/>
      <w:marRight w:val="0"/>
      <w:marTop w:val="0"/>
      <w:marBottom w:val="0"/>
      <w:divBdr>
        <w:top w:val="none" w:sz="0" w:space="0" w:color="auto"/>
        <w:left w:val="none" w:sz="0" w:space="0" w:color="auto"/>
        <w:bottom w:val="none" w:sz="0" w:space="0" w:color="auto"/>
        <w:right w:val="none" w:sz="0" w:space="0" w:color="auto"/>
      </w:divBdr>
    </w:div>
    <w:div w:id="537935700">
      <w:bodyDiv w:val="1"/>
      <w:marLeft w:val="0"/>
      <w:marRight w:val="0"/>
      <w:marTop w:val="0"/>
      <w:marBottom w:val="0"/>
      <w:divBdr>
        <w:top w:val="none" w:sz="0" w:space="0" w:color="auto"/>
        <w:left w:val="none" w:sz="0" w:space="0" w:color="auto"/>
        <w:bottom w:val="none" w:sz="0" w:space="0" w:color="auto"/>
        <w:right w:val="none" w:sz="0" w:space="0" w:color="auto"/>
      </w:divBdr>
    </w:div>
    <w:div w:id="539050694">
      <w:bodyDiv w:val="1"/>
      <w:marLeft w:val="0"/>
      <w:marRight w:val="0"/>
      <w:marTop w:val="0"/>
      <w:marBottom w:val="0"/>
      <w:divBdr>
        <w:top w:val="none" w:sz="0" w:space="0" w:color="auto"/>
        <w:left w:val="none" w:sz="0" w:space="0" w:color="auto"/>
        <w:bottom w:val="none" w:sz="0" w:space="0" w:color="auto"/>
        <w:right w:val="none" w:sz="0" w:space="0" w:color="auto"/>
      </w:divBdr>
    </w:div>
    <w:div w:id="539510776">
      <w:bodyDiv w:val="1"/>
      <w:marLeft w:val="0"/>
      <w:marRight w:val="0"/>
      <w:marTop w:val="0"/>
      <w:marBottom w:val="0"/>
      <w:divBdr>
        <w:top w:val="none" w:sz="0" w:space="0" w:color="auto"/>
        <w:left w:val="none" w:sz="0" w:space="0" w:color="auto"/>
        <w:bottom w:val="none" w:sz="0" w:space="0" w:color="auto"/>
        <w:right w:val="none" w:sz="0" w:space="0" w:color="auto"/>
      </w:divBdr>
    </w:div>
    <w:div w:id="539635210">
      <w:bodyDiv w:val="1"/>
      <w:marLeft w:val="0"/>
      <w:marRight w:val="0"/>
      <w:marTop w:val="0"/>
      <w:marBottom w:val="0"/>
      <w:divBdr>
        <w:top w:val="none" w:sz="0" w:space="0" w:color="auto"/>
        <w:left w:val="none" w:sz="0" w:space="0" w:color="auto"/>
        <w:bottom w:val="none" w:sz="0" w:space="0" w:color="auto"/>
        <w:right w:val="none" w:sz="0" w:space="0" w:color="auto"/>
      </w:divBdr>
    </w:div>
    <w:div w:id="539900737">
      <w:bodyDiv w:val="1"/>
      <w:marLeft w:val="0"/>
      <w:marRight w:val="0"/>
      <w:marTop w:val="0"/>
      <w:marBottom w:val="0"/>
      <w:divBdr>
        <w:top w:val="none" w:sz="0" w:space="0" w:color="auto"/>
        <w:left w:val="none" w:sz="0" w:space="0" w:color="auto"/>
        <w:bottom w:val="none" w:sz="0" w:space="0" w:color="auto"/>
        <w:right w:val="none" w:sz="0" w:space="0" w:color="auto"/>
      </w:divBdr>
    </w:div>
    <w:div w:id="540243731">
      <w:bodyDiv w:val="1"/>
      <w:marLeft w:val="0"/>
      <w:marRight w:val="0"/>
      <w:marTop w:val="0"/>
      <w:marBottom w:val="0"/>
      <w:divBdr>
        <w:top w:val="none" w:sz="0" w:space="0" w:color="auto"/>
        <w:left w:val="none" w:sz="0" w:space="0" w:color="auto"/>
        <w:bottom w:val="none" w:sz="0" w:space="0" w:color="auto"/>
        <w:right w:val="none" w:sz="0" w:space="0" w:color="auto"/>
      </w:divBdr>
    </w:div>
    <w:div w:id="540289095">
      <w:bodyDiv w:val="1"/>
      <w:marLeft w:val="0"/>
      <w:marRight w:val="0"/>
      <w:marTop w:val="0"/>
      <w:marBottom w:val="0"/>
      <w:divBdr>
        <w:top w:val="none" w:sz="0" w:space="0" w:color="auto"/>
        <w:left w:val="none" w:sz="0" w:space="0" w:color="auto"/>
        <w:bottom w:val="none" w:sz="0" w:space="0" w:color="auto"/>
        <w:right w:val="none" w:sz="0" w:space="0" w:color="auto"/>
      </w:divBdr>
    </w:div>
    <w:div w:id="540943683">
      <w:bodyDiv w:val="1"/>
      <w:marLeft w:val="0"/>
      <w:marRight w:val="0"/>
      <w:marTop w:val="0"/>
      <w:marBottom w:val="0"/>
      <w:divBdr>
        <w:top w:val="none" w:sz="0" w:space="0" w:color="auto"/>
        <w:left w:val="none" w:sz="0" w:space="0" w:color="auto"/>
        <w:bottom w:val="none" w:sz="0" w:space="0" w:color="auto"/>
        <w:right w:val="none" w:sz="0" w:space="0" w:color="auto"/>
      </w:divBdr>
    </w:div>
    <w:div w:id="542718758">
      <w:bodyDiv w:val="1"/>
      <w:marLeft w:val="0"/>
      <w:marRight w:val="0"/>
      <w:marTop w:val="0"/>
      <w:marBottom w:val="0"/>
      <w:divBdr>
        <w:top w:val="none" w:sz="0" w:space="0" w:color="auto"/>
        <w:left w:val="none" w:sz="0" w:space="0" w:color="auto"/>
        <w:bottom w:val="none" w:sz="0" w:space="0" w:color="auto"/>
        <w:right w:val="none" w:sz="0" w:space="0" w:color="auto"/>
      </w:divBdr>
    </w:div>
    <w:div w:id="543104634">
      <w:bodyDiv w:val="1"/>
      <w:marLeft w:val="0"/>
      <w:marRight w:val="0"/>
      <w:marTop w:val="0"/>
      <w:marBottom w:val="0"/>
      <w:divBdr>
        <w:top w:val="none" w:sz="0" w:space="0" w:color="auto"/>
        <w:left w:val="none" w:sz="0" w:space="0" w:color="auto"/>
        <w:bottom w:val="none" w:sz="0" w:space="0" w:color="auto"/>
        <w:right w:val="none" w:sz="0" w:space="0" w:color="auto"/>
      </w:divBdr>
    </w:div>
    <w:div w:id="543368790">
      <w:bodyDiv w:val="1"/>
      <w:marLeft w:val="0"/>
      <w:marRight w:val="0"/>
      <w:marTop w:val="0"/>
      <w:marBottom w:val="0"/>
      <w:divBdr>
        <w:top w:val="none" w:sz="0" w:space="0" w:color="auto"/>
        <w:left w:val="none" w:sz="0" w:space="0" w:color="auto"/>
        <w:bottom w:val="none" w:sz="0" w:space="0" w:color="auto"/>
        <w:right w:val="none" w:sz="0" w:space="0" w:color="auto"/>
      </w:divBdr>
    </w:div>
    <w:div w:id="544681324">
      <w:bodyDiv w:val="1"/>
      <w:marLeft w:val="0"/>
      <w:marRight w:val="0"/>
      <w:marTop w:val="0"/>
      <w:marBottom w:val="0"/>
      <w:divBdr>
        <w:top w:val="none" w:sz="0" w:space="0" w:color="auto"/>
        <w:left w:val="none" w:sz="0" w:space="0" w:color="auto"/>
        <w:bottom w:val="none" w:sz="0" w:space="0" w:color="auto"/>
        <w:right w:val="none" w:sz="0" w:space="0" w:color="auto"/>
      </w:divBdr>
    </w:div>
    <w:div w:id="546798131">
      <w:bodyDiv w:val="1"/>
      <w:marLeft w:val="0"/>
      <w:marRight w:val="0"/>
      <w:marTop w:val="0"/>
      <w:marBottom w:val="0"/>
      <w:divBdr>
        <w:top w:val="none" w:sz="0" w:space="0" w:color="auto"/>
        <w:left w:val="none" w:sz="0" w:space="0" w:color="auto"/>
        <w:bottom w:val="none" w:sz="0" w:space="0" w:color="auto"/>
        <w:right w:val="none" w:sz="0" w:space="0" w:color="auto"/>
      </w:divBdr>
    </w:div>
    <w:div w:id="546844589">
      <w:bodyDiv w:val="1"/>
      <w:marLeft w:val="0"/>
      <w:marRight w:val="0"/>
      <w:marTop w:val="0"/>
      <w:marBottom w:val="0"/>
      <w:divBdr>
        <w:top w:val="none" w:sz="0" w:space="0" w:color="auto"/>
        <w:left w:val="none" w:sz="0" w:space="0" w:color="auto"/>
        <w:bottom w:val="none" w:sz="0" w:space="0" w:color="auto"/>
        <w:right w:val="none" w:sz="0" w:space="0" w:color="auto"/>
      </w:divBdr>
    </w:div>
    <w:div w:id="548883740">
      <w:bodyDiv w:val="1"/>
      <w:marLeft w:val="0"/>
      <w:marRight w:val="0"/>
      <w:marTop w:val="0"/>
      <w:marBottom w:val="0"/>
      <w:divBdr>
        <w:top w:val="none" w:sz="0" w:space="0" w:color="auto"/>
        <w:left w:val="none" w:sz="0" w:space="0" w:color="auto"/>
        <w:bottom w:val="none" w:sz="0" w:space="0" w:color="auto"/>
        <w:right w:val="none" w:sz="0" w:space="0" w:color="auto"/>
      </w:divBdr>
    </w:div>
    <w:div w:id="551773121">
      <w:bodyDiv w:val="1"/>
      <w:marLeft w:val="0"/>
      <w:marRight w:val="0"/>
      <w:marTop w:val="0"/>
      <w:marBottom w:val="0"/>
      <w:divBdr>
        <w:top w:val="none" w:sz="0" w:space="0" w:color="auto"/>
        <w:left w:val="none" w:sz="0" w:space="0" w:color="auto"/>
        <w:bottom w:val="none" w:sz="0" w:space="0" w:color="auto"/>
        <w:right w:val="none" w:sz="0" w:space="0" w:color="auto"/>
      </w:divBdr>
    </w:div>
    <w:div w:id="552078068">
      <w:bodyDiv w:val="1"/>
      <w:marLeft w:val="0"/>
      <w:marRight w:val="0"/>
      <w:marTop w:val="0"/>
      <w:marBottom w:val="0"/>
      <w:divBdr>
        <w:top w:val="none" w:sz="0" w:space="0" w:color="auto"/>
        <w:left w:val="none" w:sz="0" w:space="0" w:color="auto"/>
        <w:bottom w:val="none" w:sz="0" w:space="0" w:color="auto"/>
        <w:right w:val="none" w:sz="0" w:space="0" w:color="auto"/>
      </w:divBdr>
    </w:div>
    <w:div w:id="552082764">
      <w:bodyDiv w:val="1"/>
      <w:marLeft w:val="0"/>
      <w:marRight w:val="0"/>
      <w:marTop w:val="0"/>
      <w:marBottom w:val="0"/>
      <w:divBdr>
        <w:top w:val="none" w:sz="0" w:space="0" w:color="auto"/>
        <w:left w:val="none" w:sz="0" w:space="0" w:color="auto"/>
        <w:bottom w:val="none" w:sz="0" w:space="0" w:color="auto"/>
        <w:right w:val="none" w:sz="0" w:space="0" w:color="auto"/>
      </w:divBdr>
    </w:div>
    <w:div w:id="552429339">
      <w:bodyDiv w:val="1"/>
      <w:marLeft w:val="0"/>
      <w:marRight w:val="0"/>
      <w:marTop w:val="0"/>
      <w:marBottom w:val="0"/>
      <w:divBdr>
        <w:top w:val="none" w:sz="0" w:space="0" w:color="auto"/>
        <w:left w:val="none" w:sz="0" w:space="0" w:color="auto"/>
        <w:bottom w:val="none" w:sz="0" w:space="0" w:color="auto"/>
        <w:right w:val="none" w:sz="0" w:space="0" w:color="auto"/>
      </w:divBdr>
    </w:div>
    <w:div w:id="552623552">
      <w:bodyDiv w:val="1"/>
      <w:marLeft w:val="0"/>
      <w:marRight w:val="0"/>
      <w:marTop w:val="0"/>
      <w:marBottom w:val="0"/>
      <w:divBdr>
        <w:top w:val="none" w:sz="0" w:space="0" w:color="auto"/>
        <w:left w:val="none" w:sz="0" w:space="0" w:color="auto"/>
        <w:bottom w:val="none" w:sz="0" w:space="0" w:color="auto"/>
        <w:right w:val="none" w:sz="0" w:space="0" w:color="auto"/>
      </w:divBdr>
    </w:div>
    <w:div w:id="553126636">
      <w:bodyDiv w:val="1"/>
      <w:marLeft w:val="0"/>
      <w:marRight w:val="0"/>
      <w:marTop w:val="0"/>
      <w:marBottom w:val="0"/>
      <w:divBdr>
        <w:top w:val="none" w:sz="0" w:space="0" w:color="auto"/>
        <w:left w:val="none" w:sz="0" w:space="0" w:color="auto"/>
        <w:bottom w:val="none" w:sz="0" w:space="0" w:color="auto"/>
        <w:right w:val="none" w:sz="0" w:space="0" w:color="auto"/>
      </w:divBdr>
    </w:div>
    <w:div w:id="553153686">
      <w:bodyDiv w:val="1"/>
      <w:marLeft w:val="0"/>
      <w:marRight w:val="0"/>
      <w:marTop w:val="0"/>
      <w:marBottom w:val="0"/>
      <w:divBdr>
        <w:top w:val="none" w:sz="0" w:space="0" w:color="auto"/>
        <w:left w:val="none" w:sz="0" w:space="0" w:color="auto"/>
        <w:bottom w:val="none" w:sz="0" w:space="0" w:color="auto"/>
        <w:right w:val="none" w:sz="0" w:space="0" w:color="auto"/>
      </w:divBdr>
    </w:div>
    <w:div w:id="555510735">
      <w:bodyDiv w:val="1"/>
      <w:marLeft w:val="0"/>
      <w:marRight w:val="0"/>
      <w:marTop w:val="0"/>
      <w:marBottom w:val="0"/>
      <w:divBdr>
        <w:top w:val="none" w:sz="0" w:space="0" w:color="auto"/>
        <w:left w:val="none" w:sz="0" w:space="0" w:color="auto"/>
        <w:bottom w:val="none" w:sz="0" w:space="0" w:color="auto"/>
        <w:right w:val="none" w:sz="0" w:space="0" w:color="auto"/>
      </w:divBdr>
    </w:div>
    <w:div w:id="557716096">
      <w:bodyDiv w:val="1"/>
      <w:marLeft w:val="0"/>
      <w:marRight w:val="0"/>
      <w:marTop w:val="0"/>
      <w:marBottom w:val="0"/>
      <w:divBdr>
        <w:top w:val="none" w:sz="0" w:space="0" w:color="auto"/>
        <w:left w:val="none" w:sz="0" w:space="0" w:color="auto"/>
        <w:bottom w:val="none" w:sz="0" w:space="0" w:color="auto"/>
        <w:right w:val="none" w:sz="0" w:space="0" w:color="auto"/>
      </w:divBdr>
    </w:div>
    <w:div w:id="558056973">
      <w:bodyDiv w:val="1"/>
      <w:marLeft w:val="0"/>
      <w:marRight w:val="0"/>
      <w:marTop w:val="0"/>
      <w:marBottom w:val="0"/>
      <w:divBdr>
        <w:top w:val="none" w:sz="0" w:space="0" w:color="auto"/>
        <w:left w:val="none" w:sz="0" w:space="0" w:color="auto"/>
        <w:bottom w:val="none" w:sz="0" w:space="0" w:color="auto"/>
        <w:right w:val="none" w:sz="0" w:space="0" w:color="auto"/>
      </w:divBdr>
    </w:div>
    <w:div w:id="558327802">
      <w:bodyDiv w:val="1"/>
      <w:marLeft w:val="0"/>
      <w:marRight w:val="0"/>
      <w:marTop w:val="0"/>
      <w:marBottom w:val="0"/>
      <w:divBdr>
        <w:top w:val="none" w:sz="0" w:space="0" w:color="auto"/>
        <w:left w:val="none" w:sz="0" w:space="0" w:color="auto"/>
        <w:bottom w:val="none" w:sz="0" w:space="0" w:color="auto"/>
        <w:right w:val="none" w:sz="0" w:space="0" w:color="auto"/>
      </w:divBdr>
    </w:div>
    <w:div w:id="558519197">
      <w:bodyDiv w:val="1"/>
      <w:marLeft w:val="0"/>
      <w:marRight w:val="0"/>
      <w:marTop w:val="0"/>
      <w:marBottom w:val="0"/>
      <w:divBdr>
        <w:top w:val="none" w:sz="0" w:space="0" w:color="auto"/>
        <w:left w:val="none" w:sz="0" w:space="0" w:color="auto"/>
        <w:bottom w:val="none" w:sz="0" w:space="0" w:color="auto"/>
        <w:right w:val="none" w:sz="0" w:space="0" w:color="auto"/>
      </w:divBdr>
    </w:div>
    <w:div w:id="558828891">
      <w:bodyDiv w:val="1"/>
      <w:marLeft w:val="0"/>
      <w:marRight w:val="0"/>
      <w:marTop w:val="0"/>
      <w:marBottom w:val="0"/>
      <w:divBdr>
        <w:top w:val="none" w:sz="0" w:space="0" w:color="auto"/>
        <w:left w:val="none" w:sz="0" w:space="0" w:color="auto"/>
        <w:bottom w:val="none" w:sz="0" w:space="0" w:color="auto"/>
        <w:right w:val="none" w:sz="0" w:space="0" w:color="auto"/>
      </w:divBdr>
    </w:div>
    <w:div w:id="559050072">
      <w:bodyDiv w:val="1"/>
      <w:marLeft w:val="0"/>
      <w:marRight w:val="0"/>
      <w:marTop w:val="0"/>
      <w:marBottom w:val="0"/>
      <w:divBdr>
        <w:top w:val="none" w:sz="0" w:space="0" w:color="auto"/>
        <w:left w:val="none" w:sz="0" w:space="0" w:color="auto"/>
        <w:bottom w:val="none" w:sz="0" w:space="0" w:color="auto"/>
        <w:right w:val="none" w:sz="0" w:space="0" w:color="auto"/>
      </w:divBdr>
    </w:div>
    <w:div w:id="559752517">
      <w:bodyDiv w:val="1"/>
      <w:marLeft w:val="0"/>
      <w:marRight w:val="0"/>
      <w:marTop w:val="0"/>
      <w:marBottom w:val="0"/>
      <w:divBdr>
        <w:top w:val="none" w:sz="0" w:space="0" w:color="auto"/>
        <w:left w:val="none" w:sz="0" w:space="0" w:color="auto"/>
        <w:bottom w:val="none" w:sz="0" w:space="0" w:color="auto"/>
        <w:right w:val="none" w:sz="0" w:space="0" w:color="auto"/>
      </w:divBdr>
    </w:div>
    <w:div w:id="559828791">
      <w:bodyDiv w:val="1"/>
      <w:marLeft w:val="0"/>
      <w:marRight w:val="0"/>
      <w:marTop w:val="0"/>
      <w:marBottom w:val="0"/>
      <w:divBdr>
        <w:top w:val="none" w:sz="0" w:space="0" w:color="auto"/>
        <w:left w:val="none" w:sz="0" w:space="0" w:color="auto"/>
        <w:bottom w:val="none" w:sz="0" w:space="0" w:color="auto"/>
        <w:right w:val="none" w:sz="0" w:space="0" w:color="auto"/>
      </w:divBdr>
    </w:div>
    <w:div w:id="560213191">
      <w:bodyDiv w:val="1"/>
      <w:marLeft w:val="0"/>
      <w:marRight w:val="0"/>
      <w:marTop w:val="0"/>
      <w:marBottom w:val="0"/>
      <w:divBdr>
        <w:top w:val="none" w:sz="0" w:space="0" w:color="auto"/>
        <w:left w:val="none" w:sz="0" w:space="0" w:color="auto"/>
        <w:bottom w:val="none" w:sz="0" w:space="0" w:color="auto"/>
        <w:right w:val="none" w:sz="0" w:space="0" w:color="auto"/>
      </w:divBdr>
    </w:div>
    <w:div w:id="560949389">
      <w:bodyDiv w:val="1"/>
      <w:marLeft w:val="0"/>
      <w:marRight w:val="0"/>
      <w:marTop w:val="0"/>
      <w:marBottom w:val="0"/>
      <w:divBdr>
        <w:top w:val="none" w:sz="0" w:space="0" w:color="auto"/>
        <w:left w:val="none" w:sz="0" w:space="0" w:color="auto"/>
        <w:bottom w:val="none" w:sz="0" w:space="0" w:color="auto"/>
        <w:right w:val="none" w:sz="0" w:space="0" w:color="auto"/>
      </w:divBdr>
    </w:div>
    <w:div w:id="561988730">
      <w:bodyDiv w:val="1"/>
      <w:marLeft w:val="0"/>
      <w:marRight w:val="0"/>
      <w:marTop w:val="0"/>
      <w:marBottom w:val="0"/>
      <w:divBdr>
        <w:top w:val="none" w:sz="0" w:space="0" w:color="auto"/>
        <w:left w:val="none" w:sz="0" w:space="0" w:color="auto"/>
        <w:bottom w:val="none" w:sz="0" w:space="0" w:color="auto"/>
        <w:right w:val="none" w:sz="0" w:space="0" w:color="auto"/>
      </w:divBdr>
    </w:div>
    <w:div w:id="564074556">
      <w:bodyDiv w:val="1"/>
      <w:marLeft w:val="0"/>
      <w:marRight w:val="0"/>
      <w:marTop w:val="0"/>
      <w:marBottom w:val="0"/>
      <w:divBdr>
        <w:top w:val="none" w:sz="0" w:space="0" w:color="auto"/>
        <w:left w:val="none" w:sz="0" w:space="0" w:color="auto"/>
        <w:bottom w:val="none" w:sz="0" w:space="0" w:color="auto"/>
        <w:right w:val="none" w:sz="0" w:space="0" w:color="auto"/>
      </w:divBdr>
    </w:div>
    <w:div w:id="564803044">
      <w:bodyDiv w:val="1"/>
      <w:marLeft w:val="0"/>
      <w:marRight w:val="0"/>
      <w:marTop w:val="0"/>
      <w:marBottom w:val="0"/>
      <w:divBdr>
        <w:top w:val="none" w:sz="0" w:space="0" w:color="auto"/>
        <w:left w:val="none" w:sz="0" w:space="0" w:color="auto"/>
        <w:bottom w:val="none" w:sz="0" w:space="0" w:color="auto"/>
        <w:right w:val="none" w:sz="0" w:space="0" w:color="auto"/>
      </w:divBdr>
    </w:div>
    <w:div w:id="565535412">
      <w:bodyDiv w:val="1"/>
      <w:marLeft w:val="0"/>
      <w:marRight w:val="0"/>
      <w:marTop w:val="0"/>
      <w:marBottom w:val="0"/>
      <w:divBdr>
        <w:top w:val="none" w:sz="0" w:space="0" w:color="auto"/>
        <w:left w:val="none" w:sz="0" w:space="0" w:color="auto"/>
        <w:bottom w:val="none" w:sz="0" w:space="0" w:color="auto"/>
        <w:right w:val="none" w:sz="0" w:space="0" w:color="auto"/>
      </w:divBdr>
    </w:div>
    <w:div w:id="566384963">
      <w:bodyDiv w:val="1"/>
      <w:marLeft w:val="0"/>
      <w:marRight w:val="0"/>
      <w:marTop w:val="0"/>
      <w:marBottom w:val="0"/>
      <w:divBdr>
        <w:top w:val="none" w:sz="0" w:space="0" w:color="auto"/>
        <w:left w:val="none" w:sz="0" w:space="0" w:color="auto"/>
        <w:bottom w:val="none" w:sz="0" w:space="0" w:color="auto"/>
        <w:right w:val="none" w:sz="0" w:space="0" w:color="auto"/>
      </w:divBdr>
    </w:div>
    <w:div w:id="566451329">
      <w:bodyDiv w:val="1"/>
      <w:marLeft w:val="0"/>
      <w:marRight w:val="0"/>
      <w:marTop w:val="0"/>
      <w:marBottom w:val="0"/>
      <w:divBdr>
        <w:top w:val="none" w:sz="0" w:space="0" w:color="auto"/>
        <w:left w:val="none" w:sz="0" w:space="0" w:color="auto"/>
        <w:bottom w:val="none" w:sz="0" w:space="0" w:color="auto"/>
        <w:right w:val="none" w:sz="0" w:space="0" w:color="auto"/>
      </w:divBdr>
    </w:div>
    <w:div w:id="566691272">
      <w:bodyDiv w:val="1"/>
      <w:marLeft w:val="0"/>
      <w:marRight w:val="0"/>
      <w:marTop w:val="0"/>
      <w:marBottom w:val="0"/>
      <w:divBdr>
        <w:top w:val="none" w:sz="0" w:space="0" w:color="auto"/>
        <w:left w:val="none" w:sz="0" w:space="0" w:color="auto"/>
        <w:bottom w:val="none" w:sz="0" w:space="0" w:color="auto"/>
        <w:right w:val="none" w:sz="0" w:space="0" w:color="auto"/>
      </w:divBdr>
    </w:div>
    <w:div w:id="566957768">
      <w:bodyDiv w:val="1"/>
      <w:marLeft w:val="0"/>
      <w:marRight w:val="0"/>
      <w:marTop w:val="0"/>
      <w:marBottom w:val="0"/>
      <w:divBdr>
        <w:top w:val="none" w:sz="0" w:space="0" w:color="auto"/>
        <w:left w:val="none" w:sz="0" w:space="0" w:color="auto"/>
        <w:bottom w:val="none" w:sz="0" w:space="0" w:color="auto"/>
        <w:right w:val="none" w:sz="0" w:space="0" w:color="auto"/>
      </w:divBdr>
    </w:div>
    <w:div w:id="567303759">
      <w:bodyDiv w:val="1"/>
      <w:marLeft w:val="0"/>
      <w:marRight w:val="0"/>
      <w:marTop w:val="0"/>
      <w:marBottom w:val="0"/>
      <w:divBdr>
        <w:top w:val="none" w:sz="0" w:space="0" w:color="auto"/>
        <w:left w:val="none" w:sz="0" w:space="0" w:color="auto"/>
        <w:bottom w:val="none" w:sz="0" w:space="0" w:color="auto"/>
        <w:right w:val="none" w:sz="0" w:space="0" w:color="auto"/>
      </w:divBdr>
    </w:div>
    <w:div w:id="567307816">
      <w:bodyDiv w:val="1"/>
      <w:marLeft w:val="0"/>
      <w:marRight w:val="0"/>
      <w:marTop w:val="0"/>
      <w:marBottom w:val="0"/>
      <w:divBdr>
        <w:top w:val="none" w:sz="0" w:space="0" w:color="auto"/>
        <w:left w:val="none" w:sz="0" w:space="0" w:color="auto"/>
        <w:bottom w:val="none" w:sz="0" w:space="0" w:color="auto"/>
        <w:right w:val="none" w:sz="0" w:space="0" w:color="auto"/>
      </w:divBdr>
    </w:div>
    <w:div w:id="567690217">
      <w:bodyDiv w:val="1"/>
      <w:marLeft w:val="0"/>
      <w:marRight w:val="0"/>
      <w:marTop w:val="0"/>
      <w:marBottom w:val="0"/>
      <w:divBdr>
        <w:top w:val="none" w:sz="0" w:space="0" w:color="auto"/>
        <w:left w:val="none" w:sz="0" w:space="0" w:color="auto"/>
        <w:bottom w:val="none" w:sz="0" w:space="0" w:color="auto"/>
        <w:right w:val="none" w:sz="0" w:space="0" w:color="auto"/>
      </w:divBdr>
    </w:div>
    <w:div w:id="569383822">
      <w:bodyDiv w:val="1"/>
      <w:marLeft w:val="0"/>
      <w:marRight w:val="0"/>
      <w:marTop w:val="0"/>
      <w:marBottom w:val="0"/>
      <w:divBdr>
        <w:top w:val="none" w:sz="0" w:space="0" w:color="auto"/>
        <w:left w:val="none" w:sz="0" w:space="0" w:color="auto"/>
        <w:bottom w:val="none" w:sz="0" w:space="0" w:color="auto"/>
        <w:right w:val="none" w:sz="0" w:space="0" w:color="auto"/>
      </w:divBdr>
    </w:div>
    <w:div w:id="569580753">
      <w:bodyDiv w:val="1"/>
      <w:marLeft w:val="0"/>
      <w:marRight w:val="0"/>
      <w:marTop w:val="0"/>
      <w:marBottom w:val="0"/>
      <w:divBdr>
        <w:top w:val="none" w:sz="0" w:space="0" w:color="auto"/>
        <w:left w:val="none" w:sz="0" w:space="0" w:color="auto"/>
        <w:bottom w:val="none" w:sz="0" w:space="0" w:color="auto"/>
        <w:right w:val="none" w:sz="0" w:space="0" w:color="auto"/>
      </w:divBdr>
    </w:div>
    <w:div w:id="569581170">
      <w:bodyDiv w:val="1"/>
      <w:marLeft w:val="0"/>
      <w:marRight w:val="0"/>
      <w:marTop w:val="0"/>
      <w:marBottom w:val="0"/>
      <w:divBdr>
        <w:top w:val="none" w:sz="0" w:space="0" w:color="auto"/>
        <w:left w:val="none" w:sz="0" w:space="0" w:color="auto"/>
        <w:bottom w:val="none" w:sz="0" w:space="0" w:color="auto"/>
        <w:right w:val="none" w:sz="0" w:space="0" w:color="auto"/>
      </w:divBdr>
    </w:div>
    <w:div w:id="569658004">
      <w:bodyDiv w:val="1"/>
      <w:marLeft w:val="0"/>
      <w:marRight w:val="0"/>
      <w:marTop w:val="0"/>
      <w:marBottom w:val="0"/>
      <w:divBdr>
        <w:top w:val="none" w:sz="0" w:space="0" w:color="auto"/>
        <w:left w:val="none" w:sz="0" w:space="0" w:color="auto"/>
        <w:bottom w:val="none" w:sz="0" w:space="0" w:color="auto"/>
        <w:right w:val="none" w:sz="0" w:space="0" w:color="auto"/>
      </w:divBdr>
    </w:div>
    <w:div w:id="570583786">
      <w:bodyDiv w:val="1"/>
      <w:marLeft w:val="0"/>
      <w:marRight w:val="0"/>
      <w:marTop w:val="0"/>
      <w:marBottom w:val="0"/>
      <w:divBdr>
        <w:top w:val="none" w:sz="0" w:space="0" w:color="auto"/>
        <w:left w:val="none" w:sz="0" w:space="0" w:color="auto"/>
        <w:bottom w:val="none" w:sz="0" w:space="0" w:color="auto"/>
        <w:right w:val="none" w:sz="0" w:space="0" w:color="auto"/>
      </w:divBdr>
    </w:div>
    <w:div w:id="571240887">
      <w:bodyDiv w:val="1"/>
      <w:marLeft w:val="0"/>
      <w:marRight w:val="0"/>
      <w:marTop w:val="0"/>
      <w:marBottom w:val="0"/>
      <w:divBdr>
        <w:top w:val="none" w:sz="0" w:space="0" w:color="auto"/>
        <w:left w:val="none" w:sz="0" w:space="0" w:color="auto"/>
        <w:bottom w:val="none" w:sz="0" w:space="0" w:color="auto"/>
        <w:right w:val="none" w:sz="0" w:space="0" w:color="auto"/>
      </w:divBdr>
    </w:div>
    <w:div w:id="571283071">
      <w:bodyDiv w:val="1"/>
      <w:marLeft w:val="0"/>
      <w:marRight w:val="0"/>
      <w:marTop w:val="0"/>
      <w:marBottom w:val="0"/>
      <w:divBdr>
        <w:top w:val="none" w:sz="0" w:space="0" w:color="auto"/>
        <w:left w:val="none" w:sz="0" w:space="0" w:color="auto"/>
        <w:bottom w:val="none" w:sz="0" w:space="0" w:color="auto"/>
        <w:right w:val="none" w:sz="0" w:space="0" w:color="auto"/>
      </w:divBdr>
    </w:div>
    <w:div w:id="573008896">
      <w:bodyDiv w:val="1"/>
      <w:marLeft w:val="0"/>
      <w:marRight w:val="0"/>
      <w:marTop w:val="0"/>
      <w:marBottom w:val="0"/>
      <w:divBdr>
        <w:top w:val="none" w:sz="0" w:space="0" w:color="auto"/>
        <w:left w:val="none" w:sz="0" w:space="0" w:color="auto"/>
        <w:bottom w:val="none" w:sz="0" w:space="0" w:color="auto"/>
        <w:right w:val="none" w:sz="0" w:space="0" w:color="auto"/>
      </w:divBdr>
    </w:div>
    <w:div w:id="573048236">
      <w:bodyDiv w:val="1"/>
      <w:marLeft w:val="0"/>
      <w:marRight w:val="0"/>
      <w:marTop w:val="0"/>
      <w:marBottom w:val="0"/>
      <w:divBdr>
        <w:top w:val="none" w:sz="0" w:space="0" w:color="auto"/>
        <w:left w:val="none" w:sz="0" w:space="0" w:color="auto"/>
        <w:bottom w:val="none" w:sz="0" w:space="0" w:color="auto"/>
        <w:right w:val="none" w:sz="0" w:space="0" w:color="auto"/>
      </w:divBdr>
    </w:div>
    <w:div w:id="573515034">
      <w:bodyDiv w:val="1"/>
      <w:marLeft w:val="0"/>
      <w:marRight w:val="0"/>
      <w:marTop w:val="0"/>
      <w:marBottom w:val="0"/>
      <w:divBdr>
        <w:top w:val="none" w:sz="0" w:space="0" w:color="auto"/>
        <w:left w:val="none" w:sz="0" w:space="0" w:color="auto"/>
        <w:bottom w:val="none" w:sz="0" w:space="0" w:color="auto"/>
        <w:right w:val="none" w:sz="0" w:space="0" w:color="auto"/>
      </w:divBdr>
    </w:div>
    <w:div w:id="573857899">
      <w:bodyDiv w:val="1"/>
      <w:marLeft w:val="0"/>
      <w:marRight w:val="0"/>
      <w:marTop w:val="0"/>
      <w:marBottom w:val="0"/>
      <w:divBdr>
        <w:top w:val="none" w:sz="0" w:space="0" w:color="auto"/>
        <w:left w:val="none" w:sz="0" w:space="0" w:color="auto"/>
        <w:bottom w:val="none" w:sz="0" w:space="0" w:color="auto"/>
        <w:right w:val="none" w:sz="0" w:space="0" w:color="auto"/>
      </w:divBdr>
    </w:div>
    <w:div w:id="574825527">
      <w:bodyDiv w:val="1"/>
      <w:marLeft w:val="0"/>
      <w:marRight w:val="0"/>
      <w:marTop w:val="0"/>
      <w:marBottom w:val="0"/>
      <w:divBdr>
        <w:top w:val="none" w:sz="0" w:space="0" w:color="auto"/>
        <w:left w:val="none" w:sz="0" w:space="0" w:color="auto"/>
        <w:bottom w:val="none" w:sz="0" w:space="0" w:color="auto"/>
        <w:right w:val="none" w:sz="0" w:space="0" w:color="auto"/>
      </w:divBdr>
    </w:div>
    <w:div w:id="575747041">
      <w:bodyDiv w:val="1"/>
      <w:marLeft w:val="0"/>
      <w:marRight w:val="0"/>
      <w:marTop w:val="0"/>
      <w:marBottom w:val="0"/>
      <w:divBdr>
        <w:top w:val="none" w:sz="0" w:space="0" w:color="auto"/>
        <w:left w:val="none" w:sz="0" w:space="0" w:color="auto"/>
        <w:bottom w:val="none" w:sz="0" w:space="0" w:color="auto"/>
        <w:right w:val="none" w:sz="0" w:space="0" w:color="auto"/>
      </w:divBdr>
    </w:div>
    <w:div w:id="577904523">
      <w:bodyDiv w:val="1"/>
      <w:marLeft w:val="0"/>
      <w:marRight w:val="0"/>
      <w:marTop w:val="0"/>
      <w:marBottom w:val="0"/>
      <w:divBdr>
        <w:top w:val="none" w:sz="0" w:space="0" w:color="auto"/>
        <w:left w:val="none" w:sz="0" w:space="0" w:color="auto"/>
        <w:bottom w:val="none" w:sz="0" w:space="0" w:color="auto"/>
        <w:right w:val="none" w:sz="0" w:space="0" w:color="auto"/>
      </w:divBdr>
    </w:div>
    <w:div w:id="579948338">
      <w:bodyDiv w:val="1"/>
      <w:marLeft w:val="0"/>
      <w:marRight w:val="0"/>
      <w:marTop w:val="0"/>
      <w:marBottom w:val="0"/>
      <w:divBdr>
        <w:top w:val="none" w:sz="0" w:space="0" w:color="auto"/>
        <w:left w:val="none" w:sz="0" w:space="0" w:color="auto"/>
        <w:bottom w:val="none" w:sz="0" w:space="0" w:color="auto"/>
        <w:right w:val="none" w:sz="0" w:space="0" w:color="auto"/>
      </w:divBdr>
    </w:div>
    <w:div w:id="580066436">
      <w:bodyDiv w:val="1"/>
      <w:marLeft w:val="0"/>
      <w:marRight w:val="0"/>
      <w:marTop w:val="0"/>
      <w:marBottom w:val="0"/>
      <w:divBdr>
        <w:top w:val="none" w:sz="0" w:space="0" w:color="auto"/>
        <w:left w:val="none" w:sz="0" w:space="0" w:color="auto"/>
        <w:bottom w:val="none" w:sz="0" w:space="0" w:color="auto"/>
        <w:right w:val="none" w:sz="0" w:space="0" w:color="auto"/>
      </w:divBdr>
    </w:div>
    <w:div w:id="580606505">
      <w:bodyDiv w:val="1"/>
      <w:marLeft w:val="0"/>
      <w:marRight w:val="0"/>
      <w:marTop w:val="0"/>
      <w:marBottom w:val="0"/>
      <w:divBdr>
        <w:top w:val="none" w:sz="0" w:space="0" w:color="auto"/>
        <w:left w:val="none" w:sz="0" w:space="0" w:color="auto"/>
        <w:bottom w:val="none" w:sz="0" w:space="0" w:color="auto"/>
        <w:right w:val="none" w:sz="0" w:space="0" w:color="auto"/>
      </w:divBdr>
    </w:div>
    <w:div w:id="581063717">
      <w:bodyDiv w:val="1"/>
      <w:marLeft w:val="0"/>
      <w:marRight w:val="0"/>
      <w:marTop w:val="0"/>
      <w:marBottom w:val="0"/>
      <w:divBdr>
        <w:top w:val="none" w:sz="0" w:space="0" w:color="auto"/>
        <w:left w:val="none" w:sz="0" w:space="0" w:color="auto"/>
        <w:bottom w:val="none" w:sz="0" w:space="0" w:color="auto"/>
        <w:right w:val="none" w:sz="0" w:space="0" w:color="auto"/>
      </w:divBdr>
    </w:div>
    <w:div w:id="581723075">
      <w:bodyDiv w:val="1"/>
      <w:marLeft w:val="0"/>
      <w:marRight w:val="0"/>
      <w:marTop w:val="0"/>
      <w:marBottom w:val="0"/>
      <w:divBdr>
        <w:top w:val="none" w:sz="0" w:space="0" w:color="auto"/>
        <w:left w:val="none" w:sz="0" w:space="0" w:color="auto"/>
        <w:bottom w:val="none" w:sz="0" w:space="0" w:color="auto"/>
        <w:right w:val="none" w:sz="0" w:space="0" w:color="auto"/>
      </w:divBdr>
    </w:div>
    <w:div w:id="581990686">
      <w:bodyDiv w:val="1"/>
      <w:marLeft w:val="0"/>
      <w:marRight w:val="0"/>
      <w:marTop w:val="0"/>
      <w:marBottom w:val="0"/>
      <w:divBdr>
        <w:top w:val="none" w:sz="0" w:space="0" w:color="auto"/>
        <w:left w:val="none" w:sz="0" w:space="0" w:color="auto"/>
        <w:bottom w:val="none" w:sz="0" w:space="0" w:color="auto"/>
        <w:right w:val="none" w:sz="0" w:space="0" w:color="auto"/>
      </w:divBdr>
    </w:div>
    <w:div w:id="582421569">
      <w:bodyDiv w:val="1"/>
      <w:marLeft w:val="0"/>
      <w:marRight w:val="0"/>
      <w:marTop w:val="0"/>
      <w:marBottom w:val="0"/>
      <w:divBdr>
        <w:top w:val="none" w:sz="0" w:space="0" w:color="auto"/>
        <w:left w:val="none" w:sz="0" w:space="0" w:color="auto"/>
        <w:bottom w:val="none" w:sz="0" w:space="0" w:color="auto"/>
        <w:right w:val="none" w:sz="0" w:space="0" w:color="auto"/>
      </w:divBdr>
    </w:div>
    <w:div w:id="583029255">
      <w:bodyDiv w:val="1"/>
      <w:marLeft w:val="0"/>
      <w:marRight w:val="0"/>
      <w:marTop w:val="0"/>
      <w:marBottom w:val="0"/>
      <w:divBdr>
        <w:top w:val="none" w:sz="0" w:space="0" w:color="auto"/>
        <w:left w:val="none" w:sz="0" w:space="0" w:color="auto"/>
        <w:bottom w:val="none" w:sz="0" w:space="0" w:color="auto"/>
        <w:right w:val="none" w:sz="0" w:space="0" w:color="auto"/>
      </w:divBdr>
    </w:div>
    <w:div w:id="583144615">
      <w:bodyDiv w:val="1"/>
      <w:marLeft w:val="0"/>
      <w:marRight w:val="0"/>
      <w:marTop w:val="0"/>
      <w:marBottom w:val="0"/>
      <w:divBdr>
        <w:top w:val="none" w:sz="0" w:space="0" w:color="auto"/>
        <w:left w:val="none" w:sz="0" w:space="0" w:color="auto"/>
        <w:bottom w:val="none" w:sz="0" w:space="0" w:color="auto"/>
        <w:right w:val="none" w:sz="0" w:space="0" w:color="auto"/>
      </w:divBdr>
    </w:div>
    <w:div w:id="583296871">
      <w:bodyDiv w:val="1"/>
      <w:marLeft w:val="0"/>
      <w:marRight w:val="0"/>
      <w:marTop w:val="0"/>
      <w:marBottom w:val="0"/>
      <w:divBdr>
        <w:top w:val="none" w:sz="0" w:space="0" w:color="auto"/>
        <w:left w:val="none" w:sz="0" w:space="0" w:color="auto"/>
        <w:bottom w:val="none" w:sz="0" w:space="0" w:color="auto"/>
        <w:right w:val="none" w:sz="0" w:space="0" w:color="auto"/>
      </w:divBdr>
    </w:div>
    <w:div w:id="583415400">
      <w:bodyDiv w:val="1"/>
      <w:marLeft w:val="0"/>
      <w:marRight w:val="0"/>
      <w:marTop w:val="0"/>
      <w:marBottom w:val="0"/>
      <w:divBdr>
        <w:top w:val="none" w:sz="0" w:space="0" w:color="auto"/>
        <w:left w:val="none" w:sz="0" w:space="0" w:color="auto"/>
        <w:bottom w:val="none" w:sz="0" w:space="0" w:color="auto"/>
        <w:right w:val="none" w:sz="0" w:space="0" w:color="auto"/>
      </w:divBdr>
    </w:div>
    <w:div w:id="583490553">
      <w:bodyDiv w:val="1"/>
      <w:marLeft w:val="0"/>
      <w:marRight w:val="0"/>
      <w:marTop w:val="0"/>
      <w:marBottom w:val="0"/>
      <w:divBdr>
        <w:top w:val="none" w:sz="0" w:space="0" w:color="auto"/>
        <w:left w:val="none" w:sz="0" w:space="0" w:color="auto"/>
        <w:bottom w:val="none" w:sz="0" w:space="0" w:color="auto"/>
        <w:right w:val="none" w:sz="0" w:space="0" w:color="auto"/>
      </w:divBdr>
    </w:div>
    <w:div w:id="584801475">
      <w:bodyDiv w:val="1"/>
      <w:marLeft w:val="0"/>
      <w:marRight w:val="0"/>
      <w:marTop w:val="0"/>
      <w:marBottom w:val="0"/>
      <w:divBdr>
        <w:top w:val="none" w:sz="0" w:space="0" w:color="auto"/>
        <w:left w:val="none" w:sz="0" w:space="0" w:color="auto"/>
        <w:bottom w:val="none" w:sz="0" w:space="0" w:color="auto"/>
        <w:right w:val="none" w:sz="0" w:space="0" w:color="auto"/>
      </w:divBdr>
    </w:div>
    <w:div w:id="585001192">
      <w:bodyDiv w:val="1"/>
      <w:marLeft w:val="0"/>
      <w:marRight w:val="0"/>
      <w:marTop w:val="0"/>
      <w:marBottom w:val="0"/>
      <w:divBdr>
        <w:top w:val="none" w:sz="0" w:space="0" w:color="auto"/>
        <w:left w:val="none" w:sz="0" w:space="0" w:color="auto"/>
        <w:bottom w:val="none" w:sz="0" w:space="0" w:color="auto"/>
        <w:right w:val="none" w:sz="0" w:space="0" w:color="auto"/>
      </w:divBdr>
    </w:div>
    <w:div w:id="585307691">
      <w:bodyDiv w:val="1"/>
      <w:marLeft w:val="0"/>
      <w:marRight w:val="0"/>
      <w:marTop w:val="0"/>
      <w:marBottom w:val="0"/>
      <w:divBdr>
        <w:top w:val="none" w:sz="0" w:space="0" w:color="auto"/>
        <w:left w:val="none" w:sz="0" w:space="0" w:color="auto"/>
        <w:bottom w:val="none" w:sz="0" w:space="0" w:color="auto"/>
        <w:right w:val="none" w:sz="0" w:space="0" w:color="auto"/>
      </w:divBdr>
    </w:div>
    <w:div w:id="586159089">
      <w:bodyDiv w:val="1"/>
      <w:marLeft w:val="0"/>
      <w:marRight w:val="0"/>
      <w:marTop w:val="0"/>
      <w:marBottom w:val="0"/>
      <w:divBdr>
        <w:top w:val="none" w:sz="0" w:space="0" w:color="auto"/>
        <w:left w:val="none" w:sz="0" w:space="0" w:color="auto"/>
        <w:bottom w:val="none" w:sz="0" w:space="0" w:color="auto"/>
        <w:right w:val="none" w:sz="0" w:space="0" w:color="auto"/>
      </w:divBdr>
    </w:div>
    <w:div w:id="586886610">
      <w:bodyDiv w:val="1"/>
      <w:marLeft w:val="0"/>
      <w:marRight w:val="0"/>
      <w:marTop w:val="0"/>
      <w:marBottom w:val="0"/>
      <w:divBdr>
        <w:top w:val="none" w:sz="0" w:space="0" w:color="auto"/>
        <w:left w:val="none" w:sz="0" w:space="0" w:color="auto"/>
        <w:bottom w:val="none" w:sz="0" w:space="0" w:color="auto"/>
        <w:right w:val="none" w:sz="0" w:space="0" w:color="auto"/>
      </w:divBdr>
    </w:div>
    <w:div w:id="587612991">
      <w:bodyDiv w:val="1"/>
      <w:marLeft w:val="0"/>
      <w:marRight w:val="0"/>
      <w:marTop w:val="0"/>
      <w:marBottom w:val="0"/>
      <w:divBdr>
        <w:top w:val="none" w:sz="0" w:space="0" w:color="auto"/>
        <w:left w:val="none" w:sz="0" w:space="0" w:color="auto"/>
        <w:bottom w:val="none" w:sz="0" w:space="0" w:color="auto"/>
        <w:right w:val="none" w:sz="0" w:space="0" w:color="auto"/>
      </w:divBdr>
    </w:div>
    <w:div w:id="587924706">
      <w:bodyDiv w:val="1"/>
      <w:marLeft w:val="0"/>
      <w:marRight w:val="0"/>
      <w:marTop w:val="0"/>
      <w:marBottom w:val="0"/>
      <w:divBdr>
        <w:top w:val="none" w:sz="0" w:space="0" w:color="auto"/>
        <w:left w:val="none" w:sz="0" w:space="0" w:color="auto"/>
        <w:bottom w:val="none" w:sz="0" w:space="0" w:color="auto"/>
        <w:right w:val="none" w:sz="0" w:space="0" w:color="auto"/>
      </w:divBdr>
    </w:div>
    <w:div w:id="589628351">
      <w:bodyDiv w:val="1"/>
      <w:marLeft w:val="0"/>
      <w:marRight w:val="0"/>
      <w:marTop w:val="0"/>
      <w:marBottom w:val="0"/>
      <w:divBdr>
        <w:top w:val="none" w:sz="0" w:space="0" w:color="auto"/>
        <w:left w:val="none" w:sz="0" w:space="0" w:color="auto"/>
        <w:bottom w:val="none" w:sz="0" w:space="0" w:color="auto"/>
        <w:right w:val="none" w:sz="0" w:space="0" w:color="auto"/>
      </w:divBdr>
    </w:div>
    <w:div w:id="589890358">
      <w:bodyDiv w:val="1"/>
      <w:marLeft w:val="0"/>
      <w:marRight w:val="0"/>
      <w:marTop w:val="0"/>
      <w:marBottom w:val="0"/>
      <w:divBdr>
        <w:top w:val="none" w:sz="0" w:space="0" w:color="auto"/>
        <w:left w:val="none" w:sz="0" w:space="0" w:color="auto"/>
        <w:bottom w:val="none" w:sz="0" w:space="0" w:color="auto"/>
        <w:right w:val="none" w:sz="0" w:space="0" w:color="auto"/>
      </w:divBdr>
    </w:div>
    <w:div w:id="590237985">
      <w:bodyDiv w:val="1"/>
      <w:marLeft w:val="0"/>
      <w:marRight w:val="0"/>
      <w:marTop w:val="0"/>
      <w:marBottom w:val="0"/>
      <w:divBdr>
        <w:top w:val="none" w:sz="0" w:space="0" w:color="auto"/>
        <w:left w:val="none" w:sz="0" w:space="0" w:color="auto"/>
        <w:bottom w:val="none" w:sz="0" w:space="0" w:color="auto"/>
        <w:right w:val="none" w:sz="0" w:space="0" w:color="auto"/>
      </w:divBdr>
    </w:div>
    <w:div w:id="591158552">
      <w:bodyDiv w:val="1"/>
      <w:marLeft w:val="0"/>
      <w:marRight w:val="0"/>
      <w:marTop w:val="0"/>
      <w:marBottom w:val="0"/>
      <w:divBdr>
        <w:top w:val="none" w:sz="0" w:space="0" w:color="auto"/>
        <w:left w:val="none" w:sz="0" w:space="0" w:color="auto"/>
        <w:bottom w:val="none" w:sz="0" w:space="0" w:color="auto"/>
        <w:right w:val="none" w:sz="0" w:space="0" w:color="auto"/>
      </w:divBdr>
    </w:div>
    <w:div w:id="592587236">
      <w:bodyDiv w:val="1"/>
      <w:marLeft w:val="0"/>
      <w:marRight w:val="0"/>
      <w:marTop w:val="0"/>
      <w:marBottom w:val="0"/>
      <w:divBdr>
        <w:top w:val="none" w:sz="0" w:space="0" w:color="auto"/>
        <w:left w:val="none" w:sz="0" w:space="0" w:color="auto"/>
        <w:bottom w:val="none" w:sz="0" w:space="0" w:color="auto"/>
        <w:right w:val="none" w:sz="0" w:space="0" w:color="auto"/>
      </w:divBdr>
    </w:div>
    <w:div w:id="592663479">
      <w:bodyDiv w:val="1"/>
      <w:marLeft w:val="0"/>
      <w:marRight w:val="0"/>
      <w:marTop w:val="0"/>
      <w:marBottom w:val="0"/>
      <w:divBdr>
        <w:top w:val="none" w:sz="0" w:space="0" w:color="auto"/>
        <w:left w:val="none" w:sz="0" w:space="0" w:color="auto"/>
        <w:bottom w:val="none" w:sz="0" w:space="0" w:color="auto"/>
        <w:right w:val="none" w:sz="0" w:space="0" w:color="auto"/>
      </w:divBdr>
    </w:div>
    <w:div w:id="593782749">
      <w:bodyDiv w:val="1"/>
      <w:marLeft w:val="0"/>
      <w:marRight w:val="0"/>
      <w:marTop w:val="0"/>
      <w:marBottom w:val="0"/>
      <w:divBdr>
        <w:top w:val="none" w:sz="0" w:space="0" w:color="auto"/>
        <w:left w:val="none" w:sz="0" w:space="0" w:color="auto"/>
        <w:bottom w:val="none" w:sz="0" w:space="0" w:color="auto"/>
        <w:right w:val="none" w:sz="0" w:space="0" w:color="auto"/>
      </w:divBdr>
    </w:div>
    <w:div w:id="594755226">
      <w:bodyDiv w:val="1"/>
      <w:marLeft w:val="0"/>
      <w:marRight w:val="0"/>
      <w:marTop w:val="0"/>
      <w:marBottom w:val="0"/>
      <w:divBdr>
        <w:top w:val="none" w:sz="0" w:space="0" w:color="auto"/>
        <w:left w:val="none" w:sz="0" w:space="0" w:color="auto"/>
        <w:bottom w:val="none" w:sz="0" w:space="0" w:color="auto"/>
        <w:right w:val="none" w:sz="0" w:space="0" w:color="auto"/>
      </w:divBdr>
    </w:div>
    <w:div w:id="594947004">
      <w:bodyDiv w:val="1"/>
      <w:marLeft w:val="0"/>
      <w:marRight w:val="0"/>
      <w:marTop w:val="0"/>
      <w:marBottom w:val="0"/>
      <w:divBdr>
        <w:top w:val="none" w:sz="0" w:space="0" w:color="auto"/>
        <w:left w:val="none" w:sz="0" w:space="0" w:color="auto"/>
        <w:bottom w:val="none" w:sz="0" w:space="0" w:color="auto"/>
        <w:right w:val="none" w:sz="0" w:space="0" w:color="auto"/>
      </w:divBdr>
    </w:div>
    <w:div w:id="595210500">
      <w:bodyDiv w:val="1"/>
      <w:marLeft w:val="0"/>
      <w:marRight w:val="0"/>
      <w:marTop w:val="0"/>
      <w:marBottom w:val="0"/>
      <w:divBdr>
        <w:top w:val="none" w:sz="0" w:space="0" w:color="auto"/>
        <w:left w:val="none" w:sz="0" w:space="0" w:color="auto"/>
        <w:bottom w:val="none" w:sz="0" w:space="0" w:color="auto"/>
        <w:right w:val="none" w:sz="0" w:space="0" w:color="auto"/>
      </w:divBdr>
    </w:div>
    <w:div w:id="595332758">
      <w:bodyDiv w:val="1"/>
      <w:marLeft w:val="0"/>
      <w:marRight w:val="0"/>
      <w:marTop w:val="0"/>
      <w:marBottom w:val="0"/>
      <w:divBdr>
        <w:top w:val="none" w:sz="0" w:space="0" w:color="auto"/>
        <w:left w:val="none" w:sz="0" w:space="0" w:color="auto"/>
        <w:bottom w:val="none" w:sz="0" w:space="0" w:color="auto"/>
        <w:right w:val="none" w:sz="0" w:space="0" w:color="auto"/>
      </w:divBdr>
    </w:div>
    <w:div w:id="595557449">
      <w:bodyDiv w:val="1"/>
      <w:marLeft w:val="0"/>
      <w:marRight w:val="0"/>
      <w:marTop w:val="0"/>
      <w:marBottom w:val="0"/>
      <w:divBdr>
        <w:top w:val="none" w:sz="0" w:space="0" w:color="auto"/>
        <w:left w:val="none" w:sz="0" w:space="0" w:color="auto"/>
        <w:bottom w:val="none" w:sz="0" w:space="0" w:color="auto"/>
        <w:right w:val="none" w:sz="0" w:space="0" w:color="auto"/>
      </w:divBdr>
    </w:div>
    <w:div w:id="595594130">
      <w:bodyDiv w:val="1"/>
      <w:marLeft w:val="0"/>
      <w:marRight w:val="0"/>
      <w:marTop w:val="0"/>
      <w:marBottom w:val="0"/>
      <w:divBdr>
        <w:top w:val="none" w:sz="0" w:space="0" w:color="auto"/>
        <w:left w:val="none" w:sz="0" w:space="0" w:color="auto"/>
        <w:bottom w:val="none" w:sz="0" w:space="0" w:color="auto"/>
        <w:right w:val="none" w:sz="0" w:space="0" w:color="auto"/>
      </w:divBdr>
    </w:div>
    <w:div w:id="595596102">
      <w:bodyDiv w:val="1"/>
      <w:marLeft w:val="0"/>
      <w:marRight w:val="0"/>
      <w:marTop w:val="0"/>
      <w:marBottom w:val="0"/>
      <w:divBdr>
        <w:top w:val="none" w:sz="0" w:space="0" w:color="auto"/>
        <w:left w:val="none" w:sz="0" w:space="0" w:color="auto"/>
        <w:bottom w:val="none" w:sz="0" w:space="0" w:color="auto"/>
        <w:right w:val="none" w:sz="0" w:space="0" w:color="auto"/>
      </w:divBdr>
    </w:div>
    <w:div w:id="596443545">
      <w:bodyDiv w:val="1"/>
      <w:marLeft w:val="0"/>
      <w:marRight w:val="0"/>
      <w:marTop w:val="0"/>
      <w:marBottom w:val="0"/>
      <w:divBdr>
        <w:top w:val="none" w:sz="0" w:space="0" w:color="auto"/>
        <w:left w:val="none" w:sz="0" w:space="0" w:color="auto"/>
        <w:bottom w:val="none" w:sz="0" w:space="0" w:color="auto"/>
        <w:right w:val="none" w:sz="0" w:space="0" w:color="auto"/>
      </w:divBdr>
    </w:div>
    <w:div w:id="596913688">
      <w:bodyDiv w:val="1"/>
      <w:marLeft w:val="0"/>
      <w:marRight w:val="0"/>
      <w:marTop w:val="0"/>
      <w:marBottom w:val="0"/>
      <w:divBdr>
        <w:top w:val="none" w:sz="0" w:space="0" w:color="auto"/>
        <w:left w:val="none" w:sz="0" w:space="0" w:color="auto"/>
        <w:bottom w:val="none" w:sz="0" w:space="0" w:color="auto"/>
        <w:right w:val="none" w:sz="0" w:space="0" w:color="auto"/>
      </w:divBdr>
    </w:div>
    <w:div w:id="597295572">
      <w:bodyDiv w:val="1"/>
      <w:marLeft w:val="0"/>
      <w:marRight w:val="0"/>
      <w:marTop w:val="0"/>
      <w:marBottom w:val="0"/>
      <w:divBdr>
        <w:top w:val="none" w:sz="0" w:space="0" w:color="auto"/>
        <w:left w:val="none" w:sz="0" w:space="0" w:color="auto"/>
        <w:bottom w:val="none" w:sz="0" w:space="0" w:color="auto"/>
        <w:right w:val="none" w:sz="0" w:space="0" w:color="auto"/>
      </w:divBdr>
    </w:div>
    <w:div w:id="600576346">
      <w:bodyDiv w:val="1"/>
      <w:marLeft w:val="0"/>
      <w:marRight w:val="0"/>
      <w:marTop w:val="0"/>
      <w:marBottom w:val="0"/>
      <w:divBdr>
        <w:top w:val="none" w:sz="0" w:space="0" w:color="auto"/>
        <w:left w:val="none" w:sz="0" w:space="0" w:color="auto"/>
        <w:bottom w:val="none" w:sz="0" w:space="0" w:color="auto"/>
        <w:right w:val="none" w:sz="0" w:space="0" w:color="auto"/>
      </w:divBdr>
    </w:div>
    <w:div w:id="600797397">
      <w:bodyDiv w:val="1"/>
      <w:marLeft w:val="0"/>
      <w:marRight w:val="0"/>
      <w:marTop w:val="0"/>
      <w:marBottom w:val="0"/>
      <w:divBdr>
        <w:top w:val="none" w:sz="0" w:space="0" w:color="auto"/>
        <w:left w:val="none" w:sz="0" w:space="0" w:color="auto"/>
        <w:bottom w:val="none" w:sz="0" w:space="0" w:color="auto"/>
        <w:right w:val="none" w:sz="0" w:space="0" w:color="auto"/>
      </w:divBdr>
    </w:div>
    <w:div w:id="600989979">
      <w:bodyDiv w:val="1"/>
      <w:marLeft w:val="0"/>
      <w:marRight w:val="0"/>
      <w:marTop w:val="0"/>
      <w:marBottom w:val="0"/>
      <w:divBdr>
        <w:top w:val="none" w:sz="0" w:space="0" w:color="auto"/>
        <w:left w:val="none" w:sz="0" w:space="0" w:color="auto"/>
        <w:bottom w:val="none" w:sz="0" w:space="0" w:color="auto"/>
        <w:right w:val="none" w:sz="0" w:space="0" w:color="auto"/>
      </w:divBdr>
    </w:div>
    <w:div w:id="602147942">
      <w:bodyDiv w:val="1"/>
      <w:marLeft w:val="0"/>
      <w:marRight w:val="0"/>
      <w:marTop w:val="0"/>
      <w:marBottom w:val="0"/>
      <w:divBdr>
        <w:top w:val="none" w:sz="0" w:space="0" w:color="auto"/>
        <w:left w:val="none" w:sz="0" w:space="0" w:color="auto"/>
        <w:bottom w:val="none" w:sz="0" w:space="0" w:color="auto"/>
        <w:right w:val="none" w:sz="0" w:space="0" w:color="auto"/>
      </w:divBdr>
    </w:div>
    <w:div w:id="603810845">
      <w:bodyDiv w:val="1"/>
      <w:marLeft w:val="0"/>
      <w:marRight w:val="0"/>
      <w:marTop w:val="0"/>
      <w:marBottom w:val="0"/>
      <w:divBdr>
        <w:top w:val="none" w:sz="0" w:space="0" w:color="auto"/>
        <w:left w:val="none" w:sz="0" w:space="0" w:color="auto"/>
        <w:bottom w:val="none" w:sz="0" w:space="0" w:color="auto"/>
        <w:right w:val="none" w:sz="0" w:space="0" w:color="auto"/>
      </w:divBdr>
    </w:div>
    <w:div w:id="604310425">
      <w:bodyDiv w:val="1"/>
      <w:marLeft w:val="0"/>
      <w:marRight w:val="0"/>
      <w:marTop w:val="0"/>
      <w:marBottom w:val="0"/>
      <w:divBdr>
        <w:top w:val="none" w:sz="0" w:space="0" w:color="auto"/>
        <w:left w:val="none" w:sz="0" w:space="0" w:color="auto"/>
        <w:bottom w:val="none" w:sz="0" w:space="0" w:color="auto"/>
        <w:right w:val="none" w:sz="0" w:space="0" w:color="auto"/>
      </w:divBdr>
    </w:div>
    <w:div w:id="605040954">
      <w:bodyDiv w:val="1"/>
      <w:marLeft w:val="0"/>
      <w:marRight w:val="0"/>
      <w:marTop w:val="0"/>
      <w:marBottom w:val="0"/>
      <w:divBdr>
        <w:top w:val="none" w:sz="0" w:space="0" w:color="auto"/>
        <w:left w:val="none" w:sz="0" w:space="0" w:color="auto"/>
        <w:bottom w:val="none" w:sz="0" w:space="0" w:color="auto"/>
        <w:right w:val="none" w:sz="0" w:space="0" w:color="auto"/>
      </w:divBdr>
    </w:div>
    <w:div w:id="605112963">
      <w:bodyDiv w:val="1"/>
      <w:marLeft w:val="0"/>
      <w:marRight w:val="0"/>
      <w:marTop w:val="0"/>
      <w:marBottom w:val="0"/>
      <w:divBdr>
        <w:top w:val="none" w:sz="0" w:space="0" w:color="auto"/>
        <w:left w:val="none" w:sz="0" w:space="0" w:color="auto"/>
        <w:bottom w:val="none" w:sz="0" w:space="0" w:color="auto"/>
        <w:right w:val="none" w:sz="0" w:space="0" w:color="auto"/>
      </w:divBdr>
    </w:div>
    <w:div w:id="606617540">
      <w:bodyDiv w:val="1"/>
      <w:marLeft w:val="0"/>
      <w:marRight w:val="0"/>
      <w:marTop w:val="0"/>
      <w:marBottom w:val="0"/>
      <w:divBdr>
        <w:top w:val="none" w:sz="0" w:space="0" w:color="auto"/>
        <w:left w:val="none" w:sz="0" w:space="0" w:color="auto"/>
        <w:bottom w:val="none" w:sz="0" w:space="0" w:color="auto"/>
        <w:right w:val="none" w:sz="0" w:space="0" w:color="auto"/>
      </w:divBdr>
    </w:div>
    <w:div w:id="606891675">
      <w:bodyDiv w:val="1"/>
      <w:marLeft w:val="0"/>
      <w:marRight w:val="0"/>
      <w:marTop w:val="0"/>
      <w:marBottom w:val="0"/>
      <w:divBdr>
        <w:top w:val="none" w:sz="0" w:space="0" w:color="auto"/>
        <w:left w:val="none" w:sz="0" w:space="0" w:color="auto"/>
        <w:bottom w:val="none" w:sz="0" w:space="0" w:color="auto"/>
        <w:right w:val="none" w:sz="0" w:space="0" w:color="auto"/>
      </w:divBdr>
    </w:div>
    <w:div w:id="606934378">
      <w:bodyDiv w:val="1"/>
      <w:marLeft w:val="0"/>
      <w:marRight w:val="0"/>
      <w:marTop w:val="0"/>
      <w:marBottom w:val="0"/>
      <w:divBdr>
        <w:top w:val="none" w:sz="0" w:space="0" w:color="auto"/>
        <w:left w:val="none" w:sz="0" w:space="0" w:color="auto"/>
        <w:bottom w:val="none" w:sz="0" w:space="0" w:color="auto"/>
        <w:right w:val="none" w:sz="0" w:space="0" w:color="auto"/>
      </w:divBdr>
    </w:div>
    <w:div w:id="607813052">
      <w:bodyDiv w:val="1"/>
      <w:marLeft w:val="0"/>
      <w:marRight w:val="0"/>
      <w:marTop w:val="0"/>
      <w:marBottom w:val="0"/>
      <w:divBdr>
        <w:top w:val="none" w:sz="0" w:space="0" w:color="auto"/>
        <w:left w:val="none" w:sz="0" w:space="0" w:color="auto"/>
        <w:bottom w:val="none" w:sz="0" w:space="0" w:color="auto"/>
        <w:right w:val="none" w:sz="0" w:space="0" w:color="auto"/>
      </w:divBdr>
    </w:div>
    <w:div w:id="608584222">
      <w:bodyDiv w:val="1"/>
      <w:marLeft w:val="0"/>
      <w:marRight w:val="0"/>
      <w:marTop w:val="0"/>
      <w:marBottom w:val="0"/>
      <w:divBdr>
        <w:top w:val="none" w:sz="0" w:space="0" w:color="auto"/>
        <w:left w:val="none" w:sz="0" w:space="0" w:color="auto"/>
        <w:bottom w:val="none" w:sz="0" w:space="0" w:color="auto"/>
        <w:right w:val="none" w:sz="0" w:space="0" w:color="auto"/>
      </w:divBdr>
    </w:div>
    <w:div w:id="611203864">
      <w:bodyDiv w:val="1"/>
      <w:marLeft w:val="0"/>
      <w:marRight w:val="0"/>
      <w:marTop w:val="0"/>
      <w:marBottom w:val="0"/>
      <w:divBdr>
        <w:top w:val="none" w:sz="0" w:space="0" w:color="auto"/>
        <w:left w:val="none" w:sz="0" w:space="0" w:color="auto"/>
        <w:bottom w:val="none" w:sz="0" w:space="0" w:color="auto"/>
        <w:right w:val="none" w:sz="0" w:space="0" w:color="auto"/>
      </w:divBdr>
    </w:div>
    <w:div w:id="612128698">
      <w:bodyDiv w:val="1"/>
      <w:marLeft w:val="0"/>
      <w:marRight w:val="0"/>
      <w:marTop w:val="0"/>
      <w:marBottom w:val="0"/>
      <w:divBdr>
        <w:top w:val="none" w:sz="0" w:space="0" w:color="auto"/>
        <w:left w:val="none" w:sz="0" w:space="0" w:color="auto"/>
        <w:bottom w:val="none" w:sz="0" w:space="0" w:color="auto"/>
        <w:right w:val="none" w:sz="0" w:space="0" w:color="auto"/>
      </w:divBdr>
    </w:div>
    <w:div w:id="612636136">
      <w:bodyDiv w:val="1"/>
      <w:marLeft w:val="0"/>
      <w:marRight w:val="0"/>
      <w:marTop w:val="0"/>
      <w:marBottom w:val="0"/>
      <w:divBdr>
        <w:top w:val="none" w:sz="0" w:space="0" w:color="auto"/>
        <w:left w:val="none" w:sz="0" w:space="0" w:color="auto"/>
        <w:bottom w:val="none" w:sz="0" w:space="0" w:color="auto"/>
        <w:right w:val="none" w:sz="0" w:space="0" w:color="auto"/>
      </w:divBdr>
    </w:div>
    <w:div w:id="613756520">
      <w:bodyDiv w:val="1"/>
      <w:marLeft w:val="0"/>
      <w:marRight w:val="0"/>
      <w:marTop w:val="0"/>
      <w:marBottom w:val="0"/>
      <w:divBdr>
        <w:top w:val="none" w:sz="0" w:space="0" w:color="auto"/>
        <w:left w:val="none" w:sz="0" w:space="0" w:color="auto"/>
        <w:bottom w:val="none" w:sz="0" w:space="0" w:color="auto"/>
        <w:right w:val="none" w:sz="0" w:space="0" w:color="auto"/>
      </w:divBdr>
    </w:div>
    <w:div w:id="613947603">
      <w:bodyDiv w:val="1"/>
      <w:marLeft w:val="0"/>
      <w:marRight w:val="0"/>
      <w:marTop w:val="0"/>
      <w:marBottom w:val="0"/>
      <w:divBdr>
        <w:top w:val="none" w:sz="0" w:space="0" w:color="auto"/>
        <w:left w:val="none" w:sz="0" w:space="0" w:color="auto"/>
        <w:bottom w:val="none" w:sz="0" w:space="0" w:color="auto"/>
        <w:right w:val="none" w:sz="0" w:space="0" w:color="auto"/>
      </w:divBdr>
    </w:div>
    <w:div w:id="615647682">
      <w:bodyDiv w:val="1"/>
      <w:marLeft w:val="0"/>
      <w:marRight w:val="0"/>
      <w:marTop w:val="0"/>
      <w:marBottom w:val="0"/>
      <w:divBdr>
        <w:top w:val="none" w:sz="0" w:space="0" w:color="auto"/>
        <w:left w:val="none" w:sz="0" w:space="0" w:color="auto"/>
        <w:bottom w:val="none" w:sz="0" w:space="0" w:color="auto"/>
        <w:right w:val="none" w:sz="0" w:space="0" w:color="auto"/>
      </w:divBdr>
    </w:div>
    <w:div w:id="616376769">
      <w:bodyDiv w:val="1"/>
      <w:marLeft w:val="0"/>
      <w:marRight w:val="0"/>
      <w:marTop w:val="0"/>
      <w:marBottom w:val="0"/>
      <w:divBdr>
        <w:top w:val="none" w:sz="0" w:space="0" w:color="auto"/>
        <w:left w:val="none" w:sz="0" w:space="0" w:color="auto"/>
        <w:bottom w:val="none" w:sz="0" w:space="0" w:color="auto"/>
        <w:right w:val="none" w:sz="0" w:space="0" w:color="auto"/>
      </w:divBdr>
    </w:div>
    <w:div w:id="616568711">
      <w:bodyDiv w:val="1"/>
      <w:marLeft w:val="0"/>
      <w:marRight w:val="0"/>
      <w:marTop w:val="0"/>
      <w:marBottom w:val="0"/>
      <w:divBdr>
        <w:top w:val="none" w:sz="0" w:space="0" w:color="auto"/>
        <w:left w:val="none" w:sz="0" w:space="0" w:color="auto"/>
        <w:bottom w:val="none" w:sz="0" w:space="0" w:color="auto"/>
        <w:right w:val="none" w:sz="0" w:space="0" w:color="auto"/>
      </w:divBdr>
    </w:div>
    <w:div w:id="616761257">
      <w:bodyDiv w:val="1"/>
      <w:marLeft w:val="0"/>
      <w:marRight w:val="0"/>
      <w:marTop w:val="0"/>
      <w:marBottom w:val="0"/>
      <w:divBdr>
        <w:top w:val="none" w:sz="0" w:space="0" w:color="auto"/>
        <w:left w:val="none" w:sz="0" w:space="0" w:color="auto"/>
        <w:bottom w:val="none" w:sz="0" w:space="0" w:color="auto"/>
        <w:right w:val="none" w:sz="0" w:space="0" w:color="auto"/>
      </w:divBdr>
    </w:div>
    <w:div w:id="616912341">
      <w:bodyDiv w:val="1"/>
      <w:marLeft w:val="0"/>
      <w:marRight w:val="0"/>
      <w:marTop w:val="0"/>
      <w:marBottom w:val="0"/>
      <w:divBdr>
        <w:top w:val="none" w:sz="0" w:space="0" w:color="auto"/>
        <w:left w:val="none" w:sz="0" w:space="0" w:color="auto"/>
        <w:bottom w:val="none" w:sz="0" w:space="0" w:color="auto"/>
        <w:right w:val="none" w:sz="0" w:space="0" w:color="auto"/>
      </w:divBdr>
    </w:div>
    <w:div w:id="617178018">
      <w:bodyDiv w:val="1"/>
      <w:marLeft w:val="0"/>
      <w:marRight w:val="0"/>
      <w:marTop w:val="0"/>
      <w:marBottom w:val="0"/>
      <w:divBdr>
        <w:top w:val="none" w:sz="0" w:space="0" w:color="auto"/>
        <w:left w:val="none" w:sz="0" w:space="0" w:color="auto"/>
        <w:bottom w:val="none" w:sz="0" w:space="0" w:color="auto"/>
        <w:right w:val="none" w:sz="0" w:space="0" w:color="auto"/>
      </w:divBdr>
    </w:div>
    <w:div w:id="617223188">
      <w:bodyDiv w:val="1"/>
      <w:marLeft w:val="0"/>
      <w:marRight w:val="0"/>
      <w:marTop w:val="0"/>
      <w:marBottom w:val="0"/>
      <w:divBdr>
        <w:top w:val="none" w:sz="0" w:space="0" w:color="auto"/>
        <w:left w:val="none" w:sz="0" w:space="0" w:color="auto"/>
        <w:bottom w:val="none" w:sz="0" w:space="0" w:color="auto"/>
        <w:right w:val="none" w:sz="0" w:space="0" w:color="auto"/>
      </w:divBdr>
    </w:div>
    <w:div w:id="617372189">
      <w:bodyDiv w:val="1"/>
      <w:marLeft w:val="0"/>
      <w:marRight w:val="0"/>
      <w:marTop w:val="0"/>
      <w:marBottom w:val="0"/>
      <w:divBdr>
        <w:top w:val="none" w:sz="0" w:space="0" w:color="auto"/>
        <w:left w:val="none" w:sz="0" w:space="0" w:color="auto"/>
        <w:bottom w:val="none" w:sz="0" w:space="0" w:color="auto"/>
        <w:right w:val="none" w:sz="0" w:space="0" w:color="auto"/>
      </w:divBdr>
    </w:div>
    <w:div w:id="617879136">
      <w:bodyDiv w:val="1"/>
      <w:marLeft w:val="0"/>
      <w:marRight w:val="0"/>
      <w:marTop w:val="0"/>
      <w:marBottom w:val="0"/>
      <w:divBdr>
        <w:top w:val="none" w:sz="0" w:space="0" w:color="auto"/>
        <w:left w:val="none" w:sz="0" w:space="0" w:color="auto"/>
        <w:bottom w:val="none" w:sz="0" w:space="0" w:color="auto"/>
        <w:right w:val="none" w:sz="0" w:space="0" w:color="auto"/>
      </w:divBdr>
    </w:div>
    <w:div w:id="618147464">
      <w:bodyDiv w:val="1"/>
      <w:marLeft w:val="0"/>
      <w:marRight w:val="0"/>
      <w:marTop w:val="0"/>
      <w:marBottom w:val="0"/>
      <w:divBdr>
        <w:top w:val="none" w:sz="0" w:space="0" w:color="auto"/>
        <w:left w:val="none" w:sz="0" w:space="0" w:color="auto"/>
        <w:bottom w:val="none" w:sz="0" w:space="0" w:color="auto"/>
        <w:right w:val="none" w:sz="0" w:space="0" w:color="auto"/>
      </w:divBdr>
    </w:div>
    <w:div w:id="620305971">
      <w:bodyDiv w:val="1"/>
      <w:marLeft w:val="0"/>
      <w:marRight w:val="0"/>
      <w:marTop w:val="0"/>
      <w:marBottom w:val="0"/>
      <w:divBdr>
        <w:top w:val="none" w:sz="0" w:space="0" w:color="auto"/>
        <w:left w:val="none" w:sz="0" w:space="0" w:color="auto"/>
        <w:bottom w:val="none" w:sz="0" w:space="0" w:color="auto"/>
        <w:right w:val="none" w:sz="0" w:space="0" w:color="auto"/>
      </w:divBdr>
    </w:div>
    <w:div w:id="621157434">
      <w:bodyDiv w:val="1"/>
      <w:marLeft w:val="0"/>
      <w:marRight w:val="0"/>
      <w:marTop w:val="0"/>
      <w:marBottom w:val="0"/>
      <w:divBdr>
        <w:top w:val="none" w:sz="0" w:space="0" w:color="auto"/>
        <w:left w:val="none" w:sz="0" w:space="0" w:color="auto"/>
        <w:bottom w:val="none" w:sz="0" w:space="0" w:color="auto"/>
        <w:right w:val="none" w:sz="0" w:space="0" w:color="auto"/>
      </w:divBdr>
    </w:div>
    <w:div w:id="621301113">
      <w:bodyDiv w:val="1"/>
      <w:marLeft w:val="0"/>
      <w:marRight w:val="0"/>
      <w:marTop w:val="0"/>
      <w:marBottom w:val="0"/>
      <w:divBdr>
        <w:top w:val="none" w:sz="0" w:space="0" w:color="auto"/>
        <w:left w:val="none" w:sz="0" w:space="0" w:color="auto"/>
        <w:bottom w:val="none" w:sz="0" w:space="0" w:color="auto"/>
        <w:right w:val="none" w:sz="0" w:space="0" w:color="auto"/>
      </w:divBdr>
    </w:div>
    <w:div w:id="621615104">
      <w:bodyDiv w:val="1"/>
      <w:marLeft w:val="0"/>
      <w:marRight w:val="0"/>
      <w:marTop w:val="0"/>
      <w:marBottom w:val="0"/>
      <w:divBdr>
        <w:top w:val="none" w:sz="0" w:space="0" w:color="auto"/>
        <w:left w:val="none" w:sz="0" w:space="0" w:color="auto"/>
        <w:bottom w:val="none" w:sz="0" w:space="0" w:color="auto"/>
        <w:right w:val="none" w:sz="0" w:space="0" w:color="auto"/>
      </w:divBdr>
    </w:div>
    <w:div w:id="621882904">
      <w:bodyDiv w:val="1"/>
      <w:marLeft w:val="0"/>
      <w:marRight w:val="0"/>
      <w:marTop w:val="0"/>
      <w:marBottom w:val="0"/>
      <w:divBdr>
        <w:top w:val="none" w:sz="0" w:space="0" w:color="auto"/>
        <w:left w:val="none" w:sz="0" w:space="0" w:color="auto"/>
        <w:bottom w:val="none" w:sz="0" w:space="0" w:color="auto"/>
        <w:right w:val="none" w:sz="0" w:space="0" w:color="auto"/>
      </w:divBdr>
    </w:div>
    <w:div w:id="623269397">
      <w:bodyDiv w:val="1"/>
      <w:marLeft w:val="0"/>
      <w:marRight w:val="0"/>
      <w:marTop w:val="0"/>
      <w:marBottom w:val="0"/>
      <w:divBdr>
        <w:top w:val="none" w:sz="0" w:space="0" w:color="auto"/>
        <w:left w:val="none" w:sz="0" w:space="0" w:color="auto"/>
        <w:bottom w:val="none" w:sz="0" w:space="0" w:color="auto"/>
        <w:right w:val="none" w:sz="0" w:space="0" w:color="auto"/>
      </w:divBdr>
    </w:div>
    <w:div w:id="624652776">
      <w:bodyDiv w:val="1"/>
      <w:marLeft w:val="0"/>
      <w:marRight w:val="0"/>
      <w:marTop w:val="0"/>
      <w:marBottom w:val="0"/>
      <w:divBdr>
        <w:top w:val="none" w:sz="0" w:space="0" w:color="auto"/>
        <w:left w:val="none" w:sz="0" w:space="0" w:color="auto"/>
        <w:bottom w:val="none" w:sz="0" w:space="0" w:color="auto"/>
        <w:right w:val="none" w:sz="0" w:space="0" w:color="auto"/>
      </w:divBdr>
    </w:div>
    <w:div w:id="624696361">
      <w:bodyDiv w:val="1"/>
      <w:marLeft w:val="0"/>
      <w:marRight w:val="0"/>
      <w:marTop w:val="0"/>
      <w:marBottom w:val="0"/>
      <w:divBdr>
        <w:top w:val="none" w:sz="0" w:space="0" w:color="auto"/>
        <w:left w:val="none" w:sz="0" w:space="0" w:color="auto"/>
        <w:bottom w:val="none" w:sz="0" w:space="0" w:color="auto"/>
        <w:right w:val="none" w:sz="0" w:space="0" w:color="auto"/>
      </w:divBdr>
    </w:div>
    <w:div w:id="624849068">
      <w:bodyDiv w:val="1"/>
      <w:marLeft w:val="0"/>
      <w:marRight w:val="0"/>
      <w:marTop w:val="0"/>
      <w:marBottom w:val="0"/>
      <w:divBdr>
        <w:top w:val="none" w:sz="0" w:space="0" w:color="auto"/>
        <w:left w:val="none" w:sz="0" w:space="0" w:color="auto"/>
        <w:bottom w:val="none" w:sz="0" w:space="0" w:color="auto"/>
        <w:right w:val="none" w:sz="0" w:space="0" w:color="auto"/>
      </w:divBdr>
    </w:div>
    <w:div w:id="625086344">
      <w:bodyDiv w:val="1"/>
      <w:marLeft w:val="0"/>
      <w:marRight w:val="0"/>
      <w:marTop w:val="0"/>
      <w:marBottom w:val="0"/>
      <w:divBdr>
        <w:top w:val="none" w:sz="0" w:space="0" w:color="auto"/>
        <w:left w:val="none" w:sz="0" w:space="0" w:color="auto"/>
        <w:bottom w:val="none" w:sz="0" w:space="0" w:color="auto"/>
        <w:right w:val="none" w:sz="0" w:space="0" w:color="auto"/>
      </w:divBdr>
    </w:div>
    <w:div w:id="627277367">
      <w:bodyDiv w:val="1"/>
      <w:marLeft w:val="0"/>
      <w:marRight w:val="0"/>
      <w:marTop w:val="0"/>
      <w:marBottom w:val="0"/>
      <w:divBdr>
        <w:top w:val="none" w:sz="0" w:space="0" w:color="auto"/>
        <w:left w:val="none" w:sz="0" w:space="0" w:color="auto"/>
        <w:bottom w:val="none" w:sz="0" w:space="0" w:color="auto"/>
        <w:right w:val="none" w:sz="0" w:space="0" w:color="auto"/>
      </w:divBdr>
    </w:div>
    <w:div w:id="627398586">
      <w:bodyDiv w:val="1"/>
      <w:marLeft w:val="0"/>
      <w:marRight w:val="0"/>
      <w:marTop w:val="0"/>
      <w:marBottom w:val="0"/>
      <w:divBdr>
        <w:top w:val="none" w:sz="0" w:space="0" w:color="auto"/>
        <w:left w:val="none" w:sz="0" w:space="0" w:color="auto"/>
        <w:bottom w:val="none" w:sz="0" w:space="0" w:color="auto"/>
        <w:right w:val="none" w:sz="0" w:space="0" w:color="auto"/>
      </w:divBdr>
    </w:div>
    <w:div w:id="627473901">
      <w:bodyDiv w:val="1"/>
      <w:marLeft w:val="0"/>
      <w:marRight w:val="0"/>
      <w:marTop w:val="0"/>
      <w:marBottom w:val="0"/>
      <w:divBdr>
        <w:top w:val="none" w:sz="0" w:space="0" w:color="auto"/>
        <w:left w:val="none" w:sz="0" w:space="0" w:color="auto"/>
        <w:bottom w:val="none" w:sz="0" w:space="0" w:color="auto"/>
        <w:right w:val="none" w:sz="0" w:space="0" w:color="auto"/>
      </w:divBdr>
    </w:div>
    <w:div w:id="628243353">
      <w:bodyDiv w:val="1"/>
      <w:marLeft w:val="0"/>
      <w:marRight w:val="0"/>
      <w:marTop w:val="0"/>
      <w:marBottom w:val="0"/>
      <w:divBdr>
        <w:top w:val="none" w:sz="0" w:space="0" w:color="auto"/>
        <w:left w:val="none" w:sz="0" w:space="0" w:color="auto"/>
        <w:bottom w:val="none" w:sz="0" w:space="0" w:color="auto"/>
        <w:right w:val="none" w:sz="0" w:space="0" w:color="auto"/>
      </w:divBdr>
    </w:div>
    <w:div w:id="628710339">
      <w:bodyDiv w:val="1"/>
      <w:marLeft w:val="0"/>
      <w:marRight w:val="0"/>
      <w:marTop w:val="0"/>
      <w:marBottom w:val="0"/>
      <w:divBdr>
        <w:top w:val="none" w:sz="0" w:space="0" w:color="auto"/>
        <w:left w:val="none" w:sz="0" w:space="0" w:color="auto"/>
        <w:bottom w:val="none" w:sz="0" w:space="0" w:color="auto"/>
        <w:right w:val="none" w:sz="0" w:space="0" w:color="auto"/>
      </w:divBdr>
    </w:div>
    <w:div w:id="629014627">
      <w:bodyDiv w:val="1"/>
      <w:marLeft w:val="0"/>
      <w:marRight w:val="0"/>
      <w:marTop w:val="0"/>
      <w:marBottom w:val="0"/>
      <w:divBdr>
        <w:top w:val="none" w:sz="0" w:space="0" w:color="auto"/>
        <w:left w:val="none" w:sz="0" w:space="0" w:color="auto"/>
        <w:bottom w:val="none" w:sz="0" w:space="0" w:color="auto"/>
        <w:right w:val="none" w:sz="0" w:space="0" w:color="auto"/>
      </w:divBdr>
    </w:div>
    <w:div w:id="629943762">
      <w:bodyDiv w:val="1"/>
      <w:marLeft w:val="0"/>
      <w:marRight w:val="0"/>
      <w:marTop w:val="0"/>
      <w:marBottom w:val="0"/>
      <w:divBdr>
        <w:top w:val="none" w:sz="0" w:space="0" w:color="auto"/>
        <w:left w:val="none" w:sz="0" w:space="0" w:color="auto"/>
        <w:bottom w:val="none" w:sz="0" w:space="0" w:color="auto"/>
        <w:right w:val="none" w:sz="0" w:space="0" w:color="auto"/>
      </w:divBdr>
    </w:div>
    <w:div w:id="630524073">
      <w:bodyDiv w:val="1"/>
      <w:marLeft w:val="0"/>
      <w:marRight w:val="0"/>
      <w:marTop w:val="0"/>
      <w:marBottom w:val="0"/>
      <w:divBdr>
        <w:top w:val="none" w:sz="0" w:space="0" w:color="auto"/>
        <w:left w:val="none" w:sz="0" w:space="0" w:color="auto"/>
        <w:bottom w:val="none" w:sz="0" w:space="0" w:color="auto"/>
        <w:right w:val="none" w:sz="0" w:space="0" w:color="auto"/>
      </w:divBdr>
    </w:div>
    <w:div w:id="630939516">
      <w:bodyDiv w:val="1"/>
      <w:marLeft w:val="0"/>
      <w:marRight w:val="0"/>
      <w:marTop w:val="0"/>
      <w:marBottom w:val="0"/>
      <w:divBdr>
        <w:top w:val="none" w:sz="0" w:space="0" w:color="auto"/>
        <w:left w:val="none" w:sz="0" w:space="0" w:color="auto"/>
        <w:bottom w:val="none" w:sz="0" w:space="0" w:color="auto"/>
        <w:right w:val="none" w:sz="0" w:space="0" w:color="auto"/>
      </w:divBdr>
    </w:div>
    <w:div w:id="631784569">
      <w:bodyDiv w:val="1"/>
      <w:marLeft w:val="0"/>
      <w:marRight w:val="0"/>
      <w:marTop w:val="0"/>
      <w:marBottom w:val="0"/>
      <w:divBdr>
        <w:top w:val="none" w:sz="0" w:space="0" w:color="auto"/>
        <w:left w:val="none" w:sz="0" w:space="0" w:color="auto"/>
        <w:bottom w:val="none" w:sz="0" w:space="0" w:color="auto"/>
        <w:right w:val="none" w:sz="0" w:space="0" w:color="auto"/>
      </w:divBdr>
    </w:div>
    <w:div w:id="632253294">
      <w:bodyDiv w:val="1"/>
      <w:marLeft w:val="0"/>
      <w:marRight w:val="0"/>
      <w:marTop w:val="0"/>
      <w:marBottom w:val="0"/>
      <w:divBdr>
        <w:top w:val="none" w:sz="0" w:space="0" w:color="auto"/>
        <w:left w:val="none" w:sz="0" w:space="0" w:color="auto"/>
        <w:bottom w:val="none" w:sz="0" w:space="0" w:color="auto"/>
        <w:right w:val="none" w:sz="0" w:space="0" w:color="auto"/>
      </w:divBdr>
    </w:div>
    <w:div w:id="632443254">
      <w:bodyDiv w:val="1"/>
      <w:marLeft w:val="0"/>
      <w:marRight w:val="0"/>
      <w:marTop w:val="0"/>
      <w:marBottom w:val="0"/>
      <w:divBdr>
        <w:top w:val="none" w:sz="0" w:space="0" w:color="auto"/>
        <w:left w:val="none" w:sz="0" w:space="0" w:color="auto"/>
        <w:bottom w:val="none" w:sz="0" w:space="0" w:color="auto"/>
        <w:right w:val="none" w:sz="0" w:space="0" w:color="auto"/>
      </w:divBdr>
    </w:div>
    <w:div w:id="635331009">
      <w:bodyDiv w:val="1"/>
      <w:marLeft w:val="0"/>
      <w:marRight w:val="0"/>
      <w:marTop w:val="0"/>
      <w:marBottom w:val="0"/>
      <w:divBdr>
        <w:top w:val="none" w:sz="0" w:space="0" w:color="auto"/>
        <w:left w:val="none" w:sz="0" w:space="0" w:color="auto"/>
        <w:bottom w:val="none" w:sz="0" w:space="0" w:color="auto"/>
        <w:right w:val="none" w:sz="0" w:space="0" w:color="auto"/>
      </w:divBdr>
    </w:div>
    <w:div w:id="635911627">
      <w:bodyDiv w:val="1"/>
      <w:marLeft w:val="0"/>
      <w:marRight w:val="0"/>
      <w:marTop w:val="0"/>
      <w:marBottom w:val="0"/>
      <w:divBdr>
        <w:top w:val="none" w:sz="0" w:space="0" w:color="auto"/>
        <w:left w:val="none" w:sz="0" w:space="0" w:color="auto"/>
        <w:bottom w:val="none" w:sz="0" w:space="0" w:color="auto"/>
        <w:right w:val="none" w:sz="0" w:space="0" w:color="auto"/>
      </w:divBdr>
    </w:div>
    <w:div w:id="636381072">
      <w:bodyDiv w:val="1"/>
      <w:marLeft w:val="0"/>
      <w:marRight w:val="0"/>
      <w:marTop w:val="0"/>
      <w:marBottom w:val="0"/>
      <w:divBdr>
        <w:top w:val="none" w:sz="0" w:space="0" w:color="auto"/>
        <w:left w:val="none" w:sz="0" w:space="0" w:color="auto"/>
        <w:bottom w:val="none" w:sz="0" w:space="0" w:color="auto"/>
        <w:right w:val="none" w:sz="0" w:space="0" w:color="auto"/>
      </w:divBdr>
    </w:div>
    <w:div w:id="636567146">
      <w:bodyDiv w:val="1"/>
      <w:marLeft w:val="0"/>
      <w:marRight w:val="0"/>
      <w:marTop w:val="0"/>
      <w:marBottom w:val="0"/>
      <w:divBdr>
        <w:top w:val="none" w:sz="0" w:space="0" w:color="auto"/>
        <w:left w:val="none" w:sz="0" w:space="0" w:color="auto"/>
        <w:bottom w:val="none" w:sz="0" w:space="0" w:color="auto"/>
        <w:right w:val="none" w:sz="0" w:space="0" w:color="auto"/>
      </w:divBdr>
    </w:div>
    <w:div w:id="637034637">
      <w:bodyDiv w:val="1"/>
      <w:marLeft w:val="0"/>
      <w:marRight w:val="0"/>
      <w:marTop w:val="0"/>
      <w:marBottom w:val="0"/>
      <w:divBdr>
        <w:top w:val="none" w:sz="0" w:space="0" w:color="auto"/>
        <w:left w:val="none" w:sz="0" w:space="0" w:color="auto"/>
        <w:bottom w:val="none" w:sz="0" w:space="0" w:color="auto"/>
        <w:right w:val="none" w:sz="0" w:space="0" w:color="auto"/>
      </w:divBdr>
    </w:div>
    <w:div w:id="637492330">
      <w:bodyDiv w:val="1"/>
      <w:marLeft w:val="0"/>
      <w:marRight w:val="0"/>
      <w:marTop w:val="0"/>
      <w:marBottom w:val="0"/>
      <w:divBdr>
        <w:top w:val="none" w:sz="0" w:space="0" w:color="auto"/>
        <w:left w:val="none" w:sz="0" w:space="0" w:color="auto"/>
        <w:bottom w:val="none" w:sz="0" w:space="0" w:color="auto"/>
        <w:right w:val="none" w:sz="0" w:space="0" w:color="auto"/>
      </w:divBdr>
    </w:div>
    <w:div w:id="637493713">
      <w:bodyDiv w:val="1"/>
      <w:marLeft w:val="0"/>
      <w:marRight w:val="0"/>
      <w:marTop w:val="0"/>
      <w:marBottom w:val="0"/>
      <w:divBdr>
        <w:top w:val="none" w:sz="0" w:space="0" w:color="auto"/>
        <w:left w:val="none" w:sz="0" w:space="0" w:color="auto"/>
        <w:bottom w:val="none" w:sz="0" w:space="0" w:color="auto"/>
        <w:right w:val="none" w:sz="0" w:space="0" w:color="auto"/>
      </w:divBdr>
    </w:div>
    <w:div w:id="637497562">
      <w:bodyDiv w:val="1"/>
      <w:marLeft w:val="0"/>
      <w:marRight w:val="0"/>
      <w:marTop w:val="0"/>
      <w:marBottom w:val="0"/>
      <w:divBdr>
        <w:top w:val="none" w:sz="0" w:space="0" w:color="auto"/>
        <w:left w:val="none" w:sz="0" w:space="0" w:color="auto"/>
        <w:bottom w:val="none" w:sz="0" w:space="0" w:color="auto"/>
        <w:right w:val="none" w:sz="0" w:space="0" w:color="auto"/>
      </w:divBdr>
    </w:div>
    <w:div w:id="638074439">
      <w:bodyDiv w:val="1"/>
      <w:marLeft w:val="0"/>
      <w:marRight w:val="0"/>
      <w:marTop w:val="0"/>
      <w:marBottom w:val="0"/>
      <w:divBdr>
        <w:top w:val="none" w:sz="0" w:space="0" w:color="auto"/>
        <w:left w:val="none" w:sz="0" w:space="0" w:color="auto"/>
        <w:bottom w:val="none" w:sz="0" w:space="0" w:color="auto"/>
        <w:right w:val="none" w:sz="0" w:space="0" w:color="auto"/>
      </w:divBdr>
    </w:div>
    <w:div w:id="639309554">
      <w:bodyDiv w:val="1"/>
      <w:marLeft w:val="0"/>
      <w:marRight w:val="0"/>
      <w:marTop w:val="0"/>
      <w:marBottom w:val="0"/>
      <w:divBdr>
        <w:top w:val="none" w:sz="0" w:space="0" w:color="auto"/>
        <w:left w:val="none" w:sz="0" w:space="0" w:color="auto"/>
        <w:bottom w:val="none" w:sz="0" w:space="0" w:color="auto"/>
        <w:right w:val="none" w:sz="0" w:space="0" w:color="auto"/>
      </w:divBdr>
    </w:div>
    <w:div w:id="639575837">
      <w:bodyDiv w:val="1"/>
      <w:marLeft w:val="0"/>
      <w:marRight w:val="0"/>
      <w:marTop w:val="0"/>
      <w:marBottom w:val="0"/>
      <w:divBdr>
        <w:top w:val="none" w:sz="0" w:space="0" w:color="auto"/>
        <w:left w:val="none" w:sz="0" w:space="0" w:color="auto"/>
        <w:bottom w:val="none" w:sz="0" w:space="0" w:color="auto"/>
        <w:right w:val="none" w:sz="0" w:space="0" w:color="auto"/>
      </w:divBdr>
    </w:div>
    <w:div w:id="640424425">
      <w:bodyDiv w:val="1"/>
      <w:marLeft w:val="0"/>
      <w:marRight w:val="0"/>
      <w:marTop w:val="0"/>
      <w:marBottom w:val="0"/>
      <w:divBdr>
        <w:top w:val="none" w:sz="0" w:space="0" w:color="auto"/>
        <w:left w:val="none" w:sz="0" w:space="0" w:color="auto"/>
        <w:bottom w:val="none" w:sz="0" w:space="0" w:color="auto"/>
        <w:right w:val="none" w:sz="0" w:space="0" w:color="auto"/>
      </w:divBdr>
    </w:div>
    <w:div w:id="641933450">
      <w:bodyDiv w:val="1"/>
      <w:marLeft w:val="0"/>
      <w:marRight w:val="0"/>
      <w:marTop w:val="0"/>
      <w:marBottom w:val="0"/>
      <w:divBdr>
        <w:top w:val="none" w:sz="0" w:space="0" w:color="auto"/>
        <w:left w:val="none" w:sz="0" w:space="0" w:color="auto"/>
        <w:bottom w:val="none" w:sz="0" w:space="0" w:color="auto"/>
        <w:right w:val="none" w:sz="0" w:space="0" w:color="auto"/>
      </w:divBdr>
    </w:div>
    <w:div w:id="642589750">
      <w:bodyDiv w:val="1"/>
      <w:marLeft w:val="0"/>
      <w:marRight w:val="0"/>
      <w:marTop w:val="0"/>
      <w:marBottom w:val="0"/>
      <w:divBdr>
        <w:top w:val="none" w:sz="0" w:space="0" w:color="auto"/>
        <w:left w:val="none" w:sz="0" w:space="0" w:color="auto"/>
        <w:bottom w:val="none" w:sz="0" w:space="0" w:color="auto"/>
        <w:right w:val="none" w:sz="0" w:space="0" w:color="auto"/>
      </w:divBdr>
    </w:div>
    <w:div w:id="642662556">
      <w:bodyDiv w:val="1"/>
      <w:marLeft w:val="0"/>
      <w:marRight w:val="0"/>
      <w:marTop w:val="0"/>
      <w:marBottom w:val="0"/>
      <w:divBdr>
        <w:top w:val="none" w:sz="0" w:space="0" w:color="auto"/>
        <w:left w:val="none" w:sz="0" w:space="0" w:color="auto"/>
        <w:bottom w:val="none" w:sz="0" w:space="0" w:color="auto"/>
        <w:right w:val="none" w:sz="0" w:space="0" w:color="auto"/>
      </w:divBdr>
    </w:div>
    <w:div w:id="644622760">
      <w:bodyDiv w:val="1"/>
      <w:marLeft w:val="0"/>
      <w:marRight w:val="0"/>
      <w:marTop w:val="0"/>
      <w:marBottom w:val="0"/>
      <w:divBdr>
        <w:top w:val="none" w:sz="0" w:space="0" w:color="auto"/>
        <w:left w:val="none" w:sz="0" w:space="0" w:color="auto"/>
        <w:bottom w:val="none" w:sz="0" w:space="0" w:color="auto"/>
        <w:right w:val="none" w:sz="0" w:space="0" w:color="auto"/>
      </w:divBdr>
    </w:div>
    <w:div w:id="644624114">
      <w:bodyDiv w:val="1"/>
      <w:marLeft w:val="0"/>
      <w:marRight w:val="0"/>
      <w:marTop w:val="0"/>
      <w:marBottom w:val="0"/>
      <w:divBdr>
        <w:top w:val="none" w:sz="0" w:space="0" w:color="auto"/>
        <w:left w:val="none" w:sz="0" w:space="0" w:color="auto"/>
        <w:bottom w:val="none" w:sz="0" w:space="0" w:color="auto"/>
        <w:right w:val="none" w:sz="0" w:space="0" w:color="auto"/>
      </w:divBdr>
    </w:div>
    <w:div w:id="644626860">
      <w:bodyDiv w:val="1"/>
      <w:marLeft w:val="0"/>
      <w:marRight w:val="0"/>
      <w:marTop w:val="0"/>
      <w:marBottom w:val="0"/>
      <w:divBdr>
        <w:top w:val="none" w:sz="0" w:space="0" w:color="auto"/>
        <w:left w:val="none" w:sz="0" w:space="0" w:color="auto"/>
        <w:bottom w:val="none" w:sz="0" w:space="0" w:color="auto"/>
        <w:right w:val="none" w:sz="0" w:space="0" w:color="auto"/>
      </w:divBdr>
    </w:div>
    <w:div w:id="645402354">
      <w:bodyDiv w:val="1"/>
      <w:marLeft w:val="0"/>
      <w:marRight w:val="0"/>
      <w:marTop w:val="0"/>
      <w:marBottom w:val="0"/>
      <w:divBdr>
        <w:top w:val="none" w:sz="0" w:space="0" w:color="auto"/>
        <w:left w:val="none" w:sz="0" w:space="0" w:color="auto"/>
        <w:bottom w:val="none" w:sz="0" w:space="0" w:color="auto"/>
        <w:right w:val="none" w:sz="0" w:space="0" w:color="auto"/>
      </w:divBdr>
    </w:div>
    <w:div w:id="645670172">
      <w:bodyDiv w:val="1"/>
      <w:marLeft w:val="0"/>
      <w:marRight w:val="0"/>
      <w:marTop w:val="0"/>
      <w:marBottom w:val="0"/>
      <w:divBdr>
        <w:top w:val="none" w:sz="0" w:space="0" w:color="auto"/>
        <w:left w:val="none" w:sz="0" w:space="0" w:color="auto"/>
        <w:bottom w:val="none" w:sz="0" w:space="0" w:color="auto"/>
        <w:right w:val="none" w:sz="0" w:space="0" w:color="auto"/>
      </w:divBdr>
    </w:div>
    <w:div w:id="645935388">
      <w:bodyDiv w:val="1"/>
      <w:marLeft w:val="0"/>
      <w:marRight w:val="0"/>
      <w:marTop w:val="0"/>
      <w:marBottom w:val="0"/>
      <w:divBdr>
        <w:top w:val="none" w:sz="0" w:space="0" w:color="auto"/>
        <w:left w:val="none" w:sz="0" w:space="0" w:color="auto"/>
        <w:bottom w:val="none" w:sz="0" w:space="0" w:color="auto"/>
        <w:right w:val="none" w:sz="0" w:space="0" w:color="auto"/>
      </w:divBdr>
    </w:div>
    <w:div w:id="646789302">
      <w:bodyDiv w:val="1"/>
      <w:marLeft w:val="0"/>
      <w:marRight w:val="0"/>
      <w:marTop w:val="0"/>
      <w:marBottom w:val="0"/>
      <w:divBdr>
        <w:top w:val="none" w:sz="0" w:space="0" w:color="auto"/>
        <w:left w:val="none" w:sz="0" w:space="0" w:color="auto"/>
        <w:bottom w:val="none" w:sz="0" w:space="0" w:color="auto"/>
        <w:right w:val="none" w:sz="0" w:space="0" w:color="auto"/>
      </w:divBdr>
    </w:div>
    <w:div w:id="647830827">
      <w:bodyDiv w:val="1"/>
      <w:marLeft w:val="0"/>
      <w:marRight w:val="0"/>
      <w:marTop w:val="0"/>
      <w:marBottom w:val="0"/>
      <w:divBdr>
        <w:top w:val="none" w:sz="0" w:space="0" w:color="auto"/>
        <w:left w:val="none" w:sz="0" w:space="0" w:color="auto"/>
        <w:bottom w:val="none" w:sz="0" w:space="0" w:color="auto"/>
        <w:right w:val="none" w:sz="0" w:space="0" w:color="auto"/>
      </w:divBdr>
    </w:div>
    <w:div w:id="648096008">
      <w:bodyDiv w:val="1"/>
      <w:marLeft w:val="0"/>
      <w:marRight w:val="0"/>
      <w:marTop w:val="0"/>
      <w:marBottom w:val="0"/>
      <w:divBdr>
        <w:top w:val="none" w:sz="0" w:space="0" w:color="auto"/>
        <w:left w:val="none" w:sz="0" w:space="0" w:color="auto"/>
        <w:bottom w:val="none" w:sz="0" w:space="0" w:color="auto"/>
        <w:right w:val="none" w:sz="0" w:space="0" w:color="auto"/>
      </w:divBdr>
    </w:div>
    <w:div w:id="648244463">
      <w:bodyDiv w:val="1"/>
      <w:marLeft w:val="0"/>
      <w:marRight w:val="0"/>
      <w:marTop w:val="0"/>
      <w:marBottom w:val="0"/>
      <w:divBdr>
        <w:top w:val="none" w:sz="0" w:space="0" w:color="auto"/>
        <w:left w:val="none" w:sz="0" w:space="0" w:color="auto"/>
        <w:bottom w:val="none" w:sz="0" w:space="0" w:color="auto"/>
        <w:right w:val="none" w:sz="0" w:space="0" w:color="auto"/>
      </w:divBdr>
    </w:div>
    <w:div w:id="648753846">
      <w:bodyDiv w:val="1"/>
      <w:marLeft w:val="0"/>
      <w:marRight w:val="0"/>
      <w:marTop w:val="0"/>
      <w:marBottom w:val="0"/>
      <w:divBdr>
        <w:top w:val="none" w:sz="0" w:space="0" w:color="auto"/>
        <w:left w:val="none" w:sz="0" w:space="0" w:color="auto"/>
        <w:bottom w:val="none" w:sz="0" w:space="0" w:color="auto"/>
        <w:right w:val="none" w:sz="0" w:space="0" w:color="auto"/>
      </w:divBdr>
    </w:div>
    <w:div w:id="649017764">
      <w:bodyDiv w:val="1"/>
      <w:marLeft w:val="0"/>
      <w:marRight w:val="0"/>
      <w:marTop w:val="0"/>
      <w:marBottom w:val="0"/>
      <w:divBdr>
        <w:top w:val="none" w:sz="0" w:space="0" w:color="auto"/>
        <w:left w:val="none" w:sz="0" w:space="0" w:color="auto"/>
        <w:bottom w:val="none" w:sz="0" w:space="0" w:color="auto"/>
        <w:right w:val="none" w:sz="0" w:space="0" w:color="auto"/>
      </w:divBdr>
    </w:div>
    <w:div w:id="649600135">
      <w:bodyDiv w:val="1"/>
      <w:marLeft w:val="0"/>
      <w:marRight w:val="0"/>
      <w:marTop w:val="0"/>
      <w:marBottom w:val="0"/>
      <w:divBdr>
        <w:top w:val="none" w:sz="0" w:space="0" w:color="auto"/>
        <w:left w:val="none" w:sz="0" w:space="0" w:color="auto"/>
        <w:bottom w:val="none" w:sz="0" w:space="0" w:color="auto"/>
        <w:right w:val="none" w:sz="0" w:space="0" w:color="auto"/>
      </w:divBdr>
    </w:div>
    <w:div w:id="650864601">
      <w:bodyDiv w:val="1"/>
      <w:marLeft w:val="0"/>
      <w:marRight w:val="0"/>
      <w:marTop w:val="0"/>
      <w:marBottom w:val="0"/>
      <w:divBdr>
        <w:top w:val="none" w:sz="0" w:space="0" w:color="auto"/>
        <w:left w:val="none" w:sz="0" w:space="0" w:color="auto"/>
        <w:bottom w:val="none" w:sz="0" w:space="0" w:color="auto"/>
        <w:right w:val="none" w:sz="0" w:space="0" w:color="auto"/>
      </w:divBdr>
    </w:div>
    <w:div w:id="651253470">
      <w:bodyDiv w:val="1"/>
      <w:marLeft w:val="0"/>
      <w:marRight w:val="0"/>
      <w:marTop w:val="0"/>
      <w:marBottom w:val="0"/>
      <w:divBdr>
        <w:top w:val="none" w:sz="0" w:space="0" w:color="auto"/>
        <w:left w:val="none" w:sz="0" w:space="0" w:color="auto"/>
        <w:bottom w:val="none" w:sz="0" w:space="0" w:color="auto"/>
        <w:right w:val="none" w:sz="0" w:space="0" w:color="auto"/>
      </w:divBdr>
    </w:div>
    <w:div w:id="654648367">
      <w:bodyDiv w:val="1"/>
      <w:marLeft w:val="0"/>
      <w:marRight w:val="0"/>
      <w:marTop w:val="0"/>
      <w:marBottom w:val="0"/>
      <w:divBdr>
        <w:top w:val="none" w:sz="0" w:space="0" w:color="auto"/>
        <w:left w:val="none" w:sz="0" w:space="0" w:color="auto"/>
        <w:bottom w:val="none" w:sz="0" w:space="0" w:color="auto"/>
        <w:right w:val="none" w:sz="0" w:space="0" w:color="auto"/>
      </w:divBdr>
    </w:div>
    <w:div w:id="654798455">
      <w:bodyDiv w:val="1"/>
      <w:marLeft w:val="0"/>
      <w:marRight w:val="0"/>
      <w:marTop w:val="0"/>
      <w:marBottom w:val="0"/>
      <w:divBdr>
        <w:top w:val="none" w:sz="0" w:space="0" w:color="auto"/>
        <w:left w:val="none" w:sz="0" w:space="0" w:color="auto"/>
        <w:bottom w:val="none" w:sz="0" w:space="0" w:color="auto"/>
        <w:right w:val="none" w:sz="0" w:space="0" w:color="auto"/>
      </w:divBdr>
    </w:div>
    <w:div w:id="655181753">
      <w:bodyDiv w:val="1"/>
      <w:marLeft w:val="0"/>
      <w:marRight w:val="0"/>
      <w:marTop w:val="0"/>
      <w:marBottom w:val="0"/>
      <w:divBdr>
        <w:top w:val="none" w:sz="0" w:space="0" w:color="auto"/>
        <w:left w:val="none" w:sz="0" w:space="0" w:color="auto"/>
        <w:bottom w:val="none" w:sz="0" w:space="0" w:color="auto"/>
        <w:right w:val="none" w:sz="0" w:space="0" w:color="auto"/>
      </w:divBdr>
    </w:div>
    <w:div w:id="655496858">
      <w:bodyDiv w:val="1"/>
      <w:marLeft w:val="0"/>
      <w:marRight w:val="0"/>
      <w:marTop w:val="0"/>
      <w:marBottom w:val="0"/>
      <w:divBdr>
        <w:top w:val="none" w:sz="0" w:space="0" w:color="auto"/>
        <w:left w:val="none" w:sz="0" w:space="0" w:color="auto"/>
        <w:bottom w:val="none" w:sz="0" w:space="0" w:color="auto"/>
        <w:right w:val="none" w:sz="0" w:space="0" w:color="auto"/>
      </w:divBdr>
    </w:div>
    <w:div w:id="656038715">
      <w:bodyDiv w:val="1"/>
      <w:marLeft w:val="0"/>
      <w:marRight w:val="0"/>
      <w:marTop w:val="0"/>
      <w:marBottom w:val="0"/>
      <w:divBdr>
        <w:top w:val="none" w:sz="0" w:space="0" w:color="auto"/>
        <w:left w:val="none" w:sz="0" w:space="0" w:color="auto"/>
        <w:bottom w:val="none" w:sz="0" w:space="0" w:color="auto"/>
        <w:right w:val="none" w:sz="0" w:space="0" w:color="auto"/>
      </w:divBdr>
    </w:div>
    <w:div w:id="656107456">
      <w:bodyDiv w:val="1"/>
      <w:marLeft w:val="0"/>
      <w:marRight w:val="0"/>
      <w:marTop w:val="0"/>
      <w:marBottom w:val="0"/>
      <w:divBdr>
        <w:top w:val="none" w:sz="0" w:space="0" w:color="auto"/>
        <w:left w:val="none" w:sz="0" w:space="0" w:color="auto"/>
        <w:bottom w:val="none" w:sz="0" w:space="0" w:color="auto"/>
        <w:right w:val="none" w:sz="0" w:space="0" w:color="auto"/>
      </w:divBdr>
    </w:div>
    <w:div w:id="656300590">
      <w:bodyDiv w:val="1"/>
      <w:marLeft w:val="0"/>
      <w:marRight w:val="0"/>
      <w:marTop w:val="0"/>
      <w:marBottom w:val="0"/>
      <w:divBdr>
        <w:top w:val="none" w:sz="0" w:space="0" w:color="auto"/>
        <w:left w:val="none" w:sz="0" w:space="0" w:color="auto"/>
        <w:bottom w:val="none" w:sz="0" w:space="0" w:color="auto"/>
        <w:right w:val="none" w:sz="0" w:space="0" w:color="auto"/>
      </w:divBdr>
    </w:div>
    <w:div w:id="657464670">
      <w:bodyDiv w:val="1"/>
      <w:marLeft w:val="0"/>
      <w:marRight w:val="0"/>
      <w:marTop w:val="0"/>
      <w:marBottom w:val="0"/>
      <w:divBdr>
        <w:top w:val="none" w:sz="0" w:space="0" w:color="auto"/>
        <w:left w:val="none" w:sz="0" w:space="0" w:color="auto"/>
        <w:bottom w:val="none" w:sz="0" w:space="0" w:color="auto"/>
        <w:right w:val="none" w:sz="0" w:space="0" w:color="auto"/>
      </w:divBdr>
    </w:div>
    <w:div w:id="657540969">
      <w:bodyDiv w:val="1"/>
      <w:marLeft w:val="0"/>
      <w:marRight w:val="0"/>
      <w:marTop w:val="0"/>
      <w:marBottom w:val="0"/>
      <w:divBdr>
        <w:top w:val="none" w:sz="0" w:space="0" w:color="auto"/>
        <w:left w:val="none" w:sz="0" w:space="0" w:color="auto"/>
        <w:bottom w:val="none" w:sz="0" w:space="0" w:color="auto"/>
        <w:right w:val="none" w:sz="0" w:space="0" w:color="auto"/>
      </w:divBdr>
    </w:div>
    <w:div w:id="657732272">
      <w:bodyDiv w:val="1"/>
      <w:marLeft w:val="0"/>
      <w:marRight w:val="0"/>
      <w:marTop w:val="0"/>
      <w:marBottom w:val="0"/>
      <w:divBdr>
        <w:top w:val="none" w:sz="0" w:space="0" w:color="auto"/>
        <w:left w:val="none" w:sz="0" w:space="0" w:color="auto"/>
        <w:bottom w:val="none" w:sz="0" w:space="0" w:color="auto"/>
        <w:right w:val="none" w:sz="0" w:space="0" w:color="auto"/>
      </w:divBdr>
    </w:div>
    <w:div w:id="657923867">
      <w:bodyDiv w:val="1"/>
      <w:marLeft w:val="0"/>
      <w:marRight w:val="0"/>
      <w:marTop w:val="0"/>
      <w:marBottom w:val="0"/>
      <w:divBdr>
        <w:top w:val="none" w:sz="0" w:space="0" w:color="auto"/>
        <w:left w:val="none" w:sz="0" w:space="0" w:color="auto"/>
        <w:bottom w:val="none" w:sz="0" w:space="0" w:color="auto"/>
        <w:right w:val="none" w:sz="0" w:space="0" w:color="auto"/>
      </w:divBdr>
    </w:div>
    <w:div w:id="658113431">
      <w:bodyDiv w:val="1"/>
      <w:marLeft w:val="0"/>
      <w:marRight w:val="0"/>
      <w:marTop w:val="0"/>
      <w:marBottom w:val="0"/>
      <w:divBdr>
        <w:top w:val="none" w:sz="0" w:space="0" w:color="auto"/>
        <w:left w:val="none" w:sz="0" w:space="0" w:color="auto"/>
        <w:bottom w:val="none" w:sz="0" w:space="0" w:color="auto"/>
        <w:right w:val="none" w:sz="0" w:space="0" w:color="auto"/>
      </w:divBdr>
    </w:div>
    <w:div w:id="658458924">
      <w:bodyDiv w:val="1"/>
      <w:marLeft w:val="0"/>
      <w:marRight w:val="0"/>
      <w:marTop w:val="0"/>
      <w:marBottom w:val="0"/>
      <w:divBdr>
        <w:top w:val="none" w:sz="0" w:space="0" w:color="auto"/>
        <w:left w:val="none" w:sz="0" w:space="0" w:color="auto"/>
        <w:bottom w:val="none" w:sz="0" w:space="0" w:color="auto"/>
        <w:right w:val="none" w:sz="0" w:space="0" w:color="auto"/>
      </w:divBdr>
    </w:div>
    <w:div w:id="658534184">
      <w:bodyDiv w:val="1"/>
      <w:marLeft w:val="0"/>
      <w:marRight w:val="0"/>
      <w:marTop w:val="0"/>
      <w:marBottom w:val="0"/>
      <w:divBdr>
        <w:top w:val="none" w:sz="0" w:space="0" w:color="auto"/>
        <w:left w:val="none" w:sz="0" w:space="0" w:color="auto"/>
        <w:bottom w:val="none" w:sz="0" w:space="0" w:color="auto"/>
        <w:right w:val="none" w:sz="0" w:space="0" w:color="auto"/>
      </w:divBdr>
    </w:div>
    <w:div w:id="658921348">
      <w:bodyDiv w:val="1"/>
      <w:marLeft w:val="0"/>
      <w:marRight w:val="0"/>
      <w:marTop w:val="0"/>
      <w:marBottom w:val="0"/>
      <w:divBdr>
        <w:top w:val="none" w:sz="0" w:space="0" w:color="auto"/>
        <w:left w:val="none" w:sz="0" w:space="0" w:color="auto"/>
        <w:bottom w:val="none" w:sz="0" w:space="0" w:color="auto"/>
        <w:right w:val="none" w:sz="0" w:space="0" w:color="auto"/>
      </w:divBdr>
    </w:div>
    <w:div w:id="659191503">
      <w:bodyDiv w:val="1"/>
      <w:marLeft w:val="0"/>
      <w:marRight w:val="0"/>
      <w:marTop w:val="0"/>
      <w:marBottom w:val="0"/>
      <w:divBdr>
        <w:top w:val="none" w:sz="0" w:space="0" w:color="auto"/>
        <w:left w:val="none" w:sz="0" w:space="0" w:color="auto"/>
        <w:bottom w:val="none" w:sz="0" w:space="0" w:color="auto"/>
        <w:right w:val="none" w:sz="0" w:space="0" w:color="auto"/>
      </w:divBdr>
    </w:div>
    <w:div w:id="659233769">
      <w:bodyDiv w:val="1"/>
      <w:marLeft w:val="0"/>
      <w:marRight w:val="0"/>
      <w:marTop w:val="0"/>
      <w:marBottom w:val="0"/>
      <w:divBdr>
        <w:top w:val="none" w:sz="0" w:space="0" w:color="auto"/>
        <w:left w:val="none" w:sz="0" w:space="0" w:color="auto"/>
        <w:bottom w:val="none" w:sz="0" w:space="0" w:color="auto"/>
        <w:right w:val="none" w:sz="0" w:space="0" w:color="auto"/>
      </w:divBdr>
    </w:div>
    <w:div w:id="659309385">
      <w:bodyDiv w:val="1"/>
      <w:marLeft w:val="0"/>
      <w:marRight w:val="0"/>
      <w:marTop w:val="0"/>
      <w:marBottom w:val="0"/>
      <w:divBdr>
        <w:top w:val="none" w:sz="0" w:space="0" w:color="auto"/>
        <w:left w:val="none" w:sz="0" w:space="0" w:color="auto"/>
        <w:bottom w:val="none" w:sz="0" w:space="0" w:color="auto"/>
        <w:right w:val="none" w:sz="0" w:space="0" w:color="auto"/>
      </w:divBdr>
    </w:div>
    <w:div w:id="659313022">
      <w:bodyDiv w:val="1"/>
      <w:marLeft w:val="0"/>
      <w:marRight w:val="0"/>
      <w:marTop w:val="0"/>
      <w:marBottom w:val="0"/>
      <w:divBdr>
        <w:top w:val="none" w:sz="0" w:space="0" w:color="auto"/>
        <w:left w:val="none" w:sz="0" w:space="0" w:color="auto"/>
        <w:bottom w:val="none" w:sz="0" w:space="0" w:color="auto"/>
        <w:right w:val="none" w:sz="0" w:space="0" w:color="auto"/>
      </w:divBdr>
    </w:div>
    <w:div w:id="660813108">
      <w:bodyDiv w:val="1"/>
      <w:marLeft w:val="0"/>
      <w:marRight w:val="0"/>
      <w:marTop w:val="0"/>
      <w:marBottom w:val="0"/>
      <w:divBdr>
        <w:top w:val="none" w:sz="0" w:space="0" w:color="auto"/>
        <w:left w:val="none" w:sz="0" w:space="0" w:color="auto"/>
        <w:bottom w:val="none" w:sz="0" w:space="0" w:color="auto"/>
        <w:right w:val="none" w:sz="0" w:space="0" w:color="auto"/>
      </w:divBdr>
    </w:div>
    <w:div w:id="660935113">
      <w:bodyDiv w:val="1"/>
      <w:marLeft w:val="0"/>
      <w:marRight w:val="0"/>
      <w:marTop w:val="0"/>
      <w:marBottom w:val="0"/>
      <w:divBdr>
        <w:top w:val="none" w:sz="0" w:space="0" w:color="auto"/>
        <w:left w:val="none" w:sz="0" w:space="0" w:color="auto"/>
        <w:bottom w:val="none" w:sz="0" w:space="0" w:color="auto"/>
        <w:right w:val="none" w:sz="0" w:space="0" w:color="auto"/>
      </w:divBdr>
    </w:div>
    <w:div w:id="662319615">
      <w:bodyDiv w:val="1"/>
      <w:marLeft w:val="0"/>
      <w:marRight w:val="0"/>
      <w:marTop w:val="0"/>
      <w:marBottom w:val="0"/>
      <w:divBdr>
        <w:top w:val="none" w:sz="0" w:space="0" w:color="auto"/>
        <w:left w:val="none" w:sz="0" w:space="0" w:color="auto"/>
        <w:bottom w:val="none" w:sz="0" w:space="0" w:color="auto"/>
        <w:right w:val="none" w:sz="0" w:space="0" w:color="auto"/>
      </w:divBdr>
    </w:div>
    <w:div w:id="662509691">
      <w:bodyDiv w:val="1"/>
      <w:marLeft w:val="0"/>
      <w:marRight w:val="0"/>
      <w:marTop w:val="0"/>
      <w:marBottom w:val="0"/>
      <w:divBdr>
        <w:top w:val="none" w:sz="0" w:space="0" w:color="auto"/>
        <w:left w:val="none" w:sz="0" w:space="0" w:color="auto"/>
        <w:bottom w:val="none" w:sz="0" w:space="0" w:color="auto"/>
        <w:right w:val="none" w:sz="0" w:space="0" w:color="auto"/>
      </w:divBdr>
    </w:div>
    <w:div w:id="663362011">
      <w:bodyDiv w:val="1"/>
      <w:marLeft w:val="0"/>
      <w:marRight w:val="0"/>
      <w:marTop w:val="0"/>
      <w:marBottom w:val="0"/>
      <w:divBdr>
        <w:top w:val="none" w:sz="0" w:space="0" w:color="auto"/>
        <w:left w:val="none" w:sz="0" w:space="0" w:color="auto"/>
        <w:bottom w:val="none" w:sz="0" w:space="0" w:color="auto"/>
        <w:right w:val="none" w:sz="0" w:space="0" w:color="auto"/>
      </w:divBdr>
    </w:div>
    <w:div w:id="663977286">
      <w:bodyDiv w:val="1"/>
      <w:marLeft w:val="0"/>
      <w:marRight w:val="0"/>
      <w:marTop w:val="0"/>
      <w:marBottom w:val="0"/>
      <w:divBdr>
        <w:top w:val="none" w:sz="0" w:space="0" w:color="auto"/>
        <w:left w:val="none" w:sz="0" w:space="0" w:color="auto"/>
        <w:bottom w:val="none" w:sz="0" w:space="0" w:color="auto"/>
        <w:right w:val="none" w:sz="0" w:space="0" w:color="auto"/>
      </w:divBdr>
    </w:div>
    <w:div w:id="665397910">
      <w:bodyDiv w:val="1"/>
      <w:marLeft w:val="0"/>
      <w:marRight w:val="0"/>
      <w:marTop w:val="0"/>
      <w:marBottom w:val="0"/>
      <w:divBdr>
        <w:top w:val="none" w:sz="0" w:space="0" w:color="auto"/>
        <w:left w:val="none" w:sz="0" w:space="0" w:color="auto"/>
        <w:bottom w:val="none" w:sz="0" w:space="0" w:color="auto"/>
        <w:right w:val="none" w:sz="0" w:space="0" w:color="auto"/>
      </w:divBdr>
    </w:div>
    <w:div w:id="665984606">
      <w:bodyDiv w:val="1"/>
      <w:marLeft w:val="0"/>
      <w:marRight w:val="0"/>
      <w:marTop w:val="0"/>
      <w:marBottom w:val="0"/>
      <w:divBdr>
        <w:top w:val="none" w:sz="0" w:space="0" w:color="auto"/>
        <w:left w:val="none" w:sz="0" w:space="0" w:color="auto"/>
        <w:bottom w:val="none" w:sz="0" w:space="0" w:color="auto"/>
        <w:right w:val="none" w:sz="0" w:space="0" w:color="auto"/>
      </w:divBdr>
    </w:div>
    <w:div w:id="666327790">
      <w:bodyDiv w:val="1"/>
      <w:marLeft w:val="0"/>
      <w:marRight w:val="0"/>
      <w:marTop w:val="0"/>
      <w:marBottom w:val="0"/>
      <w:divBdr>
        <w:top w:val="none" w:sz="0" w:space="0" w:color="auto"/>
        <w:left w:val="none" w:sz="0" w:space="0" w:color="auto"/>
        <w:bottom w:val="none" w:sz="0" w:space="0" w:color="auto"/>
        <w:right w:val="none" w:sz="0" w:space="0" w:color="auto"/>
      </w:divBdr>
    </w:div>
    <w:div w:id="667831792">
      <w:bodyDiv w:val="1"/>
      <w:marLeft w:val="0"/>
      <w:marRight w:val="0"/>
      <w:marTop w:val="0"/>
      <w:marBottom w:val="0"/>
      <w:divBdr>
        <w:top w:val="none" w:sz="0" w:space="0" w:color="auto"/>
        <w:left w:val="none" w:sz="0" w:space="0" w:color="auto"/>
        <w:bottom w:val="none" w:sz="0" w:space="0" w:color="auto"/>
        <w:right w:val="none" w:sz="0" w:space="0" w:color="auto"/>
      </w:divBdr>
    </w:div>
    <w:div w:id="668143828">
      <w:bodyDiv w:val="1"/>
      <w:marLeft w:val="0"/>
      <w:marRight w:val="0"/>
      <w:marTop w:val="0"/>
      <w:marBottom w:val="0"/>
      <w:divBdr>
        <w:top w:val="none" w:sz="0" w:space="0" w:color="auto"/>
        <w:left w:val="none" w:sz="0" w:space="0" w:color="auto"/>
        <w:bottom w:val="none" w:sz="0" w:space="0" w:color="auto"/>
        <w:right w:val="none" w:sz="0" w:space="0" w:color="auto"/>
      </w:divBdr>
    </w:div>
    <w:div w:id="668678339">
      <w:bodyDiv w:val="1"/>
      <w:marLeft w:val="0"/>
      <w:marRight w:val="0"/>
      <w:marTop w:val="0"/>
      <w:marBottom w:val="0"/>
      <w:divBdr>
        <w:top w:val="none" w:sz="0" w:space="0" w:color="auto"/>
        <w:left w:val="none" w:sz="0" w:space="0" w:color="auto"/>
        <w:bottom w:val="none" w:sz="0" w:space="0" w:color="auto"/>
        <w:right w:val="none" w:sz="0" w:space="0" w:color="auto"/>
      </w:divBdr>
    </w:div>
    <w:div w:id="669255764">
      <w:bodyDiv w:val="1"/>
      <w:marLeft w:val="0"/>
      <w:marRight w:val="0"/>
      <w:marTop w:val="0"/>
      <w:marBottom w:val="0"/>
      <w:divBdr>
        <w:top w:val="none" w:sz="0" w:space="0" w:color="auto"/>
        <w:left w:val="none" w:sz="0" w:space="0" w:color="auto"/>
        <w:bottom w:val="none" w:sz="0" w:space="0" w:color="auto"/>
        <w:right w:val="none" w:sz="0" w:space="0" w:color="auto"/>
      </w:divBdr>
    </w:div>
    <w:div w:id="672533066">
      <w:bodyDiv w:val="1"/>
      <w:marLeft w:val="0"/>
      <w:marRight w:val="0"/>
      <w:marTop w:val="0"/>
      <w:marBottom w:val="0"/>
      <w:divBdr>
        <w:top w:val="none" w:sz="0" w:space="0" w:color="auto"/>
        <w:left w:val="none" w:sz="0" w:space="0" w:color="auto"/>
        <w:bottom w:val="none" w:sz="0" w:space="0" w:color="auto"/>
        <w:right w:val="none" w:sz="0" w:space="0" w:color="auto"/>
      </w:divBdr>
    </w:div>
    <w:div w:id="672728829">
      <w:bodyDiv w:val="1"/>
      <w:marLeft w:val="0"/>
      <w:marRight w:val="0"/>
      <w:marTop w:val="0"/>
      <w:marBottom w:val="0"/>
      <w:divBdr>
        <w:top w:val="none" w:sz="0" w:space="0" w:color="auto"/>
        <w:left w:val="none" w:sz="0" w:space="0" w:color="auto"/>
        <w:bottom w:val="none" w:sz="0" w:space="0" w:color="auto"/>
        <w:right w:val="none" w:sz="0" w:space="0" w:color="auto"/>
      </w:divBdr>
    </w:div>
    <w:div w:id="673801607">
      <w:bodyDiv w:val="1"/>
      <w:marLeft w:val="0"/>
      <w:marRight w:val="0"/>
      <w:marTop w:val="0"/>
      <w:marBottom w:val="0"/>
      <w:divBdr>
        <w:top w:val="none" w:sz="0" w:space="0" w:color="auto"/>
        <w:left w:val="none" w:sz="0" w:space="0" w:color="auto"/>
        <w:bottom w:val="none" w:sz="0" w:space="0" w:color="auto"/>
        <w:right w:val="none" w:sz="0" w:space="0" w:color="auto"/>
      </w:divBdr>
    </w:div>
    <w:div w:id="675040560">
      <w:bodyDiv w:val="1"/>
      <w:marLeft w:val="0"/>
      <w:marRight w:val="0"/>
      <w:marTop w:val="0"/>
      <w:marBottom w:val="0"/>
      <w:divBdr>
        <w:top w:val="none" w:sz="0" w:space="0" w:color="auto"/>
        <w:left w:val="none" w:sz="0" w:space="0" w:color="auto"/>
        <w:bottom w:val="none" w:sz="0" w:space="0" w:color="auto"/>
        <w:right w:val="none" w:sz="0" w:space="0" w:color="auto"/>
      </w:divBdr>
    </w:div>
    <w:div w:id="677119929">
      <w:bodyDiv w:val="1"/>
      <w:marLeft w:val="0"/>
      <w:marRight w:val="0"/>
      <w:marTop w:val="0"/>
      <w:marBottom w:val="0"/>
      <w:divBdr>
        <w:top w:val="none" w:sz="0" w:space="0" w:color="auto"/>
        <w:left w:val="none" w:sz="0" w:space="0" w:color="auto"/>
        <w:bottom w:val="none" w:sz="0" w:space="0" w:color="auto"/>
        <w:right w:val="none" w:sz="0" w:space="0" w:color="auto"/>
      </w:divBdr>
    </w:div>
    <w:div w:id="677461311">
      <w:bodyDiv w:val="1"/>
      <w:marLeft w:val="0"/>
      <w:marRight w:val="0"/>
      <w:marTop w:val="0"/>
      <w:marBottom w:val="0"/>
      <w:divBdr>
        <w:top w:val="none" w:sz="0" w:space="0" w:color="auto"/>
        <w:left w:val="none" w:sz="0" w:space="0" w:color="auto"/>
        <w:bottom w:val="none" w:sz="0" w:space="0" w:color="auto"/>
        <w:right w:val="none" w:sz="0" w:space="0" w:color="auto"/>
      </w:divBdr>
    </w:div>
    <w:div w:id="678116287">
      <w:bodyDiv w:val="1"/>
      <w:marLeft w:val="0"/>
      <w:marRight w:val="0"/>
      <w:marTop w:val="0"/>
      <w:marBottom w:val="0"/>
      <w:divBdr>
        <w:top w:val="none" w:sz="0" w:space="0" w:color="auto"/>
        <w:left w:val="none" w:sz="0" w:space="0" w:color="auto"/>
        <w:bottom w:val="none" w:sz="0" w:space="0" w:color="auto"/>
        <w:right w:val="none" w:sz="0" w:space="0" w:color="auto"/>
      </w:divBdr>
    </w:div>
    <w:div w:id="679048742">
      <w:bodyDiv w:val="1"/>
      <w:marLeft w:val="0"/>
      <w:marRight w:val="0"/>
      <w:marTop w:val="0"/>
      <w:marBottom w:val="0"/>
      <w:divBdr>
        <w:top w:val="none" w:sz="0" w:space="0" w:color="auto"/>
        <w:left w:val="none" w:sz="0" w:space="0" w:color="auto"/>
        <w:bottom w:val="none" w:sz="0" w:space="0" w:color="auto"/>
        <w:right w:val="none" w:sz="0" w:space="0" w:color="auto"/>
      </w:divBdr>
    </w:div>
    <w:div w:id="679241310">
      <w:bodyDiv w:val="1"/>
      <w:marLeft w:val="0"/>
      <w:marRight w:val="0"/>
      <w:marTop w:val="0"/>
      <w:marBottom w:val="0"/>
      <w:divBdr>
        <w:top w:val="none" w:sz="0" w:space="0" w:color="auto"/>
        <w:left w:val="none" w:sz="0" w:space="0" w:color="auto"/>
        <w:bottom w:val="none" w:sz="0" w:space="0" w:color="auto"/>
        <w:right w:val="none" w:sz="0" w:space="0" w:color="auto"/>
      </w:divBdr>
    </w:div>
    <w:div w:id="679508733">
      <w:bodyDiv w:val="1"/>
      <w:marLeft w:val="0"/>
      <w:marRight w:val="0"/>
      <w:marTop w:val="0"/>
      <w:marBottom w:val="0"/>
      <w:divBdr>
        <w:top w:val="none" w:sz="0" w:space="0" w:color="auto"/>
        <w:left w:val="none" w:sz="0" w:space="0" w:color="auto"/>
        <w:bottom w:val="none" w:sz="0" w:space="0" w:color="auto"/>
        <w:right w:val="none" w:sz="0" w:space="0" w:color="auto"/>
      </w:divBdr>
    </w:div>
    <w:div w:id="680359060">
      <w:bodyDiv w:val="1"/>
      <w:marLeft w:val="0"/>
      <w:marRight w:val="0"/>
      <w:marTop w:val="0"/>
      <w:marBottom w:val="0"/>
      <w:divBdr>
        <w:top w:val="none" w:sz="0" w:space="0" w:color="auto"/>
        <w:left w:val="none" w:sz="0" w:space="0" w:color="auto"/>
        <w:bottom w:val="none" w:sz="0" w:space="0" w:color="auto"/>
        <w:right w:val="none" w:sz="0" w:space="0" w:color="auto"/>
      </w:divBdr>
    </w:div>
    <w:div w:id="680740565">
      <w:bodyDiv w:val="1"/>
      <w:marLeft w:val="0"/>
      <w:marRight w:val="0"/>
      <w:marTop w:val="0"/>
      <w:marBottom w:val="0"/>
      <w:divBdr>
        <w:top w:val="none" w:sz="0" w:space="0" w:color="auto"/>
        <w:left w:val="none" w:sz="0" w:space="0" w:color="auto"/>
        <w:bottom w:val="none" w:sz="0" w:space="0" w:color="auto"/>
        <w:right w:val="none" w:sz="0" w:space="0" w:color="auto"/>
      </w:divBdr>
    </w:div>
    <w:div w:id="681979984">
      <w:bodyDiv w:val="1"/>
      <w:marLeft w:val="0"/>
      <w:marRight w:val="0"/>
      <w:marTop w:val="0"/>
      <w:marBottom w:val="0"/>
      <w:divBdr>
        <w:top w:val="none" w:sz="0" w:space="0" w:color="auto"/>
        <w:left w:val="none" w:sz="0" w:space="0" w:color="auto"/>
        <w:bottom w:val="none" w:sz="0" w:space="0" w:color="auto"/>
        <w:right w:val="none" w:sz="0" w:space="0" w:color="auto"/>
      </w:divBdr>
    </w:div>
    <w:div w:id="682514834">
      <w:bodyDiv w:val="1"/>
      <w:marLeft w:val="0"/>
      <w:marRight w:val="0"/>
      <w:marTop w:val="0"/>
      <w:marBottom w:val="0"/>
      <w:divBdr>
        <w:top w:val="none" w:sz="0" w:space="0" w:color="auto"/>
        <w:left w:val="none" w:sz="0" w:space="0" w:color="auto"/>
        <w:bottom w:val="none" w:sz="0" w:space="0" w:color="auto"/>
        <w:right w:val="none" w:sz="0" w:space="0" w:color="auto"/>
      </w:divBdr>
    </w:div>
    <w:div w:id="682589051">
      <w:bodyDiv w:val="1"/>
      <w:marLeft w:val="0"/>
      <w:marRight w:val="0"/>
      <w:marTop w:val="0"/>
      <w:marBottom w:val="0"/>
      <w:divBdr>
        <w:top w:val="none" w:sz="0" w:space="0" w:color="auto"/>
        <w:left w:val="none" w:sz="0" w:space="0" w:color="auto"/>
        <w:bottom w:val="none" w:sz="0" w:space="0" w:color="auto"/>
        <w:right w:val="none" w:sz="0" w:space="0" w:color="auto"/>
      </w:divBdr>
    </w:div>
    <w:div w:id="682628818">
      <w:bodyDiv w:val="1"/>
      <w:marLeft w:val="0"/>
      <w:marRight w:val="0"/>
      <w:marTop w:val="0"/>
      <w:marBottom w:val="0"/>
      <w:divBdr>
        <w:top w:val="none" w:sz="0" w:space="0" w:color="auto"/>
        <w:left w:val="none" w:sz="0" w:space="0" w:color="auto"/>
        <w:bottom w:val="none" w:sz="0" w:space="0" w:color="auto"/>
        <w:right w:val="none" w:sz="0" w:space="0" w:color="auto"/>
      </w:divBdr>
    </w:div>
    <w:div w:id="683829262">
      <w:bodyDiv w:val="1"/>
      <w:marLeft w:val="0"/>
      <w:marRight w:val="0"/>
      <w:marTop w:val="0"/>
      <w:marBottom w:val="0"/>
      <w:divBdr>
        <w:top w:val="none" w:sz="0" w:space="0" w:color="auto"/>
        <w:left w:val="none" w:sz="0" w:space="0" w:color="auto"/>
        <w:bottom w:val="none" w:sz="0" w:space="0" w:color="auto"/>
        <w:right w:val="none" w:sz="0" w:space="0" w:color="auto"/>
      </w:divBdr>
    </w:div>
    <w:div w:id="684096903">
      <w:bodyDiv w:val="1"/>
      <w:marLeft w:val="0"/>
      <w:marRight w:val="0"/>
      <w:marTop w:val="0"/>
      <w:marBottom w:val="0"/>
      <w:divBdr>
        <w:top w:val="none" w:sz="0" w:space="0" w:color="auto"/>
        <w:left w:val="none" w:sz="0" w:space="0" w:color="auto"/>
        <w:bottom w:val="none" w:sz="0" w:space="0" w:color="auto"/>
        <w:right w:val="none" w:sz="0" w:space="0" w:color="auto"/>
      </w:divBdr>
    </w:div>
    <w:div w:id="686060532">
      <w:bodyDiv w:val="1"/>
      <w:marLeft w:val="0"/>
      <w:marRight w:val="0"/>
      <w:marTop w:val="0"/>
      <w:marBottom w:val="0"/>
      <w:divBdr>
        <w:top w:val="none" w:sz="0" w:space="0" w:color="auto"/>
        <w:left w:val="none" w:sz="0" w:space="0" w:color="auto"/>
        <w:bottom w:val="none" w:sz="0" w:space="0" w:color="auto"/>
        <w:right w:val="none" w:sz="0" w:space="0" w:color="auto"/>
      </w:divBdr>
    </w:div>
    <w:div w:id="688340562">
      <w:bodyDiv w:val="1"/>
      <w:marLeft w:val="0"/>
      <w:marRight w:val="0"/>
      <w:marTop w:val="0"/>
      <w:marBottom w:val="0"/>
      <w:divBdr>
        <w:top w:val="none" w:sz="0" w:space="0" w:color="auto"/>
        <w:left w:val="none" w:sz="0" w:space="0" w:color="auto"/>
        <w:bottom w:val="none" w:sz="0" w:space="0" w:color="auto"/>
        <w:right w:val="none" w:sz="0" w:space="0" w:color="auto"/>
      </w:divBdr>
    </w:div>
    <w:div w:id="688679899">
      <w:bodyDiv w:val="1"/>
      <w:marLeft w:val="0"/>
      <w:marRight w:val="0"/>
      <w:marTop w:val="0"/>
      <w:marBottom w:val="0"/>
      <w:divBdr>
        <w:top w:val="none" w:sz="0" w:space="0" w:color="auto"/>
        <w:left w:val="none" w:sz="0" w:space="0" w:color="auto"/>
        <w:bottom w:val="none" w:sz="0" w:space="0" w:color="auto"/>
        <w:right w:val="none" w:sz="0" w:space="0" w:color="auto"/>
      </w:divBdr>
    </w:div>
    <w:div w:id="688878119">
      <w:bodyDiv w:val="1"/>
      <w:marLeft w:val="0"/>
      <w:marRight w:val="0"/>
      <w:marTop w:val="0"/>
      <w:marBottom w:val="0"/>
      <w:divBdr>
        <w:top w:val="none" w:sz="0" w:space="0" w:color="auto"/>
        <w:left w:val="none" w:sz="0" w:space="0" w:color="auto"/>
        <w:bottom w:val="none" w:sz="0" w:space="0" w:color="auto"/>
        <w:right w:val="none" w:sz="0" w:space="0" w:color="auto"/>
      </w:divBdr>
    </w:div>
    <w:div w:id="690885932">
      <w:bodyDiv w:val="1"/>
      <w:marLeft w:val="0"/>
      <w:marRight w:val="0"/>
      <w:marTop w:val="0"/>
      <w:marBottom w:val="0"/>
      <w:divBdr>
        <w:top w:val="none" w:sz="0" w:space="0" w:color="auto"/>
        <w:left w:val="none" w:sz="0" w:space="0" w:color="auto"/>
        <w:bottom w:val="none" w:sz="0" w:space="0" w:color="auto"/>
        <w:right w:val="none" w:sz="0" w:space="0" w:color="auto"/>
      </w:divBdr>
    </w:div>
    <w:div w:id="691146240">
      <w:bodyDiv w:val="1"/>
      <w:marLeft w:val="0"/>
      <w:marRight w:val="0"/>
      <w:marTop w:val="0"/>
      <w:marBottom w:val="0"/>
      <w:divBdr>
        <w:top w:val="none" w:sz="0" w:space="0" w:color="auto"/>
        <w:left w:val="none" w:sz="0" w:space="0" w:color="auto"/>
        <w:bottom w:val="none" w:sz="0" w:space="0" w:color="auto"/>
        <w:right w:val="none" w:sz="0" w:space="0" w:color="auto"/>
      </w:divBdr>
    </w:div>
    <w:div w:id="691490233">
      <w:bodyDiv w:val="1"/>
      <w:marLeft w:val="0"/>
      <w:marRight w:val="0"/>
      <w:marTop w:val="0"/>
      <w:marBottom w:val="0"/>
      <w:divBdr>
        <w:top w:val="none" w:sz="0" w:space="0" w:color="auto"/>
        <w:left w:val="none" w:sz="0" w:space="0" w:color="auto"/>
        <w:bottom w:val="none" w:sz="0" w:space="0" w:color="auto"/>
        <w:right w:val="none" w:sz="0" w:space="0" w:color="auto"/>
      </w:divBdr>
    </w:div>
    <w:div w:id="691689383">
      <w:bodyDiv w:val="1"/>
      <w:marLeft w:val="0"/>
      <w:marRight w:val="0"/>
      <w:marTop w:val="0"/>
      <w:marBottom w:val="0"/>
      <w:divBdr>
        <w:top w:val="none" w:sz="0" w:space="0" w:color="auto"/>
        <w:left w:val="none" w:sz="0" w:space="0" w:color="auto"/>
        <w:bottom w:val="none" w:sz="0" w:space="0" w:color="auto"/>
        <w:right w:val="none" w:sz="0" w:space="0" w:color="auto"/>
      </w:divBdr>
    </w:div>
    <w:div w:id="692609288">
      <w:bodyDiv w:val="1"/>
      <w:marLeft w:val="0"/>
      <w:marRight w:val="0"/>
      <w:marTop w:val="0"/>
      <w:marBottom w:val="0"/>
      <w:divBdr>
        <w:top w:val="none" w:sz="0" w:space="0" w:color="auto"/>
        <w:left w:val="none" w:sz="0" w:space="0" w:color="auto"/>
        <w:bottom w:val="none" w:sz="0" w:space="0" w:color="auto"/>
        <w:right w:val="none" w:sz="0" w:space="0" w:color="auto"/>
      </w:divBdr>
    </w:div>
    <w:div w:id="693188423">
      <w:bodyDiv w:val="1"/>
      <w:marLeft w:val="0"/>
      <w:marRight w:val="0"/>
      <w:marTop w:val="0"/>
      <w:marBottom w:val="0"/>
      <w:divBdr>
        <w:top w:val="none" w:sz="0" w:space="0" w:color="auto"/>
        <w:left w:val="none" w:sz="0" w:space="0" w:color="auto"/>
        <w:bottom w:val="none" w:sz="0" w:space="0" w:color="auto"/>
        <w:right w:val="none" w:sz="0" w:space="0" w:color="auto"/>
      </w:divBdr>
    </w:div>
    <w:div w:id="693459708">
      <w:bodyDiv w:val="1"/>
      <w:marLeft w:val="0"/>
      <w:marRight w:val="0"/>
      <w:marTop w:val="0"/>
      <w:marBottom w:val="0"/>
      <w:divBdr>
        <w:top w:val="none" w:sz="0" w:space="0" w:color="auto"/>
        <w:left w:val="none" w:sz="0" w:space="0" w:color="auto"/>
        <w:bottom w:val="none" w:sz="0" w:space="0" w:color="auto"/>
        <w:right w:val="none" w:sz="0" w:space="0" w:color="auto"/>
      </w:divBdr>
    </w:div>
    <w:div w:id="694041055">
      <w:bodyDiv w:val="1"/>
      <w:marLeft w:val="0"/>
      <w:marRight w:val="0"/>
      <w:marTop w:val="0"/>
      <w:marBottom w:val="0"/>
      <w:divBdr>
        <w:top w:val="none" w:sz="0" w:space="0" w:color="auto"/>
        <w:left w:val="none" w:sz="0" w:space="0" w:color="auto"/>
        <w:bottom w:val="none" w:sz="0" w:space="0" w:color="auto"/>
        <w:right w:val="none" w:sz="0" w:space="0" w:color="auto"/>
      </w:divBdr>
    </w:div>
    <w:div w:id="694623709">
      <w:bodyDiv w:val="1"/>
      <w:marLeft w:val="0"/>
      <w:marRight w:val="0"/>
      <w:marTop w:val="0"/>
      <w:marBottom w:val="0"/>
      <w:divBdr>
        <w:top w:val="none" w:sz="0" w:space="0" w:color="auto"/>
        <w:left w:val="none" w:sz="0" w:space="0" w:color="auto"/>
        <w:bottom w:val="none" w:sz="0" w:space="0" w:color="auto"/>
        <w:right w:val="none" w:sz="0" w:space="0" w:color="auto"/>
      </w:divBdr>
    </w:div>
    <w:div w:id="694888482">
      <w:bodyDiv w:val="1"/>
      <w:marLeft w:val="0"/>
      <w:marRight w:val="0"/>
      <w:marTop w:val="0"/>
      <w:marBottom w:val="0"/>
      <w:divBdr>
        <w:top w:val="none" w:sz="0" w:space="0" w:color="auto"/>
        <w:left w:val="none" w:sz="0" w:space="0" w:color="auto"/>
        <w:bottom w:val="none" w:sz="0" w:space="0" w:color="auto"/>
        <w:right w:val="none" w:sz="0" w:space="0" w:color="auto"/>
      </w:divBdr>
    </w:div>
    <w:div w:id="696470803">
      <w:bodyDiv w:val="1"/>
      <w:marLeft w:val="0"/>
      <w:marRight w:val="0"/>
      <w:marTop w:val="0"/>
      <w:marBottom w:val="0"/>
      <w:divBdr>
        <w:top w:val="none" w:sz="0" w:space="0" w:color="auto"/>
        <w:left w:val="none" w:sz="0" w:space="0" w:color="auto"/>
        <w:bottom w:val="none" w:sz="0" w:space="0" w:color="auto"/>
        <w:right w:val="none" w:sz="0" w:space="0" w:color="auto"/>
      </w:divBdr>
    </w:div>
    <w:div w:id="696806990">
      <w:bodyDiv w:val="1"/>
      <w:marLeft w:val="0"/>
      <w:marRight w:val="0"/>
      <w:marTop w:val="0"/>
      <w:marBottom w:val="0"/>
      <w:divBdr>
        <w:top w:val="none" w:sz="0" w:space="0" w:color="auto"/>
        <w:left w:val="none" w:sz="0" w:space="0" w:color="auto"/>
        <w:bottom w:val="none" w:sz="0" w:space="0" w:color="auto"/>
        <w:right w:val="none" w:sz="0" w:space="0" w:color="auto"/>
      </w:divBdr>
    </w:div>
    <w:div w:id="696927145">
      <w:bodyDiv w:val="1"/>
      <w:marLeft w:val="0"/>
      <w:marRight w:val="0"/>
      <w:marTop w:val="0"/>
      <w:marBottom w:val="0"/>
      <w:divBdr>
        <w:top w:val="none" w:sz="0" w:space="0" w:color="auto"/>
        <w:left w:val="none" w:sz="0" w:space="0" w:color="auto"/>
        <w:bottom w:val="none" w:sz="0" w:space="0" w:color="auto"/>
        <w:right w:val="none" w:sz="0" w:space="0" w:color="auto"/>
      </w:divBdr>
    </w:div>
    <w:div w:id="697393550">
      <w:bodyDiv w:val="1"/>
      <w:marLeft w:val="0"/>
      <w:marRight w:val="0"/>
      <w:marTop w:val="0"/>
      <w:marBottom w:val="0"/>
      <w:divBdr>
        <w:top w:val="none" w:sz="0" w:space="0" w:color="auto"/>
        <w:left w:val="none" w:sz="0" w:space="0" w:color="auto"/>
        <w:bottom w:val="none" w:sz="0" w:space="0" w:color="auto"/>
        <w:right w:val="none" w:sz="0" w:space="0" w:color="auto"/>
      </w:divBdr>
    </w:div>
    <w:div w:id="698312279">
      <w:bodyDiv w:val="1"/>
      <w:marLeft w:val="0"/>
      <w:marRight w:val="0"/>
      <w:marTop w:val="0"/>
      <w:marBottom w:val="0"/>
      <w:divBdr>
        <w:top w:val="none" w:sz="0" w:space="0" w:color="auto"/>
        <w:left w:val="none" w:sz="0" w:space="0" w:color="auto"/>
        <w:bottom w:val="none" w:sz="0" w:space="0" w:color="auto"/>
        <w:right w:val="none" w:sz="0" w:space="0" w:color="auto"/>
      </w:divBdr>
    </w:div>
    <w:div w:id="699088329">
      <w:bodyDiv w:val="1"/>
      <w:marLeft w:val="0"/>
      <w:marRight w:val="0"/>
      <w:marTop w:val="0"/>
      <w:marBottom w:val="0"/>
      <w:divBdr>
        <w:top w:val="none" w:sz="0" w:space="0" w:color="auto"/>
        <w:left w:val="none" w:sz="0" w:space="0" w:color="auto"/>
        <w:bottom w:val="none" w:sz="0" w:space="0" w:color="auto"/>
        <w:right w:val="none" w:sz="0" w:space="0" w:color="auto"/>
      </w:divBdr>
    </w:div>
    <w:div w:id="701517361">
      <w:bodyDiv w:val="1"/>
      <w:marLeft w:val="0"/>
      <w:marRight w:val="0"/>
      <w:marTop w:val="0"/>
      <w:marBottom w:val="0"/>
      <w:divBdr>
        <w:top w:val="none" w:sz="0" w:space="0" w:color="auto"/>
        <w:left w:val="none" w:sz="0" w:space="0" w:color="auto"/>
        <w:bottom w:val="none" w:sz="0" w:space="0" w:color="auto"/>
        <w:right w:val="none" w:sz="0" w:space="0" w:color="auto"/>
      </w:divBdr>
    </w:div>
    <w:div w:id="702100822">
      <w:bodyDiv w:val="1"/>
      <w:marLeft w:val="0"/>
      <w:marRight w:val="0"/>
      <w:marTop w:val="0"/>
      <w:marBottom w:val="0"/>
      <w:divBdr>
        <w:top w:val="none" w:sz="0" w:space="0" w:color="auto"/>
        <w:left w:val="none" w:sz="0" w:space="0" w:color="auto"/>
        <w:bottom w:val="none" w:sz="0" w:space="0" w:color="auto"/>
        <w:right w:val="none" w:sz="0" w:space="0" w:color="auto"/>
      </w:divBdr>
    </w:div>
    <w:div w:id="703361447">
      <w:bodyDiv w:val="1"/>
      <w:marLeft w:val="0"/>
      <w:marRight w:val="0"/>
      <w:marTop w:val="0"/>
      <w:marBottom w:val="0"/>
      <w:divBdr>
        <w:top w:val="none" w:sz="0" w:space="0" w:color="auto"/>
        <w:left w:val="none" w:sz="0" w:space="0" w:color="auto"/>
        <w:bottom w:val="none" w:sz="0" w:space="0" w:color="auto"/>
        <w:right w:val="none" w:sz="0" w:space="0" w:color="auto"/>
      </w:divBdr>
    </w:div>
    <w:div w:id="704138740">
      <w:bodyDiv w:val="1"/>
      <w:marLeft w:val="0"/>
      <w:marRight w:val="0"/>
      <w:marTop w:val="0"/>
      <w:marBottom w:val="0"/>
      <w:divBdr>
        <w:top w:val="none" w:sz="0" w:space="0" w:color="auto"/>
        <w:left w:val="none" w:sz="0" w:space="0" w:color="auto"/>
        <w:bottom w:val="none" w:sz="0" w:space="0" w:color="auto"/>
        <w:right w:val="none" w:sz="0" w:space="0" w:color="auto"/>
      </w:divBdr>
    </w:div>
    <w:div w:id="704519607">
      <w:bodyDiv w:val="1"/>
      <w:marLeft w:val="0"/>
      <w:marRight w:val="0"/>
      <w:marTop w:val="0"/>
      <w:marBottom w:val="0"/>
      <w:divBdr>
        <w:top w:val="none" w:sz="0" w:space="0" w:color="auto"/>
        <w:left w:val="none" w:sz="0" w:space="0" w:color="auto"/>
        <w:bottom w:val="none" w:sz="0" w:space="0" w:color="auto"/>
        <w:right w:val="none" w:sz="0" w:space="0" w:color="auto"/>
      </w:divBdr>
    </w:div>
    <w:div w:id="704643744">
      <w:bodyDiv w:val="1"/>
      <w:marLeft w:val="0"/>
      <w:marRight w:val="0"/>
      <w:marTop w:val="0"/>
      <w:marBottom w:val="0"/>
      <w:divBdr>
        <w:top w:val="none" w:sz="0" w:space="0" w:color="auto"/>
        <w:left w:val="none" w:sz="0" w:space="0" w:color="auto"/>
        <w:bottom w:val="none" w:sz="0" w:space="0" w:color="auto"/>
        <w:right w:val="none" w:sz="0" w:space="0" w:color="auto"/>
      </w:divBdr>
    </w:div>
    <w:div w:id="706417772">
      <w:bodyDiv w:val="1"/>
      <w:marLeft w:val="0"/>
      <w:marRight w:val="0"/>
      <w:marTop w:val="0"/>
      <w:marBottom w:val="0"/>
      <w:divBdr>
        <w:top w:val="none" w:sz="0" w:space="0" w:color="auto"/>
        <w:left w:val="none" w:sz="0" w:space="0" w:color="auto"/>
        <w:bottom w:val="none" w:sz="0" w:space="0" w:color="auto"/>
        <w:right w:val="none" w:sz="0" w:space="0" w:color="auto"/>
      </w:divBdr>
    </w:div>
    <w:div w:id="706562857">
      <w:bodyDiv w:val="1"/>
      <w:marLeft w:val="0"/>
      <w:marRight w:val="0"/>
      <w:marTop w:val="0"/>
      <w:marBottom w:val="0"/>
      <w:divBdr>
        <w:top w:val="none" w:sz="0" w:space="0" w:color="auto"/>
        <w:left w:val="none" w:sz="0" w:space="0" w:color="auto"/>
        <w:bottom w:val="none" w:sz="0" w:space="0" w:color="auto"/>
        <w:right w:val="none" w:sz="0" w:space="0" w:color="auto"/>
      </w:divBdr>
    </w:div>
    <w:div w:id="707023334">
      <w:bodyDiv w:val="1"/>
      <w:marLeft w:val="0"/>
      <w:marRight w:val="0"/>
      <w:marTop w:val="0"/>
      <w:marBottom w:val="0"/>
      <w:divBdr>
        <w:top w:val="none" w:sz="0" w:space="0" w:color="auto"/>
        <w:left w:val="none" w:sz="0" w:space="0" w:color="auto"/>
        <w:bottom w:val="none" w:sz="0" w:space="0" w:color="auto"/>
        <w:right w:val="none" w:sz="0" w:space="0" w:color="auto"/>
      </w:divBdr>
    </w:div>
    <w:div w:id="708186172">
      <w:bodyDiv w:val="1"/>
      <w:marLeft w:val="0"/>
      <w:marRight w:val="0"/>
      <w:marTop w:val="0"/>
      <w:marBottom w:val="0"/>
      <w:divBdr>
        <w:top w:val="none" w:sz="0" w:space="0" w:color="auto"/>
        <w:left w:val="none" w:sz="0" w:space="0" w:color="auto"/>
        <w:bottom w:val="none" w:sz="0" w:space="0" w:color="auto"/>
        <w:right w:val="none" w:sz="0" w:space="0" w:color="auto"/>
      </w:divBdr>
    </w:div>
    <w:div w:id="708189723">
      <w:bodyDiv w:val="1"/>
      <w:marLeft w:val="0"/>
      <w:marRight w:val="0"/>
      <w:marTop w:val="0"/>
      <w:marBottom w:val="0"/>
      <w:divBdr>
        <w:top w:val="none" w:sz="0" w:space="0" w:color="auto"/>
        <w:left w:val="none" w:sz="0" w:space="0" w:color="auto"/>
        <w:bottom w:val="none" w:sz="0" w:space="0" w:color="auto"/>
        <w:right w:val="none" w:sz="0" w:space="0" w:color="auto"/>
      </w:divBdr>
    </w:div>
    <w:div w:id="708452031">
      <w:bodyDiv w:val="1"/>
      <w:marLeft w:val="0"/>
      <w:marRight w:val="0"/>
      <w:marTop w:val="0"/>
      <w:marBottom w:val="0"/>
      <w:divBdr>
        <w:top w:val="none" w:sz="0" w:space="0" w:color="auto"/>
        <w:left w:val="none" w:sz="0" w:space="0" w:color="auto"/>
        <w:bottom w:val="none" w:sz="0" w:space="0" w:color="auto"/>
        <w:right w:val="none" w:sz="0" w:space="0" w:color="auto"/>
      </w:divBdr>
    </w:div>
    <w:div w:id="708460720">
      <w:bodyDiv w:val="1"/>
      <w:marLeft w:val="0"/>
      <w:marRight w:val="0"/>
      <w:marTop w:val="0"/>
      <w:marBottom w:val="0"/>
      <w:divBdr>
        <w:top w:val="none" w:sz="0" w:space="0" w:color="auto"/>
        <w:left w:val="none" w:sz="0" w:space="0" w:color="auto"/>
        <w:bottom w:val="none" w:sz="0" w:space="0" w:color="auto"/>
        <w:right w:val="none" w:sz="0" w:space="0" w:color="auto"/>
      </w:divBdr>
    </w:div>
    <w:div w:id="709301224">
      <w:bodyDiv w:val="1"/>
      <w:marLeft w:val="0"/>
      <w:marRight w:val="0"/>
      <w:marTop w:val="0"/>
      <w:marBottom w:val="0"/>
      <w:divBdr>
        <w:top w:val="none" w:sz="0" w:space="0" w:color="auto"/>
        <w:left w:val="none" w:sz="0" w:space="0" w:color="auto"/>
        <w:bottom w:val="none" w:sz="0" w:space="0" w:color="auto"/>
        <w:right w:val="none" w:sz="0" w:space="0" w:color="auto"/>
      </w:divBdr>
    </w:div>
    <w:div w:id="710613335">
      <w:bodyDiv w:val="1"/>
      <w:marLeft w:val="0"/>
      <w:marRight w:val="0"/>
      <w:marTop w:val="0"/>
      <w:marBottom w:val="0"/>
      <w:divBdr>
        <w:top w:val="none" w:sz="0" w:space="0" w:color="auto"/>
        <w:left w:val="none" w:sz="0" w:space="0" w:color="auto"/>
        <w:bottom w:val="none" w:sz="0" w:space="0" w:color="auto"/>
        <w:right w:val="none" w:sz="0" w:space="0" w:color="auto"/>
      </w:divBdr>
    </w:div>
    <w:div w:id="711005367">
      <w:bodyDiv w:val="1"/>
      <w:marLeft w:val="0"/>
      <w:marRight w:val="0"/>
      <w:marTop w:val="0"/>
      <w:marBottom w:val="0"/>
      <w:divBdr>
        <w:top w:val="none" w:sz="0" w:space="0" w:color="auto"/>
        <w:left w:val="none" w:sz="0" w:space="0" w:color="auto"/>
        <w:bottom w:val="none" w:sz="0" w:space="0" w:color="auto"/>
        <w:right w:val="none" w:sz="0" w:space="0" w:color="auto"/>
      </w:divBdr>
    </w:div>
    <w:div w:id="711537888">
      <w:bodyDiv w:val="1"/>
      <w:marLeft w:val="0"/>
      <w:marRight w:val="0"/>
      <w:marTop w:val="0"/>
      <w:marBottom w:val="0"/>
      <w:divBdr>
        <w:top w:val="none" w:sz="0" w:space="0" w:color="auto"/>
        <w:left w:val="none" w:sz="0" w:space="0" w:color="auto"/>
        <w:bottom w:val="none" w:sz="0" w:space="0" w:color="auto"/>
        <w:right w:val="none" w:sz="0" w:space="0" w:color="auto"/>
      </w:divBdr>
    </w:div>
    <w:div w:id="712265450">
      <w:bodyDiv w:val="1"/>
      <w:marLeft w:val="0"/>
      <w:marRight w:val="0"/>
      <w:marTop w:val="0"/>
      <w:marBottom w:val="0"/>
      <w:divBdr>
        <w:top w:val="none" w:sz="0" w:space="0" w:color="auto"/>
        <w:left w:val="none" w:sz="0" w:space="0" w:color="auto"/>
        <w:bottom w:val="none" w:sz="0" w:space="0" w:color="auto"/>
        <w:right w:val="none" w:sz="0" w:space="0" w:color="auto"/>
      </w:divBdr>
    </w:div>
    <w:div w:id="712584073">
      <w:bodyDiv w:val="1"/>
      <w:marLeft w:val="0"/>
      <w:marRight w:val="0"/>
      <w:marTop w:val="0"/>
      <w:marBottom w:val="0"/>
      <w:divBdr>
        <w:top w:val="none" w:sz="0" w:space="0" w:color="auto"/>
        <w:left w:val="none" w:sz="0" w:space="0" w:color="auto"/>
        <w:bottom w:val="none" w:sz="0" w:space="0" w:color="auto"/>
        <w:right w:val="none" w:sz="0" w:space="0" w:color="auto"/>
      </w:divBdr>
    </w:div>
    <w:div w:id="712652078">
      <w:bodyDiv w:val="1"/>
      <w:marLeft w:val="0"/>
      <w:marRight w:val="0"/>
      <w:marTop w:val="0"/>
      <w:marBottom w:val="0"/>
      <w:divBdr>
        <w:top w:val="none" w:sz="0" w:space="0" w:color="auto"/>
        <w:left w:val="none" w:sz="0" w:space="0" w:color="auto"/>
        <w:bottom w:val="none" w:sz="0" w:space="0" w:color="auto"/>
        <w:right w:val="none" w:sz="0" w:space="0" w:color="auto"/>
      </w:divBdr>
    </w:div>
    <w:div w:id="713772892">
      <w:bodyDiv w:val="1"/>
      <w:marLeft w:val="0"/>
      <w:marRight w:val="0"/>
      <w:marTop w:val="0"/>
      <w:marBottom w:val="0"/>
      <w:divBdr>
        <w:top w:val="none" w:sz="0" w:space="0" w:color="auto"/>
        <w:left w:val="none" w:sz="0" w:space="0" w:color="auto"/>
        <w:bottom w:val="none" w:sz="0" w:space="0" w:color="auto"/>
        <w:right w:val="none" w:sz="0" w:space="0" w:color="auto"/>
      </w:divBdr>
    </w:div>
    <w:div w:id="714738918">
      <w:bodyDiv w:val="1"/>
      <w:marLeft w:val="0"/>
      <w:marRight w:val="0"/>
      <w:marTop w:val="0"/>
      <w:marBottom w:val="0"/>
      <w:divBdr>
        <w:top w:val="none" w:sz="0" w:space="0" w:color="auto"/>
        <w:left w:val="none" w:sz="0" w:space="0" w:color="auto"/>
        <w:bottom w:val="none" w:sz="0" w:space="0" w:color="auto"/>
        <w:right w:val="none" w:sz="0" w:space="0" w:color="auto"/>
      </w:divBdr>
    </w:div>
    <w:div w:id="715198909">
      <w:bodyDiv w:val="1"/>
      <w:marLeft w:val="0"/>
      <w:marRight w:val="0"/>
      <w:marTop w:val="0"/>
      <w:marBottom w:val="0"/>
      <w:divBdr>
        <w:top w:val="none" w:sz="0" w:space="0" w:color="auto"/>
        <w:left w:val="none" w:sz="0" w:space="0" w:color="auto"/>
        <w:bottom w:val="none" w:sz="0" w:space="0" w:color="auto"/>
        <w:right w:val="none" w:sz="0" w:space="0" w:color="auto"/>
      </w:divBdr>
    </w:div>
    <w:div w:id="715734930">
      <w:bodyDiv w:val="1"/>
      <w:marLeft w:val="0"/>
      <w:marRight w:val="0"/>
      <w:marTop w:val="0"/>
      <w:marBottom w:val="0"/>
      <w:divBdr>
        <w:top w:val="none" w:sz="0" w:space="0" w:color="auto"/>
        <w:left w:val="none" w:sz="0" w:space="0" w:color="auto"/>
        <w:bottom w:val="none" w:sz="0" w:space="0" w:color="auto"/>
        <w:right w:val="none" w:sz="0" w:space="0" w:color="auto"/>
      </w:divBdr>
    </w:div>
    <w:div w:id="715858021">
      <w:bodyDiv w:val="1"/>
      <w:marLeft w:val="0"/>
      <w:marRight w:val="0"/>
      <w:marTop w:val="0"/>
      <w:marBottom w:val="0"/>
      <w:divBdr>
        <w:top w:val="none" w:sz="0" w:space="0" w:color="auto"/>
        <w:left w:val="none" w:sz="0" w:space="0" w:color="auto"/>
        <w:bottom w:val="none" w:sz="0" w:space="0" w:color="auto"/>
        <w:right w:val="none" w:sz="0" w:space="0" w:color="auto"/>
      </w:divBdr>
    </w:div>
    <w:div w:id="717050155">
      <w:bodyDiv w:val="1"/>
      <w:marLeft w:val="0"/>
      <w:marRight w:val="0"/>
      <w:marTop w:val="0"/>
      <w:marBottom w:val="0"/>
      <w:divBdr>
        <w:top w:val="none" w:sz="0" w:space="0" w:color="auto"/>
        <w:left w:val="none" w:sz="0" w:space="0" w:color="auto"/>
        <w:bottom w:val="none" w:sz="0" w:space="0" w:color="auto"/>
        <w:right w:val="none" w:sz="0" w:space="0" w:color="auto"/>
      </w:divBdr>
    </w:div>
    <w:div w:id="717165673">
      <w:bodyDiv w:val="1"/>
      <w:marLeft w:val="0"/>
      <w:marRight w:val="0"/>
      <w:marTop w:val="0"/>
      <w:marBottom w:val="0"/>
      <w:divBdr>
        <w:top w:val="none" w:sz="0" w:space="0" w:color="auto"/>
        <w:left w:val="none" w:sz="0" w:space="0" w:color="auto"/>
        <w:bottom w:val="none" w:sz="0" w:space="0" w:color="auto"/>
        <w:right w:val="none" w:sz="0" w:space="0" w:color="auto"/>
      </w:divBdr>
    </w:div>
    <w:div w:id="718237826">
      <w:bodyDiv w:val="1"/>
      <w:marLeft w:val="0"/>
      <w:marRight w:val="0"/>
      <w:marTop w:val="0"/>
      <w:marBottom w:val="0"/>
      <w:divBdr>
        <w:top w:val="none" w:sz="0" w:space="0" w:color="auto"/>
        <w:left w:val="none" w:sz="0" w:space="0" w:color="auto"/>
        <w:bottom w:val="none" w:sz="0" w:space="0" w:color="auto"/>
        <w:right w:val="none" w:sz="0" w:space="0" w:color="auto"/>
      </w:divBdr>
    </w:div>
    <w:div w:id="718358555">
      <w:bodyDiv w:val="1"/>
      <w:marLeft w:val="0"/>
      <w:marRight w:val="0"/>
      <w:marTop w:val="0"/>
      <w:marBottom w:val="0"/>
      <w:divBdr>
        <w:top w:val="none" w:sz="0" w:space="0" w:color="auto"/>
        <w:left w:val="none" w:sz="0" w:space="0" w:color="auto"/>
        <w:bottom w:val="none" w:sz="0" w:space="0" w:color="auto"/>
        <w:right w:val="none" w:sz="0" w:space="0" w:color="auto"/>
      </w:divBdr>
    </w:div>
    <w:div w:id="720132434">
      <w:bodyDiv w:val="1"/>
      <w:marLeft w:val="0"/>
      <w:marRight w:val="0"/>
      <w:marTop w:val="0"/>
      <w:marBottom w:val="0"/>
      <w:divBdr>
        <w:top w:val="none" w:sz="0" w:space="0" w:color="auto"/>
        <w:left w:val="none" w:sz="0" w:space="0" w:color="auto"/>
        <w:bottom w:val="none" w:sz="0" w:space="0" w:color="auto"/>
        <w:right w:val="none" w:sz="0" w:space="0" w:color="auto"/>
      </w:divBdr>
    </w:div>
    <w:div w:id="720252217">
      <w:bodyDiv w:val="1"/>
      <w:marLeft w:val="0"/>
      <w:marRight w:val="0"/>
      <w:marTop w:val="0"/>
      <w:marBottom w:val="0"/>
      <w:divBdr>
        <w:top w:val="none" w:sz="0" w:space="0" w:color="auto"/>
        <w:left w:val="none" w:sz="0" w:space="0" w:color="auto"/>
        <w:bottom w:val="none" w:sz="0" w:space="0" w:color="auto"/>
        <w:right w:val="none" w:sz="0" w:space="0" w:color="auto"/>
      </w:divBdr>
    </w:div>
    <w:div w:id="721294501">
      <w:bodyDiv w:val="1"/>
      <w:marLeft w:val="0"/>
      <w:marRight w:val="0"/>
      <w:marTop w:val="0"/>
      <w:marBottom w:val="0"/>
      <w:divBdr>
        <w:top w:val="none" w:sz="0" w:space="0" w:color="auto"/>
        <w:left w:val="none" w:sz="0" w:space="0" w:color="auto"/>
        <w:bottom w:val="none" w:sz="0" w:space="0" w:color="auto"/>
        <w:right w:val="none" w:sz="0" w:space="0" w:color="auto"/>
      </w:divBdr>
    </w:div>
    <w:div w:id="722025934">
      <w:bodyDiv w:val="1"/>
      <w:marLeft w:val="0"/>
      <w:marRight w:val="0"/>
      <w:marTop w:val="0"/>
      <w:marBottom w:val="0"/>
      <w:divBdr>
        <w:top w:val="none" w:sz="0" w:space="0" w:color="auto"/>
        <w:left w:val="none" w:sz="0" w:space="0" w:color="auto"/>
        <w:bottom w:val="none" w:sz="0" w:space="0" w:color="auto"/>
        <w:right w:val="none" w:sz="0" w:space="0" w:color="auto"/>
      </w:divBdr>
    </w:div>
    <w:div w:id="722676583">
      <w:bodyDiv w:val="1"/>
      <w:marLeft w:val="0"/>
      <w:marRight w:val="0"/>
      <w:marTop w:val="0"/>
      <w:marBottom w:val="0"/>
      <w:divBdr>
        <w:top w:val="none" w:sz="0" w:space="0" w:color="auto"/>
        <w:left w:val="none" w:sz="0" w:space="0" w:color="auto"/>
        <w:bottom w:val="none" w:sz="0" w:space="0" w:color="auto"/>
        <w:right w:val="none" w:sz="0" w:space="0" w:color="auto"/>
      </w:divBdr>
    </w:div>
    <w:div w:id="723138697">
      <w:bodyDiv w:val="1"/>
      <w:marLeft w:val="0"/>
      <w:marRight w:val="0"/>
      <w:marTop w:val="0"/>
      <w:marBottom w:val="0"/>
      <w:divBdr>
        <w:top w:val="none" w:sz="0" w:space="0" w:color="auto"/>
        <w:left w:val="none" w:sz="0" w:space="0" w:color="auto"/>
        <w:bottom w:val="none" w:sz="0" w:space="0" w:color="auto"/>
        <w:right w:val="none" w:sz="0" w:space="0" w:color="auto"/>
      </w:divBdr>
    </w:div>
    <w:div w:id="723480749">
      <w:bodyDiv w:val="1"/>
      <w:marLeft w:val="0"/>
      <w:marRight w:val="0"/>
      <w:marTop w:val="0"/>
      <w:marBottom w:val="0"/>
      <w:divBdr>
        <w:top w:val="none" w:sz="0" w:space="0" w:color="auto"/>
        <w:left w:val="none" w:sz="0" w:space="0" w:color="auto"/>
        <w:bottom w:val="none" w:sz="0" w:space="0" w:color="auto"/>
        <w:right w:val="none" w:sz="0" w:space="0" w:color="auto"/>
      </w:divBdr>
    </w:div>
    <w:div w:id="723796806">
      <w:bodyDiv w:val="1"/>
      <w:marLeft w:val="0"/>
      <w:marRight w:val="0"/>
      <w:marTop w:val="0"/>
      <w:marBottom w:val="0"/>
      <w:divBdr>
        <w:top w:val="none" w:sz="0" w:space="0" w:color="auto"/>
        <w:left w:val="none" w:sz="0" w:space="0" w:color="auto"/>
        <w:bottom w:val="none" w:sz="0" w:space="0" w:color="auto"/>
        <w:right w:val="none" w:sz="0" w:space="0" w:color="auto"/>
      </w:divBdr>
    </w:div>
    <w:div w:id="724069294">
      <w:bodyDiv w:val="1"/>
      <w:marLeft w:val="0"/>
      <w:marRight w:val="0"/>
      <w:marTop w:val="0"/>
      <w:marBottom w:val="0"/>
      <w:divBdr>
        <w:top w:val="none" w:sz="0" w:space="0" w:color="auto"/>
        <w:left w:val="none" w:sz="0" w:space="0" w:color="auto"/>
        <w:bottom w:val="none" w:sz="0" w:space="0" w:color="auto"/>
        <w:right w:val="none" w:sz="0" w:space="0" w:color="auto"/>
      </w:divBdr>
    </w:div>
    <w:div w:id="724304969">
      <w:bodyDiv w:val="1"/>
      <w:marLeft w:val="0"/>
      <w:marRight w:val="0"/>
      <w:marTop w:val="0"/>
      <w:marBottom w:val="0"/>
      <w:divBdr>
        <w:top w:val="none" w:sz="0" w:space="0" w:color="auto"/>
        <w:left w:val="none" w:sz="0" w:space="0" w:color="auto"/>
        <w:bottom w:val="none" w:sz="0" w:space="0" w:color="auto"/>
        <w:right w:val="none" w:sz="0" w:space="0" w:color="auto"/>
      </w:divBdr>
    </w:div>
    <w:div w:id="724573400">
      <w:bodyDiv w:val="1"/>
      <w:marLeft w:val="0"/>
      <w:marRight w:val="0"/>
      <w:marTop w:val="0"/>
      <w:marBottom w:val="0"/>
      <w:divBdr>
        <w:top w:val="none" w:sz="0" w:space="0" w:color="auto"/>
        <w:left w:val="none" w:sz="0" w:space="0" w:color="auto"/>
        <w:bottom w:val="none" w:sz="0" w:space="0" w:color="auto"/>
        <w:right w:val="none" w:sz="0" w:space="0" w:color="auto"/>
      </w:divBdr>
    </w:div>
    <w:div w:id="725299199">
      <w:bodyDiv w:val="1"/>
      <w:marLeft w:val="0"/>
      <w:marRight w:val="0"/>
      <w:marTop w:val="0"/>
      <w:marBottom w:val="0"/>
      <w:divBdr>
        <w:top w:val="none" w:sz="0" w:space="0" w:color="auto"/>
        <w:left w:val="none" w:sz="0" w:space="0" w:color="auto"/>
        <w:bottom w:val="none" w:sz="0" w:space="0" w:color="auto"/>
        <w:right w:val="none" w:sz="0" w:space="0" w:color="auto"/>
      </w:divBdr>
    </w:div>
    <w:div w:id="726495632">
      <w:bodyDiv w:val="1"/>
      <w:marLeft w:val="0"/>
      <w:marRight w:val="0"/>
      <w:marTop w:val="0"/>
      <w:marBottom w:val="0"/>
      <w:divBdr>
        <w:top w:val="none" w:sz="0" w:space="0" w:color="auto"/>
        <w:left w:val="none" w:sz="0" w:space="0" w:color="auto"/>
        <w:bottom w:val="none" w:sz="0" w:space="0" w:color="auto"/>
        <w:right w:val="none" w:sz="0" w:space="0" w:color="auto"/>
      </w:divBdr>
    </w:div>
    <w:div w:id="727530415">
      <w:bodyDiv w:val="1"/>
      <w:marLeft w:val="0"/>
      <w:marRight w:val="0"/>
      <w:marTop w:val="0"/>
      <w:marBottom w:val="0"/>
      <w:divBdr>
        <w:top w:val="none" w:sz="0" w:space="0" w:color="auto"/>
        <w:left w:val="none" w:sz="0" w:space="0" w:color="auto"/>
        <w:bottom w:val="none" w:sz="0" w:space="0" w:color="auto"/>
        <w:right w:val="none" w:sz="0" w:space="0" w:color="auto"/>
      </w:divBdr>
    </w:div>
    <w:div w:id="727538386">
      <w:bodyDiv w:val="1"/>
      <w:marLeft w:val="0"/>
      <w:marRight w:val="0"/>
      <w:marTop w:val="0"/>
      <w:marBottom w:val="0"/>
      <w:divBdr>
        <w:top w:val="none" w:sz="0" w:space="0" w:color="auto"/>
        <w:left w:val="none" w:sz="0" w:space="0" w:color="auto"/>
        <w:bottom w:val="none" w:sz="0" w:space="0" w:color="auto"/>
        <w:right w:val="none" w:sz="0" w:space="0" w:color="auto"/>
      </w:divBdr>
    </w:div>
    <w:div w:id="727800124">
      <w:bodyDiv w:val="1"/>
      <w:marLeft w:val="0"/>
      <w:marRight w:val="0"/>
      <w:marTop w:val="0"/>
      <w:marBottom w:val="0"/>
      <w:divBdr>
        <w:top w:val="none" w:sz="0" w:space="0" w:color="auto"/>
        <w:left w:val="none" w:sz="0" w:space="0" w:color="auto"/>
        <w:bottom w:val="none" w:sz="0" w:space="0" w:color="auto"/>
        <w:right w:val="none" w:sz="0" w:space="0" w:color="auto"/>
      </w:divBdr>
    </w:div>
    <w:div w:id="727843671">
      <w:bodyDiv w:val="1"/>
      <w:marLeft w:val="0"/>
      <w:marRight w:val="0"/>
      <w:marTop w:val="0"/>
      <w:marBottom w:val="0"/>
      <w:divBdr>
        <w:top w:val="none" w:sz="0" w:space="0" w:color="auto"/>
        <w:left w:val="none" w:sz="0" w:space="0" w:color="auto"/>
        <w:bottom w:val="none" w:sz="0" w:space="0" w:color="auto"/>
        <w:right w:val="none" w:sz="0" w:space="0" w:color="auto"/>
      </w:divBdr>
    </w:div>
    <w:div w:id="728386914">
      <w:bodyDiv w:val="1"/>
      <w:marLeft w:val="0"/>
      <w:marRight w:val="0"/>
      <w:marTop w:val="0"/>
      <w:marBottom w:val="0"/>
      <w:divBdr>
        <w:top w:val="none" w:sz="0" w:space="0" w:color="auto"/>
        <w:left w:val="none" w:sz="0" w:space="0" w:color="auto"/>
        <w:bottom w:val="none" w:sz="0" w:space="0" w:color="auto"/>
        <w:right w:val="none" w:sz="0" w:space="0" w:color="auto"/>
      </w:divBdr>
    </w:div>
    <w:div w:id="728845689">
      <w:bodyDiv w:val="1"/>
      <w:marLeft w:val="0"/>
      <w:marRight w:val="0"/>
      <w:marTop w:val="0"/>
      <w:marBottom w:val="0"/>
      <w:divBdr>
        <w:top w:val="none" w:sz="0" w:space="0" w:color="auto"/>
        <w:left w:val="none" w:sz="0" w:space="0" w:color="auto"/>
        <w:bottom w:val="none" w:sz="0" w:space="0" w:color="auto"/>
        <w:right w:val="none" w:sz="0" w:space="0" w:color="auto"/>
      </w:divBdr>
    </w:div>
    <w:div w:id="728918345">
      <w:bodyDiv w:val="1"/>
      <w:marLeft w:val="0"/>
      <w:marRight w:val="0"/>
      <w:marTop w:val="0"/>
      <w:marBottom w:val="0"/>
      <w:divBdr>
        <w:top w:val="none" w:sz="0" w:space="0" w:color="auto"/>
        <w:left w:val="none" w:sz="0" w:space="0" w:color="auto"/>
        <w:bottom w:val="none" w:sz="0" w:space="0" w:color="auto"/>
        <w:right w:val="none" w:sz="0" w:space="0" w:color="auto"/>
      </w:divBdr>
    </w:div>
    <w:div w:id="729112827">
      <w:bodyDiv w:val="1"/>
      <w:marLeft w:val="0"/>
      <w:marRight w:val="0"/>
      <w:marTop w:val="0"/>
      <w:marBottom w:val="0"/>
      <w:divBdr>
        <w:top w:val="none" w:sz="0" w:space="0" w:color="auto"/>
        <w:left w:val="none" w:sz="0" w:space="0" w:color="auto"/>
        <w:bottom w:val="none" w:sz="0" w:space="0" w:color="auto"/>
        <w:right w:val="none" w:sz="0" w:space="0" w:color="auto"/>
      </w:divBdr>
    </w:div>
    <w:div w:id="729575593">
      <w:bodyDiv w:val="1"/>
      <w:marLeft w:val="0"/>
      <w:marRight w:val="0"/>
      <w:marTop w:val="0"/>
      <w:marBottom w:val="0"/>
      <w:divBdr>
        <w:top w:val="none" w:sz="0" w:space="0" w:color="auto"/>
        <w:left w:val="none" w:sz="0" w:space="0" w:color="auto"/>
        <w:bottom w:val="none" w:sz="0" w:space="0" w:color="auto"/>
        <w:right w:val="none" w:sz="0" w:space="0" w:color="auto"/>
      </w:divBdr>
    </w:div>
    <w:div w:id="730159716">
      <w:bodyDiv w:val="1"/>
      <w:marLeft w:val="0"/>
      <w:marRight w:val="0"/>
      <w:marTop w:val="0"/>
      <w:marBottom w:val="0"/>
      <w:divBdr>
        <w:top w:val="none" w:sz="0" w:space="0" w:color="auto"/>
        <w:left w:val="none" w:sz="0" w:space="0" w:color="auto"/>
        <w:bottom w:val="none" w:sz="0" w:space="0" w:color="auto"/>
        <w:right w:val="none" w:sz="0" w:space="0" w:color="auto"/>
      </w:divBdr>
    </w:div>
    <w:div w:id="730270068">
      <w:bodyDiv w:val="1"/>
      <w:marLeft w:val="0"/>
      <w:marRight w:val="0"/>
      <w:marTop w:val="0"/>
      <w:marBottom w:val="0"/>
      <w:divBdr>
        <w:top w:val="none" w:sz="0" w:space="0" w:color="auto"/>
        <w:left w:val="none" w:sz="0" w:space="0" w:color="auto"/>
        <w:bottom w:val="none" w:sz="0" w:space="0" w:color="auto"/>
        <w:right w:val="none" w:sz="0" w:space="0" w:color="auto"/>
      </w:divBdr>
    </w:div>
    <w:div w:id="730539040">
      <w:bodyDiv w:val="1"/>
      <w:marLeft w:val="0"/>
      <w:marRight w:val="0"/>
      <w:marTop w:val="0"/>
      <w:marBottom w:val="0"/>
      <w:divBdr>
        <w:top w:val="none" w:sz="0" w:space="0" w:color="auto"/>
        <w:left w:val="none" w:sz="0" w:space="0" w:color="auto"/>
        <w:bottom w:val="none" w:sz="0" w:space="0" w:color="auto"/>
        <w:right w:val="none" w:sz="0" w:space="0" w:color="auto"/>
      </w:divBdr>
    </w:div>
    <w:div w:id="731274090">
      <w:bodyDiv w:val="1"/>
      <w:marLeft w:val="0"/>
      <w:marRight w:val="0"/>
      <w:marTop w:val="0"/>
      <w:marBottom w:val="0"/>
      <w:divBdr>
        <w:top w:val="none" w:sz="0" w:space="0" w:color="auto"/>
        <w:left w:val="none" w:sz="0" w:space="0" w:color="auto"/>
        <w:bottom w:val="none" w:sz="0" w:space="0" w:color="auto"/>
        <w:right w:val="none" w:sz="0" w:space="0" w:color="auto"/>
      </w:divBdr>
    </w:div>
    <w:div w:id="731974728">
      <w:bodyDiv w:val="1"/>
      <w:marLeft w:val="0"/>
      <w:marRight w:val="0"/>
      <w:marTop w:val="0"/>
      <w:marBottom w:val="0"/>
      <w:divBdr>
        <w:top w:val="none" w:sz="0" w:space="0" w:color="auto"/>
        <w:left w:val="none" w:sz="0" w:space="0" w:color="auto"/>
        <w:bottom w:val="none" w:sz="0" w:space="0" w:color="auto"/>
        <w:right w:val="none" w:sz="0" w:space="0" w:color="auto"/>
      </w:divBdr>
    </w:div>
    <w:div w:id="732848536">
      <w:bodyDiv w:val="1"/>
      <w:marLeft w:val="0"/>
      <w:marRight w:val="0"/>
      <w:marTop w:val="0"/>
      <w:marBottom w:val="0"/>
      <w:divBdr>
        <w:top w:val="none" w:sz="0" w:space="0" w:color="auto"/>
        <w:left w:val="none" w:sz="0" w:space="0" w:color="auto"/>
        <w:bottom w:val="none" w:sz="0" w:space="0" w:color="auto"/>
        <w:right w:val="none" w:sz="0" w:space="0" w:color="auto"/>
      </w:divBdr>
    </w:div>
    <w:div w:id="733049205">
      <w:bodyDiv w:val="1"/>
      <w:marLeft w:val="0"/>
      <w:marRight w:val="0"/>
      <w:marTop w:val="0"/>
      <w:marBottom w:val="0"/>
      <w:divBdr>
        <w:top w:val="none" w:sz="0" w:space="0" w:color="auto"/>
        <w:left w:val="none" w:sz="0" w:space="0" w:color="auto"/>
        <w:bottom w:val="none" w:sz="0" w:space="0" w:color="auto"/>
        <w:right w:val="none" w:sz="0" w:space="0" w:color="auto"/>
      </w:divBdr>
    </w:div>
    <w:div w:id="733507412">
      <w:bodyDiv w:val="1"/>
      <w:marLeft w:val="0"/>
      <w:marRight w:val="0"/>
      <w:marTop w:val="0"/>
      <w:marBottom w:val="0"/>
      <w:divBdr>
        <w:top w:val="none" w:sz="0" w:space="0" w:color="auto"/>
        <w:left w:val="none" w:sz="0" w:space="0" w:color="auto"/>
        <w:bottom w:val="none" w:sz="0" w:space="0" w:color="auto"/>
        <w:right w:val="none" w:sz="0" w:space="0" w:color="auto"/>
      </w:divBdr>
    </w:div>
    <w:div w:id="733897148">
      <w:bodyDiv w:val="1"/>
      <w:marLeft w:val="0"/>
      <w:marRight w:val="0"/>
      <w:marTop w:val="0"/>
      <w:marBottom w:val="0"/>
      <w:divBdr>
        <w:top w:val="none" w:sz="0" w:space="0" w:color="auto"/>
        <w:left w:val="none" w:sz="0" w:space="0" w:color="auto"/>
        <w:bottom w:val="none" w:sz="0" w:space="0" w:color="auto"/>
        <w:right w:val="none" w:sz="0" w:space="0" w:color="auto"/>
      </w:divBdr>
    </w:div>
    <w:div w:id="734552406">
      <w:bodyDiv w:val="1"/>
      <w:marLeft w:val="0"/>
      <w:marRight w:val="0"/>
      <w:marTop w:val="0"/>
      <w:marBottom w:val="0"/>
      <w:divBdr>
        <w:top w:val="none" w:sz="0" w:space="0" w:color="auto"/>
        <w:left w:val="none" w:sz="0" w:space="0" w:color="auto"/>
        <w:bottom w:val="none" w:sz="0" w:space="0" w:color="auto"/>
        <w:right w:val="none" w:sz="0" w:space="0" w:color="auto"/>
      </w:divBdr>
    </w:div>
    <w:div w:id="735709270">
      <w:bodyDiv w:val="1"/>
      <w:marLeft w:val="0"/>
      <w:marRight w:val="0"/>
      <w:marTop w:val="0"/>
      <w:marBottom w:val="0"/>
      <w:divBdr>
        <w:top w:val="none" w:sz="0" w:space="0" w:color="auto"/>
        <w:left w:val="none" w:sz="0" w:space="0" w:color="auto"/>
        <w:bottom w:val="none" w:sz="0" w:space="0" w:color="auto"/>
        <w:right w:val="none" w:sz="0" w:space="0" w:color="auto"/>
      </w:divBdr>
    </w:div>
    <w:div w:id="736050366">
      <w:bodyDiv w:val="1"/>
      <w:marLeft w:val="0"/>
      <w:marRight w:val="0"/>
      <w:marTop w:val="0"/>
      <w:marBottom w:val="0"/>
      <w:divBdr>
        <w:top w:val="none" w:sz="0" w:space="0" w:color="auto"/>
        <w:left w:val="none" w:sz="0" w:space="0" w:color="auto"/>
        <w:bottom w:val="none" w:sz="0" w:space="0" w:color="auto"/>
        <w:right w:val="none" w:sz="0" w:space="0" w:color="auto"/>
      </w:divBdr>
    </w:div>
    <w:div w:id="736127700">
      <w:bodyDiv w:val="1"/>
      <w:marLeft w:val="0"/>
      <w:marRight w:val="0"/>
      <w:marTop w:val="0"/>
      <w:marBottom w:val="0"/>
      <w:divBdr>
        <w:top w:val="none" w:sz="0" w:space="0" w:color="auto"/>
        <w:left w:val="none" w:sz="0" w:space="0" w:color="auto"/>
        <w:bottom w:val="none" w:sz="0" w:space="0" w:color="auto"/>
        <w:right w:val="none" w:sz="0" w:space="0" w:color="auto"/>
      </w:divBdr>
    </w:div>
    <w:div w:id="736167549">
      <w:bodyDiv w:val="1"/>
      <w:marLeft w:val="0"/>
      <w:marRight w:val="0"/>
      <w:marTop w:val="0"/>
      <w:marBottom w:val="0"/>
      <w:divBdr>
        <w:top w:val="none" w:sz="0" w:space="0" w:color="auto"/>
        <w:left w:val="none" w:sz="0" w:space="0" w:color="auto"/>
        <w:bottom w:val="none" w:sz="0" w:space="0" w:color="auto"/>
        <w:right w:val="none" w:sz="0" w:space="0" w:color="auto"/>
      </w:divBdr>
    </w:div>
    <w:div w:id="736320892">
      <w:bodyDiv w:val="1"/>
      <w:marLeft w:val="0"/>
      <w:marRight w:val="0"/>
      <w:marTop w:val="0"/>
      <w:marBottom w:val="0"/>
      <w:divBdr>
        <w:top w:val="none" w:sz="0" w:space="0" w:color="auto"/>
        <w:left w:val="none" w:sz="0" w:space="0" w:color="auto"/>
        <w:bottom w:val="none" w:sz="0" w:space="0" w:color="auto"/>
        <w:right w:val="none" w:sz="0" w:space="0" w:color="auto"/>
      </w:divBdr>
    </w:div>
    <w:div w:id="736589978">
      <w:bodyDiv w:val="1"/>
      <w:marLeft w:val="0"/>
      <w:marRight w:val="0"/>
      <w:marTop w:val="0"/>
      <w:marBottom w:val="0"/>
      <w:divBdr>
        <w:top w:val="none" w:sz="0" w:space="0" w:color="auto"/>
        <w:left w:val="none" w:sz="0" w:space="0" w:color="auto"/>
        <w:bottom w:val="none" w:sz="0" w:space="0" w:color="auto"/>
        <w:right w:val="none" w:sz="0" w:space="0" w:color="auto"/>
      </w:divBdr>
    </w:div>
    <w:div w:id="736703842">
      <w:bodyDiv w:val="1"/>
      <w:marLeft w:val="0"/>
      <w:marRight w:val="0"/>
      <w:marTop w:val="0"/>
      <w:marBottom w:val="0"/>
      <w:divBdr>
        <w:top w:val="none" w:sz="0" w:space="0" w:color="auto"/>
        <w:left w:val="none" w:sz="0" w:space="0" w:color="auto"/>
        <w:bottom w:val="none" w:sz="0" w:space="0" w:color="auto"/>
        <w:right w:val="none" w:sz="0" w:space="0" w:color="auto"/>
      </w:divBdr>
    </w:div>
    <w:div w:id="737287143">
      <w:bodyDiv w:val="1"/>
      <w:marLeft w:val="0"/>
      <w:marRight w:val="0"/>
      <w:marTop w:val="0"/>
      <w:marBottom w:val="0"/>
      <w:divBdr>
        <w:top w:val="none" w:sz="0" w:space="0" w:color="auto"/>
        <w:left w:val="none" w:sz="0" w:space="0" w:color="auto"/>
        <w:bottom w:val="none" w:sz="0" w:space="0" w:color="auto"/>
        <w:right w:val="none" w:sz="0" w:space="0" w:color="auto"/>
      </w:divBdr>
    </w:div>
    <w:div w:id="739912782">
      <w:bodyDiv w:val="1"/>
      <w:marLeft w:val="0"/>
      <w:marRight w:val="0"/>
      <w:marTop w:val="0"/>
      <w:marBottom w:val="0"/>
      <w:divBdr>
        <w:top w:val="none" w:sz="0" w:space="0" w:color="auto"/>
        <w:left w:val="none" w:sz="0" w:space="0" w:color="auto"/>
        <w:bottom w:val="none" w:sz="0" w:space="0" w:color="auto"/>
        <w:right w:val="none" w:sz="0" w:space="0" w:color="auto"/>
      </w:divBdr>
    </w:div>
    <w:div w:id="740449102">
      <w:bodyDiv w:val="1"/>
      <w:marLeft w:val="0"/>
      <w:marRight w:val="0"/>
      <w:marTop w:val="0"/>
      <w:marBottom w:val="0"/>
      <w:divBdr>
        <w:top w:val="none" w:sz="0" w:space="0" w:color="auto"/>
        <w:left w:val="none" w:sz="0" w:space="0" w:color="auto"/>
        <w:bottom w:val="none" w:sz="0" w:space="0" w:color="auto"/>
        <w:right w:val="none" w:sz="0" w:space="0" w:color="auto"/>
      </w:divBdr>
    </w:div>
    <w:div w:id="740636609">
      <w:bodyDiv w:val="1"/>
      <w:marLeft w:val="0"/>
      <w:marRight w:val="0"/>
      <w:marTop w:val="0"/>
      <w:marBottom w:val="0"/>
      <w:divBdr>
        <w:top w:val="none" w:sz="0" w:space="0" w:color="auto"/>
        <w:left w:val="none" w:sz="0" w:space="0" w:color="auto"/>
        <w:bottom w:val="none" w:sz="0" w:space="0" w:color="auto"/>
        <w:right w:val="none" w:sz="0" w:space="0" w:color="auto"/>
      </w:divBdr>
    </w:div>
    <w:div w:id="742874118">
      <w:bodyDiv w:val="1"/>
      <w:marLeft w:val="0"/>
      <w:marRight w:val="0"/>
      <w:marTop w:val="0"/>
      <w:marBottom w:val="0"/>
      <w:divBdr>
        <w:top w:val="none" w:sz="0" w:space="0" w:color="auto"/>
        <w:left w:val="none" w:sz="0" w:space="0" w:color="auto"/>
        <w:bottom w:val="none" w:sz="0" w:space="0" w:color="auto"/>
        <w:right w:val="none" w:sz="0" w:space="0" w:color="auto"/>
      </w:divBdr>
    </w:div>
    <w:div w:id="743069328">
      <w:bodyDiv w:val="1"/>
      <w:marLeft w:val="0"/>
      <w:marRight w:val="0"/>
      <w:marTop w:val="0"/>
      <w:marBottom w:val="0"/>
      <w:divBdr>
        <w:top w:val="none" w:sz="0" w:space="0" w:color="auto"/>
        <w:left w:val="none" w:sz="0" w:space="0" w:color="auto"/>
        <w:bottom w:val="none" w:sz="0" w:space="0" w:color="auto"/>
        <w:right w:val="none" w:sz="0" w:space="0" w:color="auto"/>
      </w:divBdr>
    </w:div>
    <w:div w:id="743843682">
      <w:bodyDiv w:val="1"/>
      <w:marLeft w:val="0"/>
      <w:marRight w:val="0"/>
      <w:marTop w:val="0"/>
      <w:marBottom w:val="0"/>
      <w:divBdr>
        <w:top w:val="none" w:sz="0" w:space="0" w:color="auto"/>
        <w:left w:val="none" w:sz="0" w:space="0" w:color="auto"/>
        <w:bottom w:val="none" w:sz="0" w:space="0" w:color="auto"/>
        <w:right w:val="none" w:sz="0" w:space="0" w:color="auto"/>
      </w:divBdr>
    </w:div>
    <w:div w:id="744035459">
      <w:bodyDiv w:val="1"/>
      <w:marLeft w:val="0"/>
      <w:marRight w:val="0"/>
      <w:marTop w:val="0"/>
      <w:marBottom w:val="0"/>
      <w:divBdr>
        <w:top w:val="none" w:sz="0" w:space="0" w:color="auto"/>
        <w:left w:val="none" w:sz="0" w:space="0" w:color="auto"/>
        <w:bottom w:val="none" w:sz="0" w:space="0" w:color="auto"/>
        <w:right w:val="none" w:sz="0" w:space="0" w:color="auto"/>
      </w:divBdr>
    </w:div>
    <w:div w:id="744109727">
      <w:bodyDiv w:val="1"/>
      <w:marLeft w:val="0"/>
      <w:marRight w:val="0"/>
      <w:marTop w:val="0"/>
      <w:marBottom w:val="0"/>
      <w:divBdr>
        <w:top w:val="none" w:sz="0" w:space="0" w:color="auto"/>
        <w:left w:val="none" w:sz="0" w:space="0" w:color="auto"/>
        <w:bottom w:val="none" w:sz="0" w:space="0" w:color="auto"/>
        <w:right w:val="none" w:sz="0" w:space="0" w:color="auto"/>
      </w:divBdr>
    </w:div>
    <w:div w:id="744180124">
      <w:bodyDiv w:val="1"/>
      <w:marLeft w:val="0"/>
      <w:marRight w:val="0"/>
      <w:marTop w:val="0"/>
      <w:marBottom w:val="0"/>
      <w:divBdr>
        <w:top w:val="none" w:sz="0" w:space="0" w:color="auto"/>
        <w:left w:val="none" w:sz="0" w:space="0" w:color="auto"/>
        <w:bottom w:val="none" w:sz="0" w:space="0" w:color="auto"/>
        <w:right w:val="none" w:sz="0" w:space="0" w:color="auto"/>
      </w:divBdr>
    </w:div>
    <w:div w:id="744766154">
      <w:bodyDiv w:val="1"/>
      <w:marLeft w:val="0"/>
      <w:marRight w:val="0"/>
      <w:marTop w:val="0"/>
      <w:marBottom w:val="0"/>
      <w:divBdr>
        <w:top w:val="none" w:sz="0" w:space="0" w:color="auto"/>
        <w:left w:val="none" w:sz="0" w:space="0" w:color="auto"/>
        <w:bottom w:val="none" w:sz="0" w:space="0" w:color="auto"/>
        <w:right w:val="none" w:sz="0" w:space="0" w:color="auto"/>
      </w:divBdr>
    </w:div>
    <w:div w:id="745108994">
      <w:bodyDiv w:val="1"/>
      <w:marLeft w:val="0"/>
      <w:marRight w:val="0"/>
      <w:marTop w:val="0"/>
      <w:marBottom w:val="0"/>
      <w:divBdr>
        <w:top w:val="none" w:sz="0" w:space="0" w:color="auto"/>
        <w:left w:val="none" w:sz="0" w:space="0" w:color="auto"/>
        <w:bottom w:val="none" w:sz="0" w:space="0" w:color="auto"/>
        <w:right w:val="none" w:sz="0" w:space="0" w:color="auto"/>
      </w:divBdr>
    </w:div>
    <w:div w:id="746880171">
      <w:bodyDiv w:val="1"/>
      <w:marLeft w:val="0"/>
      <w:marRight w:val="0"/>
      <w:marTop w:val="0"/>
      <w:marBottom w:val="0"/>
      <w:divBdr>
        <w:top w:val="none" w:sz="0" w:space="0" w:color="auto"/>
        <w:left w:val="none" w:sz="0" w:space="0" w:color="auto"/>
        <w:bottom w:val="none" w:sz="0" w:space="0" w:color="auto"/>
        <w:right w:val="none" w:sz="0" w:space="0" w:color="auto"/>
      </w:divBdr>
    </w:div>
    <w:div w:id="748963368">
      <w:bodyDiv w:val="1"/>
      <w:marLeft w:val="0"/>
      <w:marRight w:val="0"/>
      <w:marTop w:val="0"/>
      <w:marBottom w:val="0"/>
      <w:divBdr>
        <w:top w:val="none" w:sz="0" w:space="0" w:color="auto"/>
        <w:left w:val="none" w:sz="0" w:space="0" w:color="auto"/>
        <w:bottom w:val="none" w:sz="0" w:space="0" w:color="auto"/>
        <w:right w:val="none" w:sz="0" w:space="0" w:color="auto"/>
      </w:divBdr>
    </w:div>
    <w:div w:id="750352209">
      <w:bodyDiv w:val="1"/>
      <w:marLeft w:val="0"/>
      <w:marRight w:val="0"/>
      <w:marTop w:val="0"/>
      <w:marBottom w:val="0"/>
      <w:divBdr>
        <w:top w:val="none" w:sz="0" w:space="0" w:color="auto"/>
        <w:left w:val="none" w:sz="0" w:space="0" w:color="auto"/>
        <w:bottom w:val="none" w:sz="0" w:space="0" w:color="auto"/>
        <w:right w:val="none" w:sz="0" w:space="0" w:color="auto"/>
      </w:divBdr>
    </w:div>
    <w:div w:id="750463892">
      <w:bodyDiv w:val="1"/>
      <w:marLeft w:val="0"/>
      <w:marRight w:val="0"/>
      <w:marTop w:val="0"/>
      <w:marBottom w:val="0"/>
      <w:divBdr>
        <w:top w:val="none" w:sz="0" w:space="0" w:color="auto"/>
        <w:left w:val="none" w:sz="0" w:space="0" w:color="auto"/>
        <w:bottom w:val="none" w:sz="0" w:space="0" w:color="auto"/>
        <w:right w:val="none" w:sz="0" w:space="0" w:color="auto"/>
      </w:divBdr>
    </w:div>
    <w:div w:id="751127338">
      <w:bodyDiv w:val="1"/>
      <w:marLeft w:val="0"/>
      <w:marRight w:val="0"/>
      <w:marTop w:val="0"/>
      <w:marBottom w:val="0"/>
      <w:divBdr>
        <w:top w:val="none" w:sz="0" w:space="0" w:color="auto"/>
        <w:left w:val="none" w:sz="0" w:space="0" w:color="auto"/>
        <w:bottom w:val="none" w:sz="0" w:space="0" w:color="auto"/>
        <w:right w:val="none" w:sz="0" w:space="0" w:color="auto"/>
      </w:divBdr>
    </w:div>
    <w:div w:id="752044884">
      <w:bodyDiv w:val="1"/>
      <w:marLeft w:val="0"/>
      <w:marRight w:val="0"/>
      <w:marTop w:val="0"/>
      <w:marBottom w:val="0"/>
      <w:divBdr>
        <w:top w:val="none" w:sz="0" w:space="0" w:color="auto"/>
        <w:left w:val="none" w:sz="0" w:space="0" w:color="auto"/>
        <w:bottom w:val="none" w:sz="0" w:space="0" w:color="auto"/>
        <w:right w:val="none" w:sz="0" w:space="0" w:color="auto"/>
      </w:divBdr>
    </w:div>
    <w:div w:id="752354708">
      <w:bodyDiv w:val="1"/>
      <w:marLeft w:val="0"/>
      <w:marRight w:val="0"/>
      <w:marTop w:val="0"/>
      <w:marBottom w:val="0"/>
      <w:divBdr>
        <w:top w:val="none" w:sz="0" w:space="0" w:color="auto"/>
        <w:left w:val="none" w:sz="0" w:space="0" w:color="auto"/>
        <w:bottom w:val="none" w:sz="0" w:space="0" w:color="auto"/>
        <w:right w:val="none" w:sz="0" w:space="0" w:color="auto"/>
      </w:divBdr>
    </w:div>
    <w:div w:id="753089468">
      <w:bodyDiv w:val="1"/>
      <w:marLeft w:val="0"/>
      <w:marRight w:val="0"/>
      <w:marTop w:val="0"/>
      <w:marBottom w:val="0"/>
      <w:divBdr>
        <w:top w:val="none" w:sz="0" w:space="0" w:color="auto"/>
        <w:left w:val="none" w:sz="0" w:space="0" w:color="auto"/>
        <w:bottom w:val="none" w:sz="0" w:space="0" w:color="auto"/>
        <w:right w:val="none" w:sz="0" w:space="0" w:color="auto"/>
      </w:divBdr>
    </w:div>
    <w:div w:id="753164537">
      <w:bodyDiv w:val="1"/>
      <w:marLeft w:val="0"/>
      <w:marRight w:val="0"/>
      <w:marTop w:val="0"/>
      <w:marBottom w:val="0"/>
      <w:divBdr>
        <w:top w:val="none" w:sz="0" w:space="0" w:color="auto"/>
        <w:left w:val="none" w:sz="0" w:space="0" w:color="auto"/>
        <w:bottom w:val="none" w:sz="0" w:space="0" w:color="auto"/>
        <w:right w:val="none" w:sz="0" w:space="0" w:color="auto"/>
      </w:divBdr>
    </w:div>
    <w:div w:id="753403857">
      <w:bodyDiv w:val="1"/>
      <w:marLeft w:val="0"/>
      <w:marRight w:val="0"/>
      <w:marTop w:val="0"/>
      <w:marBottom w:val="0"/>
      <w:divBdr>
        <w:top w:val="none" w:sz="0" w:space="0" w:color="auto"/>
        <w:left w:val="none" w:sz="0" w:space="0" w:color="auto"/>
        <w:bottom w:val="none" w:sz="0" w:space="0" w:color="auto"/>
        <w:right w:val="none" w:sz="0" w:space="0" w:color="auto"/>
      </w:divBdr>
    </w:div>
    <w:div w:id="753428984">
      <w:bodyDiv w:val="1"/>
      <w:marLeft w:val="0"/>
      <w:marRight w:val="0"/>
      <w:marTop w:val="0"/>
      <w:marBottom w:val="0"/>
      <w:divBdr>
        <w:top w:val="none" w:sz="0" w:space="0" w:color="auto"/>
        <w:left w:val="none" w:sz="0" w:space="0" w:color="auto"/>
        <w:bottom w:val="none" w:sz="0" w:space="0" w:color="auto"/>
        <w:right w:val="none" w:sz="0" w:space="0" w:color="auto"/>
      </w:divBdr>
    </w:div>
    <w:div w:id="753667252">
      <w:bodyDiv w:val="1"/>
      <w:marLeft w:val="0"/>
      <w:marRight w:val="0"/>
      <w:marTop w:val="0"/>
      <w:marBottom w:val="0"/>
      <w:divBdr>
        <w:top w:val="none" w:sz="0" w:space="0" w:color="auto"/>
        <w:left w:val="none" w:sz="0" w:space="0" w:color="auto"/>
        <w:bottom w:val="none" w:sz="0" w:space="0" w:color="auto"/>
        <w:right w:val="none" w:sz="0" w:space="0" w:color="auto"/>
      </w:divBdr>
    </w:div>
    <w:div w:id="754281693">
      <w:bodyDiv w:val="1"/>
      <w:marLeft w:val="0"/>
      <w:marRight w:val="0"/>
      <w:marTop w:val="0"/>
      <w:marBottom w:val="0"/>
      <w:divBdr>
        <w:top w:val="none" w:sz="0" w:space="0" w:color="auto"/>
        <w:left w:val="none" w:sz="0" w:space="0" w:color="auto"/>
        <w:bottom w:val="none" w:sz="0" w:space="0" w:color="auto"/>
        <w:right w:val="none" w:sz="0" w:space="0" w:color="auto"/>
      </w:divBdr>
    </w:div>
    <w:div w:id="754790021">
      <w:bodyDiv w:val="1"/>
      <w:marLeft w:val="0"/>
      <w:marRight w:val="0"/>
      <w:marTop w:val="0"/>
      <w:marBottom w:val="0"/>
      <w:divBdr>
        <w:top w:val="none" w:sz="0" w:space="0" w:color="auto"/>
        <w:left w:val="none" w:sz="0" w:space="0" w:color="auto"/>
        <w:bottom w:val="none" w:sz="0" w:space="0" w:color="auto"/>
        <w:right w:val="none" w:sz="0" w:space="0" w:color="auto"/>
      </w:divBdr>
    </w:div>
    <w:div w:id="756247139">
      <w:bodyDiv w:val="1"/>
      <w:marLeft w:val="0"/>
      <w:marRight w:val="0"/>
      <w:marTop w:val="0"/>
      <w:marBottom w:val="0"/>
      <w:divBdr>
        <w:top w:val="none" w:sz="0" w:space="0" w:color="auto"/>
        <w:left w:val="none" w:sz="0" w:space="0" w:color="auto"/>
        <w:bottom w:val="none" w:sz="0" w:space="0" w:color="auto"/>
        <w:right w:val="none" w:sz="0" w:space="0" w:color="auto"/>
      </w:divBdr>
    </w:div>
    <w:div w:id="758018219">
      <w:bodyDiv w:val="1"/>
      <w:marLeft w:val="0"/>
      <w:marRight w:val="0"/>
      <w:marTop w:val="0"/>
      <w:marBottom w:val="0"/>
      <w:divBdr>
        <w:top w:val="none" w:sz="0" w:space="0" w:color="auto"/>
        <w:left w:val="none" w:sz="0" w:space="0" w:color="auto"/>
        <w:bottom w:val="none" w:sz="0" w:space="0" w:color="auto"/>
        <w:right w:val="none" w:sz="0" w:space="0" w:color="auto"/>
      </w:divBdr>
    </w:div>
    <w:div w:id="761031217">
      <w:bodyDiv w:val="1"/>
      <w:marLeft w:val="0"/>
      <w:marRight w:val="0"/>
      <w:marTop w:val="0"/>
      <w:marBottom w:val="0"/>
      <w:divBdr>
        <w:top w:val="none" w:sz="0" w:space="0" w:color="auto"/>
        <w:left w:val="none" w:sz="0" w:space="0" w:color="auto"/>
        <w:bottom w:val="none" w:sz="0" w:space="0" w:color="auto"/>
        <w:right w:val="none" w:sz="0" w:space="0" w:color="auto"/>
      </w:divBdr>
    </w:div>
    <w:div w:id="761146692">
      <w:bodyDiv w:val="1"/>
      <w:marLeft w:val="0"/>
      <w:marRight w:val="0"/>
      <w:marTop w:val="0"/>
      <w:marBottom w:val="0"/>
      <w:divBdr>
        <w:top w:val="none" w:sz="0" w:space="0" w:color="auto"/>
        <w:left w:val="none" w:sz="0" w:space="0" w:color="auto"/>
        <w:bottom w:val="none" w:sz="0" w:space="0" w:color="auto"/>
        <w:right w:val="none" w:sz="0" w:space="0" w:color="auto"/>
      </w:divBdr>
    </w:div>
    <w:div w:id="761799413">
      <w:bodyDiv w:val="1"/>
      <w:marLeft w:val="0"/>
      <w:marRight w:val="0"/>
      <w:marTop w:val="0"/>
      <w:marBottom w:val="0"/>
      <w:divBdr>
        <w:top w:val="none" w:sz="0" w:space="0" w:color="auto"/>
        <w:left w:val="none" w:sz="0" w:space="0" w:color="auto"/>
        <w:bottom w:val="none" w:sz="0" w:space="0" w:color="auto"/>
        <w:right w:val="none" w:sz="0" w:space="0" w:color="auto"/>
      </w:divBdr>
    </w:div>
    <w:div w:id="762150095">
      <w:bodyDiv w:val="1"/>
      <w:marLeft w:val="0"/>
      <w:marRight w:val="0"/>
      <w:marTop w:val="0"/>
      <w:marBottom w:val="0"/>
      <w:divBdr>
        <w:top w:val="none" w:sz="0" w:space="0" w:color="auto"/>
        <w:left w:val="none" w:sz="0" w:space="0" w:color="auto"/>
        <w:bottom w:val="none" w:sz="0" w:space="0" w:color="auto"/>
        <w:right w:val="none" w:sz="0" w:space="0" w:color="auto"/>
      </w:divBdr>
    </w:div>
    <w:div w:id="762188148">
      <w:bodyDiv w:val="1"/>
      <w:marLeft w:val="0"/>
      <w:marRight w:val="0"/>
      <w:marTop w:val="0"/>
      <w:marBottom w:val="0"/>
      <w:divBdr>
        <w:top w:val="none" w:sz="0" w:space="0" w:color="auto"/>
        <w:left w:val="none" w:sz="0" w:space="0" w:color="auto"/>
        <w:bottom w:val="none" w:sz="0" w:space="0" w:color="auto"/>
        <w:right w:val="none" w:sz="0" w:space="0" w:color="auto"/>
      </w:divBdr>
    </w:div>
    <w:div w:id="762454641">
      <w:bodyDiv w:val="1"/>
      <w:marLeft w:val="0"/>
      <w:marRight w:val="0"/>
      <w:marTop w:val="0"/>
      <w:marBottom w:val="0"/>
      <w:divBdr>
        <w:top w:val="none" w:sz="0" w:space="0" w:color="auto"/>
        <w:left w:val="none" w:sz="0" w:space="0" w:color="auto"/>
        <w:bottom w:val="none" w:sz="0" w:space="0" w:color="auto"/>
        <w:right w:val="none" w:sz="0" w:space="0" w:color="auto"/>
      </w:divBdr>
    </w:div>
    <w:div w:id="764228545">
      <w:bodyDiv w:val="1"/>
      <w:marLeft w:val="0"/>
      <w:marRight w:val="0"/>
      <w:marTop w:val="0"/>
      <w:marBottom w:val="0"/>
      <w:divBdr>
        <w:top w:val="none" w:sz="0" w:space="0" w:color="auto"/>
        <w:left w:val="none" w:sz="0" w:space="0" w:color="auto"/>
        <w:bottom w:val="none" w:sz="0" w:space="0" w:color="auto"/>
        <w:right w:val="none" w:sz="0" w:space="0" w:color="auto"/>
      </w:divBdr>
    </w:div>
    <w:div w:id="764880948">
      <w:bodyDiv w:val="1"/>
      <w:marLeft w:val="0"/>
      <w:marRight w:val="0"/>
      <w:marTop w:val="0"/>
      <w:marBottom w:val="0"/>
      <w:divBdr>
        <w:top w:val="none" w:sz="0" w:space="0" w:color="auto"/>
        <w:left w:val="none" w:sz="0" w:space="0" w:color="auto"/>
        <w:bottom w:val="none" w:sz="0" w:space="0" w:color="auto"/>
        <w:right w:val="none" w:sz="0" w:space="0" w:color="auto"/>
      </w:divBdr>
    </w:div>
    <w:div w:id="765003137">
      <w:bodyDiv w:val="1"/>
      <w:marLeft w:val="0"/>
      <w:marRight w:val="0"/>
      <w:marTop w:val="0"/>
      <w:marBottom w:val="0"/>
      <w:divBdr>
        <w:top w:val="none" w:sz="0" w:space="0" w:color="auto"/>
        <w:left w:val="none" w:sz="0" w:space="0" w:color="auto"/>
        <w:bottom w:val="none" w:sz="0" w:space="0" w:color="auto"/>
        <w:right w:val="none" w:sz="0" w:space="0" w:color="auto"/>
      </w:divBdr>
    </w:div>
    <w:div w:id="765737637">
      <w:bodyDiv w:val="1"/>
      <w:marLeft w:val="0"/>
      <w:marRight w:val="0"/>
      <w:marTop w:val="0"/>
      <w:marBottom w:val="0"/>
      <w:divBdr>
        <w:top w:val="none" w:sz="0" w:space="0" w:color="auto"/>
        <w:left w:val="none" w:sz="0" w:space="0" w:color="auto"/>
        <w:bottom w:val="none" w:sz="0" w:space="0" w:color="auto"/>
        <w:right w:val="none" w:sz="0" w:space="0" w:color="auto"/>
      </w:divBdr>
    </w:div>
    <w:div w:id="766003940">
      <w:bodyDiv w:val="1"/>
      <w:marLeft w:val="0"/>
      <w:marRight w:val="0"/>
      <w:marTop w:val="0"/>
      <w:marBottom w:val="0"/>
      <w:divBdr>
        <w:top w:val="none" w:sz="0" w:space="0" w:color="auto"/>
        <w:left w:val="none" w:sz="0" w:space="0" w:color="auto"/>
        <w:bottom w:val="none" w:sz="0" w:space="0" w:color="auto"/>
        <w:right w:val="none" w:sz="0" w:space="0" w:color="auto"/>
      </w:divBdr>
    </w:div>
    <w:div w:id="767121956">
      <w:bodyDiv w:val="1"/>
      <w:marLeft w:val="0"/>
      <w:marRight w:val="0"/>
      <w:marTop w:val="0"/>
      <w:marBottom w:val="0"/>
      <w:divBdr>
        <w:top w:val="none" w:sz="0" w:space="0" w:color="auto"/>
        <w:left w:val="none" w:sz="0" w:space="0" w:color="auto"/>
        <w:bottom w:val="none" w:sz="0" w:space="0" w:color="auto"/>
        <w:right w:val="none" w:sz="0" w:space="0" w:color="auto"/>
      </w:divBdr>
    </w:div>
    <w:div w:id="767426746">
      <w:bodyDiv w:val="1"/>
      <w:marLeft w:val="0"/>
      <w:marRight w:val="0"/>
      <w:marTop w:val="0"/>
      <w:marBottom w:val="0"/>
      <w:divBdr>
        <w:top w:val="none" w:sz="0" w:space="0" w:color="auto"/>
        <w:left w:val="none" w:sz="0" w:space="0" w:color="auto"/>
        <w:bottom w:val="none" w:sz="0" w:space="0" w:color="auto"/>
        <w:right w:val="none" w:sz="0" w:space="0" w:color="auto"/>
      </w:divBdr>
    </w:div>
    <w:div w:id="770247275">
      <w:bodyDiv w:val="1"/>
      <w:marLeft w:val="0"/>
      <w:marRight w:val="0"/>
      <w:marTop w:val="0"/>
      <w:marBottom w:val="0"/>
      <w:divBdr>
        <w:top w:val="none" w:sz="0" w:space="0" w:color="auto"/>
        <w:left w:val="none" w:sz="0" w:space="0" w:color="auto"/>
        <w:bottom w:val="none" w:sz="0" w:space="0" w:color="auto"/>
        <w:right w:val="none" w:sz="0" w:space="0" w:color="auto"/>
      </w:divBdr>
    </w:div>
    <w:div w:id="770467185">
      <w:bodyDiv w:val="1"/>
      <w:marLeft w:val="0"/>
      <w:marRight w:val="0"/>
      <w:marTop w:val="0"/>
      <w:marBottom w:val="0"/>
      <w:divBdr>
        <w:top w:val="none" w:sz="0" w:space="0" w:color="auto"/>
        <w:left w:val="none" w:sz="0" w:space="0" w:color="auto"/>
        <w:bottom w:val="none" w:sz="0" w:space="0" w:color="auto"/>
        <w:right w:val="none" w:sz="0" w:space="0" w:color="auto"/>
      </w:divBdr>
    </w:div>
    <w:div w:id="772165464">
      <w:bodyDiv w:val="1"/>
      <w:marLeft w:val="0"/>
      <w:marRight w:val="0"/>
      <w:marTop w:val="0"/>
      <w:marBottom w:val="0"/>
      <w:divBdr>
        <w:top w:val="none" w:sz="0" w:space="0" w:color="auto"/>
        <w:left w:val="none" w:sz="0" w:space="0" w:color="auto"/>
        <w:bottom w:val="none" w:sz="0" w:space="0" w:color="auto"/>
        <w:right w:val="none" w:sz="0" w:space="0" w:color="auto"/>
      </w:divBdr>
    </w:div>
    <w:div w:id="772475702">
      <w:bodyDiv w:val="1"/>
      <w:marLeft w:val="0"/>
      <w:marRight w:val="0"/>
      <w:marTop w:val="0"/>
      <w:marBottom w:val="0"/>
      <w:divBdr>
        <w:top w:val="none" w:sz="0" w:space="0" w:color="auto"/>
        <w:left w:val="none" w:sz="0" w:space="0" w:color="auto"/>
        <w:bottom w:val="none" w:sz="0" w:space="0" w:color="auto"/>
        <w:right w:val="none" w:sz="0" w:space="0" w:color="auto"/>
      </w:divBdr>
    </w:div>
    <w:div w:id="773286908">
      <w:bodyDiv w:val="1"/>
      <w:marLeft w:val="0"/>
      <w:marRight w:val="0"/>
      <w:marTop w:val="0"/>
      <w:marBottom w:val="0"/>
      <w:divBdr>
        <w:top w:val="none" w:sz="0" w:space="0" w:color="auto"/>
        <w:left w:val="none" w:sz="0" w:space="0" w:color="auto"/>
        <w:bottom w:val="none" w:sz="0" w:space="0" w:color="auto"/>
        <w:right w:val="none" w:sz="0" w:space="0" w:color="auto"/>
      </w:divBdr>
    </w:div>
    <w:div w:id="774204182">
      <w:bodyDiv w:val="1"/>
      <w:marLeft w:val="0"/>
      <w:marRight w:val="0"/>
      <w:marTop w:val="0"/>
      <w:marBottom w:val="0"/>
      <w:divBdr>
        <w:top w:val="none" w:sz="0" w:space="0" w:color="auto"/>
        <w:left w:val="none" w:sz="0" w:space="0" w:color="auto"/>
        <w:bottom w:val="none" w:sz="0" w:space="0" w:color="auto"/>
        <w:right w:val="none" w:sz="0" w:space="0" w:color="auto"/>
      </w:divBdr>
    </w:div>
    <w:div w:id="774834841">
      <w:bodyDiv w:val="1"/>
      <w:marLeft w:val="0"/>
      <w:marRight w:val="0"/>
      <w:marTop w:val="0"/>
      <w:marBottom w:val="0"/>
      <w:divBdr>
        <w:top w:val="none" w:sz="0" w:space="0" w:color="auto"/>
        <w:left w:val="none" w:sz="0" w:space="0" w:color="auto"/>
        <w:bottom w:val="none" w:sz="0" w:space="0" w:color="auto"/>
        <w:right w:val="none" w:sz="0" w:space="0" w:color="auto"/>
      </w:divBdr>
    </w:div>
    <w:div w:id="775296658">
      <w:bodyDiv w:val="1"/>
      <w:marLeft w:val="0"/>
      <w:marRight w:val="0"/>
      <w:marTop w:val="0"/>
      <w:marBottom w:val="0"/>
      <w:divBdr>
        <w:top w:val="none" w:sz="0" w:space="0" w:color="auto"/>
        <w:left w:val="none" w:sz="0" w:space="0" w:color="auto"/>
        <w:bottom w:val="none" w:sz="0" w:space="0" w:color="auto"/>
        <w:right w:val="none" w:sz="0" w:space="0" w:color="auto"/>
      </w:divBdr>
    </w:div>
    <w:div w:id="776366895">
      <w:bodyDiv w:val="1"/>
      <w:marLeft w:val="0"/>
      <w:marRight w:val="0"/>
      <w:marTop w:val="0"/>
      <w:marBottom w:val="0"/>
      <w:divBdr>
        <w:top w:val="none" w:sz="0" w:space="0" w:color="auto"/>
        <w:left w:val="none" w:sz="0" w:space="0" w:color="auto"/>
        <w:bottom w:val="none" w:sz="0" w:space="0" w:color="auto"/>
        <w:right w:val="none" w:sz="0" w:space="0" w:color="auto"/>
      </w:divBdr>
    </w:div>
    <w:div w:id="777214861">
      <w:bodyDiv w:val="1"/>
      <w:marLeft w:val="0"/>
      <w:marRight w:val="0"/>
      <w:marTop w:val="0"/>
      <w:marBottom w:val="0"/>
      <w:divBdr>
        <w:top w:val="none" w:sz="0" w:space="0" w:color="auto"/>
        <w:left w:val="none" w:sz="0" w:space="0" w:color="auto"/>
        <w:bottom w:val="none" w:sz="0" w:space="0" w:color="auto"/>
        <w:right w:val="none" w:sz="0" w:space="0" w:color="auto"/>
      </w:divBdr>
    </w:div>
    <w:div w:id="777867323">
      <w:bodyDiv w:val="1"/>
      <w:marLeft w:val="0"/>
      <w:marRight w:val="0"/>
      <w:marTop w:val="0"/>
      <w:marBottom w:val="0"/>
      <w:divBdr>
        <w:top w:val="none" w:sz="0" w:space="0" w:color="auto"/>
        <w:left w:val="none" w:sz="0" w:space="0" w:color="auto"/>
        <w:bottom w:val="none" w:sz="0" w:space="0" w:color="auto"/>
        <w:right w:val="none" w:sz="0" w:space="0" w:color="auto"/>
      </w:divBdr>
    </w:div>
    <w:div w:id="778767552">
      <w:bodyDiv w:val="1"/>
      <w:marLeft w:val="0"/>
      <w:marRight w:val="0"/>
      <w:marTop w:val="0"/>
      <w:marBottom w:val="0"/>
      <w:divBdr>
        <w:top w:val="none" w:sz="0" w:space="0" w:color="auto"/>
        <w:left w:val="none" w:sz="0" w:space="0" w:color="auto"/>
        <w:bottom w:val="none" w:sz="0" w:space="0" w:color="auto"/>
        <w:right w:val="none" w:sz="0" w:space="0" w:color="auto"/>
      </w:divBdr>
    </w:div>
    <w:div w:id="780415778">
      <w:bodyDiv w:val="1"/>
      <w:marLeft w:val="0"/>
      <w:marRight w:val="0"/>
      <w:marTop w:val="0"/>
      <w:marBottom w:val="0"/>
      <w:divBdr>
        <w:top w:val="none" w:sz="0" w:space="0" w:color="auto"/>
        <w:left w:val="none" w:sz="0" w:space="0" w:color="auto"/>
        <w:bottom w:val="none" w:sz="0" w:space="0" w:color="auto"/>
        <w:right w:val="none" w:sz="0" w:space="0" w:color="auto"/>
      </w:divBdr>
    </w:div>
    <w:div w:id="780803490">
      <w:bodyDiv w:val="1"/>
      <w:marLeft w:val="0"/>
      <w:marRight w:val="0"/>
      <w:marTop w:val="0"/>
      <w:marBottom w:val="0"/>
      <w:divBdr>
        <w:top w:val="none" w:sz="0" w:space="0" w:color="auto"/>
        <w:left w:val="none" w:sz="0" w:space="0" w:color="auto"/>
        <w:bottom w:val="none" w:sz="0" w:space="0" w:color="auto"/>
        <w:right w:val="none" w:sz="0" w:space="0" w:color="auto"/>
      </w:divBdr>
    </w:div>
    <w:div w:id="781804532">
      <w:bodyDiv w:val="1"/>
      <w:marLeft w:val="0"/>
      <w:marRight w:val="0"/>
      <w:marTop w:val="0"/>
      <w:marBottom w:val="0"/>
      <w:divBdr>
        <w:top w:val="none" w:sz="0" w:space="0" w:color="auto"/>
        <w:left w:val="none" w:sz="0" w:space="0" w:color="auto"/>
        <w:bottom w:val="none" w:sz="0" w:space="0" w:color="auto"/>
        <w:right w:val="none" w:sz="0" w:space="0" w:color="auto"/>
      </w:divBdr>
    </w:div>
    <w:div w:id="782462973">
      <w:bodyDiv w:val="1"/>
      <w:marLeft w:val="0"/>
      <w:marRight w:val="0"/>
      <w:marTop w:val="0"/>
      <w:marBottom w:val="0"/>
      <w:divBdr>
        <w:top w:val="none" w:sz="0" w:space="0" w:color="auto"/>
        <w:left w:val="none" w:sz="0" w:space="0" w:color="auto"/>
        <w:bottom w:val="none" w:sz="0" w:space="0" w:color="auto"/>
        <w:right w:val="none" w:sz="0" w:space="0" w:color="auto"/>
      </w:divBdr>
    </w:div>
    <w:div w:id="782920543">
      <w:bodyDiv w:val="1"/>
      <w:marLeft w:val="0"/>
      <w:marRight w:val="0"/>
      <w:marTop w:val="0"/>
      <w:marBottom w:val="0"/>
      <w:divBdr>
        <w:top w:val="none" w:sz="0" w:space="0" w:color="auto"/>
        <w:left w:val="none" w:sz="0" w:space="0" w:color="auto"/>
        <w:bottom w:val="none" w:sz="0" w:space="0" w:color="auto"/>
        <w:right w:val="none" w:sz="0" w:space="0" w:color="auto"/>
      </w:divBdr>
    </w:div>
    <w:div w:id="783037391">
      <w:bodyDiv w:val="1"/>
      <w:marLeft w:val="0"/>
      <w:marRight w:val="0"/>
      <w:marTop w:val="0"/>
      <w:marBottom w:val="0"/>
      <w:divBdr>
        <w:top w:val="none" w:sz="0" w:space="0" w:color="auto"/>
        <w:left w:val="none" w:sz="0" w:space="0" w:color="auto"/>
        <w:bottom w:val="none" w:sz="0" w:space="0" w:color="auto"/>
        <w:right w:val="none" w:sz="0" w:space="0" w:color="auto"/>
      </w:divBdr>
    </w:div>
    <w:div w:id="784078634">
      <w:bodyDiv w:val="1"/>
      <w:marLeft w:val="0"/>
      <w:marRight w:val="0"/>
      <w:marTop w:val="0"/>
      <w:marBottom w:val="0"/>
      <w:divBdr>
        <w:top w:val="none" w:sz="0" w:space="0" w:color="auto"/>
        <w:left w:val="none" w:sz="0" w:space="0" w:color="auto"/>
        <w:bottom w:val="none" w:sz="0" w:space="0" w:color="auto"/>
        <w:right w:val="none" w:sz="0" w:space="0" w:color="auto"/>
      </w:divBdr>
    </w:div>
    <w:div w:id="784811357">
      <w:bodyDiv w:val="1"/>
      <w:marLeft w:val="0"/>
      <w:marRight w:val="0"/>
      <w:marTop w:val="0"/>
      <w:marBottom w:val="0"/>
      <w:divBdr>
        <w:top w:val="none" w:sz="0" w:space="0" w:color="auto"/>
        <w:left w:val="none" w:sz="0" w:space="0" w:color="auto"/>
        <w:bottom w:val="none" w:sz="0" w:space="0" w:color="auto"/>
        <w:right w:val="none" w:sz="0" w:space="0" w:color="auto"/>
      </w:divBdr>
    </w:div>
    <w:div w:id="785662386">
      <w:bodyDiv w:val="1"/>
      <w:marLeft w:val="0"/>
      <w:marRight w:val="0"/>
      <w:marTop w:val="0"/>
      <w:marBottom w:val="0"/>
      <w:divBdr>
        <w:top w:val="none" w:sz="0" w:space="0" w:color="auto"/>
        <w:left w:val="none" w:sz="0" w:space="0" w:color="auto"/>
        <w:bottom w:val="none" w:sz="0" w:space="0" w:color="auto"/>
        <w:right w:val="none" w:sz="0" w:space="0" w:color="auto"/>
      </w:divBdr>
    </w:div>
    <w:div w:id="786049650">
      <w:bodyDiv w:val="1"/>
      <w:marLeft w:val="0"/>
      <w:marRight w:val="0"/>
      <w:marTop w:val="0"/>
      <w:marBottom w:val="0"/>
      <w:divBdr>
        <w:top w:val="none" w:sz="0" w:space="0" w:color="auto"/>
        <w:left w:val="none" w:sz="0" w:space="0" w:color="auto"/>
        <w:bottom w:val="none" w:sz="0" w:space="0" w:color="auto"/>
        <w:right w:val="none" w:sz="0" w:space="0" w:color="auto"/>
      </w:divBdr>
    </w:div>
    <w:div w:id="786435368">
      <w:bodyDiv w:val="1"/>
      <w:marLeft w:val="0"/>
      <w:marRight w:val="0"/>
      <w:marTop w:val="0"/>
      <w:marBottom w:val="0"/>
      <w:divBdr>
        <w:top w:val="none" w:sz="0" w:space="0" w:color="auto"/>
        <w:left w:val="none" w:sz="0" w:space="0" w:color="auto"/>
        <w:bottom w:val="none" w:sz="0" w:space="0" w:color="auto"/>
        <w:right w:val="none" w:sz="0" w:space="0" w:color="auto"/>
      </w:divBdr>
    </w:div>
    <w:div w:id="786974813">
      <w:bodyDiv w:val="1"/>
      <w:marLeft w:val="0"/>
      <w:marRight w:val="0"/>
      <w:marTop w:val="0"/>
      <w:marBottom w:val="0"/>
      <w:divBdr>
        <w:top w:val="none" w:sz="0" w:space="0" w:color="auto"/>
        <w:left w:val="none" w:sz="0" w:space="0" w:color="auto"/>
        <w:bottom w:val="none" w:sz="0" w:space="0" w:color="auto"/>
        <w:right w:val="none" w:sz="0" w:space="0" w:color="auto"/>
      </w:divBdr>
    </w:div>
    <w:div w:id="788938482">
      <w:bodyDiv w:val="1"/>
      <w:marLeft w:val="0"/>
      <w:marRight w:val="0"/>
      <w:marTop w:val="0"/>
      <w:marBottom w:val="0"/>
      <w:divBdr>
        <w:top w:val="none" w:sz="0" w:space="0" w:color="auto"/>
        <w:left w:val="none" w:sz="0" w:space="0" w:color="auto"/>
        <w:bottom w:val="none" w:sz="0" w:space="0" w:color="auto"/>
        <w:right w:val="none" w:sz="0" w:space="0" w:color="auto"/>
      </w:divBdr>
    </w:div>
    <w:div w:id="790364184">
      <w:bodyDiv w:val="1"/>
      <w:marLeft w:val="0"/>
      <w:marRight w:val="0"/>
      <w:marTop w:val="0"/>
      <w:marBottom w:val="0"/>
      <w:divBdr>
        <w:top w:val="none" w:sz="0" w:space="0" w:color="auto"/>
        <w:left w:val="none" w:sz="0" w:space="0" w:color="auto"/>
        <w:bottom w:val="none" w:sz="0" w:space="0" w:color="auto"/>
        <w:right w:val="none" w:sz="0" w:space="0" w:color="auto"/>
      </w:divBdr>
    </w:div>
    <w:div w:id="792332060">
      <w:bodyDiv w:val="1"/>
      <w:marLeft w:val="0"/>
      <w:marRight w:val="0"/>
      <w:marTop w:val="0"/>
      <w:marBottom w:val="0"/>
      <w:divBdr>
        <w:top w:val="none" w:sz="0" w:space="0" w:color="auto"/>
        <w:left w:val="none" w:sz="0" w:space="0" w:color="auto"/>
        <w:bottom w:val="none" w:sz="0" w:space="0" w:color="auto"/>
        <w:right w:val="none" w:sz="0" w:space="0" w:color="auto"/>
      </w:divBdr>
    </w:div>
    <w:div w:id="793525043">
      <w:bodyDiv w:val="1"/>
      <w:marLeft w:val="0"/>
      <w:marRight w:val="0"/>
      <w:marTop w:val="0"/>
      <w:marBottom w:val="0"/>
      <w:divBdr>
        <w:top w:val="none" w:sz="0" w:space="0" w:color="auto"/>
        <w:left w:val="none" w:sz="0" w:space="0" w:color="auto"/>
        <w:bottom w:val="none" w:sz="0" w:space="0" w:color="auto"/>
        <w:right w:val="none" w:sz="0" w:space="0" w:color="auto"/>
      </w:divBdr>
    </w:div>
    <w:div w:id="794104607">
      <w:bodyDiv w:val="1"/>
      <w:marLeft w:val="0"/>
      <w:marRight w:val="0"/>
      <w:marTop w:val="0"/>
      <w:marBottom w:val="0"/>
      <w:divBdr>
        <w:top w:val="none" w:sz="0" w:space="0" w:color="auto"/>
        <w:left w:val="none" w:sz="0" w:space="0" w:color="auto"/>
        <w:bottom w:val="none" w:sz="0" w:space="0" w:color="auto"/>
        <w:right w:val="none" w:sz="0" w:space="0" w:color="auto"/>
      </w:divBdr>
    </w:div>
    <w:div w:id="797259406">
      <w:bodyDiv w:val="1"/>
      <w:marLeft w:val="0"/>
      <w:marRight w:val="0"/>
      <w:marTop w:val="0"/>
      <w:marBottom w:val="0"/>
      <w:divBdr>
        <w:top w:val="none" w:sz="0" w:space="0" w:color="auto"/>
        <w:left w:val="none" w:sz="0" w:space="0" w:color="auto"/>
        <w:bottom w:val="none" w:sz="0" w:space="0" w:color="auto"/>
        <w:right w:val="none" w:sz="0" w:space="0" w:color="auto"/>
      </w:divBdr>
    </w:div>
    <w:div w:id="797334942">
      <w:bodyDiv w:val="1"/>
      <w:marLeft w:val="0"/>
      <w:marRight w:val="0"/>
      <w:marTop w:val="0"/>
      <w:marBottom w:val="0"/>
      <w:divBdr>
        <w:top w:val="none" w:sz="0" w:space="0" w:color="auto"/>
        <w:left w:val="none" w:sz="0" w:space="0" w:color="auto"/>
        <w:bottom w:val="none" w:sz="0" w:space="0" w:color="auto"/>
        <w:right w:val="none" w:sz="0" w:space="0" w:color="auto"/>
      </w:divBdr>
    </w:div>
    <w:div w:id="797603526">
      <w:bodyDiv w:val="1"/>
      <w:marLeft w:val="0"/>
      <w:marRight w:val="0"/>
      <w:marTop w:val="0"/>
      <w:marBottom w:val="0"/>
      <w:divBdr>
        <w:top w:val="none" w:sz="0" w:space="0" w:color="auto"/>
        <w:left w:val="none" w:sz="0" w:space="0" w:color="auto"/>
        <w:bottom w:val="none" w:sz="0" w:space="0" w:color="auto"/>
        <w:right w:val="none" w:sz="0" w:space="0" w:color="auto"/>
      </w:divBdr>
    </w:div>
    <w:div w:id="798112242">
      <w:bodyDiv w:val="1"/>
      <w:marLeft w:val="0"/>
      <w:marRight w:val="0"/>
      <w:marTop w:val="0"/>
      <w:marBottom w:val="0"/>
      <w:divBdr>
        <w:top w:val="none" w:sz="0" w:space="0" w:color="auto"/>
        <w:left w:val="none" w:sz="0" w:space="0" w:color="auto"/>
        <w:bottom w:val="none" w:sz="0" w:space="0" w:color="auto"/>
        <w:right w:val="none" w:sz="0" w:space="0" w:color="auto"/>
      </w:divBdr>
    </w:div>
    <w:div w:id="798377857">
      <w:bodyDiv w:val="1"/>
      <w:marLeft w:val="0"/>
      <w:marRight w:val="0"/>
      <w:marTop w:val="0"/>
      <w:marBottom w:val="0"/>
      <w:divBdr>
        <w:top w:val="none" w:sz="0" w:space="0" w:color="auto"/>
        <w:left w:val="none" w:sz="0" w:space="0" w:color="auto"/>
        <w:bottom w:val="none" w:sz="0" w:space="0" w:color="auto"/>
        <w:right w:val="none" w:sz="0" w:space="0" w:color="auto"/>
      </w:divBdr>
    </w:div>
    <w:div w:id="798383076">
      <w:bodyDiv w:val="1"/>
      <w:marLeft w:val="0"/>
      <w:marRight w:val="0"/>
      <w:marTop w:val="0"/>
      <w:marBottom w:val="0"/>
      <w:divBdr>
        <w:top w:val="none" w:sz="0" w:space="0" w:color="auto"/>
        <w:left w:val="none" w:sz="0" w:space="0" w:color="auto"/>
        <w:bottom w:val="none" w:sz="0" w:space="0" w:color="auto"/>
        <w:right w:val="none" w:sz="0" w:space="0" w:color="auto"/>
      </w:divBdr>
    </w:div>
    <w:div w:id="798690766">
      <w:bodyDiv w:val="1"/>
      <w:marLeft w:val="0"/>
      <w:marRight w:val="0"/>
      <w:marTop w:val="0"/>
      <w:marBottom w:val="0"/>
      <w:divBdr>
        <w:top w:val="none" w:sz="0" w:space="0" w:color="auto"/>
        <w:left w:val="none" w:sz="0" w:space="0" w:color="auto"/>
        <w:bottom w:val="none" w:sz="0" w:space="0" w:color="auto"/>
        <w:right w:val="none" w:sz="0" w:space="0" w:color="auto"/>
      </w:divBdr>
    </w:div>
    <w:div w:id="799999986">
      <w:bodyDiv w:val="1"/>
      <w:marLeft w:val="0"/>
      <w:marRight w:val="0"/>
      <w:marTop w:val="0"/>
      <w:marBottom w:val="0"/>
      <w:divBdr>
        <w:top w:val="none" w:sz="0" w:space="0" w:color="auto"/>
        <w:left w:val="none" w:sz="0" w:space="0" w:color="auto"/>
        <w:bottom w:val="none" w:sz="0" w:space="0" w:color="auto"/>
        <w:right w:val="none" w:sz="0" w:space="0" w:color="auto"/>
      </w:divBdr>
    </w:div>
    <w:div w:id="802965567">
      <w:bodyDiv w:val="1"/>
      <w:marLeft w:val="0"/>
      <w:marRight w:val="0"/>
      <w:marTop w:val="0"/>
      <w:marBottom w:val="0"/>
      <w:divBdr>
        <w:top w:val="none" w:sz="0" w:space="0" w:color="auto"/>
        <w:left w:val="none" w:sz="0" w:space="0" w:color="auto"/>
        <w:bottom w:val="none" w:sz="0" w:space="0" w:color="auto"/>
        <w:right w:val="none" w:sz="0" w:space="0" w:color="auto"/>
      </w:divBdr>
    </w:div>
    <w:div w:id="803696436">
      <w:bodyDiv w:val="1"/>
      <w:marLeft w:val="0"/>
      <w:marRight w:val="0"/>
      <w:marTop w:val="0"/>
      <w:marBottom w:val="0"/>
      <w:divBdr>
        <w:top w:val="none" w:sz="0" w:space="0" w:color="auto"/>
        <w:left w:val="none" w:sz="0" w:space="0" w:color="auto"/>
        <w:bottom w:val="none" w:sz="0" w:space="0" w:color="auto"/>
        <w:right w:val="none" w:sz="0" w:space="0" w:color="auto"/>
      </w:divBdr>
    </w:div>
    <w:div w:id="804154479">
      <w:bodyDiv w:val="1"/>
      <w:marLeft w:val="0"/>
      <w:marRight w:val="0"/>
      <w:marTop w:val="0"/>
      <w:marBottom w:val="0"/>
      <w:divBdr>
        <w:top w:val="none" w:sz="0" w:space="0" w:color="auto"/>
        <w:left w:val="none" w:sz="0" w:space="0" w:color="auto"/>
        <w:bottom w:val="none" w:sz="0" w:space="0" w:color="auto"/>
        <w:right w:val="none" w:sz="0" w:space="0" w:color="auto"/>
      </w:divBdr>
    </w:div>
    <w:div w:id="804389659">
      <w:bodyDiv w:val="1"/>
      <w:marLeft w:val="0"/>
      <w:marRight w:val="0"/>
      <w:marTop w:val="0"/>
      <w:marBottom w:val="0"/>
      <w:divBdr>
        <w:top w:val="none" w:sz="0" w:space="0" w:color="auto"/>
        <w:left w:val="none" w:sz="0" w:space="0" w:color="auto"/>
        <w:bottom w:val="none" w:sz="0" w:space="0" w:color="auto"/>
        <w:right w:val="none" w:sz="0" w:space="0" w:color="auto"/>
      </w:divBdr>
    </w:div>
    <w:div w:id="804395291">
      <w:bodyDiv w:val="1"/>
      <w:marLeft w:val="0"/>
      <w:marRight w:val="0"/>
      <w:marTop w:val="0"/>
      <w:marBottom w:val="0"/>
      <w:divBdr>
        <w:top w:val="none" w:sz="0" w:space="0" w:color="auto"/>
        <w:left w:val="none" w:sz="0" w:space="0" w:color="auto"/>
        <w:bottom w:val="none" w:sz="0" w:space="0" w:color="auto"/>
        <w:right w:val="none" w:sz="0" w:space="0" w:color="auto"/>
      </w:divBdr>
    </w:div>
    <w:div w:id="804853459">
      <w:bodyDiv w:val="1"/>
      <w:marLeft w:val="0"/>
      <w:marRight w:val="0"/>
      <w:marTop w:val="0"/>
      <w:marBottom w:val="0"/>
      <w:divBdr>
        <w:top w:val="none" w:sz="0" w:space="0" w:color="auto"/>
        <w:left w:val="none" w:sz="0" w:space="0" w:color="auto"/>
        <w:bottom w:val="none" w:sz="0" w:space="0" w:color="auto"/>
        <w:right w:val="none" w:sz="0" w:space="0" w:color="auto"/>
      </w:divBdr>
    </w:div>
    <w:div w:id="804935715">
      <w:bodyDiv w:val="1"/>
      <w:marLeft w:val="0"/>
      <w:marRight w:val="0"/>
      <w:marTop w:val="0"/>
      <w:marBottom w:val="0"/>
      <w:divBdr>
        <w:top w:val="none" w:sz="0" w:space="0" w:color="auto"/>
        <w:left w:val="none" w:sz="0" w:space="0" w:color="auto"/>
        <w:bottom w:val="none" w:sz="0" w:space="0" w:color="auto"/>
        <w:right w:val="none" w:sz="0" w:space="0" w:color="auto"/>
      </w:divBdr>
    </w:div>
    <w:div w:id="806121137">
      <w:bodyDiv w:val="1"/>
      <w:marLeft w:val="0"/>
      <w:marRight w:val="0"/>
      <w:marTop w:val="0"/>
      <w:marBottom w:val="0"/>
      <w:divBdr>
        <w:top w:val="none" w:sz="0" w:space="0" w:color="auto"/>
        <w:left w:val="none" w:sz="0" w:space="0" w:color="auto"/>
        <w:bottom w:val="none" w:sz="0" w:space="0" w:color="auto"/>
        <w:right w:val="none" w:sz="0" w:space="0" w:color="auto"/>
      </w:divBdr>
    </w:div>
    <w:div w:id="806631504">
      <w:bodyDiv w:val="1"/>
      <w:marLeft w:val="0"/>
      <w:marRight w:val="0"/>
      <w:marTop w:val="0"/>
      <w:marBottom w:val="0"/>
      <w:divBdr>
        <w:top w:val="none" w:sz="0" w:space="0" w:color="auto"/>
        <w:left w:val="none" w:sz="0" w:space="0" w:color="auto"/>
        <w:bottom w:val="none" w:sz="0" w:space="0" w:color="auto"/>
        <w:right w:val="none" w:sz="0" w:space="0" w:color="auto"/>
      </w:divBdr>
    </w:div>
    <w:div w:id="806898169">
      <w:bodyDiv w:val="1"/>
      <w:marLeft w:val="0"/>
      <w:marRight w:val="0"/>
      <w:marTop w:val="0"/>
      <w:marBottom w:val="0"/>
      <w:divBdr>
        <w:top w:val="none" w:sz="0" w:space="0" w:color="auto"/>
        <w:left w:val="none" w:sz="0" w:space="0" w:color="auto"/>
        <w:bottom w:val="none" w:sz="0" w:space="0" w:color="auto"/>
        <w:right w:val="none" w:sz="0" w:space="0" w:color="auto"/>
      </w:divBdr>
    </w:div>
    <w:div w:id="808476466">
      <w:bodyDiv w:val="1"/>
      <w:marLeft w:val="0"/>
      <w:marRight w:val="0"/>
      <w:marTop w:val="0"/>
      <w:marBottom w:val="0"/>
      <w:divBdr>
        <w:top w:val="none" w:sz="0" w:space="0" w:color="auto"/>
        <w:left w:val="none" w:sz="0" w:space="0" w:color="auto"/>
        <w:bottom w:val="none" w:sz="0" w:space="0" w:color="auto"/>
        <w:right w:val="none" w:sz="0" w:space="0" w:color="auto"/>
      </w:divBdr>
    </w:div>
    <w:div w:id="808669282">
      <w:bodyDiv w:val="1"/>
      <w:marLeft w:val="0"/>
      <w:marRight w:val="0"/>
      <w:marTop w:val="0"/>
      <w:marBottom w:val="0"/>
      <w:divBdr>
        <w:top w:val="none" w:sz="0" w:space="0" w:color="auto"/>
        <w:left w:val="none" w:sz="0" w:space="0" w:color="auto"/>
        <w:bottom w:val="none" w:sz="0" w:space="0" w:color="auto"/>
        <w:right w:val="none" w:sz="0" w:space="0" w:color="auto"/>
      </w:divBdr>
    </w:div>
    <w:div w:id="809247479">
      <w:bodyDiv w:val="1"/>
      <w:marLeft w:val="0"/>
      <w:marRight w:val="0"/>
      <w:marTop w:val="0"/>
      <w:marBottom w:val="0"/>
      <w:divBdr>
        <w:top w:val="none" w:sz="0" w:space="0" w:color="auto"/>
        <w:left w:val="none" w:sz="0" w:space="0" w:color="auto"/>
        <w:bottom w:val="none" w:sz="0" w:space="0" w:color="auto"/>
        <w:right w:val="none" w:sz="0" w:space="0" w:color="auto"/>
      </w:divBdr>
    </w:div>
    <w:div w:id="809787182">
      <w:bodyDiv w:val="1"/>
      <w:marLeft w:val="0"/>
      <w:marRight w:val="0"/>
      <w:marTop w:val="0"/>
      <w:marBottom w:val="0"/>
      <w:divBdr>
        <w:top w:val="none" w:sz="0" w:space="0" w:color="auto"/>
        <w:left w:val="none" w:sz="0" w:space="0" w:color="auto"/>
        <w:bottom w:val="none" w:sz="0" w:space="0" w:color="auto"/>
        <w:right w:val="none" w:sz="0" w:space="0" w:color="auto"/>
      </w:divBdr>
    </w:div>
    <w:div w:id="810486281">
      <w:bodyDiv w:val="1"/>
      <w:marLeft w:val="0"/>
      <w:marRight w:val="0"/>
      <w:marTop w:val="0"/>
      <w:marBottom w:val="0"/>
      <w:divBdr>
        <w:top w:val="none" w:sz="0" w:space="0" w:color="auto"/>
        <w:left w:val="none" w:sz="0" w:space="0" w:color="auto"/>
        <w:bottom w:val="none" w:sz="0" w:space="0" w:color="auto"/>
        <w:right w:val="none" w:sz="0" w:space="0" w:color="auto"/>
      </w:divBdr>
    </w:div>
    <w:div w:id="811600205">
      <w:bodyDiv w:val="1"/>
      <w:marLeft w:val="0"/>
      <w:marRight w:val="0"/>
      <w:marTop w:val="0"/>
      <w:marBottom w:val="0"/>
      <w:divBdr>
        <w:top w:val="none" w:sz="0" w:space="0" w:color="auto"/>
        <w:left w:val="none" w:sz="0" w:space="0" w:color="auto"/>
        <w:bottom w:val="none" w:sz="0" w:space="0" w:color="auto"/>
        <w:right w:val="none" w:sz="0" w:space="0" w:color="auto"/>
      </w:divBdr>
    </w:div>
    <w:div w:id="812065765">
      <w:bodyDiv w:val="1"/>
      <w:marLeft w:val="0"/>
      <w:marRight w:val="0"/>
      <w:marTop w:val="0"/>
      <w:marBottom w:val="0"/>
      <w:divBdr>
        <w:top w:val="none" w:sz="0" w:space="0" w:color="auto"/>
        <w:left w:val="none" w:sz="0" w:space="0" w:color="auto"/>
        <w:bottom w:val="none" w:sz="0" w:space="0" w:color="auto"/>
        <w:right w:val="none" w:sz="0" w:space="0" w:color="auto"/>
      </w:divBdr>
    </w:div>
    <w:div w:id="813252417">
      <w:bodyDiv w:val="1"/>
      <w:marLeft w:val="0"/>
      <w:marRight w:val="0"/>
      <w:marTop w:val="0"/>
      <w:marBottom w:val="0"/>
      <w:divBdr>
        <w:top w:val="none" w:sz="0" w:space="0" w:color="auto"/>
        <w:left w:val="none" w:sz="0" w:space="0" w:color="auto"/>
        <w:bottom w:val="none" w:sz="0" w:space="0" w:color="auto"/>
        <w:right w:val="none" w:sz="0" w:space="0" w:color="auto"/>
      </w:divBdr>
    </w:div>
    <w:div w:id="814027382">
      <w:bodyDiv w:val="1"/>
      <w:marLeft w:val="0"/>
      <w:marRight w:val="0"/>
      <w:marTop w:val="0"/>
      <w:marBottom w:val="0"/>
      <w:divBdr>
        <w:top w:val="none" w:sz="0" w:space="0" w:color="auto"/>
        <w:left w:val="none" w:sz="0" w:space="0" w:color="auto"/>
        <w:bottom w:val="none" w:sz="0" w:space="0" w:color="auto"/>
        <w:right w:val="none" w:sz="0" w:space="0" w:color="auto"/>
      </w:divBdr>
    </w:div>
    <w:div w:id="814879879">
      <w:bodyDiv w:val="1"/>
      <w:marLeft w:val="0"/>
      <w:marRight w:val="0"/>
      <w:marTop w:val="0"/>
      <w:marBottom w:val="0"/>
      <w:divBdr>
        <w:top w:val="none" w:sz="0" w:space="0" w:color="auto"/>
        <w:left w:val="none" w:sz="0" w:space="0" w:color="auto"/>
        <w:bottom w:val="none" w:sz="0" w:space="0" w:color="auto"/>
        <w:right w:val="none" w:sz="0" w:space="0" w:color="auto"/>
      </w:divBdr>
    </w:div>
    <w:div w:id="815031321">
      <w:bodyDiv w:val="1"/>
      <w:marLeft w:val="0"/>
      <w:marRight w:val="0"/>
      <w:marTop w:val="0"/>
      <w:marBottom w:val="0"/>
      <w:divBdr>
        <w:top w:val="none" w:sz="0" w:space="0" w:color="auto"/>
        <w:left w:val="none" w:sz="0" w:space="0" w:color="auto"/>
        <w:bottom w:val="none" w:sz="0" w:space="0" w:color="auto"/>
        <w:right w:val="none" w:sz="0" w:space="0" w:color="auto"/>
      </w:divBdr>
    </w:div>
    <w:div w:id="815950290">
      <w:bodyDiv w:val="1"/>
      <w:marLeft w:val="0"/>
      <w:marRight w:val="0"/>
      <w:marTop w:val="0"/>
      <w:marBottom w:val="0"/>
      <w:divBdr>
        <w:top w:val="none" w:sz="0" w:space="0" w:color="auto"/>
        <w:left w:val="none" w:sz="0" w:space="0" w:color="auto"/>
        <w:bottom w:val="none" w:sz="0" w:space="0" w:color="auto"/>
        <w:right w:val="none" w:sz="0" w:space="0" w:color="auto"/>
      </w:divBdr>
    </w:div>
    <w:div w:id="816149969">
      <w:bodyDiv w:val="1"/>
      <w:marLeft w:val="0"/>
      <w:marRight w:val="0"/>
      <w:marTop w:val="0"/>
      <w:marBottom w:val="0"/>
      <w:divBdr>
        <w:top w:val="none" w:sz="0" w:space="0" w:color="auto"/>
        <w:left w:val="none" w:sz="0" w:space="0" w:color="auto"/>
        <w:bottom w:val="none" w:sz="0" w:space="0" w:color="auto"/>
        <w:right w:val="none" w:sz="0" w:space="0" w:color="auto"/>
      </w:divBdr>
    </w:div>
    <w:div w:id="816190469">
      <w:bodyDiv w:val="1"/>
      <w:marLeft w:val="0"/>
      <w:marRight w:val="0"/>
      <w:marTop w:val="0"/>
      <w:marBottom w:val="0"/>
      <w:divBdr>
        <w:top w:val="none" w:sz="0" w:space="0" w:color="auto"/>
        <w:left w:val="none" w:sz="0" w:space="0" w:color="auto"/>
        <w:bottom w:val="none" w:sz="0" w:space="0" w:color="auto"/>
        <w:right w:val="none" w:sz="0" w:space="0" w:color="auto"/>
      </w:divBdr>
    </w:div>
    <w:div w:id="817189073">
      <w:bodyDiv w:val="1"/>
      <w:marLeft w:val="0"/>
      <w:marRight w:val="0"/>
      <w:marTop w:val="0"/>
      <w:marBottom w:val="0"/>
      <w:divBdr>
        <w:top w:val="none" w:sz="0" w:space="0" w:color="auto"/>
        <w:left w:val="none" w:sz="0" w:space="0" w:color="auto"/>
        <w:bottom w:val="none" w:sz="0" w:space="0" w:color="auto"/>
        <w:right w:val="none" w:sz="0" w:space="0" w:color="auto"/>
      </w:divBdr>
    </w:div>
    <w:div w:id="818229920">
      <w:bodyDiv w:val="1"/>
      <w:marLeft w:val="0"/>
      <w:marRight w:val="0"/>
      <w:marTop w:val="0"/>
      <w:marBottom w:val="0"/>
      <w:divBdr>
        <w:top w:val="none" w:sz="0" w:space="0" w:color="auto"/>
        <w:left w:val="none" w:sz="0" w:space="0" w:color="auto"/>
        <w:bottom w:val="none" w:sz="0" w:space="0" w:color="auto"/>
        <w:right w:val="none" w:sz="0" w:space="0" w:color="auto"/>
      </w:divBdr>
    </w:div>
    <w:div w:id="818426447">
      <w:bodyDiv w:val="1"/>
      <w:marLeft w:val="0"/>
      <w:marRight w:val="0"/>
      <w:marTop w:val="0"/>
      <w:marBottom w:val="0"/>
      <w:divBdr>
        <w:top w:val="none" w:sz="0" w:space="0" w:color="auto"/>
        <w:left w:val="none" w:sz="0" w:space="0" w:color="auto"/>
        <w:bottom w:val="none" w:sz="0" w:space="0" w:color="auto"/>
        <w:right w:val="none" w:sz="0" w:space="0" w:color="auto"/>
      </w:divBdr>
    </w:div>
    <w:div w:id="818426999">
      <w:bodyDiv w:val="1"/>
      <w:marLeft w:val="0"/>
      <w:marRight w:val="0"/>
      <w:marTop w:val="0"/>
      <w:marBottom w:val="0"/>
      <w:divBdr>
        <w:top w:val="none" w:sz="0" w:space="0" w:color="auto"/>
        <w:left w:val="none" w:sz="0" w:space="0" w:color="auto"/>
        <w:bottom w:val="none" w:sz="0" w:space="0" w:color="auto"/>
        <w:right w:val="none" w:sz="0" w:space="0" w:color="auto"/>
      </w:divBdr>
    </w:div>
    <w:div w:id="818694893">
      <w:bodyDiv w:val="1"/>
      <w:marLeft w:val="0"/>
      <w:marRight w:val="0"/>
      <w:marTop w:val="0"/>
      <w:marBottom w:val="0"/>
      <w:divBdr>
        <w:top w:val="none" w:sz="0" w:space="0" w:color="auto"/>
        <w:left w:val="none" w:sz="0" w:space="0" w:color="auto"/>
        <w:bottom w:val="none" w:sz="0" w:space="0" w:color="auto"/>
        <w:right w:val="none" w:sz="0" w:space="0" w:color="auto"/>
      </w:divBdr>
    </w:div>
    <w:div w:id="819998035">
      <w:bodyDiv w:val="1"/>
      <w:marLeft w:val="0"/>
      <w:marRight w:val="0"/>
      <w:marTop w:val="0"/>
      <w:marBottom w:val="0"/>
      <w:divBdr>
        <w:top w:val="none" w:sz="0" w:space="0" w:color="auto"/>
        <w:left w:val="none" w:sz="0" w:space="0" w:color="auto"/>
        <w:bottom w:val="none" w:sz="0" w:space="0" w:color="auto"/>
        <w:right w:val="none" w:sz="0" w:space="0" w:color="auto"/>
      </w:divBdr>
    </w:div>
    <w:div w:id="820578752">
      <w:bodyDiv w:val="1"/>
      <w:marLeft w:val="0"/>
      <w:marRight w:val="0"/>
      <w:marTop w:val="0"/>
      <w:marBottom w:val="0"/>
      <w:divBdr>
        <w:top w:val="none" w:sz="0" w:space="0" w:color="auto"/>
        <w:left w:val="none" w:sz="0" w:space="0" w:color="auto"/>
        <w:bottom w:val="none" w:sz="0" w:space="0" w:color="auto"/>
        <w:right w:val="none" w:sz="0" w:space="0" w:color="auto"/>
      </w:divBdr>
    </w:div>
    <w:div w:id="821775124">
      <w:bodyDiv w:val="1"/>
      <w:marLeft w:val="0"/>
      <w:marRight w:val="0"/>
      <w:marTop w:val="0"/>
      <w:marBottom w:val="0"/>
      <w:divBdr>
        <w:top w:val="none" w:sz="0" w:space="0" w:color="auto"/>
        <w:left w:val="none" w:sz="0" w:space="0" w:color="auto"/>
        <w:bottom w:val="none" w:sz="0" w:space="0" w:color="auto"/>
        <w:right w:val="none" w:sz="0" w:space="0" w:color="auto"/>
      </w:divBdr>
    </w:div>
    <w:div w:id="822812668">
      <w:bodyDiv w:val="1"/>
      <w:marLeft w:val="0"/>
      <w:marRight w:val="0"/>
      <w:marTop w:val="0"/>
      <w:marBottom w:val="0"/>
      <w:divBdr>
        <w:top w:val="none" w:sz="0" w:space="0" w:color="auto"/>
        <w:left w:val="none" w:sz="0" w:space="0" w:color="auto"/>
        <w:bottom w:val="none" w:sz="0" w:space="0" w:color="auto"/>
        <w:right w:val="none" w:sz="0" w:space="0" w:color="auto"/>
      </w:divBdr>
    </w:div>
    <w:div w:id="822819555">
      <w:bodyDiv w:val="1"/>
      <w:marLeft w:val="0"/>
      <w:marRight w:val="0"/>
      <w:marTop w:val="0"/>
      <w:marBottom w:val="0"/>
      <w:divBdr>
        <w:top w:val="none" w:sz="0" w:space="0" w:color="auto"/>
        <w:left w:val="none" w:sz="0" w:space="0" w:color="auto"/>
        <w:bottom w:val="none" w:sz="0" w:space="0" w:color="auto"/>
        <w:right w:val="none" w:sz="0" w:space="0" w:color="auto"/>
      </w:divBdr>
    </w:div>
    <w:div w:id="823398703">
      <w:bodyDiv w:val="1"/>
      <w:marLeft w:val="0"/>
      <w:marRight w:val="0"/>
      <w:marTop w:val="0"/>
      <w:marBottom w:val="0"/>
      <w:divBdr>
        <w:top w:val="none" w:sz="0" w:space="0" w:color="auto"/>
        <w:left w:val="none" w:sz="0" w:space="0" w:color="auto"/>
        <w:bottom w:val="none" w:sz="0" w:space="0" w:color="auto"/>
        <w:right w:val="none" w:sz="0" w:space="0" w:color="auto"/>
      </w:divBdr>
    </w:div>
    <w:div w:id="823937017">
      <w:bodyDiv w:val="1"/>
      <w:marLeft w:val="0"/>
      <w:marRight w:val="0"/>
      <w:marTop w:val="0"/>
      <w:marBottom w:val="0"/>
      <w:divBdr>
        <w:top w:val="none" w:sz="0" w:space="0" w:color="auto"/>
        <w:left w:val="none" w:sz="0" w:space="0" w:color="auto"/>
        <w:bottom w:val="none" w:sz="0" w:space="0" w:color="auto"/>
        <w:right w:val="none" w:sz="0" w:space="0" w:color="auto"/>
      </w:divBdr>
    </w:div>
    <w:div w:id="824590266">
      <w:bodyDiv w:val="1"/>
      <w:marLeft w:val="0"/>
      <w:marRight w:val="0"/>
      <w:marTop w:val="0"/>
      <w:marBottom w:val="0"/>
      <w:divBdr>
        <w:top w:val="none" w:sz="0" w:space="0" w:color="auto"/>
        <w:left w:val="none" w:sz="0" w:space="0" w:color="auto"/>
        <w:bottom w:val="none" w:sz="0" w:space="0" w:color="auto"/>
        <w:right w:val="none" w:sz="0" w:space="0" w:color="auto"/>
      </w:divBdr>
    </w:div>
    <w:div w:id="824972989">
      <w:bodyDiv w:val="1"/>
      <w:marLeft w:val="0"/>
      <w:marRight w:val="0"/>
      <w:marTop w:val="0"/>
      <w:marBottom w:val="0"/>
      <w:divBdr>
        <w:top w:val="none" w:sz="0" w:space="0" w:color="auto"/>
        <w:left w:val="none" w:sz="0" w:space="0" w:color="auto"/>
        <w:bottom w:val="none" w:sz="0" w:space="0" w:color="auto"/>
        <w:right w:val="none" w:sz="0" w:space="0" w:color="auto"/>
      </w:divBdr>
    </w:div>
    <w:div w:id="825128598">
      <w:bodyDiv w:val="1"/>
      <w:marLeft w:val="0"/>
      <w:marRight w:val="0"/>
      <w:marTop w:val="0"/>
      <w:marBottom w:val="0"/>
      <w:divBdr>
        <w:top w:val="none" w:sz="0" w:space="0" w:color="auto"/>
        <w:left w:val="none" w:sz="0" w:space="0" w:color="auto"/>
        <w:bottom w:val="none" w:sz="0" w:space="0" w:color="auto"/>
        <w:right w:val="none" w:sz="0" w:space="0" w:color="auto"/>
      </w:divBdr>
    </w:div>
    <w:div w:id="825391449">
      <w:bodyDiv w:val="1"/>
      <w:marLeft w:val="0"/>
      <w:marRight w:val="0"/>
      <w:marTop w:val="0"/>
      <w:marBottom w:val="0"/>
      <w:divBdr>
        <w:top w:val="none" w:sz="0" w:space="0" w:color="auto"/>
        <w:left w:val="none" w:sz="0" w:space="0" w:color="auto"/>
        <w:bottom w:val="none" w:sz="0" w:space="0" w:color="auto"/>
        <w:right w:val="none" w:sz="0" w:space="0" w:color="auto"/>
      </w:divBdr>
    </w:div>
    <w:div w:id="827139107">
      <w:bodyDiv w:val="1"/>
      <w:marLeft w:val="0"/>
      <w:marRight w:val="0"/>
      <w:marTop w:val="0"/>
      <w:marBottom w:val="0"/>
      <w:divBdr>
        <w:top w:val="none" w:sz="0" w:space="0" w:color="auto"/>
        <w:left w:val="none" w:sz="0" w:space="0" w:color="auto"/>
        <w:bottom w:val="none" w:sz="0" w:space="0" w:color="auto"/>
        <w:right w:val="none" w:sz="0" w:space="0" w:color="auto"/>
      </w:divBdr>
    </w:div>
    <w:div w:id="827669674">
      <w:bodyDiv w:val="1"/>
      <w:marLeft w:val="0"/>
      <w:marRight w:val="0"/>
      <w:marTop w:val="0"/>
      <w:marBottom w:val="0"/>
      <w:divBdr>
        <w:top w:val="none" w:sz="0" w:space="0" w:color="auto"/>
        <w:left w:val="none" w:sz="0" w:space="0" w:color="auto"/>
        <w:bottom w:val="none" w:sz="0" w:space="0" w:color="auto"/>
        <w:right w:val="none" w:sz="0" w:space="0" w:color="auto"/>
      </w:divBdr>
    </w:div>
    <w:div w:id="831943951">
      <w:bodyDiv w:val="1"/>
      <w:marLeft w:val="0"/>
      <w:marRight w:val="0"/>
      <w:marTop w:val="0"/>
      <w:marBottom w:val="0"/>
      <w:divBdr>
        <w:top w:val="none" w:sz="0" w:space="0" w:color="auto"/>
        <w:left w:val="none" w:sz="0" w:space="0" w:color="auto"/>
        <w:bottom w:val="none" w:sz="0" w:space="0" w:color="auto"/>
        <w:right w:val="none" w:sz="0" w:space="0" w:color="auto"/>
      </w:divBdr>
    </w:div>
    <w:div w:id="832452791">
      <w:bodyDiv w:val="1"/>
      <w:marLeft w:val="0"/>
      <w:marRight w:val="0"/>
      <w:marTop w:val="0"/>
      <w:marBottom w:val="0"/>
      <w:divBdr>
        <w:top w:val="none" w:sz="0" w:space="0" w:color="auto"/>
        <w:left w:val="none" w:sz="0" w:space="0" w:color="auto"/>
        <w:bottom w:val="none" w:sz="0" w:space="0" w:color="auto"/>
        <w:right w:val="none" w:sz="0" w:space="0" w:color="auto"/>
      </w:divBdr>
    </w:div>
    <w:div w:id="833451588">
      <w:bodyDiv w:val="1"/>
      <w:marLeft w:val="0"/>
      <w:marRight w:val="0"/>
      <w:marTop w:val="0"/>
      <w:marBottom w:val="0"/>
      <w:divBdr>
        <w:top w:val="none" w:sz="0" w:space="0" w:color="auto"/>
        <w:left w:val="none" w:sz="0" w:space="0" w:color="auto"/>
        <w:bottom w:val="none" w:sz="0" w:space="0" w:color="auto"/>
        <w:right w:val="none" w:sz="0" w:space="0" w:color="auto"/>
      </w:divBdr>
    </w:div>
    <w:div w:id="833841947">
      <w:bodyDiv w:val="1"/>
      <w:marLeft w:val="0"/>
      <w:marRight w:val="0"/>
      <w:marTop w:val="0"/>
      <w:marBottom w:val="0"/>
      <w:divBdr>
        <w:top w:val="none" w:sz="0" w:space="0" w:color="auto"/>
        <w:left w:val="none" w:sz="0" w:space="0" w:color="auto"/>
        <w:bottom w:val="none" w:sz="0" w:space="0" w:color="auto"/>
        <w:right w:val="none" w:sz="0" w:space="0" w:color="auto"/>
      </w:divBdr>
    </w:div>
    <w:div w:id="835415805">
      <w:bodyDiv w:val="1"/>
      <w:marLeft w:val="0"/>
      <w:marRight w:val="0"/>
      <w:marTop w:val="0"/>
      <w:marBottom w:val="0"/>
      <w:divBdr>
        <w:top w:val="none" w:sz="0" w:space="0" w:color="auto"/>
        <w:left w:val="none" w:sz="0" w:space="0" w:color="auto"/>
        <w:bottom w:val="none" w:sz="0" w:space="0" w:color="auto"/>
        <w:right w:val="none" w:sz="0" w:space="0" w:color="auto"/>
      </w:divBdr>
    </w:div>
    <w:div w:id="836768905">
      <w:bodyDiv w:val="1"/>
      <w:marLeft w:val="0"/>
      <w:marRight w:val="0"/>
      <w:marTop w:val="0"/>
      <w:marBottom w:val="0"/>
      <w:divBdr>
        <w:top w:val="none" w:sz="0" w:space="0" w:color="auto"/>
        <w:left w:val="none" w:sz="0" w:space="0" w:color="auto"/>
        <w:bottom w:val="none" w:sz="0" w:space="0" w:color="auto"/>
        <w:right w:val="none" w:sz="0" w:space="0" w:color="auto"/>
      </w:divBdr>
    </w:div>
    <w:div w:id="837814388">
      <w:bodyDiv w:val="1"/>
      <w:marLeft w:val="0"/>
      <w:marRight w:val="0"/>
      <w:marTop w:val="0"/>
      <w:marBottom w:val="0"/>
      <w:divBdr>
        <w:top w:val="none" w:sz="0" w:space="0" w:color="auto"/>
        <w:left w:val="none" w:sz="0" w:space="0" w:color="auto"/>
        <w:bottom w:val="none" w:sz="0" w:space="0" w:color="auto"/>
        <w:right w:val="none" w:sz="0" w:space="0" w:color="auto"/>
      </w:divBdr>
    </w:div>
    <w:div w:id="838081708">
      <w:bodyDiv w:val="1"/>
      <w:marLeft w:val="0"/>
      <w:marRight w:val="0"/>
      <w:marTop w:val="0"/>
      <w:marBottom w:val="0"/>
      <w:divBdr>
        <w:top w:val="none" w:sz="0" w:space="0" w:color="auto"/>
        <w:left w:val="none" w:sz="0" w:space="0" w:color="auto"/>
        <w:bottom w:val="none" w:sz="0" w:space="0" w:color="auto"/>
        <w:right w:val="none" w:sz="0" w:space="0" w:color="auto"/>
      </w:divBdr>
    </w:div>
    <w:div w:id="839003342">
      <w:bodyDiv w:val="1"/>
      <w:marLeft w:val="0"/>
      <w:marRight w:val="0"/>
      <w:marTop w:val="0"/>
      <w:marBottom w:val="0"/>
      <w:divBdr>
        <w:top w:val="none" w:sz="0" w:space="0" w:color="auto"/>
        <w:left w:val="none" w:sz="0" w:space="0" w:color="auto"/>
        <w:bottom w:val="none" w:sz="0" w:space="0" w:color="auto"/>
        <w:right w:val="none" w:sz="0" w:space="0" w:color="auto"/>
      </w:divBdr>
    </w:div>
    <w:div w:id="839085166">
      <w:bodyDiv w:val="1"/>
      <w:marLeft w:val="0"/>
      <w:marRight w:val="0"/>
      <w:marTop w:val="0"/>
      <w:marBottom w:val="0"/>
      <w:divBdr>
        <w:top w:val="none" w:sz="0" w:space="0" w:color="auto"/>
        <w:left w:val="none" w:sz="0" w:space="0" w:color="auto"/>
        <w:bottom w:val="none" w:sz="0" w:space="0" w:color="auto"/>
        <w:right w:val="none" w:sz="0" w:space="0" w:color="auto"/>
      </w:divBdr>
    </w:div>
    <w:div w:id="840046988">
      <w:bodyDiv w:val="1"/>
      <w:marLeft w:val="0"/>
      <w:marRight w:val="0"/>
      <w:marTop w:val="0"/>
      <w:marBottom w:val="0"/>
      <w:divBdr>
        <w:top w:val="none" w:sz="0" w:space="0" w:color="auto"/>
        <w:left w:val="none" w:sz="0" w:space="0" w:color="auto"/>
        <w:bottom w:val="none" w:sz="0" w:space="0" w:color="auto"/>
        <w:right w:val="none" w:sz="0" w:space="0" w:color="auto"/>
      </w:divBdr>
    </w:div>
    <w:div w:id="840239125">
      <w:bodyDiv w:val="1"/>
      <w:marLeft w:val="0"/>
      <w:marRight w:val="0"/>
      <w:marTop w:val="0"/>
      <w:marBottom w:val="0"/>
      <w:divBdr>
        <w:top w:val="none" w:sz="0" w:space="0" w:color="auto"/>
        <w:left w:val="none" w:sz="0" w:space="0" w:color="auto"/>
        <w:bottom w:val="none" w:sz="0" w:space="0" w:color="auto"/>
        <w:right w:val="none" w:sz="0" w:space="0" w:color="auto"/>
      </w:divBdr>
    </w:div>
    <w:div w:id="841507352">
      <w:bodyDiv w:val="1"/>
      <w:marLeft w:val="0"/>
      <w:marRight w:val="0"/>
      <w:marTop w:val="0"/>
      <w:marBottom w:val="0"/>
      <w:divBdr>
        <w:top w:val="none" w:sz="0" w:space="0" w:color="auto"/>
        <w:left w:val="none" w:sz="0" w:space="0" w:color="auto"/>
        <w:bottom w:val="none" w:sz="0" w:space="0" w:color="auto"/>
        <w:right w:val="none" w:sz="0" w:space="0" w:color="auto"/>
      </w:divBdr>
    </w:div>
    <w:div w:id="841548789">
      <w:bodyDiv w:val="1"/>
      <w:marLeft w:val="0"/>
      <w:marRight w:val="0"/>
      <w:marTop w:val="0"/>
      <w:marBottom w:val="0"/>
      <w:divBdr>
        <w:top w:val="none" w:sz="0" w:space="0" w:color="auto"/>
        <w:left w:val="none" w:sz="0" w:space="0" w:color="auto"/>
        <w:bottom w:val="none" w:sz="0" w:space="0" w:color="auto"/>
        <w:right w:val="none" w:sz="0" w:space="0" w:color="auto"/>
      </w:divBdr>
    </w:div>
    <w:div w:id="841776128">
      <w:bodyDiv w:val="1"/>
      <w:marLeft w:val="0"/>
      <w:marRight w:val="0"/>
      <w:marTop w:val="0"/>
      <w:marBottom w:val="0"/>
      <w:divBdr>
        <w:top w:val="none" w:sz="0" w:space="0" w:color="auto"/>
        <w:left w:val="none" w:sz="0" w:space="0" w:color="auto"/>
        <w:bottom w:val="none" w:sz="0" w:space="0" w:color="auto"/>
        <w:right w:val="none" w:sz="0" w:space="0" w:color="auto"/>
      </w:divBdr>
    </w:div>
    <w:div w:id="841816842">
      <w:bodyDiv w:val="1"/>
      <w:marLeft w:val="0"/>
      <w:marRight w:val="0"/>
      <w:marTop w:val="0"/>
      <w:marBottom w:val="0"/>
      <w:divBdr>
        <w:top w:val="none" w:sz="0" w:space="0" w:color="auto"/>
        <w:left w:val="none" w:sz="0" w:space="0" w:color="auto"/>
        <w:bottom w:val="none" w:sz="0" w:space="0" w:color="auto"/>
        <w:right w:val="none" w:sz="0" w:space="0" w:color="auto"/>
      </w:divBdr>
    </w:div>
    <w:div w:id="842083601">
      <w:bodyDiv w:val="1"/>
      <w:marLeft w:val="0"/>
      <w:marRight w:val="0"/>
      <w:marTop w:val="0"/>
      <w:marBottom w:val="0"/>
      <w:divBdr>
        <w:top w:val="none" w:sz="0" w:space="0" w:color="auto"/>
        <w:left w:val="none" w:sz="0" w:space="0" w:color="auto"/>
        <w:bottom w:val="none" w:sz="0" w:space="0" w:color="auto"/>
        <w:right w:val="none" w:sz="0" w:space="0" w:color="auto"/>
      </w:divBdr>
    </w:div>
    <w:div w:id="844055742">
      <w:bodyDiv w:val="1"/>
      <w:marLeft w:val="0"/>
      <w:marRight w:val="0"/>
      <w:marTop w:val="0"/>
      <w:marBottom w:val="0"/>
      <w:divBdr>
        <w:top w:val="none" w:sz="0" w:space="0" w:color="auto"/>
        <w:left w:val="none" w:sz="0" w:space="0" w:color="auto"/>
        <w:bottom w:val="none" w:sz="0" w:space="0" w:color="auto"/>
        <w:right w:val="none" w:sz="0" w:space="0" w:color="auto"/>
      </w:divBdr>
    </w:div>
    <w:div w:id="844131846">
      <w:bodyDiv w:val="1"/>
      <w:marLeft w:val="0"/>
      <w:marRight w:val="0"/>
      <w:marTop w:val="0"/>
      <w:marBottom w:val="0"/>
      <w:divBdr>
        <w:top w:val="none" w:sz="0" w:space="0" w:color="auto"/>
        <w:left w:val="none" w:sz="0" w:space="0" w:color="auto"/>
        <w:bottom w:val="none" w:sz="0" w:space="0" w:color="auto"/>
        <w:right w:val="none" w:sz="0" w:space="0" w:color="auto"/>
      </w:divBdr>
    </w:div>
    <w:div w:id="844517571">
      <w:bodyDiv w:val="1"/>
      <w:marLeft w:val="0"/>
      <w:marRight w:val="0"/>
      <w:marTop w:val="0"/>
      <w:marBottom w:val="0"/>
      <w:divBdr>
        <w:top w:val="none" w:sz="0" w:space="0" w:color="auto"/>
        <w:left w:val="none" w:sz="0" w:space="0" w:color="auto"/>
        <w:bottom w:val="none" w:sz="0" w:space="0" w:color="auto"/>
        <w:right w:val="none" w:sz="0" w:space="0" w:color="auto"/>
      </w:divBdr>
    </w:div>
    <w:div w:id="846484486">
      <w:bodyDiv w:val="1"/>
      <w:marLeft w:val="0"/>
      <w:marRight w:val="0"/>
      <w:marTop w:val="0"/>
      <w:marBottom w:val="0"/>
      <w:divBdr>
        <w:top w:val="none" w:sz="0" w:space="0" w:color="auto"/>
        <w:left w:val="none" w:sz="0" w:space="0" w:color="auto"/>
        <w:bottom w:val="none" w:sz="0" w:space="0" w:color="auto"/>
        <w:right w:val="none" w:sz="0" w:space="0" w:color="auto"/>
      </w:divBdr>
    </w:div>
    <w:div w:id="846672696">
      <w:bodyDiv w:val="1"/>
      <w:marLeft w:val="0"/>
      <w:marRight w:val="0"/>
      <w:marTop w:val="0"/>
      <w:marBottom w:val="0"/>
      <w:divBdr>
        <w:top w:val="none" w:sz="0" w:space="0" w:color="auto"/>
        <w:left w:val="none" w:sz="0" w:space="0" w:color="auto"/>
        <w:bottom w:val="none" w:sz="0" w:space="0" w:color="auto"/>
        <w:right w:val="none" w:sz="0" w:space="0" w:color="auto"/>
      </w:divBdr>
    </w:div>
    <w:div w:id="846869718">
      <w:bodyDiv w:val="1"/>
      <w:marLeft w:val="0"/>
      <w:marRight w:val="0"/>
      <w:marTop w:val="0"/>
      <w:marBottom w:val="0"/>
      <w:divBdr>
        <w:top w:val="none" w:sz="0" w:space="0" w:color="auto"/>
        <w:left w:val="none" w:sz="0" w:space="0" w:color="auto"/>
        <w:bottom w:val="none" w:sz="0" w:space="0" w:color="auto"/>
        <w:right w:val="none" w:sz="0" w:space="0" w:color="auto"/>
      </w:divBdr>
    </w:div>
    <w:div w:id="847714319">
      <w:bodyDiv w:val="1"/>
      <w:marLeft w:val="0"/>
      <w:marRight w:val="0"/>
      <w:marTop w:val="0"/>
      <w:marBottom w:val="0"/>
      <w:divBdr>
        <w:top w:val="none" w:sz="0" w:space="0" w:color="auto"/>
        <w:left w:val="none" w:sz="0" w:space="0" w:color="auto"/>
        <w:bottom w:val="none" w:sz="0" w:space="0" w:color="auto"/>
        <w:right w:val="none" w:sz="0" w:space="0" w:color="auto"/>
      </w:divBdr>
    </w:div>
    <w:div w:id="848641407">
      <w:bodyDiv w:val="1"/>
      <w:marLeft w:val="0"/>
      <w:marRight w:val="0"/>
      <w:marTop w:val="0"/>
      <w:marBottom w:val="0"/>
      <w:divBdr>
        <w:top w:val="none" w:sz="0" w:space="0" w:color="auto"/>
        <w:left w:val="none" w:sz="0" w:space="0" w:color="auto"/>
        <w:bottom w:val="none" w:sz="0" w:space="0" w:color="auto"/>
        <w:right w:val="none" w:sz="0" w:space="0" w:color="auto"/>
      </w:divBdr>
    </w:div>
    <w:div w:id="848910627">
      <w:bodyDiv w:val="1"/>
      <w:marLeft w:val="0"/>
      <w:marRight w:val="0"/>
      <w:marTop w:val="0"/>
      <w:marBottom w:val="0"/>
      <w:divBdr>
        <w:top w:val="none" w:sz="0" w:space="0" w:color="auto"/>
        <w:left w:val="none" w:sz="0" w:space="0" w:color="auto"/>
        <w:bottom w:val="none" w:sz="0" w:space="0" w:color="auto"/>
        <w:right w:val="none" w:sz="0" w:space="0" w:color="auto"/>
      </w:divBdr>
    </w:div>
    <w:div w:id="849225508">
      <w:bodyDiv w:val="1"/>
      <w:marLeft w:val="0"/>
      <w:marRight w:val="0"/>
      <w:marTop w:val="0"/>
      <w:marBottom w:val="0"/>
      <w:divBdr>
        <w:top w:val="none" w:sz="0" w:space="0" w:color="auto"/>
        <w:left w:val="none" w:sz="0" w:space="0" w:color="auto"/>
        <w:bottom w:val="none" w:sz="0" w:space="0" w:color="auto"/>
        <w:right w:val="none" w:sz="0" w:space="0" w:color="auto"/>
      </w:divBdr>
    </w:div>
    <w:div w:id="849609537">
      <w:bodyDiv w:val="1"/>
      <w:marLeft w:val="0"/>
      <w:marRight w:val="0"/>
      <w:marTop w:val="0"/>
      <w:marBottom w:val="0"/>
      <w:divBdr>
        <w:top w:val="none" w:sz="0" w:space="0" w:color="auto"/>
        <w:left w:val="none" w:sz="0" w:space="0" w:color="auto"/>
        <w:bottom w:val="none" w:sz="0" w:space="0" w:color="auto"/>
        <w:right w:val="none" w:sz="0" w:space="0" w:color="auto"/>
      </w:divBdr>
    </w:div>
    <w:div w:id="849756239">
      <w:bodyDiv w:val="1"/>
      <w:marLeft w:val="0"/>
      <w:marRight w:val="0"/>
      <w:marTop w:val="0"/>
      <w:marBottom w:val="0"/>
      <w:divBdr>
        <w:top w:val="none" w:sz="0" w:space="0" w:color="auto"/>
        <w:left w:val="none" w:sz="0" w:space="0" w:color="auto"/>
        <w:bottom w:val="none" w:sz="0" w:space="0" w:color="auto"/>
        <w:right w:val="none" w:sz="0" w:space="0" w:color="auto"/>
      </w:divBdr>
    </w:div>
    <w:div w:id="851069735">
      <w:bodyDiv w:val="1"/>
      <w:marLeft w:val="0"/>
      <w:marRight w:val="0"/>
      <w:marTop w:val="0"/>
      <w:marBottom w:val="0"/>
      <w:divBdr>
        <w:top w:val="none" w:sz="0" w:space="0" w:color="auto"/>
        <w:left w:val="none" w:sz="0" w:space="0" w:color="auto"/>
        <w:bottom w:val="none" w:sz="0" w:space="0" w:color="auto"/>
        <w:right w:val="none" w:sz="0" w:space="0" w:color="auto"/>
      </w:divBdr>
    </w:div>
    <w:div w:id="851190008">
      <w:bodyDiv w:val="1"/>
      <w:marLeft w:val="0"/>
      <w:marRight w:val="0"/>
      <w:marTop w:val="0"/>
      <w:marBottom w:val="0"/>
      <w:divBdr>
        <w:top w:val="none" w:sz="0" w:space="0" w:color="auto"/>
        <w:left w:val="none" w:sz="0" w:space="0" w:color="auto"/>
        <w:bottom w:val="none" w:sz="0" w:space="0" w:color="auto"/>
        <w:right w:val="none" w:sz="0" w:space="0" w:color="auto"/>
      </w:divBdr>
    </w:div>
    <w:div w:id="851647355">
      <w:bodyDiv w:val="1"/>
      <w:marLeft w:val="0"/>
      <w:marRight w:val="0"/>
      <w:marTop w:val="0"/>
      <w:marBottom w:val="0"/>
      <w:divBdr>
        <w:top w:val="none" w:sz="0" w:space="0" w:color="auto"/>
        <w:left w:val="none" w:sz="0" w:space="0" w:color="auto"/>
        <w:bottom w:val="none" w:sz="0" w:space="0" w:color="auto"/>
        <w:right w:val="none" w:sz="0" w:space="0" w:color="auto"/>
      </w:divBdr>
    </w:div>
    <w:div w:id="853231982">
      <w:bodyDiv w:val="1"/>
      <w:marLeft w:val="0"/>
      <w:marRight w:val="0"/>
      <w:marTop w:val="0"/>
      <w:marBottom w:val="0"/>
      <w:divBdr>
        <w:top w:val="none" w:sz="0" w:space="0" w:color="auto"/>
        <w:left w:val="none" w:sz="0" w:space="0" w:color="auto"/>
        <w:bottom w:val="none" w:sz="0" w:space="0" w:color="auto"/>
        <w:right w:val="none" w:sz="0" w:space="0" w:color="auto"/>
      </w:divBdr>
    </w:div>
    <w:div w:id="853618918">
      <w:bodyDiv w:val="1"/>
      <w:marLeft w:val="0"/>
      <w:marRight w:val="0"/>
      <w:marTop w:val="0"/>
      <w:marBottom w:val="0"/>
      <w:divBdr>
        <w:top w:val="none" w:sz="0" w:space="0" w:color="auto"/>
        <w:left w:val="none" w:sz="0" w:space="0" w:color="auto"/>
        <w:bottom w:val="none" w:sz="0" w:space="0" w:color="auto"/>
        <w:right w:val="none" w:sz="0" w:space="0" w:color="auto"/>
      </w:divBdr>
    </w:div>
    <w:div w:id="854999413">
      <w:bodyDiv w:val="1"/>
      <w:marLeft w:val="0"/>
      <w:marRight w:val="0"/>
      <w:marTop w:val="0"/>
      <w:marBottom w:val="0"/>
      <w:divBdr>
        <w:top w:val="none" w:sz="0" w:space="0" w:color="auto"/>
        <w:left w:val="none" w:sz="0" w:space="0" w:color="auto"/>
        <w:bottom w:val="none" w:sz="0" w:space="0" w:color="auto"/>
        <w:right w:val="none" w:sz="0" w:space="0" w:color="auto"/>
      </w:divBdr>
    </w:div>
    <w:div w:id="855652288">
      <w:bodyDiv w:val="1"/>
      <w:marLeft w:val="0"/>
      <w:marRight w:val="0"/>
      <w:marTop w:val="0"/>
      <w:marBottom w:val="0"/>
      <w:divBdr>
        <w:top w:val="none" w:sz="0" w:space="0" w:color="auto"/>
        <w:left w:val="none" w:sz="0" w:space="0" w:color="auto"/>
        <w:bottom w:val="none" w:sz="0" w:space="0" w:color="auto"/>
        <w:right w:val="none" w:sz="0" w:space="0" w:color="auto"/>
      </w:divBdr>
    </w:div>
    <w:div w:id="855777471">
      <w:bodyDiv w:val="1"/>
      <w:marLeft w:val="0"/>
      <w:marRight w:val="0"/>
      <w:marTop w:val="0"/>
      <w:marBottom w:val="0"/>
      <w:divBdr>
        <w:top w:val="none" w:sz="0" w:space="0" w:color="auto"/>
        <w:left w:val="none" w:sz="0" w:space="0" w:color="auto"/>
        <w:bottom w:val="none" w:sz="0" w:space="0" w:color="auto"/>
        <w:right w:val="none" w:sz="0" w:space="0" w:color="auto"/>
      </w:divBdr>
    </w:div>
    <w:div w:id="856194342">
      <w:bodyDiv w:val="1"/>
      <w:marLeft w:val="0"/>
      <w:marRight w:val="0"/>
      <w:marTop w:val="0"/>
      <w:marBottom w:val="0"/>
      <w:divBdr>
        <w:top w:val="none" w:sz="0" w:space="0" w:color="auto"/>
        <w:left w:val="none" w:sz="0" w:space="0" w:color="auto"/>
        <w:bottom w:val="none" w:sz="0" w:space="0" w:color="auto"/>
        <w:right w:val="none" w:sz="0" w:space="0" w:color="auto"/>
      </w:divBdr>
    </w:div>
    <w:div w:id="856308735">
      <w:bodyDiv w:val="1"/>
      <w:marLeft w:val="0"/>
      <w:marRight w:val="0"/>
      <w:marTop w:val="0"/>
      <w:marBottom w:val="0"/>
      <w:divBdr>
        <w:top w:val="none" w:sz="0" w:space="0" w:color="auto"/>
        <w:left w:val="none" w:sz="0" w:space="0" w:color="auto"/>
        <w:bottom w:val="none" w:sz="0" w:space="0" w:color="auto"/>
        <w:right w:val="none" w:sz="0" w:space="0" w:color="auto"/>
      </w:divBdr>
    </w:div>
    <w:div w:id="856650194">
      <w:bodyDiv w:val="1"/>
      <w:marLeft w:val="0"/>
      <w:marRight w:val="0"/>
      <w:marTop w:val="0"/>
      <w:marBottom w:val="0"/>
      <w:divBdr>
        <w:top w:val="none" w:sz="0" w:space="0" w:color="auto"/>
        <w:left w:val="none" w:sz="0" w:space="0" w:color="auto"/>
        <w:bottom w:val="none" w:sz="0" w:space="0" w:color="auto"/>
        <w:right w:val="none" w:sz="0" w:space="0" w:color="auto"/>
      </w:divBdr>
    </w:div>
    <w:div w:id="856696102">
      <w:bodyDiv w:val="1"/>
      <w:marLeft w:val="0"/>
      <w:marRight w:val="0"/>
      <w:marTop w:val="0"/>
      <w:marBottom w:val="0"/>
      <w:divBdr>
        <w:top w:val="none" w:sz="0" w:space="0" w:color="auto"/>
        <w:left w:val="none" w:sz="0" w:space="0" w:color="auto"/>
        <w:bottom w:val="none" w:sz="0" w:space="0" w:color="auto"/>
        <w:right w:val="none" w:sz="0" w:space="0" w:color="auto"/>
      </w:divBdr>
    </w:div>
    <w:div w:id="857305535">
      <w:bodyDiv w:val="1"/>
      <w:marLeft w:val="0"/>
      <w:marRight w:val="0"/>
      <w:marTop w:val="0"/>
      <w:marBottom w:val="0"/>
      <w:divBdr>
        <w:top w:val="none" w:sz="0" w:space="0" w:color="auto"/>
        <w:left w:val="none" w:sz="0" w:space="0" w:color="auto"/>
        <w:bottom w:val="none" w:sz="0" w:space="0" w:color="auto"/>
        <w:right w:val="none" w:sz="0" w:space="0" w:color="auto"/>
      </w:divBdr>
    </w:div>
    <w:div w:id="858549416">
      <w:bodyDiv w:val="1"/>
      <w:marLeft w:val="0"/>
      <w:marRight w:val="0"/>
      <w:marTop w:val="0"/>
      <w:marBottom w:val="0"/>
      <w:divBdr>
        <w:top w:val="none" w:sz="0" w:space="0" w:color="auto"/>
        <w:left w:val="none" w:sz="0" w:space="0" w:color="auto"/>
        <w:bottom w:val="none" w:sz="0" w:space="0" w:color="auto"/>
        <w:right w:val="none" w:sz="0" w:space="0" w:color="auto"/>
      </w:divBdr>
    </w:div>
    <w:div w:id="859585357">
      <w:bodyDiv w:val="1"/>
      <w:marLeft w:val="0"/>
      <w:marRight w:val="0"/>
      <w:marTop w:val="0"/>
      <w:marBottom w:val="0"/>
      <w:divBdr>
        <w:top w:val="none" w:sz="0" w:space="0" w:color="auto"/>
        <w:left w:val="none" w:sz="0" w:space="0" w:color="auto"/>
        <w:bottom w:val="none" w:sz="0" w:space="0" w:color="auto"/>
        <w:right w:val="none" w:sz="0" w:space="0" w:color="auto"/>
      </w:divBdr>
    </w:div>
    <w:div w:id="859898543">
      <w:bodyDiv w:val="1"/>
      <w:marLeft w:val="0"/>
      <w:marRight w:val="0"/>
      <w:marTop w:val="0"/>
      <w:marBottom w:val="0"/>
      <w:divBdr>
        <w:top w:val="none" w:sz="0" w:space="0" w:color="auto"/>
        <w:left w:val="none" w:sz="0" w:space="0" w:color="auto"/>
        <w:bottom w:val="none" w:sz="0" w:space="0" w:color="auto"/>
        <w:right w:val="none" w:sz="0" w:space="0" w:color="auto"/>
      </w:divBdr>
    </w:div>
    <w:div w:id="860321617">
      <w:bodyDiv w:val="1"/>
      <w:marLeft w:val="0"/>
      <w:marRight w:val="0"/>
      <w:marTop w:val="0"/>
      <w:marBottom w:val="0"/>
      <w:divBdr>
        <w:top w:val="none" w:sz="0" w:space="0" w:color="auto"/>
        <w:left w:val="none" w:sz="0" w:space="0" w:color="auto"/>
        <w:bottom w:val="none" w:sz="0" w:space="0" w:color="auto"/>
        <w:right w:val="none" w:sz="0" w:space="0" w:color="auto"/>
      </w:divBdr>
    </w:div>
    <w:div w:id="862283161">
      <w:bodyDiv w:val="1"/>
      <w:marLeft w:val="0"/>
      <w:marRight w:val="0"/>
      <w:marTop w:val="0"/>
      <w:marBottom w:val="0"/>
      <w:divBdr>
        <w:top w:val="none" w:sz="0" w:space="0" w:color="auto"/>
        <w:left w:val="none" w:sz="0" w:space="0" w:color="auto"/>
        <w:bottom w:val="none" w:sz="0" w:space="0" w:color="auto"/>
        <w:right w:val="none" w:sz="0" w:space="0" w:color="auto"/>
      </w:divBdr>
    </w:div>
    <w:div w:id="862744916">
      <w:bodyDiv w:val="1"/>
      <w:marLeft w:val="0"/>
      <w:marRight w:val="0"/>
      <w:marTop w:val="0"/>
      <w:marBottom w:val="0"/>
      <w:divBdr>
        <w:top w:val="none" w:sz="0" w:space="0" w:color="auto"/>
        <w:left w:val="none" w:sz="0" w:space="0" w:color="auto"/>
        <w:bottom w:val="none" w:sz="0" w:space="0" w:color="auto"/>
        <w:right w:val="none" w:sz="0" w:space="0" w:color="auto"/>
      </w:divBdr>
    </w:div>
    <w:div w:id="865018956">
      <w:bodyDiv w:val="1"/>
      <w:marLeft w:val="0"/>
      <w:marRight w:val="0"/>
      <w:marTop w:val="0"/>
      <w:marBottom w:val="0"/>
      <w:divBdr>
        <w:top w:val="none" w:sz="0" w:space="0" w:color="auto"/>
        <w:left w:val="none" w:sz="0" w:space="0" w:color="auto"/>
        <w:bottom w:val="none" w:sz="0" w:space="0" w:color="auto"/>
        <w:right w:val="none" w:sz="0" w:space="0" w:color="auto"/>
      </w:divBdr>
    </w:div>
    <w:div w:id="866141477">
      <w:bodyDiv w:val="1"/>
      <w:marLeft w:val="0"/>
      <w:marRight w:val="0"/>
      <w:marTop w:val="0"/>
      <w:marBottom w:val="0"/>
      <w:divBdr>
        <w:top w:val="none" w:sz="0" w:space="0" w:color="auto"/>
        <w:left w:val="none" w:sz="0" w:space="0" w:color="auto"/>
        <w:bottom w:val="none" w:sz="0" w:space="0" w:color="auto"/>
        <w:right w:val="none" w:sz="0" w:space="0" w:color="auto"/>
      </w:divBdr>
    </w:div>
    <w:div w:id="866410221">
      <w:bodyDiv w:val="1"/>
      <w:marLeft w:val="0"/>
      <w:marRight w:val="0"/>
      <w:marTop w:val="0"/>
      <w:marBottom w:val="0"/>
      <w:divBdr>
        <w:top w:val="none" w:sz="0" w:space="0" w:color="auto"/>
        <w:left w:val="none" w:sz="0" w:space="0" w:color="auto"/>
        <w:bottom w:val="none" w:sz="0" w:space="0" w:color="auto"/>
        <w:right w:val="none" w:sz="0" w:space="0" w:color="auto"/>
      </w:divBdr>
    </w:div>
    <w:div w:id="866482030">
      <w:bodyDiv w:val="1"/>
      <w:marLeft w:val="0"/>
      <w:marRight w:val="0"/>
      <w:marTop w:val="0"/>
      <w:marBottom w:val="0"/>
      <w:divBdr>
        <w:top w:val="none" w:sz="0" w:space="0" w:color="auto"/>
        <w:left w:val="none" w:sz="0" w:space="0" w:color="auto"/>
        <w:bottom w:val="none" w:sz="0" w:space="0" w:color="auto"/>
        <w:right w:val="none" w:sz="0" w:space="0" w:color="auto"/>
      </w:divBdr>
    </w:div>
    <w:div w:id="866992959">
      <w:bodyDiv w:val="1"/>
      <w:marLeft w:val="0"/>
      <w:marRight w:val="0"/>
      <w:marTop w:val="0"/>
      <w:marBottom w:val="0"/>
      <w:divBdr>
        <w:top w:val="none" w:sz="0" w:space="0" w:color="auto"/>
        <w:left w:val="none" w:sz="0" w:space="0" w:color="auto"/>
        <w:bottom w:val="none" w:sz="0" w:space="0" w:color="auto"/>
        <w:right w:val="none" w:sz="0" w:space="0" w:color="auto"/>
      </w:divBdr>
    </w:div>
    <w:div w:id="867717978">
      <w:bodyDiv w:val="1"/>
      <w:marLeft w:val="0"/>
      <w:marRight w:val="0"/>
      <w:marTop w:val="0"/>
      <w:marBottom w:val="0"/>
      <w:divBdr>
        <w:top w:val="none" w:sz="0" w:space="0" w:color="auto"/>
        <w:left w:val="none" w:sz="0" w:space="0" w:color="auto"/>
        <w:bottom w:val="none" w:sz="0" w:space="0" w:color="auto"/>
        <w:right w:val="none" w:sz="0" w:space="0" w:color="auto"/>
      </w:divBdr>
    </w:div>
    <w:div w:id="869486995">
      <w:bodyDiv w:val="1"/>
      <w:marLeft w:val="0"/>
      <w:marRight w:val="0"/>
      <w:marTop w:val="0"/>
      <w:marBottom w:val="0"/>
      <w:divBdr>
        <w:top w:val="none" w:sz="0" w:space="0" w:color="auto"/>
        <w:left w:val="none" w:sz="0" w:space="0" w:color="auto"/>
        <w:bottom w:val="none" w:sz="0" w:space="0" w:color="auto"/>
        <w:right w:val="none" w:sz="0" w:space="0" w:color="auto"/>
      </w:divBdr>
    </w:div>
    <w:div w:id="871069404">
      <w:bodyDiv w:val="1"/>
      <w:marLeft w:val="0"/>
      <w:marRight w:val="0"/>
      <w:marTop w:val="0"/>
      <w:marBottom w:val="0"/>
      <w:divBdr>
        <w:top w:val="none" w:sz="0" w:space="0" w:color="auto"/>
        <w:left w:val="none" w:sz="0" w:space="0" w:color="auto"/>
        <w:bottom w:val="none" w:sz="0" w:space="0" w:color="auto"/>
        <w:right w:val="none" w:sz="0" w:space="0" w:color="auto"/>
      </w:divBdr>
    </w:div>
    <w:div w:id="871458815">
      <w:bodyDiv w:val="1"/>
      <w:marLeft w:val="0"/>
      <w:marRight w:val="0"/>
      <w:marTop w:val="0"/>
      <w:marBottom w:val="0"/>
      <w:divBdr>
        <w:top w:val="none" w:sz="0" w:space="0" w:color="auto"/>
        <w:left w:val="none" w:sz="0" w:space="0" w:color="auto"/>
        <w:bottom w:val="none" w:sz="0" w:space="0" w:color="auto"/>
        <w:right w:val="none" w:sz="0" w:space="0" w:color="auto"/>
      </w:divBdr>
    </w:div>
    <w:div w:id="871839543">
      <w:bodyDiv w:val="1"/>
      <w:marLeft w:val="0"/>
      <w:marRight w:val="0"/>
      <w:marTop w:val="0"/>
      <w:marBottom w:val="0"/>
      <w:divBdr>
        <w:top w:val="none" w:sz="0" w:space="0" w:color="auto"/>
        <w:left w:val="none" w:sz="0" w:space="0" w:color="auto"/>
        <w:bottom w:val="none" w:sz="0" w:space="0" w:color="auto"/>
        <w:right w:val="none" w:sz="0" w:space="0" w:color="auto"/>
      </w:divBdr>
    </w:div>
    <w:div w:id="872041164">
      <w:bodyDiv w:val="1"/>
      <w:marLeft w:val="0"/>
      <w:marRight w:val="0"/>
      <w:marTop w:val="0"/>
      <w:marBottom w:val="0"/>
      <w:divBdr>
        <w:top w:val="none" w:sz="0" w:space="0" w:color="auto"/>
        <w:left w:val="none" w:sz="0" w:space="0" w:color="auto"/>
        <w:bottom w:val="none" w:sz="0" w:space="0" w:color="auto"/>
        <w:right w:val="none" w:sz="0" w:space="0" w:color="auto"/>
      </w:divBdr>
    </w:div>
    <w:div w:id="872154055">
      <w:bodyDiv w:val="1"/>
      <w:marLeft w:val="0"/>
      <w:marRight w:val="0"/>
      <w:marTop w:val="0"/>
      <w:marBottom w:val="0"/>
      <w:divBdr>
        <w:top w:val="none" w:sz="0" w:space="0" w:color="auto"/>
        <w:left w:val="none" w:sz="0" w:space="0" w:color="auto"/>
        <w:bottom w:val="none" w:sz="0" w:space="0" w:color="auto"/>
        <w:right w:val="none" w:sz="0" w:space="0" w:color="auto"/>
      </w:divBdr>
    </w:div>
    <w:div w:id="873036135">
      <w:bodyDiv w:val="1"/>
      <w:marLeft w:val="0"/>
      <w:marRight w:val="0"/>
      <w:marTop w:val="0"/>
      <w:marBottom w:val="0"/>
      <w:divBdr>
        <w:top w:val="none" w:sz="0" w:space="0" w:color="auto"/>
        <w:left w:val="none" w:sz="0" w:space="0" w:color="auto"/>
        <w:bottom w:val="none" w:sz="0" w:space="0" w:color="auto"/>
        <w:right w:val="none" w:sz="0" w:space="0" w:color="auto"/>
      </w:divBdr>
    </w:div>
    <w:div w:id="874730869">
      <w:bodyDiv w:val="1"/>
      <w:marLeft w:val="0"/>
      <w:marRight w:val="0"/>
      <w:marTop w:val="0"/>
      <w:marBottom w:val="0"/>
      <w:divBdr>
        <w:top w:val="none" w:sz="0" w:space="0" w:color="auto"/>
        <w:left w:val="none" w:sz="0" w:space="0" w:color="auto"/>
        <w:bottom w:val="none" w:sz="0" w:space="0" w:color="auto"/>
        <w:right w:val="none" w:sz="0" w:space="0" w:color="auto"/>
      </w:divBdr>
    </w:div>
    <w:div w:id="876550270">
      <w:bodyDiv w:val="1"/>
      <w:marLeft w:val="0"/>
      <w:marRight w:val="0"/>
      <w:marTop w:val="0"/>
      <w:marBottom w:val="0"/>
      <w:divBdr>
        <w:top w:val="none" w:sz="0" w:space="0" w:color="auto"/>
        <w:left w:val="none" w:sz="0" w:space="0" w:color="auto"/>
        <w:bottom w:val="none" w:sz="0" w:space="0" w:color="auto"/>
        <w:right w:val="none" w:sz="0" w:space="0" w:color="auto"/>
      </w:divBdr>
    </w:div>
    <w:div w:id="878325682">
      <w:bodyDiv w:val="1"/>
      <w:marLeft w:val="0"/>
      <w:marRight w:val="0"/>
      <w:marTop w:val="0"/>
      <w:marBottom w:val="0"/>
      <w:divBdr>
        <w:top w:val="none" w:sz="0" w:space="0" w:color="auto"/>
        <w:left w:val="none" w:sz="0" w:space="0" w:color="auto"/>
        <w:bottom w:val="none" w:sz="0" w:space="0" w:color="auto"/>
        <w:right w:val="none" w:sz="0" w:space="0" w:color="auto"/>
      </w:divBdr>
    </w:div>
    <w:div w:id="878392012">
      <w:bodyDiv w:val="1"/>
      <w:marLeft w:val="0"/>
      <w:marRight w:val="0"/>
      <w:marTop w:val="0"/>
      <w:marBottom w:val="0"/>
      <w:divBdr>
        <w:top w:val="none" w:sz="0" w:space="0" w:color="auto"/>
        <w:left w:val="none" w:sz="0" w:space="0" w:color="auto"/>
        <w:bottom w:val="none" w:sz="0" w:space="0" w:color="auto"/>
        <w:right w:val="none" w:sz="0" w:space="0" w:color="auto"/>
      </w:divBdr>
    </w:div>
    <w:div w:id="879784061">
      <w:bodyDiv w:val="1"/>
      <w:marLeft w:val="0"/>
      <w:marRight w:val="0"/>
      <w:marTop w:val="0"/>
      <w:marBottom w:val="0"/>
      <w:divBdr>
        <w:top w:val="none" w:sz="0" w:space="0" w:color="auto"/>
        <w:left w:val="none" w:sz="0" w:space="0" w:color="auto"/>
        <w:bottom w:val="none" w:sz="0" w:space="0" w:color="auto"/>
        <w:right w:val="none" w:sz="0" w:space="0" w:color="auto"/>
      </w:divBdr>
    </w:div>
    <w:div w:id="880172464">
      <w:bodyDiv w:val="1"/>
      <w:marLeft w:val="0"/>
      <w:marRight w:val="0"/>
      <w:marTop w:val="0"/>
      <w:marBottom w:val="0"/>
      <w:divBdr>
        <w:top w:val="none" w:sz="0" w:space="0" w:color="auto"/>
        <w:left w:val="none" w:sz="0" w:space="0" w:color="auto"/>
        <w:bottom w:val="none" w:sz="0" w:space="0" w:color="auto"/>
        <w:right w:val="none" w:sz="0" w:space="0" w:color="auto"/>
      </w:divBdr>
    </w:div>
    <w:div w:id="881290179">
      <w:bodyDiv w:val="1"/>
      <w:marLeft w:val="0"/>
      <w:marRight w:val="0"/>
      <w:marTop w:val="0"/>
      <w:marBottom w:val="0"/>
      <w:divBdr>
        <w:top w:val="none" w:sz="0" w:space="0" w:color="auto"/>
        <w:left w:val="none" w:sz="0" w:space="0" w:color="auto"/>
        <w:bottom w:val="none" w:sz="0" w:space="0" w:color="auto"/>
        <w:right w:val="none" w:sz="0" w:space="0" w:color="auto"/>
      </w:divBdr>
    </w:div>
    <w:div w:id="882015402">
      <w:bodyDiv w:val="1"/>
      <w:marLeft w:val="0"/>
      <w:marRight w:val="0"/>
      <w:marTop w:val="0"/>
      <w:marBottom w:val="0"/>
      <w:divBdr>
        <w:top w:val="none" w:sz="0" w:space="0" w:color="auto"/>
        <w:left w:val="none" w:sz="0" w:space="0" w:color="auto"/>
        <w:bottom w:val="none" w:sz="0" w:space="0" w:color="auto"/>
        <w:right w:val="none" w:sz="0" w:space="0" w:color="auto"/>
      </w:divBdr>
    </w:div>
    <w:div w:id="883174654">
      <w:bodyDiv w:val="1"/>
      <w:marLeft w:val="0"/>
      <w:marRight w:val="0"/>
      <w:marTop w:val="0"/>
      <w:marBottom w:val="0"/>
      <w:divBdr>
        <w:top w:val="none" w:sz="0" w:space="0" w:color="auto"/>
        <w:left w:val="none" w:sz="0" w:space="0" w:color="auto"/>
        <w:bottom w:val="none" w:sz="0" w:space="0" w:color="auto"/>
        <w:right w:val="none" w:sz="0" w:space="0" w:color="auto"/>
      </w:divBdr>
    </w:div>
    <w:div w:id="883371040">
      <w:bodyDiv w:val="1"/>
      <w:marLeft w:val="0"/>
      <w:marRight w:val="0"/>
      <w:marTop w:val="0"/>
      <w:marBottom w:val="0"/>
      <w:divBdr>
        <w:top w:val="none" w:sz="0" w:space="0" w:color="auto"/>
        <w:left w:val="none" w:sz="0" w:space="0" w:color="auto"/>
        <w:bottom w:val="none" w:sz="0" w:space="0" w:color="auto"/>
        <w:right w:val="none" w:sz="0" w:space="0" w:color="auto"/>
      </w:divBdr>
    </w:div>
    <w:div w:id="883371818">
      <w:bodyDiv w:val="1"/>
      <w:marLeft w:val="0"/>
      <w:marRight w:val="0"/>
      <w:marTop w:val="0"/>
      <w:marBottom w:val="0"/>
      <w:divBdr>
        <w:top w:val="none" w:sz="0" w:space="0" w:color="auto"/>
        <w:left w:val="none" w:sz="0" w:space="0" w:color="auto"/>
        <w:bottom w:val="none" w:sz="0" w:space="0" w:color="auto"/>
        <w:right w:val="none" w:sz="0" w:space="0" w:color="auto"/>
      </w:divBdr>
    </w:div>
    <w:div w:id="884491326">
      <w:bodyDiv w:val="1"/>
      <w:marLeft w:val="0"/>
      <w:marRight w:val="0"/>
      <w:marTop w:val="0"/>
      <w:marBottom w:val="0"/>
      <w:divBdr>
        <w:top w:val="none" w:sz="0" w:space="0" w:color="auto"/>
        <w:left w:val="none" w:sz="0" w:space="0" w:color="auto"/>
        <w:bottom w:val="none" w:sz="0" w:space="0" w:color="auto"/>
        <w:right w:val="none" w:sz="0" w:space="0" w:color="auto"/>
      </w:divBdr>
    </w:div>
    <w:div w:id="885527949">
      <w:bodyDiv w:val="1"/>
      <w:marLeft w:val="0"/>
      <w:marRight w:val="0"/>
      <w:marTop w:val="0"/>
      <w:marBottom w:val="0"/>
      <w:divBdr>
        <w:top w:val="none" w:sz="0" w:space="0" w:color="auto"/>
        <w:left w:val="none" w:sz="0" w:space="0" w:color="auto"/>
        <w:bottom w:val="none" w:sz="0" w:space="0" w:color="auto"/>
        <w:right w:val="none" w:sz="0" w:space="0" w:color="auto"/>
      </w:divBdr>
    </w:div>
    <w:div w:id="885719521">
      <w:bodyDiv w:val="1"/>
      <w:marLeft w:val="0"/>
      <w:marRight w:val="0"/>
      <w:marTop w:val="0"/>
      <w:marBottom w:val="0"/>
      <w:divBdr>
        <w:top w:val="none" w:sz="0" w:space="0" w:color="auto"/>
        <w:left w:val="none" w:sz="0" w:space="0" w:color="auto"/>
        <w:bottom w:val="none" w:sz="0" w:space="0" w:color="auto"/>
        <w:right w:val="none" w:sz="0" w:space="0" w:color="auto"/>
      </w:divBdr>
    </w:div>
    <w:div w:id="885873002">
      <w:bodyDiv w:val="1"/>
      <w:marLeft w:val="0"/>
      <w:marRight w:val="0"/>
      <w:marTop w:val="0"/>
      <w:marBottom w:val="0"/>
      <w:divBdr>
        <w:top w:val="none" w:sz="0" w:space="0" w:color="auto"/>
        <w:left w:val="none" w:sz="0" w:space="0" w:color="auto"/>
        <w:bottom w:val="none" w:sz="0" w:space="0" w:color="auto"/>
        <w:right w:val="none" w:sz="0" w:space="0" w:color="auto"/>
      </w:divBdr>
    </w:div>
    <w:div w:id="887649976">
      <w:bodyDiv w:val="1"/>
      <w:marLeft w:val="0"/>
      <w:marRight w:val="0"/>
      <w:marTop w:val="0"/>
      <w:marBottom w:val="0"/>
      <w:divBdr>
        <w:top w:val="none" w:sz="0" w:space="0" w:color="auto"/>
        <w:left w:val="none" w:sz="0" w:space="0" w:color="auto"/>
        <w:bottom w:val="none" w:sz="0" w:space="0" w:color="auto"/>
        <w:right w:val="none" w:sz="0" w:space="0" w:color="auto"/>
      </w:divBdr>
    </w:div>
    <w:div w:id="887958334">
      <w:bodyDiv w:val="1"/>
      <w:marLeft w:val="0"/>
      <w:marRight w:val="0"/>
      <w:marTop w:val="0"/>
      <w:marBottom w:val="0"/>
      <w:divBdr>
        <w:top w:val="none" w:sz="0" w:space="0" w:color="auto"/>
        <w:left w:val="none" w:sz="0" w:space="0" w:color="auto"/>
        <w:bottom w:val="none" w:sz="0" w:space="0" w:color="auto"/>
        <w:right w:val="none" w:sz="0" w:space="0" w:color="auto"/>
      </w:divBdr>
    </w:div>
    <w:div w:id="889535052">
      <w:bodyDiv w:val="1"/>
      <w:marLeft w:val="0"/>
      <w:marRight w:val="0"/>
      <w:marTop w:val="0"/>
      <w:marBottom w:val="0"/>
      <w:divBdr>
        <w:top w:val="none" w:sz="0" w:space="0" w:color="auto"/>
        <w:left w:val="none" w:sz="0" w:space="0" w:color="auto"/>
        <w:bottom w:val="none" w:sz="0" w:space="0" w:color="auto"/>
        <w:right w:val="none" w:sz="0" w:space="0" w:color="auto"/>
      </w:divBdr>
    </w:div>
    <w:div w:id="892038758">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2615371">
      <w:bodyDiv w:val="1"/>
      <w:marLeft w:val="0"/>
      <w:marRight w:val="0"/>
      <w:marTop w:val="0"/>
      <w:marBottom w:val="0"/>
      <w:divBdr>
        <w:top w:val="none" w:sz="0" w:space="0" w:color="auto"/>
        <w:left w:val="none" w:sz="0" w:space="0" w:color="auto"/>
        <w:bottom w:val="none" w:sz="0" w:space="0" w:color="auto"/>
        <w:right w:val="none" w:sz="0" w:space="0" w:color="auto"/>
      </w:divBdr>
    </w:div>
    <w:div w:id="893540185">
      <w:bodyDiv w:val="1"/>
      <w:marLeft w:val="0"/>
      <w:marRight w:val="0"/>
      <w:marTop w:val="0"/>
      <w:marBottom w:val="0"/>
      <w:divBdr>
        <w:top w:val="none" w:sz="0" w:space="0" w:color="auto"/>
        <w:left w:val="none" w:sz="0" w:space="0" w:color="auto"/>
        <w:bottom w:val="none" w:sz="0" w:space="0" w:color="auto"/>
        <w:right w:val="none" w:sz="0" w:space="0" w:color="auto"/>
      </w:divBdr>
    </w:div>
    <w:div w:id="893545298">
      <w:bodyDiv w:val="1"/>
      <w:marLeft w:val="0"/>
      <w:marRight w:val="0"/>
      <w:marTop w:val="0"/>
      <w:marBottom w:val="0"/>
      <w:divBdr>
        <w:top w:val="none" w:sz="0" w:space="0" w:color="auto"/>
        <w:left w:val="none" w:sz="0" w:space="0" w:color="auto"/>
        <w:bottom w:val="none" w:sz="0" w:space="0" w:color="auto"/>
        <w:right w:val="none" w:sz="0" w:space="0" w:color="auto"/>
      </w:divBdr>
    </w:div>
    <w:div w:id="893811685">
      <w:bodyDiv w:val="1"/>
      <w:marLeft w:val="0"/>
      <w:marRight w:val="0"/>
      <w:marTop w:val="0"/>
      <w:marBottom w:val="0"/>
      <w:divBdr>
        <w:top w:val="none" w:sz="0" w:space="0" w:color="auto"/>
        <w:left w:val="none" w:sz="0" w:space="0" w:color="auto"/>
        <w:bottom w:val="none" w:sz="0" w:space="0" w:color="auto"/>
        <w:right w:val="none" w:sz="0" w:space="0" w:color="auto"/>
      </w:divBdr>
    </w:div>
    <w:div w:id="895511797">
      <w:bodyDiv w:val="1"/>
      <w:marLeft w:val="0"/>
      <w:marRight w:val="0"/>
      <w:marTop w:val="0"/>
      <w:marBottom w:val="0"/>
      <w:divBdr>
        <w:top w:val="none" w:sz="0" w:space="0" w:color="auto"/>
        <w:left w:val="none" w:sz="0" w:space="0" w:color="auto"/>
        <w:bottom w:val="none" w:sz="0" w:space="0" w:color="auto"/>
        <w:right w:val="none" w:sz="0" w:space="0" w:color="auto"/>
      </w:divBdr>
    </w:div>
    <w:div w:id="896743204">
      <w:bodyDiv w:val="1"/>
      <w:marLeft w:val="0"/>
      <w:marRight w:val="0"/>
      <w:marTop w:val="0"/>
      <w:marBottom w:val="0"/>
      <w:divBdr>
        <w:top w:val="none" w:sz="0" w:space="0" w:color="auto"/>
        <w:left w:val="none" w:sz="0" w:space="0" w:color="auto"/>
        <w:bottom w:val="none" w:sz="0" w:space="0" w:color="auto"/>
        <w:right w:val="none" w:sz="0" w:space="0" w:color="auto"/>
      </w:divBdr>
    </w:div>
    <w:div w:id="897283289">
      <w:bodyDiv w:val="1"/>
      <w:marLeft w:val="0"/>
      <w:marRight w:val="0"/>
      <w:marTop w:val="0"/>
      <w:marBottom w:val="0"/>
      <w:divBdr>
        <w:top w:val="none" w:sz="0" w:space="0" w:color="auto"/>
        <w:left w:val="none" w:sz="0" w:space="0" w:color="auto"/>
        <w:bottom w:val="none" w:sz="0" w:space="0" w:color="auto"/>
        <w:right w:val="none" w:sz="0" w:space="0" w:color="auto"/>
      </w:divBdr>
    </w:div>
    <w:div w:id="897671482">
      <w:bodyDiv w:val="1"/>
      <w:marLeft w:val="0"/>
      <w:marRight w:val="0"/>
      <w:marTop w:val="0"/>
      <w:marBottom w:val="0"/>
      <w:divBdr>
        <w:top w:val="none" w:sz="0" w:space="0" w:color="auto"/>
        <w:left w:val="none" w:sz="0" w:space="0" w:color="auto"/>
        <w:bottom w:val="none" w:sz="0" w:space="0" w:color="auto"/>
        <w:right w:val="none" w:sz="0" w:space="0" w:color="auto"/>
      </w:divBdr>
    </w:div>
    <w:div w:id="898826396">
      <w:bodyDiv w:val="1"/>
      <w:marLeft w:val="0"/>
      <w:marRight w:val="0"/>
      <w:marTop w:val="0"/>
      <w:marBottom w:val="0"/>
      <w:divBdr>
        <w:top w:val="none" w:sz="0" w:space="0" w:color="auto"/>
        <w:left w:val="none" w:sz="0" w:space="0" w:color="auto"/>
        <w:bottom w:val="none" w:sz="0" w:space="0" w:color="auto"/>
        <w:right w:val="none" w:sz="0" w:space="0" w:color="auto"/>
      </w:divBdr>
    </w:div>
    <w:div w:id="900292539">
      <w:bodyDiv w:val="1"/>
      <w:marLeft w:val="0"/>
      <w:marRight w:val="0"/>
      <w:marTop w:val="0"/>
      <w:marBottom w:val="0"/>
      <w:divBdr>
        <w:top w:val="none" w:sz="0" w:space="0" w:color="auto"/>
        <w:left w:val="none" w:sz="0" w:space="0" w:color="auto"/>
        <w:bottom w:val="none" w:sz="0" w:space="0" w:color="auto"/>
        <w:right w:val="none" w:sz="0" w:space="0" w:color="auto"/>
      </w:divBdr>
    </w:div>
    <w:div w:id="900362484">
      <w:bodyDiv w:val="1"/>
      <w:marLeft w:val="0"/>
      <w:marRight w:val="0"/>
      <w:marTop w:val="0"/>
      <w:marBottom w:val="0"/>
      <w:divBdr>
        <w:top w:val="none" w:sz="0" w:space="0" w:color="auto"/>
        <w:left w:val="none" w:sz="0" w:space="0" w:color="auto"/>
        <w:bottom w:val="none" w:sz="0" w:space="0" w:color="auto"/>
        <w:right w:val="none" w:sz="0" w:space="0" w:color="auto"/>
      </w:divBdr>
    </w:div>
    <w:div w:id="900750684">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2330763">
      <w:bodyDiv w:val="1"/>
      <w:marLeft w:val="0"/>
      <w:marRight w:val="0"/>
      <w:marTop w:val="0"/>
      <w:marBottom w:val="0"/>
      <w:divBdr>
        <w:top w:val="none" w:sz="0" w:space="0" w:color="auto"/>
        <w:left w:val="none" w:sz="0" w:space="0" w:color="auto"/>
        <w:bottom w:val="none" w:sz="0" w:space="0" w:color="auto"/>
        <w:right w:val="none" w:sz="0" w:space="0" w:color="auto"/>
      </w:divBdr>
    </w:div>
    <w:div w:id="902568227">
      <w:bodyDiv w:val="1"/>
      <w:marLeft w:val="0"/>
      <w:marRight w:val="0"/>
      <w:marTop w:val="0"/>
      <w:marBottom w:val="0"/>
      <w:divBdr>
        <w:top w:val="none" w:sz="0" w:space="0" w:color="auto"/>
        <w:left w:val="none" w:sz="0" w:space="0" w:color="auto"/>
        <w:bottom w:val="none" w:sz="0" w:space="0" w:color="auto"/>
        <w:right w:val="none" w:sz="0" w:space="0" w:color="auto"/>
      </w:divBdr>
    </w:div>
    <w:div w:id="903948359">
      <w:bodyDiv w:val="1"/>
      <w:marLeft w:val="0"/>
      <w:marRight w:val="0"/>
      <w:marTop w:val="0"/>
      <w:marBottom w:val="0"/>
      <w:divBdr>
        <w:top w:val="none" w:sz="0" w:space="0" w:color="auto"/>
        <w:left w:val="none" w:sz="0" w:space="0" w:color="auto"/>
        <w:bottom w:val="none" w:sz="0" w:space="0" w:color="auto"/>
        <w:right w:val="none" w:sz="0" w:space="0" w:color="auto"/>
      </w:divBdr>
    </w:div>
    <w:div w:id="903952757">
      <w:bodyDiv w:val="1"/>
      <w:marLeft w:val="0"/>
      <w:marRight w:val="0"/>
      <w:marTop w:val="0"/>
      <w:marBottom w:val="0"/>
      <w:divBdr>
        <w:top w:val="none" w:sz="0" w:space="0" w:color="auto"/>
        <w:left w:val="none" w:sz="0" w:space="0" w:color="auto"/>
        <w:bottom w:val="none" w:sz="0" w:space="0" w:color="auto"/>
        <w:right w:val="none" w:sz="0" w:space="0" w:color="auto"/>
      </w:divBdr>
    </w:div>
    <w:div w:id="906232016">
      <w:bodyDiv w:val="1"/>
      <w:marLeft w:val="0"/>
      <w:marRight w:val="0"/>
      <w:marTop w:val="0"/>
      <w:marBottom w:val="0"/>
      <w:divBdr>
        <w:top w:val="none" w:sz="0" w:space="0" w:color="auto"/>
        <w:left w:val="none" w:sz="0" w:space="0" w:color="auto"/>
        <w:bottom w:val="none" w:sz="0" w:space="0" w:color="auto"/>
        <w:right w:val="none" w:sz="0" w:space="0" w:color="auto"/>
      </w:divBdr>
    </w:div>
    <w:div w:id="906963655">
      <w:bodyDiv w:val="1"/>
      <w:marLeft w:val="0"/>
      <w:marRight w:val="0"/>
      <w:marTop w:val="0"/>
      <w:marBottom w:val="0"/>
      <w:divBdr>
        <w:top w:val="none" w:sz="0" w:space="0" w:color="auto"/>
        <w:left w:val="none" w:sz="0" w:space="0" w:color="auto"/>
        <w:bottom w:val="none" w:sz="0" w:space="0" w:color="auto"/>
        <w:right w:val="none" w:sz="0" w:space="0" w:color="auto"/>
      </w:divBdr>
    </w:div>
    <w:div w:id="907811308">
      <w:bodyDiv w:val="1"/>
      <w:marLeft w:val="0"/>
      <w:marRight w:val="0"/>
      <w:marTop w:val="0"/>
      <w:marBottom w:val="0"/>
      <w:divBdr>
        <w:top w:val="none" w:sz="0" w:space="0" w:color="auto"/>
        <w:left w:val="none" w:sz="0" w:space="0" w:color="auto"/>
        <w:bottom w:val="none" w:sz="0" w:space="0" w:color="auto"/>
        <w:right w:val="none" w:sz="0" w:space="0" w:color="auto"/>
      </w:divBdr>
    </w:div>
    <w:div w:id="908227109">
      <w:bodyDiv w:val="1"/>
      <w:marLeft w:val="0"/>
      <w:marRight w:val="0"/>
      <w:marTop w:val="0"/>
      <w:marBottom w:val="0"/>
      <w:divBdr>
        <w:top w:val="none" w:sz="0" w:space="0" w:color="auto"/>
        <w:left w:val="none" w:sz="0" w:space="0" w:color="auto"/>
        <w:bottom w:val="none" w:sz="0" w:space="0" w:color="auto"/>
        <w:right w:val="none" w:sz="0" w:space="0" w:color="auto"/>
      </w:divBdr>
    </w:div>
    <w:div w:id="908617647">
      <w:bodyDiv w:val="1"/>
      <w:marLeft w:val="0"/>
      <w:marRight w:val="0"/>
      <w:marTop w:val="0"/>
      <w:marBottom w:val="0"/>
      <w:divBdr>
        <w:top w:val="none" w:sz="0" w:space="0" w:color="auto"/>
        <w:left w:val="none" w:sz="0" w:space="0" w:color="auto"/>
        <w:bottom w:val="none" w:sz="0" w:space="0" w:color="auto"/>
        <w:right w:val="none" w:sz="0" w:space="0" w:color="auto"/>
      </w:divBdr>
    </w:div>
    <w:div w:id="908657493">
      <w:bodyDiv w:val="1"/>
      <w:marLeft w:val="0"/>
      <w:marRight w:val="0"/>
      <w:marTop w:val="0"/>
      <w:marBottom w:val="0"/>
      <w:divBdr>
        <w:top w:val="none" w:sz="0" w:space="0" w:color="auto"/>
        <w:left w:val="none" w:sz="0" w:space="0" w:color="auto"/>
        <w:bottom w:val="none" w:sz="0" w:space="0" w:color="auto"/>
        <w:right w:val="none" w:sz="0" w:space="0" w:color="auto"/>
      </w:divBdr>
    </w:div>
    <w:div w:id="908731029">
      <w:bodyDiv w:val="1"/>
      <w:marLeft w:val="0"/>
      <w:marRight w:val="0"/>
      <w:marTop w:val="0"/>
      <w:marBottom w:val="0"/>
      <w:divBdr>
        <w:top w:val="none" w:sz="0" w:space="0" w:color="auto"/>
        <w:left w:val="none" w:sz="0" w:space="0" w:color="auto"/>
        <w:bottom w:val="none" w:sz="0" w:space="0" w:color="auto"/>
        <w:right w:val="none" w:sz="0" w:space="0" w:color="auto"/>
      </w:divBdr>
    </w:div>
    <w:div w:id="908733236">
      <w:bodyDiv w:val="1"/>
      <w:marLeft w:val="0"/>
      <w:marRight w:val="0"/>
      <w:marTop w:val="0"/>
      <w:marBottom w:val="0"/>
      <w:divBdr>
        <w:top w:val="none" w:sz="0" w:space="0" w:color="auto"/>
        <w:left w:val="none" w:sz="0" w:space="0" w:color="auto"/>
        <w:bottom w:val="none" w:sz="0" w:space="0" w:color="auto"/>
        <w:right w:val="none" w:sz="0" w:space="0" w:color="auto"/>
      </w:divBdr>
    </w:div>
    <w:div w:id="909002586">
      <w:bodyDiv w:val="1"/>
      <w:marLeft w:val="0"/>
      <w:marRight w:val="0"/>
      <w:marTop w:val="0"/>
      <w:marBottom w:val="0"/>
      <w:divBdr>
        <w:top w:val="none" w:sz="0" w:space="0" w:color="auto"/>
        <w:left w:val="none" w:sz="0" w:space="0" w:color="auto"/>
        <w:bottom w:val="none" w:sz="0" w:space="0" w:color="auto"/>
        <w:right w:val="none" w:sz="0" w:space="0" w:color="auto"/>
      </w:divBdr>
    </w:div>
    <w:div w:id="910312604">
      <w:bodyDiv w:val="1"/>
      <w:marLeft w:val="0"/>
      <w:marRight w:val="0"/>
      <w:marTop w:val="0"/>
      <w:marBottom w:val="0"/>
      <w:divBdr>
        <w:top w:val="none" w:sz="0" w:space="0" w:color="auto"/>
        <w:left w:val="none" w:sz="0" w:space="0" w:color="auto"/>
        <w:bottom w:val="none" w:sz="0" w:space="0" w:color="auto"/>
        <w:right w:val="none" w:sz="0" w:space="0" w:color="auto"/>
      </w:divBdr>
    </w:div>
    <w:div w:id="910693321">
      <w:bodyDiv w:val="1"/>
      <w:marLeft w:val="0"/>
      <w:marRight w:val="0"/>
      <w:marTop w:val="0"/>
      <w:marBottom w:val="0"/>
      <w:divBdr>
        <w:top w:val="none" w:sz="0" w:space="0" w:color="auto"/>
        <w:left w:val="none" w:sz="0" w:space="0" w:color="auto"/>
        <w:bottom w:val="none" w:sz="0" w:space="0" w:color="auto"/>
        <w:right w:val="none" w:sz="0" w:space="0" w:color="auto"/>
      </w:divBdr>
    </w:div>
    <w:div w:id="911037271">
      <w:bodyDiv w:val="1"/>
      <w:marLeft w:val="0"/>
      <w:marRight w:val="0"/>
      <w:marTop w:val="0"/>
      <w:marBottom w:val="0"/>
      <w:divBdr>
        <w:top w:val="none" w:sz="0" w:space="0" w:color="auto"/>
        <w:left w:val="none" w:sz="0" w:space="0" w:color="auto"/>
        <w:bottom w:val="none" w:sz="0" w:space="0" w:color="auto"/>
        <w:right w:val="none" w:sz="0" w:space="0" w:color="auto"/>
      </w:divBdr>
    </w:div>
    <w:div w:id="911499945">
      <w:bodyDiv w:val="1"/>
      <w:marLeft w:val="0"/>
      <w:marRight w:val="0"/>
      <w:marTop w:val="0"/>
      <w:marBottom w:val="0"/>
      <w:divBdr>
        <w:top w:val="none" w:sz="0" w:space="0" w:color="auto"/>
        <w:left w:val="none" w:sz="0" w:space="0" w:color="auto"/>
        <w:bottom w:val="none" w:sz="0" w:space="0" w:color="auto"/>
        <w:right w:val="none" w:sz="0" w:space="0" w:color="auto"/>
      </w:divBdr>
    </w:div>
    <w:div w:id="912545927">
      <w:bodyDiv w:val="1"/>
      <w:marLeft w:val="0"/>
      <w:marRight w:val="0"/>
      <w:marTop w:val="0"/>
      <w:marBottom w:val="0"/>
      <w:divBdr>
        <w:top w:val="none" w:sz="0" w:space="0" w:color="auto"/>
        <w:left w:val="none" w:sz="0" w:space="0" w:color="auto"/>
        <w:bottom w:val="none" w:sz="0" w:space="0" w:color="auto"/>
        <w:right w:val="none" w:sz="0" w:space="0" w:color="auto"/>
      </w:divBdr>
    </w:div>
    <w:div w:id="914238482">
      <w:bodyDiv w:val="1"/>
      <w:marLeft w:val="0"/>
      <w:marRight w:val="0"/>
      <w:marTop w:val="0"/>
      <w:marBottom w:val="0"/>
      <w:divBdr>
        <w:top w:val="none" w:sz="0" w:space="0" w:color="auto"/>
        <w:left w:val="none" w:sz="0" w:space="0" w:color="auto"/>
        <w:bottom w:val="none" w:sz="0" w:space="0" w:color="auto"/>
        <w:right w:val="none" w:sz="0" w:space="0" w:color="auto"/>
      </w:divBdr>
    </w:div>
    <w:div w:id="915170171">
      <w:bodyDiv w:val="1"/>
      <w:marLeft w:val="0"/>
      <w:marRight w:val="0"/>
      <w:marTop w:val="0"/>
      <w:marBottom w:val="0"/>
      <w:divBdr>
        <w:top w:val="none" w:sz="0" w:space="0" w:color="auto"/>
        <w:left w:val="none" w:sz="0" w:space="0" w:color="auto"/>
        <w:bottom w:val="none" w:sz="0" w:space="0" w:color="auto"/>
        <w:right w:val="none" w:sz="0" w:space="0" w:color="auto"/>
      </w:divBdr>
    </w:div>
    <w:div w:id="916593520">
      <w:bodyDiv w:val="1"/>
      <w:marLeft w:val="0"/>
      <w:marRight w:val="0"/>
      <w:marTop w:val="0"/>
      <w:marBottom w:val="0"/>
      <w:divBdr>
        <w:top w:val="none" w:sz="0" w:space="0" w:color="auto"/>
        <w:left w:val="none" w:sz="0" w:space="0" w:color="auto"/>
        <w:bottom w:val="none" w:sz="0" w:space="0" w:color="auto"/>
        <w:right w:val="none" w:sz="0" w:space="0" w:color="auto"/>
      </w:divBdr>
    </w:div>
    <w:div w:id="916937980">
      <w:bodyDiv w:val="1"/>
      <w:marLeft w:val="0"/>
      <w:marRight w:val="0"/>
      <w:marTop w:val="0"/>
      <w:marBottom w:val="0"/>
      <w:divBdr>
        <w:top w:val="none" w:sz="0" w:space="0" w:color="auto"/>
        <w:left w:val="none" w:sz="0" w:space="0" w:color="auto"/>
        <w:bottom w:val="none" w:sz="0" w:space="0" w:color="auto"/>
        <w:right w:val="none" w:sz="0" w:space="0" w:color="auto"/>
      </w:divBdr>
    </w:div>
    <w:div w:id="918173117">
      <w:bodyDiv w:val="1"/>
      <w:marLeft w:val="0"/>
      <w:marRight w:val="0"/>
      <w:marTop w:val="0"/>
      <w:marBottom w:val="0"/>
      <w:divBdr>
        <w:top w:val="none" w:sz="0" w:space="0" w:color="auto"/>
        <w:left w:val="none" w:sz="0" w:space="0" w:color="auto"/>
        <w:bottom w:val="none" w:sz="0" w:space="0" w:color="auto"/>
        <w:right w:val="none" w:sz="0" w:space="0" w:color="auto"/>
      </w:divBdr>
    </w:div>
    <w:div w:id="918439314">
      <w:bodyDiv w:val="1"/>
      <w:marLeft w:val="0"/>
      <w:marRight w:val="0"/>
      <w:marTop w:val="0"/>
      <w:marBottom w:val="0"/>
      <w:divBdr>
        <w:top w:val="none" w:sz="0" w:space="0" w:color="auto"/>
        <w:left w:val="none" w:sz="0" w:space="0" w:color="auto"/>
        <w:bottom w:val="none" w:sz="0" w:space="0" w:color="auto"/>
        <w:right w:val="none" w:sz="0" w:space="0" w:color="auto"/>
      </w:divBdr>
    </w:div>
    <w:div w:id="919215159">
      <w:bodyDiv w:val="1"/>
      <w:marLeft w:val="0"/>
      <w:marRight w:val="0"/>
      <w:marTop w:val="0"/>
      <w:marBottom w:val="0"/>
      <w:divBdr>
        <w:top w:val="none" w:sz="0" w:space="0" w:color="auto"/>
        <w:left w:val="none" w:sz="0" w:space="0" w:color="auto"/>
        <w:bottom w:val="none" w:sz="0" w:space="0" w:color="auto"/>
        <w:right w:val="none" w:sz="0" w:space="0" w:color="auto"/>
      </w:divBdr>
    </w:div>
    <w:div w:id="919945691">
      <w:bodyDiv w:val="1"/>
      <w:marLeft w:val="0"/>
      <w:marRight w:val="0"/>
      <w:marTop w:val="0"/>
      <w:marBottom w:val="0"/>
      <w:divBdr>
        <w:top w:val="none" w:sz="0" w:space="0" w:color="auto"/>
        <w:left w:val="none" w:sz="0" w:space="0" w:color="auto"/>
        <w:bottom w:val="none" w:sz="0" w:space="0" w:color="auto"/>
        <w:right w:val="none" w:sz="0" w:space="0" w:color="auto"/>
      </w:divBdr>
    </w:div>
    <w:div w:id="920336934">
      <w:bodyDiv w:val="1"/>
      <w:marLeft w:val="0"/>
      <w:marRight w:val="0"/>
      <w:marTop w:val="0"/>
      <w:marBottom w:val="0"/>
      <w:divBdr>
        <w:top w:val="none" w:sz="0" w:space="0" w:color="auto"/>
        <w:left w:val="none" w:sz="0" w:space="0" w:color="auto"/>
        <w:bottom w:val="none" w:sz="0" w:space="0" w:color="auto"/>
        <w:right w:val="none" w:sz="0" w:space="0" w:color="auto"/>
      </w:divBdr>
    </w:div>
    <w:div w:id="920866990">
      <w:bodyDiv w:val="1"/>
      <w:marLeft w:val="0"/>
      <w:marRight w:val="0"/>
      <w:marTop w:val="0"/>
      <w:marBottom w:val="0"/>
      <w:divBdr>
        <w:top w:val="none" w:sz="0" w:space="0" w:color="auto"/>
        <w:left w:val="none" w:sz="0" w:space="0" w:color="auto"/>
        <w:bottom w:val="none" w:sz="0" w:space="0" w:color="auto"/>
        <w:right w:val="none" w:sz="0" w:space="0" w:color="auto"/>
      </w:divBdr>
    </w:div>
    <w:div w:id="922105615">
      <w:bodyDiv w:val="1"/>
      <w:marLeft w:val="0"/>
      <w:marRight w:val="0"/>
      <w:marTop w:val="0"/>
      <w:marBottom w:val="0"/>
      <w:divBdr>
        <w:top w:val="none" w:sz="0" w:space="0" w:color="auto"/>
        <w:left w:val="none" w:sz="0" w:space="0" w:color="auto"/>
        <w:bottom w:val="none" w:sz="0" w:space="0" w:color="auto"/>
        <w:right w:val="none" w:sz="0" w:space="0" w:color="auto"/>
      </w:divBdr>
    </w:div>
    <w:div w:id="922421670">
      <w:bodyDiv w:val="1"/>
      <w:marLeft w:val="0"/>
      <w:marRight w:val="0"/>
      <w:marTop w:val="0"/>
      <w:marBottom w:val="0"/>
      <w:divBdr>
        <w:top w:val="none" w:sz="0" w:space="0" w:color="auto"/>
        <w:left w:val="none" w:sz="0" w:space="0" w:color="auto"/>
        <w:bottom w:val="none" w:sz="0" w:space="0" w:color="auto"/>
        <w:right w:val="none" w:sz="0" w:space="0" w:color="auto"/>
      </w:divBdr>
    </w:div>
    <w:div w:id="922645509">
      <w:bodyDiv w:val="1"/>
      <w:marLeft w:val="0"/>
      <w:marRight w:val="0"/>
      <w:marTop w:val="0"/>
      <w:marBottom w:val="0"/>
      <w:divBdr>
        <w:top w:val="none" w:sz="0" w:space="0" w:color="auto"/>
        <w:left w:val="none" w:sz="0" w:space="0" w:color="auto"/>
        <w:bottom w:val="none" w:sz="0" w:space="0" w:color="auto"/>
        <w:right w:val="none" w:sz="0" w:space="0" w:color="auto"/>
      </w:divBdr>
    </w:div>
    <w:div w:id="922957917">
      <w:bodyDiv w:val="1"/>
      <w:marLeft w:val="0"/>
      <w:marRight w:val="0"/>
      <w:marTop w:val="0"/>
      <w:marBottom w:val="0"/>
      <w:divBdr>
        <w:top w:val="none" w:sz="0" w:space="0" w:color="auto"/>
        <w:left w:val="none" w:sz="0" w:space="0" w:color="auto"/>
        <w:bottom w:val="none" w:sz="0" w:space="0" w:color="auto"/>
        <w:right w:val="none" w:sz="0" w:space="0" w:color="auto"/>
      </w:divBdr>
    </w:div>
    <w:div w:id="923609095">
      <w:bodyDiv w:val="1"/>
      <w:marLeft w:val="0"/>
      <w:marRight w:val="0"/>
      <w:marTop w:val="0"/>
      <w:marBottom w:val="0"/>
      <w:divBdr>
        <w:top w:val="none" w:sz="0" w:space="0" w:color="auto"/>
        <w:left w:val="none" w:sz="0" w:space="0" w:color="auto"/>
        <w:bottom w:val="none" w:sz="0" w:space="0" w:color="auto"/>
        <w:right w:val="none" w:sz="0" w:space="0" w:color="auto"/>
      </w:divBdr>
    </w:div>
    <w:div w:id="927154274">
      <w:bodyDiv w:val="1"/>
      <w:marLeft w:val="0"/>
      <w:marRight w:val="0"/>
      <w:marTop w:val="0"/>
      <w:marBottom w:val="0"/>
      <w:divBdr>
        <w:top w:val="none" w:sz="0" w:space="0" w:color="auto"/>
        <w:left w:val="none" w:sz="0" w:space="0" w:color="auto"/>
        <w:bottom w:val="none" w:sz="0" w:space="0" w:color="auto"/>
        <w:right w:val="none" w:sz="0" w:space="0" w:color="auto"/>
      </w:divBdr>
    </w:div>
    <w:div w:id="927932801">
      <w:bodyDiv w:val="1"/>
      <w:marLeft w:val="0"/>
      <w:marRight w:val="0"/>
      <w:marTop w:val="0"/>
      <w:marBottom w:val="0"/>
      <w:divBdr>
        <w:top w:val="none" w:sz="0" w:space="0" w:color="auto"/>
        <w:left w:val="none" w:sz="0" w:space="0" w:color="auto"/>
        <w:bottom w:val="none" w:sz="0" w:space="0" w:color="auto"/>
        <w:right w:val="none" w:sz="0" w:space="0" w:color="auto"/>
      </w:divBdr>
    </w:div>
    <w:div w:id="928005349">
      <w:bodyDiv w:val="1"/>
      <w:marLeft w:val="0"/>
      <w:marRight w:val="0"/>
      <w:marTop w:val="0"/>
      <w:marBottom w:val="0"/>
      <w:divBdr>
        <w:top w:val="none" w:sz="0" w:space="0" w:color="auto"/>
        <w:left w:val="none" w:sz="0" w:space="0" w:color="auto"/>
        <w:bottom w:val="none" w:sz="0" w:space="0" w:color="auto"/>
        <w:right w:val="none" w:sz="0" w:space="0" w:color="auto"/>
      </w:divBdr>
    </w:div>
    <w:div w:id="928543301">
      <w:bodyDiv w:val="1"/>
      <w:marLeft w:val="0"/>
      <w:marRight w:val="0"/>
      <w:marTop w:val="0"/>
      <w:marBottom w:val="0"/>
      <w:divBdr>
        <w:top w:val="none" w:sz="0" w:space="0" w:color="auto"/>
        <w:left w:val="none" w:sz="0" w:space="0" w:color="auto"/>
        <w:bottom w:val="none" w:sz="0" w:space="0" w:color="auto"/>
        <w:right w:val="none" w:sz="0" w:space="0" w:color="auto"/>
      </w:divBdr>
    </w:div>
    <w:div w:id="928850043">
      <w:bodyDiv w:val="1"/>
      <w:marLeft w:val="0"/>
      <w:marRight w:val="0"/>
      <w:marTop w:val="0"/>
      <w:marBottom w:val="0"/>
      <w:divBdr>
        <w:top w:val="none" w:sz="0" w:space="0" w:color="auto"/>
        <w:left w:val="none" w:sz="0" w:space="0" w:color="auto"/>
        <w:bottom w:val="none" w:sz="0" w:space="0" w:color="auto"/>
        <w:right w:val="none" w:sz="0" w:space="0" w:color="auto"/>
      </w:divBdr>
    </w:div>
    <w:div w:id="930239291">
      <w:bodyDiv w:val="1"/>
      <w:marLeft w:val="0"/>
      <w:marRight w:val="0"/>
      <w:marTop w:val="0"/>
      <w:marBottom w:val="0"/>
      <w:divBdr>
        <w:top w:val="none" w:sz="0" w:space="0" w:color="auto"/>
        <w:left w:val="none" w:sz="0" w:space="0" w:color="auto"/>
        <w:bottom w:val="none" w:sz="0" w:space="0" w:color="auto"/>
        <w:right w:val="none" w:sz="0" w:space="0" w:color="auto"/>
      </w:divBdr>
    </w:div>
    <w:div w:id="931427896">
      <w:bodyDiv w:val="1"/>
      <w:marLeft w:val="0"/>
      <w:marRight w:val="0"/>
      <w:marTop w:val="0"/>
      <w:marBottom w:val="0"/>
      <w:divBdr>
        <w:top w:val="none" w:sz="0" w:space="0" w:color="auto"/>
        <w:left w:val="none" w:sz="0" w:space="0" w:color="auto"/>
        <w:bottom w:val="none" w:sz="0" w:space="0" w:color="auto"/>
        <w:right w:val="none" w:sz="0" w:space="0" w:color="auto"/>
      </w:divBdr>
    </w:div>
    <w:div w:id="931663889">
      <w:bodyDiv w:val="1"/>
      <w:marLeft w:val="0"/>
      <w:marRight w:val="0"/>
      <w:marTop w:val="0"/>
      <w:marBottom w:val="0"/>
      <w:divBdr>
        <w:top w:val="none" w:sz="0" w:space="0" w:color="auto"/>
        <w:left w:val="none" w:sz="0" w:space="0" w:color="auto"/>
        <w:bottom w:val="none" w:sz="0" w:space="0" w:color="auto"/>
        <w:right w:val="none" w:sz="0" w:space="0" w:color="auto"/>
      </w:divBdr>
    </w:div>
    <w:div w:id="931743913">
      <w:bodyDiv w:val="1"/>
      <w:marLeft w:val="0"/>
      <w:marRight w:val="0"/>
      <w:marTop w:val="0"/>
      <w:marBottom w:val="0"/>
      <w:divBdr>
        <w:top w:val="none" w:sz="0" w:space="0" w:color="auto"/>
        <w:left w:val="none" w:sz="0" w:space="0" w:color="auto"/>
        <w:bottom w:val="none" w:sz="0" w:space="0" w:color="auto"/>
        <w:right w:val="none" w:sz="0" w:space="0" w:color="auto"/>
      </w:divBdr>
    </w:div>
    <w:div w:id="932594970">
      <w:bodyDiv w:val="1"/>
      <w:marLeft w:val="0"/>
      <w:marRight w:val="0"/>
      <w:marTop w:val="0"/>
      <w:marBottom w:val="0"/>
      <w:divBdr>
        <w:top w:val="none" w:sz="0" w:space="0" w:color="auto"/>
        <w:left w:val="none" w:sz="0" w:space="0" w:color="auto"/>
        <w:bottom w:val="none" w:sz="0" w:space="0" w:color="auto"/>
        <w:right w:val="none" w:sz="0" w:space="0" w:color="auto"/>
      </w:divBdr>
    </w:div>
    <w:div w:id="933632152">
      <w:bodyDiv w:val="1"/>
      <w:marLeft w:val="0"/>
      <w:marRight w:val="0"/>
      <w:marTop w:val="0"/>
      <w:marBottom w:val="0"/>
      <w:divBdr>
        <w:top w:val="none" w:sz="0" w:space="0" w:color="auto"/>
        <w:left w:val="none" w:sz="0" w:space="0" w:color="auto"/>
        <w:bottom w:val="none" w:sz="0" w:space="0" w:color="auto"/>
        <w:right w:val="none" w:sz="0" w:space="0" w:color="auto"/>
      </w:divBdr>
    </w:div>
    <w:div w:id="935668843">
      <w:bodyDiv w:val="1"/>
      <w:marLeft w:val="0"/>
      <w:marRight w:val="0"/>
      <w:marTop w:val="0"/>
      <w:marBottom w:val="0"/>
      <w:divBdr>
        <w:top w:val="none" w:sz="0" w:space="0" w:color="auto"/>
        <w:left w:val="none" w:sz="0" w:space="0" w:color="auto"/>
        <w:bottom w:val="none" w:sz="0" w:space="0" w:color="auto"/>
        <w:right w:val="none" w:sz="0" w:space="0" w:color="auto"/>
      </w:divBdr>
    </w:div>
    <w:div w:id="935747982">
      <w:bodyDiv w:val="1"/>
      <w:marLeft w:val="0"/>
      <w:marRight w:val="0"/>
      <w:marTop w:val="0"/>
      <w:marBottom w:val="0"/>
      <w:divBdr>
        <w:top w:val="none" w:sz="0" w:space="0" w:color="auto"/>
        <w:left w:val="none" w:sz="0" w:space="0" w:color="auto"/>
        <w:bottom w:val="none" w:sz="0" w:space="0" w:color="auto"/>
        <w:right w:val="none" w:sz="0" w:space="0" w:color="auto"/>
      </w:divBdr>
    </w:div>
    <w:div w:id="935945445">
      <w:bodyDiv w:val="1"/>
      <w:marLeft w:val="0"/>
      <w:marRight w:val="0"/>
      <w:marTop w:val="0"/>
      <w:marBottom w:val="0"/>
      <w:divBdr>
        <w:top w:val="none" w:sz="0" w:space="0" w:color="auto"/>
        <w:left w:val="none" w:sz="0" w:space="0" w:color="auto"/>
        <w:bottom w:val="none" w:sz="0" w:space="0" w:color="auto"/>
        <w:right w:val="none" w:sz="0" w:space="0" w:color="auto"/>
      </w:divBdr>
    </w:div>
    <w:div w:id="936258438">
      <w:bodyDiv w:val="1"/>
      <w:marLeft w:val="0"/>
      <w:marRight w:val="0"/>
      <w:marTop w:val="0"/>
      <w:marBottom w:val="0"/>
      <w:divBdr>
        <w:top w:val="none" w:sz="0" w:space="0" w:color="auto"/>
        <w:left w:val="none" w:sz="0" w:space="0" w:color="auto"/>
        <w:bottom w:val="none" w:sz="0" w:space="0" w:color="auto"/>
        <w:right w:val="none" w:sz="0" w:space="0" w:color="auto"/>
      </w:divBdr>
    </w:div>
    <w:div w:id="936519218">
      <w:bodyDiv w:val="1"/>
      <w:marLeft w:val="0"/>
      <w:marRight w:val="0"/>
      <w:marTop w:val="0"/>
      <w:marBottom w:val="0"/>
      <w:divBdr>
        <w:top w:val="none" w:sz="0" w:space="0" w:color="auto"/>
        <w:left w:val="none" w:sz="0" w:space="0" w:color="auto"/>
        <w:bottom w:val="none" w:sz="0" w:space="0" w:color="auto"/>
        <w:right w:val="none" w:sz="0" w:space="0" w:color="auto"/>
      </w:divBdr>
    </w:div>
    <w:div w:id="937254322">
      <w:bodyDiv w:val="1"/>
      <w:marLeft w:val="0"/>
      <w:marRight w:val="0"/>
      <w:marTop w:val="0"/>
      <w:marBottom w:val="0"/>
      <w:divBdr>
        <w:top w:val="none" w:sz="0" w:space="0" w:color="auto"/>
        <w:left w:val="none" w:sz="0" w:space="0" w:color="auto"/>
        <w:bottom w:val="none" w:sz="0" w:space="0" w:color="auto"/>
        <w:right w:val="none" w:sz="0" w:space="0" w:color="auto"/>
      </w:divBdr>
    </w:div>
    <w:div w:id="937979721">
      <w:bodyDiv w:val="1"/>
      <w:marLeft w:val="0"/>
      <w:marRight w:val="0"/>
      <w:marTop w:val="0"/>
      <w:marBottom w:val="0"/>
      <w:divBdr>
        <w:top w:val="none" w:sz="0" w:space="0" w:color="auto"/>
        <w:left w:val="none" w:sz="0" w:space="0" w:color="auto"/>
        <w:bottom w:val="none" w:sz="0" w:space="0" w:color="auto"/>
        <w:right w:val="none" w:sz="0" w:space="0" w:color="auto"/>
      </w:divBdr>
    </w:div>
    <w:div w:id="938177357">
      <w:bodyDiv w:val="1"/>
      <w:marLeft w:val="0"/>
      <w:marRight w:val="0"/>
      <w:marTop w:val="0"/>
      <w:marBottom w:val="0"/>
      <w:divBdr>
        <w:top w:val="none" w:sz="0" w:space="0" w:color="auto"/>
        <w:left w:val="none" w:sz="0" w:space="0" w:color="auto"/>
        <w:bottom w:val="none" w:sz="0" w:space="0" w:color="auto"/>
        <w:right w:val="none" w:sz="0" w:space="0" w:color="auto"/>
      </w:divBdr>
    </w:div>
    <w:div w:id="939022942">
      <w:bodyDiv w:val="1"/>
      <w:marLeft w:val="0"/>
      <w:marRight w:val="0"/>
      <w:marTop w:val="0"/>
      <w:marBottom w:val="0"/>
      <w:divBdr>
        <w:top w:val="none" w:sz="0" w:space="0" w:color="auto"/>
        <w:left w:val="none" w:sz="0" w:space="0" w:color="auto"/>
        <w:bottom w:val="none" w:sz="0" w:space="0" w:color="auto"/>
        <w:right w:val="none" w:sz="0" w:space="0" w:color="auto"/>
      </w:divBdr>
    </w:div>
    <w:div w:id="939336358">
      <w:bodyDiv w:val="1"/>
      <w:marLeft w:val="0"/>
      <w:marRight w:val="0"/>
      <w:marTop w:val="0"/>
      <w:marBottom w:val="0"/>
      <w:divBdr>
        <w:top w:val="none" w:sz="0" w:space="0" w:color="auto"/>
        <w:left w:val="none" w:sz="0" w:space="0" w:color="auto"/>
        <w:bottom w:val="none" w:sz="0" w:space="0" w:color="auto"/>
        <w:right w:val="none" w:sz="0" w:space="0" w:color="auto"/>
      </w:divBdr>
    </w:div>
    <w:div w:id="939720753">
      <w:bodyDiv w:val="1"/>
      <w:marLeft w:val="0"/>
      <w:marRight w:val="0"/>
      <w:marTop w:val="0"/>
      <w:marBottom w:val="0"/>
      <w:divBdr>
        <w:top w:val="none" w:sz="0" w:space="0" w:color="auto"/>
        <w:left w:val="none" w:sz="0" w:space="0" w:color="auto"/>
        <w:bottom w:val="none" w:sz="0" w:space="0" w:color="auto"/>
        <w:right w:val="none" w:sz="0" w:space="0" w:color="auto"/>
      </w:divBdr>
    </w:div>
    <w:div w:id="939796464">
      <w:bodyDiv w:val="1"/>
      <w:marLeft w:val="0"/>
      <w:marRight w:val="0"/>
      <w:marTop w:val="0"/>
      <w:marBottom w:val="0"/>
      <w:divBdr>
        <w:top w:val="none" w:sz="0" w:space="0" w:color="auto"/>
        <w:left w:val="none" w:sz="0" w:space="0" w:color="auto"/>
        <w:bottom w:val="none" w:sz="0" w:space="0" w:color="auto"/>
        <w:right w:val="none" w:sz="0" w:space="0" w:color="auto"/>
      </w:divBdr>
    </w:div>
    <w:div w:id="940256952">
      <w:bodyDiv w:val="1"/>
      <w:marLeft w:val="0"/>
      <w:marRight w:val="0"/>
      <w:marTop w:val="0"/>
      <w:marBottom w:val="0"/>
      <w:divBdr>
        <w:top w:val="none" w:sz="0" w:space="0" w:color="auto"/>
        <w:left w:val="none" w:sz="0" w:space="0" w:color="auto"/>
        <w:bottom w:val="none" w:sz="0" w:space="0" w:color="auto"/>
        <w:right w:val="none" w:sz="0" w:space="0" w:color="auto"/>
      </w:divBdr>
    </w:div>
    <w:div w:id="940331298">
      <w:bodyDiv w:val="1"/>
      <w:marLeft w:val="0"/>
      <w:marRight w:val="0"/>
      <w:marTop w:val="0"/>
      <w:marBottom w:val="0"/>
      <w:divBdr>
        <w:top w:val="none" w:sz="0" w:space="0" w:color="auto"/>
        <w:left w:val="none" w:sz="0" w:space="0" w:color="auto"/>
        <w:bottom w:val="none" w:sz="0" w:space="0" w:color="auto"/>
        <w:right w:val="none" w:sz="0" w:space="0" w:color="auto"/>
      </w:divBdr>
    </w:div>
    <w:div w:id="940383428">
      <w:bodyDiv w:val="1"/>
      <w:marLeft w:val="0"/>
      <w:marRight w:val="0"/>
      <w:marTop w:val="0"/>
      <w:marBottom w:val="0"/>
      <w:divBdr>
        <w:top w:val="none" w:sz="0" w:space="0" w:color="auto"/>
        <w:left w:val="none" w:sz="0" w:space="0" w:color="auto"/>
        <w:bottom w:val="none" w:sz="0" w:space="0" w:color="auto"/>
        <w:right w:val="none" w:sz="0" w:space="0" w:color="auto"/>
      </w:divBdr>
    </w:div>
    <w:div w:id="940839256">
      <w:bodyDiv w:val="1"/>
      <w:marLeft w:val="0"/>
      <w:marRight w:val="0"/>
      <w:marTop w:val="0"/>
      <w:marBottom w:val="0"/>
      <w:divBdr>
        <w:top w:val="none" w:sz="0" w:space="0" w:color="auto"/>
        <w:left w:val="none" w:sz="0" w:space="0" w:color="auto"/>
        <w:bottom w:val="none" w:sz="0" w:space="0" w:color="auto"/>
        <w:right w:val="none" w:sz="0" w:space="0" w:color="auto"/>
      </w:divBdr>
    </w:div>
    <w:div w:id="941299768">
      <w:bodyDiv w:val="1"/>
      <w:marLeft w:val="0"/>
      <w:marRight w:val="0"/>
      <w:marTop w:val="0"/>
      <w:marBottom w:val="0"/>
      <w:divBdr>
        <w:top w:val="none" w:sz="0" w:space="0" w:color="auto"/>
        <w:left w:val="none" w:sz="0" w:space="0" w:color="auto"/>
        <w:bottom w:val="none" w:sz="0" w:space="0" w:color="auto"/>
        <w:right w:val="none" w:sz="0" w:space="0" w:color="auto"/>
      </w:divBdr>
    </w:div>
    <w:div w:id="941375711">
      <w:bodyDiv w:val="1"/>
      <w:marLeft w:val="0"/>
      <w:marRight w:val="0"/>
      <w:marTop w:val="0"/>
      <w:marBottom w:val="0"/>
      <w:divBdr>
        <w:top w:val="none" w:sz="0" w:space="0" w:color="auto"/>
        <w:left w:val="none" w:sz="0" w:space="0" w:color="auto"/>
        <w:bottom w:val="none" w:sz="0" w:space="0" w:color="auto"/>
        <w:right w:val="none" w:sz="0" w:space="0" w:color="auto"/>
      </w:divBdr>
    </w:div>
    <w:div w:id="941885733">
      <w:bodyDiv w:val="1"/>
      <w:marLeft w:val="0"/>
      <w:marRight w:val="0"/>
      <w:marTop w:val="0"/>
      <w:marBottom w:val="0"/>
      <w:divBdr>
        <w:top w:val="none" w:sz="0" w:space="0" w:color="auto"/>
        <w:left w:val="none" w:sz="0" w:space="0" w:color="auto"/>
        <w:bottom w:val="none" w:sz="0" w:space="0" w:color="auto"/>
        <w:right w:val="none" w:sz="0" w:space="0" w:color="auto"/>
      </w:divBdr>
    </w:div>
    <w:div w:id="942146767">
      <w:bodyDiv w:val="1"/>
      <w:marLeft w:val="0"/>
      <w:marRight w:val="0"/>
      <w:marTop w:val="0"/>
      <w:marBottom w:val="0"/>
      <w:divBdr>
        <w:top w:val="none" w:sz="0" w:space="0" w:color="auto"/>
        <w:left w:val="none" w:sz="0" w:space="0" w:color="auto"/>
        <w:bottom w:val="none" w:sz="0" w:space="0" w:color="auto"/>
        <w:right w:val="none" w:sz="0" w:space="0" w:color="auto"/>
      </w:divBdr>
    </w:div>
    <w:div w:id="943805331">
      <w:bodyDiv w:val="1"/>
      <w:marLeft w:val="0"/>
      <w:marRight w:val="0"/>
      <w:marTop w:val="0"/>
      <w:marBottom w:val="0"/>
      <w:divBdr>
        <w:top w:val="none" w:sz="0" w:space="0" w:color="auto"/>
        <w:left w:val="none" w:sz="0" w:space="0" w:color="auto"/>
        <w:bottom w:val="none" w:sz="0" w:space="0" w:color="auto"/>
        <w:right w:val="none" w:sz="0" w:space="0" w:color="auto"/>
      </w:divBdr>
    </w:div>
    <w:div w:id="943877486">
      <w:bodyDiv w:val="1"/>
      <w:marLeft w:val="0"/>
      <w:marRight w:val="0"/>
      <w:marTop w:val="0"/>
      <w:marBottom w:val="0"/>
      <w:divBdr>
        <w:top w:val="none" w:sz="0" w:space="0" w:color="auto"/>
        <w:left w:val="none" w:sz="0" w:space="0" w:color="auto"/>
        <w:bottom w:val="none" w:sz="0" w:space="0" w:color="auto"/>
        <w:right w:val="none" w:sz="0" w:space="0" w:color="auto"/>
      </w:divBdr>
    </w:div>
    <w:div w:id="945118424">
      <w:bodyDiv w:val="1"/>
      <w:marLeft w:val="0"/>
      <w:marRight w:val="0"/>
      <w:marTop w:val="0"/>
      <w:marBottom w:val="0"/>
      <w:divBdr>
        <w:top w:val="none" w:sz="0" w:space="0" w:color="auto"/>
        <w:left w:val="none" w:sz="0" w:space="0" w:color="auto"/>
        <w:bottom w:val="none" w:sz="0" w:space="0" w:color="auto"/>
        <w:right w:val="none" w:sz="0" w:space="0" w:color="auto"/>
      </w:divBdr>
    </w:div>
    <w:div w:id="946280051">
      <w:bodyDiv w:val="1"/>
      <w:marLeft w:val="0"/>
      <w:marRight w:val="0"/>
      <w:marTop w:val="0"/>
      <w:marBottom w:val="0"/>
      <w:divBdr>
        <w:top w:val="none" w:sz="0" w:space="0" w:color="auto"/>
        <w:left w:val="none" w:sz="0" w:space="0" w:color="auto"/>
        <w:bottom w:val="none" w:sz="0" w:space="0" w:color="auto"/>
        <w:right w:val="none" w:sz="0" w:space="0" w:color="auto"/>
      </w:divBdr>
    </w:div>
    <w:div w:id="946304377">
      <w:bodyDiv w:val="1"/>
      <w:marLeft w:val="0"/>
      <w:marRight w:val="0"/>
      <w:marTop w:val="0"/>
      <w:marBottom w:val="0"/>
      <w:divBdr>
        <w:top w:val="none" w:sz="0" w:space="0" w:color="auto"/>
        <w:left w:val="none" w:sz="0" w:space="0" w:color="auto"/>
        <w:bottom w:val="none" w:sz="0" w:space="0" w:color="auto"/>
        <w:right w:val="none" w:sz="0" w:space="0" w:color="auto"/>
      </w:divBdr>
    </w:div>
    <w:div w:id="946500884">
      <w:bodyDiv w:val="1"/>
      <w:marLeft w:val="0"/>
      <w:marRight w:val="0"/>
      <w:marTop w:val="0"/>
      <w:marBottom w:val="0"/>
      <w:divBdr>
        <w:top w:val="none" w:sz="0" w:space="0" w:color="auto"/>
        <w:left w:val="none" w:sz="0" w:space="0" w:color="auto"/>
        <w:bottom w:val="none" w:sz="0" w:space="0" w:color="auto"/>
        <w:right w:val="none" w:sz="0" w:space="0" w:color="auto"/>
      </w:divBdr>
    </w:div>
    <w:div w:id="947006047">
      <w:bodyDiv w:val="1"/>
      <w:marLeft w:val="0"/>
      <w:marRight w:val="0"/>
      <w:marTop w:val="0"/>
      <w:marBottom w:val="0"/>
      <w:divBdr>
        <w:top w:val="none" w:sz="0" w:space="0" w:color="auto"/>
        <w:left w:val="none" w:sz="0" w:space="0" w:color="auto"/>
        <w:bottom w:val="none" w:sz="0" w:space="0" w:color="auto"/>
        <w:right w:val="none" w:sz="0" w:space="0" w:color="auto"/>
      </w:divBdr>
    </w:div>
    <w:div w:id="947195057">
      <w:bodyDiv w:val="1"/>
      <w:marLeft w:val="0"/>
      <w:marRight w:val="0"/>
      <w:marTop w:val="0"/>
      <w:marBottom w:val="0"/>
      <w:divBdr>
        <w:top w:val="none" w:sz="0" w:space="0" w:color="auto"/>
        <w:left w:val="none" w:sz="0" w:space="0" w:color="auto"/>
        <w:bottom w:val="none" w:sz="0" w:space="0" w:color="auto"/>
        <w:right w:val="none" w:sz="0" w:space="0" w:color="auto"/>
      </w:divBdr>
    </w:div>
    <w:div w:id="948199705">
      <w:bodyDiv w:val="1"/>
      <w:marLeft w:val="0"/>
      <w:marRight w:val="0"/>
      <w:marTop w:val="0"/>
      <w:marBottom w:val="0"/>
      <w:divBdr>
        <w:top w:val="none" w:sz="0" w:space="0" w:color="auto"/>
        <w:left w:val="none" w:sz="0" w:space="0" w:color="auto"/>
        <w:bottom w:val="none" w:sz="0" w:space="0" w:color="auto"/>
        <w:right w:val="none" w:sz="0" w:space="0" w:color="auto"/>
      </w:divBdr>
    </w:div>
    <w:div w:id="950550487">
      <w:bodyDiv w:val="1"/>
      <w:marLeft w:val="0"/>
      <w:marRight w:val="0"/>
      <w:marTop w:val="0"/>
      <w:marBottom w:val="0"/>
      <w:divBdr>
        <w:top w:val="none" w:sz="0" w:space="0" w:color="auto"/>
        <w:left w:val="none" w:sz="0" w:space="0" w:color="auto"/>
        <w:bottom w:val="none" w:sz="0" w:space="0" w:color="auto"/>
        <w:right w:val="none" w:sz="0" w:space="0" w:color="auto"/>
      </w:divBdr>
    </w:div>
    <w:div w:id="951789225">
      <w:bodyDiv w:val="1"/>
      <w:marLeft w:val="0"/>
      <w:marRight w:val="0"/>
      <w:marTop w:val="0"/>
      <w:marBottom w:val="0"/>
      <w:divBdr>
        <w:top w:val="none" w:sz="0" w:space="0" w:color="auto"/>
        <w:left w:val="none" w:sz="0" w:space="0" w:color="auto"/>
        <w:bottom w:val="none" w:sz="0" w:space="0" w:color="auto"/>
        <w:right w:val="none" w:sz="0" w:space="0" w:color="auto"/>
      </w:divBdr>
    </w:div>
    <w:div w:id="951865894">
      <w:bodyDiv w:val="1"/>
      <w:marLeft w:val="0"/>
      <w:marRight w:val="0"/>
      <w:marTop w:val="0"/>
      <w:marBottom w:val="0"/>
      <w:divBdr>
        <w:top w:val="none" w:sz="0" w:space="0" w:color="auto"/>
        <w:left w:val="none" w:sz="0" w:space="0" w:color="auto"/>
        <w:bottom w:val="none" w:sz="0" w:space="0" w:color="auto"/>
        <w:right w:val="none" w:sz="0" w:space="0" w:color="auto"/>
      </w:divBdr>
    </w:div>
    <w:div w:id="952245464">
      <w:bodyDiv w:val="1"/>
      <w:marLeft w:val="0"/>
      <w:marRight w:val="0"/>
      <w:marTop w:val="0"/>
      <w:marBottom w:val="0"/>
      <w:divBdr>
        <w:top w:val="none" w:sz="0" w:space="0" w:color="auto"/>
        <w:left w:val="none" w:sz="0" w:space="0" w:color="auto"/>
        <w:bottom w:val="none" w:sz="0" w:space="0" w:color="auto"/>
        <w:right w:val="none" w:sz="0" w:space="0" w:color="auto"/>
      </w:divBdr>
    </w:div>
    <w:div w:id="953172567">
      <w:bodyDiv w:val="1"/>
      <w:marLeft w:val="0"/>
      <w:marRight w:val="0"/>
      <w:marTop w:val="0"/>
      <w:marBottom w:val="0"/>
      <w:divBdr>
        <w:top w:val="none" w:sz="0" w:space="0" w:color="auto"/>
        <w:left w:val="none" w:sz="0" w:space="0" w:color="auto"/>
        <w:bottom w:val="none" w:sz="0" w:space="0" w:color="auto"/>
        <w:right w:val="none" w:sz="0" w:space="0" w:color="auto"/>
      </w:divBdr>
    </w:div>
    <w:div w:id="954553862">
      <w:bodyDiv w:val="1"/>
      <w:marLeft w:val="0"/>
      <w:marRight w:val="0"/>
      <w:marTop w:val="0"/>
      <w:marBottom w:val="0"/>
      <w:divBdr>
        <w:top w:val="none" w:sz="0" w:space="0" w:color="auto"/>
        <w:left w:val="none" w:sz="0" w:space="0" w:color="auto"/>
        <w:bottom w:val="none" w:sz="0" w:space="0" w:color="auto"/>
        <w:right w:val="none" w:sz="0" w:space="0" w:color="auto"/>
      </w:divBdr>
    </w:div>
    <w:div w:id="955676888">
      <w:bodyDiv w:val="1"/>
      <w:marLeft w:val="0"/>
      <w:marRight w:val="0"/>
      <w:marTop w:val="0"/>
      <w:marBottom w:val="0"/>
      <w:divBdr>
        <w:top w:val="none" w:sz="0" w:space="0" w:color="auto"/>
        <w:left w:val="none" w:sz="0" w:space="0" w:color="auto"/>
        <w:bottom w:val="none" w:sz="0" w:space="0" w:color="auto"/>
        <w:right w:val="none" w:sz="0" w:space="0" w:color="auto"/>
      </w:divBdr>
    </w:div>
    <w:div w:id="955915746">
      <w:bodyDiv w:val="1"/>
      <w:marLeft w:val="0"/>
      <w:marRight w:val="0"/>
      <w:marTop w:val="0"/>
      <w:marBottom w:val="0"/>
      <w:divBdr>
        <w:top w:val="none" w:sz="0" w:space="0" w:color="auto"/>
        <w:left w:val="none" w:sz="0" w:space="0" w:color="auto"/>
        <w:bottom w:val="none" w:sz="0" w:space="0" w:color="auto"/>
        <w:right w:val="none" w:sz="0" w:space="0" w:color="auto"/>
      </w:divBdr>
    </w:div>
    <w:div w:id="956371035">
      <w:bodyDiv w:val="1"/>
      <w:marLeft w:val="0"/>
      <w:marRight w:val="0"/>
      <w:marTop w:val="0"/>
      <w:marBottom w:val="0"/>
      <w:divBdr>
        <w:top w:val="none" w:sz="0" w:space="0" w:color="auto"/>
        <w:left w:val="none" w:sz="0" w:space="0" w:color="auto"/>
        <w:bottom w:val="none" w:sz="0" w:space="0" w:color="auto"/>
        <w:right w:val="none" w:sz="0" w:space="0" w:color="auto"/>
      </w:divBdr>
    </w:div>
    <w:div w:id="956448945">
      <w:bodyDiv w:val="1"/>
      <w:marLeft w:val="0"/>
      <w:marRight w:val="0"/>
      <w:marTop w:val="0"/>
      <w:marBottom w:val="0"/>
      <w:divBdr>
        <w:top w:val="none" w:sz="0" w:space="0" w:color="auto"/>
        <w:left w:val="none" w:sz="0" w:space="0" w:color="auto"/>
        <w:bottom w:val="none" w:sz="0" w:space="0" w:color="auto"/>
        <w:right w:val="none" w:sz="0" w:space="0" w:color="auto"/>
      </w:divBdr>
    </w:div>
    <w:div w:id="956722380">
      <w:bodyDiv w:val="1"/>
      <w:marLeft w:val="0"/>
      <w:marRight w:val="0"/>
      <w:marTop w:val="0"/>
      <w:marBottom w:val="0"/>
      <w:divBdr>
        <w:top w:val="none" w:sz="0" w:space="0" w:color="auto"/>
        <w:left w:val="none" w:sz="0" w:space="0" w:color="auto"/>
        <w:bottom w:val="none" w:sz="0" w:space="0" w:color="auto"/>
        <w:right w:val="none" w:sz="0" w:space="0" w:color="auto"/>
      </w:divBdr>
    </w:div>
    <w:div w:id="956908129">
      <w:bodyDiv w:val="1"/>
      <w:marLeft w:val="0"/>
      <w:marRight w:val="0"/>
      <w:marTop w:val="0"/>
      <w:marBottom w:val="0"/>
      <w:divBdr>
        <w:top w:val="none" w:sz="0" w:space="0" w:color="auto"/>
        <w:left w:val="none" w:sz="0" w:space="0" w:color="auto"/>
        <w:bottom w:val="none" w:sz="0" w:space="0" w:color="auto"/>
        <w:right w:val="none" w:sz="0" w:space="0" w:color="auto"/>
      </w:divBdr>
    </w:div>
    <w:div w:id="956985423">
      <w:bodyDiv w:val="1"/>
      <w:marLeft w:val="0"/>
      <w:marRight w:val="0"/>
      <w:marTop w:val="0"/>
      <w:marBottom w:val="0"/>
      <w:divBdr>
        <w:top w:val="none" w:sz="0" w:space="0" w:color="auto"/>
        <w:left w:val="none" w:sz="0" w:space="0" w:color="auto"/>
        <w:bottom w:val="none" w:sz="0" w:space="0" w:color="auto"/>
        <w:right w:val="none" w:sz="0" w:space="0" w:color="auto"/>
      </w:divBdr>
    </w:div>
    <w:div w:id="957372256">
      <w:bodyDiv w:val="1"/>
      <w:marLeft w:val="0"/>
      <w:marRight w:val="0"/>
      <w:marTop w:val="0"/>
      <w:marBottom w:val="0"/>
      <w:divBdr>
        <w:top w:val="none" w:sz="0" w:space="0" w:color="auto"/>
        <w:left w:val="none" w:sz="0" w:space="0" w:color="auto"/>
        <w:bottom w:val="none" w:sz="0" w:space="0" w:color="auto"/>
        <w:right w:val="none" w:sz="0" w:space="0" w:color="auto"/>
      </w:divBdr>
    </w:div>
    <w:div w:id="958026724">
      <w:bodyDiv w:val="1"/>
      <w:marLeft w:val="0"/>
      <w:marRight w:val="0"/>
      <w:marTop w:val="0"/>
      <w:marBottom w:val="0"/>
      <w:divBdr>
        <w:top w:val="none" w:sz="0" w:space="0" w:color="auto"/>
        <w:left w:val="none" w:sz="0" w:space="0" w:color="auto"/>
        <w:bottom w:val="none" w:sz="0" w:space="0" w:color="auto"/>
        <w:right w:val="none" w:sz="0" w:space="0" w:color="auto"/>
      </w:divBdr>
    </w:div>
    <w:div w:id="958297980">
      <w:bodyDiv w:val="1"/>
      <w:marLeft w:val="0"/>
      <w:marRight w:val="0"/>
      <w:marTop w:val="0"/>
      <w:marBottom w:val="0"/>
      <w:divBdr>
        <w:top w:val="none" w:sz="0" w:space="0" w:color="auto"/>
        <w:left w:val="none" w:sz="0" w:space="0" w:color="auto"/>
        <w:bottom w:val="none" w:sz="0" w:space="0" w:color="auto"/>
        <w:right w:val="none" w:sz="0" w:space="0" w:color="auto"/>
      </w:divBdr>
    </w:div>
    <w:div w:id="958803689">
      <w:bodyDiv w:val="1"/>
      <w:marLeft w:val="0"/>
      <w:marRight w:val="0"/>
      <w:marTop w:val="0"/>
      <w:marBottom w:val="0"/>
      <w:divBdr>
        <w:top w:val="none" w:sz="0" w:space="0" w:color="auto"/>
        <w:left w:val="none" w:sz="0" w:space="0" w:color="auto"/>
        <w:bottom w:val="none" w:sz="0" w:space="0" w:color="auto"/>
        <w:right w:val="none" w:sz="0" w:space="0" w:color="auto"/>
      </w:divBdr>
    </w:div>
    <w:div w:id="959262101">
      <w:bodyDiv w:val="1"/>
      <w:marLeft w:val="0"/>
      <w:marRight w:val="0"/>
      <w:marTop w:val="0"/>
      <w:marBottom w:val="0"/>
      <w:divBdr>
        <w:top w:val="none" w:sz="0" w:space="0" w:color="auto"/>
        <w:left w:val="none" w:sz="0" w:space="0" w:color="auto"/>
        <w:bottom w:val="none" w:sz="0" w:space="0" w:color="auto"/>
        <w:right w:val="none" w:sz="0" w:space="0" w:color="auto"/>
      </w:divBdr>
    </w:div>
    <w:div w:id="959840713">
      <w:bodyDiv w:val="1"/>
      <w:marLeft w:val="0"/>
      <w:marRight w:val="0"/>
      <w:marTop w:val="0"/>
      <w:marBottom w:val="0"/>
      <w:divBdr>
        <w:top w:val="none" w:sz="0" w:space="0" w:color="auto"/>
        <w:left w:val="none" w:sz="0" w:space="0" w:color="auto"/>
        <w:bottom w:val="none" w:sz="0" w:space="0" w:color="auto"/>
        <w:right w:val="none" w:sz="0" w:space="0" w:color="auto"/>
      </w:divBdr>
    </w:div>
    <w:div w:id="959991288">
      <w:bodyDiv w:val="1"/>
      <w:marLeft w:val="0"/>
      <w:marRight w:val="0"/>
      <w:marTop w:val="0"/>
      <w:marBottom w:val="0"/>
      <w:divBdr>
        <w:top w:val="none" w:sz="0" w:space="0" w:color="auto"/>
        <w:left w:val="none" w:sz="0" w:space="0" w:color="auto"/>
        <w:bottom w:val="none" w:sz="0" w:space="0" w:color="auto"/>
        <w:right w:val="none" w:sz="0" w:space="0" w:color="auto"/>
      </w:divBdr>
    </w:div>
    <w:div w:id="960184071">
      <w:bodyDiv w:val="1"/>
      <w:marLeft w:val="0"/>
      <w:marRight w:val="0"/>
      <w:marTop w:val="0"/>
      <w:marBottom w:val="0"/>
      <w:divBdr>
        <w:top w:val="none" w:sz="0" w:space="0" w:color="auto"/>
        <w:left w:val="none" w:sz="0" w:space="0" w:color="auto"/>
        <w:bottom w:val="none" w:sz="0" w:space="0" w:color="auto"/>
        <w:right w:val="none" w:sz="0" w:space="0" w:color="auto"/>
      </w:divBdr>
    </w:div>
    <w:div w:id="960496329">
      <w:bodyDiv w:val="1"/>
      <w:marLeft w:val="0"/>
      <w:marRight w:val="0"/>
      <w:marTop w:val="0"/>
      <w:marBottom w:val="0"/>
      <w:divBdr>
        <w:top w:val="none" w:sz="0" w:space="0" w:color="auto"/>
        <w:left w:val="none" w:sz="0" w:space="0" w:color="auto"/>
        <w:bottom w:val="none" w:sz="0" w:space="0" w:color="auto"/>
        <w:right w:val="none" w:sz="0" w:space="0" w:color="auto"/>
      </w:divBdr>
    </w:div>
    <w:div w:id="960501322">
      <w:bodyDiv w:val="1"/>
      <w:marLeft w:val="0"/>
      <w:marRight w:val="0"/>
      <w:marTop w:val="0"/>
      <w:marBottom w:val="0"/>
      <w:divBdr>
        <w:top w:val="none" w:sz="0" w:space="0" w:color="auto"/>
        <w:left w:val="none" w:sz="0" w:space="0" w:color="auto"/>
        <w:bottom w:val="none" w:sz="0" w:space="0" w:color="auto"/>
        <w:right w:val="none" w:sz="0" w:space="0" w:color="auto"/>
      </w:divBdr>
    </w:div>
    <w:div w:id="960651842">
      <w:bodyDiv w:val="1"/>
      <w:marLeft w:val="0"/>
      <w:marRight w:val="0"/>
      <w:marTop w:val="0"/>
      <w:marBottom w:val="0"/>
      <w:divBdr>
        <w:top w:val="none" w:sz="0" w:space="0" w:color="auto"/>
        <w:left w:val="none" w:sz="0" w:space="0" w:color="auto"/>
        <w:bottom w:val="none" w:sz="0" w:space="0" w:color="auto"/>
        <w:right w:val="none" w:sz="0" w:space="0" w:color="auto"/>
      </w:divBdr>
    </w:div>
    <w:div w:id="963315901">
      <w:bodyDiv w:val="1"/>
      <w:marLeft w:val="0"/>
      <w:marRight w:val="0"/>
      <w:marTop w:val="0"/>
      <w:marBottom w:val="0"/>
      <w:divBdr>
        <w:top w:val="none" w:sz="0" w:space="0" w:color="auto"/>
        <w:left w:val="none" w:sz="0" w:space="0" w:color="auto"/>
        <w:bottom w:val="none" w:sz="0" w:space="0" w:color="auto"/>
        <w:right w:val="none" w:sz="0" w:space="0" w:color="auto"/>
      </w:divBdr>
    </w:div>
    <w:div w:id="964044138">
      <w:bodyDiv w:val="1"/>
      <w:marLeft w:val="0"/>
      <w:marRight w:val="0"/>
      <w:marTop w:val="0"/>
      <w:marBottom w:val="0"/>
      <w:divBdr>
        <w:top w:val="none" w:sz="0" w:space="0" w:color="auto"/>
        <w:left w:val="none" w:sz="0" w:space="0" w:color="auto"/>
        <w:bottom w:val="none" w:sz="0" w:space="0" w:color="auto"/>
        <w:right w:val="none" w:sz="0" w:space="0" w:color="auto"/>
      </w:divBdr>
    </w:div>
    <w:div w:id="964195131">
      <w:bodyDiv w:val="1"/>
      <w:marLeft w:val="0"/>
      <w:marRight w:val="0"/>
      <w:marTop w:val="0"/>
      <w:marBottom w:val="0"/>
      <w:divBdr>
        <w:top w:val="none" w:sz="0" w:space="0" w:color="auto"/>
        <w:left w:val="none" w:sz="0" w:space="0" w:color="auto"/>
        <w:bottom w:val="none" w:sz="0" w:space="0" w:color="auto"/>
        <w:right w:val="none" w:sz="0" w:space="0" w:color="auto"/>
      </w:divBdr>
    </w:div>
    <w:div w:id="964196297">
      <w:bodyDiv w:val="1"/>
      <w:marLeft w:val="0"/>
      <w:marRight w:val="0"/>
      <w:marTop w:val="0"/>
      <w:marBottom w:val="0"/>
      <w:divBdr>
        <w:top w:val="none" w:sz="0" w:space="0" w:color="auto"/>
        <w:left w:val="none" w:sz="0" w:space="0" w:color="auto"/>
        <w:bottom w:val="none" w:sz="0" w:space="0" w:color="auto"/>
        <w:right w:val="none" w:sz="0" w:space="0" w:color="auto"/>
      </w:divBdr>
    </w:div>
    <w:div w:id="964196762">
      <w:bodyDiv w:val="1"/>
      <w:marLeft w:val="0"/>
      <w:marRight w:val="0"/>
      <w:marTop w:val="0"/>
      <w:marBottom w:val="0"/>
      <w:divBdr>
        <w:top w:val="none" w:sz="0" w:space="0" w:color="auto"/>
        <w:left w:val="none" w:sz="0" w:space="0" w:color="auto"/>
        <w:bottom w:val="none" w:sz="0" w:space="0" w:color="auto"/>
        <w:right w:val="none" w:sz="0" w:space="0" w:color="auto"/>
      </w:divBdr>
    </w:div>
    <w:div w:id="964386135">
      <w:bodyDiv w:val="1"/>
      <w:marLeft w:val="0"/>
      <w:marRight w:val="0"/>
      <w:marTop w:val="0"/>
      <w:marBottom w:val="0"/>
      <w:divBdr>
        <w:top w:val="none" w:sz="0" w:space="0" w:color="auto"/>
        <w:left w:val="none" w:sz="0" w:space="0" w:color="auto"/>
        <w:bottom w:val="none" w:sz="0" w:space="0" w:color="auto"/>
        <w:right w:val="none" w:sz="0" w:space="0" w:color="auto"/>
      </w:divBdr>
    </w:div>
    <w:div w:id="964965732">
      <w:bodyDiv w:val="1"/>
      <w:marLeft w:val="0"/>
      <w:marRight w:val="0"/>
      <w:marTop w:val="0"/>
      <w:marBottom w:val="0"/>
      <w:divBdr>
        <w:top w:val="none" w:sz="0" w:space="0" w:color="auto"/>
        <w:left w:val="none" w:sz="0" w:space="0" w:color="auto"/>
        <w:bottom w:val="none" w:sz="0" w:space="0" w:color="auto"/>
        <w:right w:val="none" w:sz="0" w:space="0" w:color="auto"/>
      </w:divBdr>
    </w:div>
    <w:div w:id="965769624">
      <w:bodyDiv w:val="1"/>
      <w:marLeft w:val="0"/>
      <w:marRight w:val="0"/>
      <w:marTop w:val="0"/>
      <w:marBottom w:val="0"/>
      <w:divBdr>
        <w:top w:val="none" w:sz="0" w:space="0" w:color="auto"/>
        <w:left w:val="none" w:sz="0" w:space="0" w:color="auto"/>
        <w:bottom w:val="none" w:sz="0" w:space="0" w:color="auto"/>
        <w:right w:val="none" w:sz="0" w:space="0" w:color="auto"/>
      </w:divBdr>
    </w:div>
    <w:div w:id="965964804">
      <w:bodyDiv w:val="1"/>
      <w:marLeft w:val="0"/>
      <w:marRight w:val="0"/>
      <w:marTop w:val="0"/>
      <w:marBottom w:val="0"/>
      <w:divBdr>
        <w:top w:val="none" w:sz="0" w:space="0" w:color="auto"/>
        <w:left w:val="none" w:sz="0" w:space="0" w:color="auto"/>
        <w:bottom w:val="none" w:sz="0" w:space="0" w:color="auto"/>
        <w:right w:val="none" w:sz="0" w:space="0" w:color="auto"/>
      </w:divBdr>
    </w:div>
    <w:div w:id="966353058">
      <w:bodyDiv w:val="1"/>
      <w:marLeft w:val="0"/>
      <w:marRight w:val="0"/>
      <w:marTop w:val="0"/>
      <w:marBottom w:val="0"/>
      <w:divBdr>
        <w:top w:val="none" w:sz="0" w:space="0" w:color="auto"/>
        <w:left w:val="none" w:sz="0" w:space="0" w:color="auto"/>
        <w:bottom w:val="none" w:sz="0" w:space="0" w:color="auto"/>
        <w:right w:val="none" w:sz="0" w:space="0" w:color="auto"/>
      </w:divBdr>
    </w:div>
    <w:div w:id="966399271">
      <w:bodyDiv w:val="1"/>
      <w:marLeft w:val="0"/>
      <w:marRight w:val="0"/>
      <w:marTop w:val="0"/>
      <w:marBottom w:val="0"/>
      <w:divBdr>
        <w:top w:val="none" w:sz="0" w:space="0" w:color="auto"/>
        <w:left w:val="none" w:sz="0" w:space="0" w:color="auto"/>
        <w:bottom w:val="none" w:sz="0" w:space="0" w:color="auto"/>
        <w:right w:val="none" w:sz="0" w:space="0" w:color="auto"/>
      </w:divBdr>
    </w:div>
    <w:div w:id="967315074">
      <w:bodyDiv w:val="1"/>
      <w:marLeft w:val="0"/>
      <w:marRight w:val="0"/>
      <w:marTop w:val="0"/>
      <w:marBottom w:val="0"/>
      <w:divBdr>
        <w:top w:val="none" w:sz="0" w:space="0" w:color="auto"/>
        <w:left w:val="none" w:sz="0" w:space="0" w:color="auto"/>
        <w:bottom w:val="none" w:sz="0" w:space="0" w:color="auto"/>
        <w:right w:val="none" w:sz="0" w:space="0" w:color="auto"/>
      </w:divBdr>
    </w:div>
    <w:div w:id="967779089">
      <w:bodyDiv w:val="1"/>
      <w:marLeft w:val="0"/>
      <w:marRight w:val="0"/>
      <w:marTop w:val="0"/>
      <w:marBottom w:val="0"/>
      <w:divBdr>
        <w:top w:val="none" w:sz="0" w:space="0" w:color="auto"/>
        <w:left w:val="none" w:sz="0" w:space="0" w:color="auto"/>
        <w:bottom w:val="none" w:sz="0" w:space="0" w:color="auto"/>
        <w:right w:val="none" w:sz="0" w:space="0" w:color="auto"/>
      </w:divBdr>
    </w:div>
    <w:div w:id="968318208">
      <w:bodyDiv w:val="1"/>
      <w:marLeft w:val="0"/>
      <w:marRight w:val="0"/>
      <w:marTop w:val="0"/>
      <w:marBottom w:val="0"/>
      <w:divBdr>
        <w:top w:val="none" w:sz="0" w:space="0" w:color="auto"/>
        <w:left w:val="none" w:sz="0" w:space="0" w:color="auto"/>
        <w:bottom w:val="none" w:sz="0" w:space="0" w:color="auto"/>
        <w:right w:val="none" w:sz="0" w:space="0" w:color="auto"/>
      </w:divBdr>
    </w:div>
    <w:div w:id="968512708">
      <w:bodyDiv w:val="1"/>
      <w:marLeft w:val="0"/>
      <w:marRight w:val="0"/>
      <w:marTop w:val="0"/>
      <w:marBottom w:val="0"/>
      <w:divBdr>
        <w:top w:val="none" w:sz="0" w:space="0" w:color="auto"/>
        <w:left w:val="none" w:sz="0" w:space="0" w:color="auto"/>
        <w:bottom w:val="none" w:sz="0" w:space="0" w:color="auto"/>
        <w:right w:val="none" w:sz="0" w:space="0" w:color="auto"/>
      </w:divBdr>
    </w:div>
    <w:div w:id="968586370">
      <w:bodyDiv w:val="1"/>
      <w:marLeft w:val="0"/>
      <w:marRight w:val="0"/>
      <w:marTop w:val="0"/>
      <w:marBottom w:val="0"/>
      <w:divBdr>
        <w:top w:val="none" w:sz="0" w:space="0" w:color="auto"/>
        <w:left w:val="none" w:sz="0" w:space="0" w:color="auto"/>
        <w:bottom w:val="none" w:sz="0" w:space="0" w:color="auto"/>
        <w:right w:val="none" w:sz="0" w:space="0" w:color="auto"/>
      </w:divBdr>
    </w:div>
    <w:div w:id="969628539">
      <w:bodyDiv w:val="1"/>
      <w:marLeft w:val="0"/>
      <w:marRight w:val="0"/>
      <w:marTop w:val="0"/>
      <w:marBottom w:val="0"/>
      <w:divBdr>
        <w:top w:val="none" w:sz="0" w:space="0" w:color="auto"/>
        <w:left w:val="none" w:sz="0" w:space="0" w:color="auto"/>
        <w:bottom w:val="none" w:sz="0" w:space="0" w:color="auto"/>
        <w:right w:val="none" w:sz="0" w:space="0" w:color="auto"/>
      </w:divBdr>
    </w:div>
    <w:div w:id="971521697">
      <w:bodyDiv w:val="1"/>
      <w:marLeft w:val="0"/>
      <w:marRight w:val="0"/>
      <w:marTop w:val="0"/>
      <w:marBottom w:val="0"/>
      <w:divBdr>
        <w:top w:val="none" w:sz="0" w:space="0" w:color="auto"/>
        <w:left w:val="none" w:sz="0" w:space="0" w:color="auto"/>
        <w:bottom w:val="none" w:sz="0" w:space="0" w:color="auto"/>
        <w:right w:val="none" w:sz="0" w:space="0" w:color="auto"/>
      </w:divBdr>
    </w:div>
    <w:div w:id="973683304">
      <w:bodyDiv w:val="1"/>
      <w:marLeft w:val="0"/>
      <w:marRight w:val="0"/>
      <w:marTop w:val="0"/>
      <w:marBottom w:val="0"/>
      <w:divBdr>
        <w:top w:val="none" w:sz="0" w:space="0" w:color="auto"/>
        <w:left w:val="none" w:sz="0" w:space="0" w:color="auto"/>
        <w:bottom w:val="none" w:sz="0" w:space="0" w:color="auto"/>
        <w:right w:val="none" w:sz="0" w:space="0" w:color="auto"/>
      </w:divBdr>
    </w:div>
    <w:div w:id="974263307">
      <w:bodyDiv w:val="1"/>
      <w:marLeft w:val="0"/>
      <w:marRight w:val="0"/>
      <w:marTop w:val="0"/>
      <w:marBottom w:val="0"/>
      <w:divBdr>
        <w:top w:val="none" w:sz="0" w:space="0" w:color="auto"/>
        <w:left w:val="none" w:sz="0" w:space="0" w:color="auto"/>
        <w:bottom w:val="none" w:sz="0" w:space="0" w:color="auto"/>
        <w:right w:val="none" w:sz="0" w:space="0" w:color="auto"/>
      </w:divBdr>
    </w:div>
    <w:div w:id="974717910">
      <w:bodyDiv w:val="1"/>
      <w:marLeft w:val="0"/>
      <w:marRight w:val="0"/>
      <w:marTop w:val="0"/>
      <w:marBottom w:val="0"/>
      <w:divBdr>
        <w:top w:val="none" w:sz="0" w:space="0" w:color="auto"/>
        <w:left w:val="none" w:sz="0" w:space="0" w:color="auto"/>
        <w:bottom w:val="none" w:sz="0" w:space="0" w:color="auto"/>
        <w:right w:val="none" w:sz="0" w:space="0" w:color="auto"/>
      </w:divBdr>
    </w:div>
    <w:div w:id="975183602">
      <w:bodyDiv w:val="1"/>
      <w:marLeft w:val="0"/>
      <w:marRight w:val="0"/>
      <w:marTop w:val="0"/>
      <w:marBottom w:val="0"/>
      <w:divBdr>
        <w:top w:val="none" w:sz="0" w:space="0" w:color="auto"/>
        <w:left w:val="none" w:sz="0" w:space="0" w:color="auto"/>
        <w:bottom w:val="none" w:sz="0" w:space="0" w:color="auto"/>
        <w:right w:val="none" w:sz="0" w:space="0" w:color="auto"/>
      </w:divBdr>
    </w:div>
    <w:div w:id="976684054">
      <w:bodyDiv w:val="1"/>
      <w:marLeft w:val="0"/>
      <w:marRight w:val="0"/>
      <w:marTop w:val="0"/>
      <w:marBottom w:val="0"/>
      <w:divBdr>
        <w:top w:val="none" w:sz="0" w:space="0" w:color="auto"/>
        <w:left w:val="none" w:sz="0" w:space="0" w:color="auto"/>
        <w:bottom w:val="none" w:sz="0" w:space="0" w:color="auto"/>
        <w:right w:val="none" w:sz="0" w:space="0" w:color="auto"/>
      </w:divBdr>
    </w:div>
    <w:div w:id="977420447">
      <w:bodyDiv w:val="1"/>
      <w:marLeft w:val="0"/>
      <w:marRight w:val="0"/>
      <w:marTop w:val="0"/>
      <w:marBottom w:val="0"/>
      <w:divBdr>
        <w:top w:val="none" w:sz="0" w:space="0" w:color="auto"/>
        <w:left w:val="none" w:sz="0" w:space="0" w:color="auto"/>
        <w:bottom w:val="none" w:sz="0" w:space="0" w:color="auto"/>
        <w:right w:val="none" w:sz="0" w:space="0" w:color="auto"/>
      </w:divBdr>
    </w:div>
    <w:div w:id="980503916">
      <w:bodyDiv w:val="1"/>
      <w:marLeft w:val="0"/>
      <w:marRight w:val="0"/>
      <w:marTop w:val="0"/>
      <w:marBottom w:val="0"/>
      <w:divBdr>
        <w:top w:val="none" w:sz="0" w:space="0" w:color="auto"/>
        <w:left w:val="none" w:sz="0" w:space="0" w:color="auto"/>
        <w:bottom w:val="none" w:sz="0" w:space="0" w:color="auto"/>
        <w:right w:val="none" w:sz="0" w:space="0" w:color="auto"/>
      </w:divBdr>
    </w:div>
    <w:div w:id="980693185">
      <w:bodyDiv w:val="1"/>
      <w:marLeft w:val="0"/>
      <w:marRight w:val="0"/>
      <w:marTop w:val="0"/>
      <w:marBottom w:val="0"/>
      <w:divBdr>
        <w:top w:val="none" w:sz="0" w:space="0" w:color="auto"/>
        <w:left w:val="none" w:sz="0" w:space="0" w:color="auto"/>
        <w:bottom w:val="none" w:sz="0" w:space="0" w:color="auto"/>
        <w:right w:val="none" w:sz="0" w:space="0" w:color="auto"/>
      </w:divBdr>
    </w:div>
    <w:div w:id="980843052">
      <w:bodyDiv w:val="1"/>
      <w:marLeft w:val="0"/>
      <w:marRight w:val="0"/>
      <w:marTop w:val="0"/>
      <w:marBottom w:val="0"/>
      <w:divBdr>
        <w:top w:val="none" w:sz="0" w:space="0" w:color="auto"/>
        <w:left w:val="none" w:sz="0" w:space="0" w:color="auto"/>
        <w:bottom w:val="none" w:sz="0" w:space="0" w:color="auto"/>
        <w:right w:val="none" w:sz="0" w:space="0" w:color="auto"/>
      </w:divBdr>
    </w:div>
    <w:div w:id="981234989">
      <w:bodyDiv w:val="1"/>
      <w:marLeft w:val="0"/>
      <w:marRight w:val="0"/>
      <w:marTop w:val="0"/>
      <w:marBottom w:val="0"/>
      <w:divBdr>
        <w:top w:val="none" w:sz="0" w:space="0" w:color="auto"/>
        <w:left w:val="none" w:sz="0" w:space="0" w:color="auto"/>
        <w:bottom w:val="none" w:sz="0" w:space="0" w:color="auto"/>
        <w:right w:val="none" w:sz="0" w:space="0" w:color="auto"/>
      </w:divBdr>
    </w:div>
    <w:div w:id="981424719">
      <w:bodyDiv w:val="1"/>
      <w:marLeft w:val="0"/>
      <w:marRight w:val="0"/>
      <w:marTop w:val="0"/>
      <w:marBottom w:val="0"/>
      <w:divBdr>
        <w:top w:val="none" w:sz="0" w:space="0" w:color="auto"/>
        <w:left w:val="none" w:sz="0" w:space="0" w:color="auto"/>
        <w:bottom w:val="none" w:sz="0" w:space="0" w:color="auto"/>
        <w:right w:val="none" w:sz="0" w:space="0" w:color="auto"/>
      </w:divBdr>
    </w:div>
    <w:div w:id="981808778">
      <w:bodyDiv w:val="1"/>
      <w:marLeft w:val="0"/>
      <w:marRight w:val="0"/>
      <w:marTop w:val="0"/>
      <w:marBottom w:val="0"/>
      <w:divBdr>
        <w:top w:val="none" w:sz="0" w:space="0" w:color="auto"/>
        <w:left w:val="none" w:sz="0" w:space="0" w:color="auto"/>
        <w:bottom w:val="none" w:sz="0" w:space="0" w:color="auto"/>
        <w:right w:val="none" w:sz="0" w:space="0" w:color="auto"/>
      </w:divBdr>
    </w:div>
    <w:div w:id="983268832">
      <w:bodyDiv w:val="1"/>
      <w:marLeft w:val="0"/>
      <w:marRight w:val="0"/>
      <w:marTop w:val="0"/>
      <w:marBottom w:val="0"/>
      <w:divBdr>
        <w:top w:val="none" w:sz="0" w:space="0" w:color="auto"/>
        <w:left w:val="none" w:sz="0" w:space="0" w:color="auto"/>
        <w:bottom w:val="none" w:sz="0" w:space="0" w:color="auto"/>
        <w:right w:val="none" w:sz="0" w:space="0" w:color="auto"/>
      </w:divBdr>
    </w:div>
    <w:div w:id="984746957">
      <w:bodyDiv w:val="1"/>
      <w:marLeft w:val="0"/>
      <w:marRight w:val="0"/>
      <w:marTop w:val="0"/>
      <w:marBottom w:val="0"/>
      <w:divBdr>
        <w:top w:val="none" w:sz="0" w:space="0" w:color="auto"/>
        <w:left w:val="none" w:sz="0" w:space="0" w:color="auto"/>
        <w:bottom w:val="none" w:sz="0" w:space="0" w:color="auto"/>
        <w:right w:val="none" w:sz="0" w:space="0" w:color="auto"/>
      </w:divBdr>
    </w:div>
    <w:div w:id="984823654">
      <w:bodyDiv w:val="1"/>
      <w:marLeft w:val="0"/>
      <w:marRight w:val="0"/>
      <w:marTop w:val="0"/>
      <w:marBottom w:val="0"/>
      <w:divBdr>
        <w:top w:val="none" w:sz="0" w:space="0" w:color="auto"/>
        <w:left w:val="none" w:sz="0" w:space="0" w:color="auto"/>
        <w:bottom w:val="none" w:sz="0" w:space="0" w:color="auto"/>
        <w:right w:val="none" w:sz="0" w:space="0" w:color="auto"/>
      </w:divBdr>
    </w:div>
    <w:div w:id="986007144">
      <w:bodyDiv w:val="1"/>
      <w:marLeft w:val="0"/>
      <w:marRight w:val="0"/>
      <w:marTop w:val="0"/>
      <w:marBottom w:val="0"/>
      <w:divBdr>
        <w:top w:val="none" w:sz="0" w:space="0" w:color="auto"/>
        <w:left w:val="none" w:sz="0" w:space="0" w:color="auto"/>
        <w:bottom w:val="none" w:sz="0" w:space="0" w:color="auto"/>
        <w:right w:val="none" w:sz="0" w:space="0" w:color="auto"/>
      </w:divBdr>
    </w:div>
    <w:div w:id="988825977">
      <w:bodyDiv w:val="1"/>
      <w:marLeft w:val="0"/>
      <w:marRight w:val="0"/>
      <w:marTop w:val="0"/>
      <w:marBottom w:val="0"/>
      <w:divBdr>
        <w:top w:val="none" w:sz="0" w:space="0" w:color="auto"/>
        <w:left w:val="none" w:sz="0" w:space="0" w:color="auto"/>
        <w:bottom w:val="none" w:sz="0" w:space="0" w:color="auto"/>
        <w:right w:val="none" w:sz="0" w:space="0" w:color="auto"/>
      </w:divBdr>
    </w:div>
    <w:div w:id="989017348">
      <w:bodyDiv w:val="1"/>
      <w:marLeft w:val="0"/>
      <w:marRight w:val="0"/>
      <w:marTop w:val="0"/>
      <w:marBottom w:val="0"/>
      <w:divBdr>
        <w:top w:val="none" w:sz="0" w:space="0" w:color="auto"/>
        <w:left w:val="none" w:sz="0" w:space="0" w:color="auto"/>
        <w:bottom w:val="none" w:sz="0" w:space="0" w:color="auto"/>
        <w:right w:val="none" w:sz="0" w:space="0" w:color="auto"/>
      </w:divBdr>
    </w:div>
    <w:div w:id="989481788">
      <w:bodyDiv w:val="1"/>
      <w:marLeft w:val="0"/>
      <w:marRight w:val="0"/>
      <w:marTop w:val="0"/>
      <w:marBottom w:val="0"/>
      <w:divBdr>
        <w:top w:val="none" w:sz="0" w:space="0" w:color="auto"/>
        <w:left w:val="none" w:sz="0" w:space="0" w:color="auto"/>
        <w:bottom w:val="none" w:sz="0" w:space="0" w:color="auto"/>
        <w:right w:val="none" w:sz="0" w:space="0" w:color="auto"/>
      </w:divBdr>
    </w:div>
    <w:div w:id="989869470">
      <w:bodyDiv w:val="1"/>
      <w:marLeft w:val="0"/>
      <w:marRight w:val="0"/>
      <w:marTop w:val="0"/>
      <w:marBottom w:val="0"/>
      <w:divBdr>
        <w:top w:val="none" w:sz="0" w:space="0" w:color="auto"/>
        <w:left w:val="none" w:sz="0" w:space="0" w:color="auto"/>
        <w:bottom w:val="none" w:sz="0" w:space="0" w:color="auto"/>
        <w:right w:val="none" w:sz="0" w:space="0" w:color="auto"/>
      </w:divBdr>
    </w:div>
    <w:div w:id="990711527">
      <w:bodyDiv w:val="1"/>
      <w:marLeft w:val="0"/>
      <w:marRight w:val="0"/>
      <w:marTop w:val="0"/>
      <w:marBottom w:val="0"/>
      <w:divBdr>
        <w:top w:val="none" w:sz="0" w:space="0" w:color="auto"/>
        <w:left w:val="none" w:sz="0" w:space="0" w:color="auto"/>
        <w:bottom w:val="none" w:sz="0" w:space="0" w:color="auto"/>
        <w:right w:val="none" w:sz="0" w:space="0" w:color="auto"/>
      </w:divBdr>
    </w:div>
    <w:div w:id="992102481">
      <w:bodyDiv w:val="1"/>
      <w:marLeft w:val="0"/>
      <w:marRight w:val="0"/>
      <w:marTop w:val="0"/>
      <w:marBottom w:val="0"/>
      <w:divBdr>
        <w:top w:val="none" w:sz="0" w:space="0" w:color="auto"/>
        <w:left w:val="none" w:sz="0" w:space="0" w:color="auto"/>
        <w:bottom w:val="none" w:sz="0" w:space="0" w:color="auto"/>
        <w:right w:val="none" w:sz="0" w:space="0" w:color="auto"/>
      </w:divBdr>
    </w:div>
    <w:div w:id="993485594">
      <w:bodyDiv w:val="1"/>
      <w:marLeft w:val="0"/>
      <w:marRight w:val="0"/>
      <w:marTop w:val="0"/>
      <w:marBottom w:val="0"/>
      <w:divBdr>
        <w:top w:val="none" w:sz="0" w:space="0" w:color="auto"/>
        <w:left w:val="none" w:sz="0" w:space="0" w:color="auto"/>
        <w:bottom w:val="none" w:sz="0" w:space="0" w:color="auto"/>
        <w:right w:val="none" w:sz="0" w:space="0" w:color="auto"/>
      </w:divBdr>
    </w:div>
    <w:div w:id="993487634">
      <w:bodyDiv w:val="1"/>
      <w:marLeft w:val="0"/>
      <w:marRight w:val="0"/>
      <w:marTop w:val="0"/>
      <w:marBottom w:val="0"/>
      <w:divBdr>
        <w:top w:val="none" w:sz="0" w:space="0" w:color="auto"/>
        <w:left w:val="none" w:sz="0" w:space="0" w:color="auto"/>
        <w:bottom w:val="none" w:sz="0" w:space="0" w:color="auto"/>
        <w:right w:val="none" w:sz="0" w:space="0" w:color="auto"/>
      </w:divBdr>
    </w:div>
    <w:div w:id="993997492">
      <w:bodyDiv w:val="1"/>
      <w:marLeft w:val="0"/>
      <w:marRight w:val="0"/>
      <w:marTop w:val="0"/>
      <w:marBottom w:val="0"/>
      <w:divBdr>
        <w:top w:val="none" w:sz="0" w:space="0" w:color="auto"/>
        <w:left w:val="none" w:sz="0" w:space="0" w:color="auto"/>
        <w:bottom w:val="none" w:sz="0" w:space="0" w:color="auto"/>
        <w:right w:val="none" w:sz="0" w:space="0" w:color="auto"/>
      </w:divBdr>
    </w:div>
    <w:div w:id="994650743">
      <w:bodyDiv w:val="1"/>
      <w:marLeft w:val="0"/>
      <w:marRight w:val="0"/>
      <w:marTop w:val="0"/>
      <w:marBottom w:val="0"/>
      <w:divBdr>
        <w:top w:val="none" w:sz="0" w:space="0" w:color="auto"/>
        <w:left w:val="none" w:sz="0" w:space="0" w:color="auto"/>
        <w:bottom w:val="none" w:sz="0" w:space="0" w:color="auto"/>
        <w:right w:val="none" w:sz="0" w:space="0" w:color="auto"/>
      </w:divBdr>
    </w:div>
    <w:div w:id="996154133">
      <w:bodyDiv w:val="1"/>
      <w:marLeft w:val="0"/>
      <w:marRight w:val="0"/>
      <w:marTop w:val="0"/>
      <w:marBottom w:val="0"/>
      <w:divBdr>
        <w:top w:val="none" w:sz="0" w:space="0" w:color="auto"/>
        <w:left w:val="none" w:sz="0" w:space="0" w:color="auto"/>
        <w:bottom w:val="none" w:sz="0" w:space="0" w:color="auto"/>
        <w:right w:val="none" w:sz="0" w:space="0" w:color="auto"/>
      </w:divBdr>
    </w:div>
    <w:div w:id="997003278">
      <w:bodyDiv w:val="1"/>
      <w:marLeft w:val="0"/>
      <w:marRight w:val="0"/>
      <w:marTop w:val="0"/>
      <w:marBottom w:val="0"/>
      <w:divBdr>
        <w:top w:val="none" w:sz="0" w:space="0" w:color="auto"/>
        <w:left w:val="none" w:sz="0" w:space="0" w:color="auto"/>
        <w:bottom w:val="none" w:sz="0" w:space="0" w:color="auto"/>
        <w:right w:val="none" w:sz="0" w:space="0" w:color="auto"/>
      </w:divBdr>
    </w:div>
    <w:div w:id="998769608">
      <w:bodyDiv w:val="1"/>
      <w:marLeft w:val="0"/>
      <w:marRight w:val="0"/>
      <w:marTop w:val="0"/>
      <w:marBottom w:val="0"/>
      <w:divBdr>
        <w:top w:val="none" w:sz="0" w:space="0" w:color="auto"/>
        <w:left w:val="none" w:sz="0" w:space="0" w:color="auto"/>
        <w:bottom w:val="none" w:sz="0" w:space="0" w:color="auto"/>
        <w:right w:val="none" w:sz="0" w:space="0" w:color="auto"/>
      </w:divBdr>
    </w:div>
    <w:div w:id="1001860638">
      <w:bodyDiv w:val="1"/>
      <w:marLeft w:val="0"/>
      <w:marRight w:val="0"/>
      <w:marTop w:val="0"/>
      <w:marBottom w:val="0"/>
      <w:divBdr>
        <w:top w:val="none" w:sz="0" w:space="0" w:color="auto"/>
        <w:left w:val="none" w:sz="0" w:space="0" w:color="auto"/>
        <w:bottom w:val="none" w:sz="0" w:space="0" w:color="auto"/>
        <w:right w:val="none" w:sz="0" w:space="0" w:color="auto"/>
      </w:divBdr>
    </w:div>
    <w:div w:id="1006439248">
      <w:bodyDiv w:val="1"/>
      <w:marLeft w:val="0"/>
      <w:marRight w:val="0"/>
      <w:marTop w:val="0"/>
      <w:marBottom w:val="0"/>
      <w:divBdr>
        <w:top w:val="none" w:sz="0" w:space="0" w:color="auto"/>
        <w:left w:val="none" w:sz="0" w:space="0" w:color="auto"/>
        <w:bottom w:val="none" w:sz="0" w:space="0" w:color="auto"/>
        <w:right w:val="none" w:sz="0" w:space="0" w:color="auto"/>
      </w:divBdr>
    </w:div>
    <w:div w:id="1007177798">
      <w:bodyDiv w:val="1"/>
      <w:marLeft w:val="0"/>
      <w:marRight w:val="0"/>
      <w:marTop w:val="0"/>
      <w:marBottom w:val="0"/>
      <w:divBdr>
        <w:top w:val="none" w:sz="0" w:space="0" w:color="auto"/>
        <w:left w:val="none" w:sz="0" w:space="0" w:color="auto"/>
        <w:bottom w:val="none" w:sz="0" w:space="0" w:color="auto"/>
        <w:right w:val="none" w:sz="0" w:space="0" w:color="auto"/>
      </w:divBdr>
    </w:div>
    <w:div w:id="1008599768">
      <w:bodyDiv w:val="1"/>
      <w:marLeft w:val="0"/>
      <w:marRight w:val="0"/>
      <w:marTop w:val="0"/>
      <w:marBottom w:val="0"/>
      <w:divBdr>
        <w:top w:val="none" w:sz="0" w:space="0" w:color="auto"/>
        <w:left w:val="none" w:sz="0" w:space="0" w:color="auto"/>
        <w:bottom w:val="none" w:sz="0" w:space="0" w:color="auto"/>
        <w:right w:val="none" w:sz="0" w:space="0" w:color="auto"/>
      </w:divBdr>
    </w:div>
    <w:div w:id="1009941829">
      <w:bodyDiv w:val="1"/>
      <w:marLeft w:val="0"/>
      <w:marRight w:val="0"/>
      <w:marTop w:val="0"/>
      <w:marBottom w:val="0"/>
      <w:divBdr>
        <w:top w:val="none" w:sz="0" w:space="0" w:color="auto"/>
        <w:left w:val="none" w:sz="0" w:space="0" w:color="auto"/>
        <w:bottom w:val="none" w:sz="0" w:space="0" w:color="auto"/>
        <w:right w:val="none" w:sz="0" w:space="0" w:color="auto"/>
      </w:divBdr>
    </w:div>
    <w:div w:id="1010066053">
      <w:bodyDiv w:val="1"/>
      <w:marLeft w:val="0"/>
      <w:marRight w:val="0"/>
      <w:marTop w:val="0"/>
      <w:marBottom w:val="0"/>
      <w:divBdr>
        <w:top w:val="none" w:sz="0" w:space="0" w:color="auto"/>
        <w:left w:val="none" w:sz="0" w:space="0" w:color="auto"/>
        <w:bottom w:val="none" w:sz="0" w:space="0" w:color="auto"/>
        <w:right w:val="none" w:sz="0" w:space="0" w:color="auto"/>
      </w:divBdr>
    </w:div>
    <w:div w:id="1011181338">
      <w:bodyDiv w:val="1"/>
      <w:marLeft w:val="0"/>
      <w:marRight w:val="0"/>
      <w:marTop w:val="0"/>
      <w:marBottom w:val="0"/>
      <w:divBdr>
        <w:top w:val="none" w:sz="0" w:space="0" w:color="auto"/>
        <w:left w:val="none" w:sz="0" w:space="0" w:color="auto"/>
        <w:bottom w:val="none" w:sz="0" w:space="0" w:color="auto"/>
        <w:right w:val="none" w:sz="0" w:space="0" w:color="auto"/>
      </w:divBdr>
    </w:div>
    <w:div w:id="1011685964">
      <w:bodyDiv w:val="1"/>
      <w:marLeft w:val="0"/>
      <w:marRight w:val="0"/>
      <w:marTop w:val="0"/>
      <w:marBottom w:val="0"/>
      <w:divBdr>
        <w:top w:val="none" w:sz="0" w:space="0" w:color="auto"/>
        <w:left w:val="none" w:sz="0" w:space="0" w:color="auto"/>
        <w:bottom w:val="none" w:sz="0" w:space="0" w:color="auto"/>
        <w:right w:val="none" w:sz="0" w:space="0" w:color="auto"/>
      </w:divBdr>
    </w:div>
    <w:div w:id="1012343694">
      <w:bodyDiv w:val="1"/>
      <w:marLeft w:val="0"/>
      <w:marRight w:val="0"/>
      <w:marTop w:val="0"/>
      <w:marBottom w:val="0"/>
      <w:divBdr>
        <w:top w:val="none" w:sz="0" w:space="0" w:color="auto"/>
        <w:left w:val="none" w:sz="0" w:space="0" w:color="auto"/>
        <w:bottom w:val="none" w:sz="0" w:space="0" w:color="auto"/>
        <w:right w:val="none" w:sz="0" w:space="0" w:color="auto"/>
      </w:divBdr>
    </w:div>
    <w:div w:id="1013268740">
      <w:bodyDiv w:val="1"/>
      <w:marLeft w:val="0"/>
      <w:marRight w:val="0"/>
      <w:marTop w:val="0"/>
      <w:marBottom w:val="0"/>
      <w:divBdr>
        <w:top w:val="none" w:sz="0" w:space="0" w:color="auto"/>
        <w:left w:val="none" w:sz="0" w:space="0" w:color="auto"/>
        <w:bottom w:val="none" w:sz="0" w:space="0" w:color="auto"/>
        <w:right w:val="none" w:sz="0" w:space="0" w:color="auto"/>
      </w:divBdr>
    </w:div>
    <w:div w:id="1013846936">
      <w:bodyDiv w:val="1"/>
      <w:marLeft w:val="0"/>
      <w:marRight w:val="0"/>
      <w:marTop w:val="0"/>
      <w:marBottom w:val="0"/>
      <w:divBdr>
        <w:top w:val="none" w:sz="0" w:space="0" w:color="auto"/>
        <w:left w:val="none" w:sz="0" w:space="0" w:color="auto"/>
        <w:bottom w:val="none" w:sz="0" w:space="0" w:color="auto"/>
        <w:right w:val="none" w:sz="0" w:space="0" w:color="auto"/>
      </w:divBdr>
    </w:div>
    <w:div w:id="1013874246">
      <w:bodyDiv w:val="1"/>
      <w:marLeft w:val="0"/>
      <w:marRight w:val="0"/>
      <w:marTop w:val="0"/>
      <w:marBottom w:val="0"/>
      <w:divBdr>
        <w:top w:val="none" w:sz="0" w:space="0" w:color="auto"/>
        <w:left w:val="none" w:sz="0" w:space="0" w:color="auto"/>
        <w:bottom w:val="none" w:sz="0" w:space="0" w:color="auto"/>
        <w:right w:val="none" w:sz="0" w:space="0" w:color="auto"/>
      </w:divBdr>
    </w:div>
    <w:div w:id="1013994246">
      <w:bodyDiv w:val="1"/>
      <w:marLeft w:val="0"/>
      <w:marRight w:val="0"/>
      <w:marTop w:val="0"/>
      <w:marBottom w:val="0"/>
      <w:divBdr>
        <w:top w:val="none" w:sz="0" w:space="0" w:color="auto"/>
        <w:left w:val="none" w:sz="0" w:space="0" w:color="auto"/>
        <w:bottom w:val="none" w:sz="0" w:space="0" w:color="auto"/>
        <w:right w:val="none" w:sz="0" w:space="0" w:color="auto"/>
      </w:divBdr>
    </w:div>
    <w:div w:id="1013996053">
      <w:bodyDiv w:val="1"/>
      <w:marLeft w:val="0"/>
      <w:marRight w:val="0"/>
      <w:marTop w:val="0"/>
      <w:marBottom w:val="0"/>
      <w:divBdr>
        <w:top w:val="none" w:sz="0" w:space="0" w:color="auto"/>
        <w:left w:val="none" w:sz="0" w:space="0" w:color="auto"/>
        <w:bottom w:val="none" w:sz="0" w:space="0" w:color="auto"/>
        <w:right w:val="none" w:sz="0" w:space="0" w:color="auto"/>
      </w:divBdr>
    </w:div>
    <w:div w:id="1014068289">
      <w:bodyDiv w:val="1"/>
      <w:marLeft w:val="0"/>
      <w:marRight w:val="0"/>
      <w:marTop w:val="0"/>
      <w:marBottom w:val="0"/>
      <w:divBdr>
        <w:top w:val="none" w:sz="0" w:space="0" w:color="auto"/>
        <w:left w:val="none" w:sz="0" w:space="0" w:color="auto"/>
        <w:bottom w:val="none" w:sz="0" w:space="0" w:color="auto"/>
        <w:right w:val="none" w:sz="0" w:space="0" w:color="auto"/>
      </w:divBdr>
    </w:div>
    <w:div w:id="1014452049">
      <w:bodyDiv w:val="1"/>
      <w:marLeft w:val="0"/>
      <w:marRight w:val="0"/>
      <w:marTop w:val="0"/>
      <w:marBottom w:val="0"/>
      <w:divBdr>
        <w:top w:val="none" w:sz="0" w:space="0" w:color="auto"/>
        <w:left w:val="none" w:sz="0" w:space="0" w:color="auto"/>
        <w:bottom w:val="none" w:sz="0" w:space="0" w:color="auto"/>
        <w:right w:val="none" w:sz="0" w:space="0" w:color="auto"/>
      </w:divBdr>
    </w:div>
    <w:div w:id="1014915396">
      <w:bodyDiv w:val="1"/>
      <w:marLeft w:val="0"/>
      <w:marRight w:val="0"/>
      <w:marTop w:val="0"/>
      <w:marBottom w:val="0"/>
      <w:divBdr>
        <w:top w:val="none" w:sz="0" w:space="0" w:color="auto"/>
        <w:left w:val="none" w:sz="0" w:space="0" w:color="auto"/>
        <w:bottom w:val="none" w:sz="0" w:space="0" w:color="auto"/>
        <w:right w:val="none" w:sz="0" w:space="0" w:color="auto"/>
      </w:divBdr>
    </w:div>
    <w:div w:id="1015301608">
      <w:bodyDiv w:val="1"/>
      <w:marLeft w:val="0"/>
      <w:marRight w:val="0"/>
      <w:marTop w:val="0"/>
      <w:marBottom w:val="0"/>
      <w:divBdr>
        <w:top w:val="none" w:sz="0" w:space="0" w:color="auto"/>
        <w:left w:val="none" w:sz="0" w:space="0" w:color="auto"/>
        <w:bottom w:val="none" w:sz="0" w:space="0" w:color="auto"/>
        <w:right w:val="none" w:sz="0" w:space="0" w:color="auto"/>
      </w:divBdr>
    </w:div>
    <w:div w:id="1017081973">
      <w:bodyDiv w:val="1"/>
      <w:marLeft w:val="0"/>
      <w:marRight w:val="0"/>
      <w:marTop w:val="0"/>
      <w:marBottom w:val="0"/>
      <w:divBdr>
        <w:top w:val="none" w:sz="0" w:space="0" w:color="auto"/>
        <w:left w:val="none" w:sz="0" w:space="0" w:color="auto"/>
        <w:bottom w:val="none" w:sz="0" w:space="0" w:color="auto"/>
        <w:right w:val="none" w:sz="0" w:space="0" w:color="auto"/>
      </w:divBdr>
    </w:div>
    <w:div w:id="1017847191">
      <w:bodyDiv w:val="1"/>
      <w:marLeft w:val="0"/>
      <w:marRight w:val="0"/>
      <w:marTop w:val="0"/>
      <w:marBottom w:val="0"/>
      <w:divBdr>
        <w:top w:val="none" w:sz="0" w:space="0" w:color="auto"/>
        <w:left w:val="none" w:sz="0" w:space="0" w:color="auto"/>
        <w:bottom w:val="none" w:sz="0" w:space="0" w:color="auto"/>
        <w:right w:val="none" w:sz="0" w:space="0" w:color="auto"/>
      </w:divBdr>
    </w:div>
    <w:div w:id="1017973346">
      <w:bodyDiv w:val="1"/>
      <w:marLeft w:val="0"/>
      <w:marRight w:val="0"/>
      <w:marTop w:val="0"/>
      <w:marBottom w:val="0"/>
      <w:divBdr>
        <w:top w:val="none" w:sz="0" w:space="0" w:color="auto"/>
        <w:left w:val="none" w:sz="0" w:space="0" w:color="auto"/>
        <w:bottom w:val="none" w:sz="0" w:space="0" w:color="auto"/>
        <w:right w:val="none" w:sz="0" w:space="0" w:color="auto"/>
      </w:divBdr>
    </w:div>
    <w:div w:id="1018627451">
      <w:bodyDiv w:val="1"/>
      <w:marLeft w:val="0"/>
      <w:marRight w:val="0"/>
      <w:marTop w:val="0"/>
      <w:marBottom w:val="0"/>
      <w:divBdr>
        <w:top w:val="none" w:sz="0" w:space="0" w:color="auto"/>
        <w:left w:val="none" w:sz="0" w:space="0" w:color="auto"/>
        <w:bottom w:val="none" w:sz="0" w:space="0" w:color="auto"/>
        <w:right w:val="none" w:sz="0" w:space="0" w:color="auto"/>
      </w:divBdr>
    </w:div>
    <w:div w:id="1018968105">
      <w:bodyDiv w:val="1"/>
      <w:marLeft w:val="0"/>
      <w:marRight w:val="0"/>
      <w:marTop w:val="0"/>
      <w:marBottom w:val="0"/>
      <w:divBdr>
        <w:top w:val="none" w:sz="0" w:space="0" w:color="auto"/>
        <w:left w:val="none" w:sz="0" w:space="0" w:color="auto"/>
        <w:bottom w:val="none" w:sz="0" w:space="0" w:color="auto"/>
        <w:right w:val="none" w:sz="0" w:space="0" w:color="auto"/>
      </w:divBdr>
    </w:div>
    <w:div w:id="1019048296">
      <w:bodyDiv w:val="1"/>
      <w:marLeft w:val="0"/>
      <w:marRight w:val="0"/>
      <w:marTop w:val="0"/>
      <w:marBottom w:val="0"/>
      <w:divBdr>
        <w:top w:val="none" w:sz="0" w:space="0" w:color="auto"/>
        <w:left w:val="none" w:sz="0" w:space="0" w:color="auto"/>
        <w:bottom w:val="none" w:sz="0" w:space="0" w:color="auto"/>
        <w:right w:val="none" w:sz="0" w:space="0" w:color="auto"/>
      </w:divBdr>
    </w:div>
    <w:div w:id="1019235605">
      <w:bodyDiv w:val="1"/>
      <w:marLeft w:val="0"/>
      <w:marRight w:val="0"/>
      <w:marTop w:val="0"/>
      <w:marBottom w:val="0"/>
      <w:divBdr>
        <w:top w:val="none" w:sz="0" w:space="0" w:color="auto"/>
        <w:left w:val="none" w:sz="0" w:space="0" w:color="auto"/>
        <w:bottom w:val="none" w:sz="0" w:space="0" w:color="auto"/>
        <w:right w:val="none" w:sz="0" w:space="0" w:color="auto"/>
      </w:divBdr>
    </w:div>
    <w:div w:id="1019434306">
      <w:bodyDiv w:val="1"/>
      <w:marLeft w:val="0"/>
      <w:marRight w:val="0"/>
      <w:marTop w:val="0"/>
      <w:marBottom w:val="0"/>
      <w:divBdr>
        <w:top w:val="none" w:sz="0" w:space="0" w:color="auto"/>
        <w:left w:val="none" w:sz="0" w:space="0" w:color="auto"/>
        <w:bottom w:val="none" w:sz="0" w:space="0" w:color="auto"/>
        <w:right w:val="none" w:sz="0" w:space="0" w:color="auto"/>
      </w:divBdr>
    </w:div>
    <w:div w:id="1020274578">
      <w:bodyDiv w:val="1"/>
      <w:marLeft w:val="0"/>
      <w:marRight w:val="0"/>
      <w:marTop w:val="0"/>
      <w:marBottom w:val="0"/>
      <w:divBdr>
        <w:top w:val="none" w:sz="0" w:space="0" w:color="auto"/>
        <w:left w:val="none" w:sz="0" w:space="0" w:color="auto"/>
        <w:bottom w:val="none" w:sz="0" w:space="0" w:color="auto"/>
        <w:right w:val="none" w:sz="0" w:space="0" w:color="auto"/>
      </w:divBdr>
    </w:div>
    <w:div w:id="1022167558">
      <w:bodyDiv w:val="1"/>
      <w:marLeft w:val="0"/>
      <w:marRight w:val="0"/>
      <w:marTop w:val="0"/>
      <w:marBottom w:val="0"/>
      <w:divBdr>
        <w:top w:val="none" w:sz="0" w:space="0" w:color="auto"/>
        <w:left w:val="none" w:sz="0" w:space="0" w:color="auto"/>
        <w:bottom w:val="none" w:sz="0" w:space="0" w:color="auto"/>
        <w:right w:val="none" w:sz="0" w:space="0" w:color="auto"/>
      </w:divBdr>
    </w:div>
    <w:div w:id="1022243404">
      <w:bodyDiv w:val="1"/>
      <w:marLeft w:val="0"/>
      <w:marRight w:val="0"/>
      <w:marTop w:val="0"/>
      <w:marBottom w:val="0"/>
      <w:divBdr>
        <w:top w:val="none" w:sz="0" w:space="0" w:color="auto"/>
        <w:left w:val="none" w:sz="0" w:space="0" w:color="auto"/>
        <w:bottom w:val="none" w:sz="0" w:space="0" w:color="auto"/>
        <w:right w:val="none" w:sz="0" w:space="0" w:color="auto"/>
      </w:divBdr>
    </w:div>
    <w:div w:id="1024328499">
      <w:bodyDiv w:val="1"/>
      <w:marLeft w:val="0"/>
      <w:marRight w:val="0"/>
      <w:marTop w:val="0"/>
      <w:marBottom w:val="0"/>
      <w:divBdr>
        <w:top w:val="none" w:sz="0" w:space="0" w:color="auto"/>
        <w:left w:val="none" w:sz="0" w:space="0" w:color="auto"/>
        <w:bottom w:val="none" w:sz="0" w:space="0" w:color="auto"/>
        <w:right w:val="none" w:sz="0" w:space="0" w:color="auto"/>
      </w:divBdr>
    </w:div>
    <w:div w:id="1024793129">
      <w:bodyDiv w:val="1"/>
      <w:marLeft w:val="0"/>
      <w:marRight w:val="0"/>
      <w:marTop w:val="0"/>
      <w:marBottom w:val="0"/>
      <w:divBdr>
        <w:top w:val="none" w:sz="0" w:space="0" w:color="auto"/>
        <w:left w:val="none" w:sz="0" w:space="0" w:color="auto"/>
        <w:bottom w:val="none" w:sz="0" w:space="0" w:color="auto"/>
        <w:right w:val="none" w:sz="0" w:space="0" w:color="auto"/>
      </w:divBdr>
    </w:div>
    <w:div w:id="1024861558">
      <w:bodyDiv w:val="1"/>
      <w:marLeft w:val="0"/>
      <w:marRight w:val="0"/>
      <w:marTop w:val="0"/>
      <w:marBottom w:val="0"/>
      <w:divBdr>
        <w:top w:val="none" w:sz="0" w:space="0" w:color="auto"/>
        <w:left w:val="none" w:sz="0" w:space="0" w:color="auto"/>
        <w:bottom w:val="none" w:sz="0" w:space="0" w:color="auto"/>
        <w:right w:val="none" w:sz="0" w:space="0" w:color="auto"/>
      </w:divBdr>
    </w:div>
    <w:div w:id="1026295966">
      <w:bodyDiv w:val="1"/>
      <w:marLeft w:val="0"/>
      <w:marRight w:val="0"/>
      <w:marTop w:val="0"/>
      <w:marBottom w:val="0"/>
      <w:divBdr>
        <w:top w:val="none" w:sz="0" w:space="0" w:color="auto"/>
        <w:left w:val="none" w:sz="0" w:space="0" w:color="auto"/>
        <w:bottom w:val="none" w:sz="0" w:space="0" w:color="auto"/>
        <w:right w:val="none" w:sz="0" w:space="0" w:color="auto"/>
      </w:divBdr>
    </w:div>
    <w:div w:id="1026753598">
      <w:bodyDiv w:val="1"/>
      <w:marLeft w:val="0"/>
      <w:marRight w:val="0"/>
      <w:marTop w:val="0"/>
      <w:marBottom w:val="0"/>
      <w:divBdr>
        <w:top w:val="none" w:sz="0" w:space="0" w:color="auto"/>
        <w:left w:val="none" w:sz="0" w:space="0" w:color="auto"/>
        <w:bottom w:val="none" w:sz="0" w:space="0" w:color="auto"/>
        <w:right w:val="none" w:sz="0" w:space="0" w:color="auto"/>
      </w:divBdr>
    </w:div>
    <w:div w:id="1027949918">
      <w:bodyDiv w:val="1"/>
      <w:marLeft w:val="0"/>
      <w:marRight w:val="0"/>
      <w:marTop w:val="0"/>
      <w:marBottom w:val="0"/>
      <w:divBdr>
        <w:top w:val="none" w:sz="0" w:space="0" w:color="auto"/>
        <w:left w:val="none" w:sz="0" w:space="0" w:color="auto"/>
        <w:bottom w:val="none" w:sz="0" w:space="0" w:color="auto"/>
        <w:right w:val="none" w:sz="0" w:space="0" w:color="auto"/>
      </w:divBdr>
    </w:div>
    <w:div w:id="1028218916">
      <w:bodyDiv w:val="1"/>
      <w:marLeft w:val="0"/>
      <w:marRight w:val="0"/>
      <w:marTop w:val="0"/>
      <w:marBottom w:val="0"/>
      <w:divBdr>
        <w:top w:val="none" w:sz="0" w:space="0" w:color="auto"/>
        <w:left w:val="none" w:sz="0" w:space="0" w:color="auto"/>
        <w:bottom w:val="none" w:sz="0" w:space="0" w:color="auto"/>
        <w:right w:val="none" w:sz="0" w:space="0" w:color="auto"/>
      </w:divBdr>
    </w:div>
    <w:div w:id="1028415350">
      <w:bodyDiv w:val="1"/>
      <w:marLeft w:val="0"/>
      <w:marRight w:val="0"/>
      <w:marTop w:val="0"/>
      <w:marBottom w:val="0"/>
      <w:divBdr>
        <w:top w:val="none" w:sz="0" w:space="0" w:color="auto"/>
        <w:left w:val="none" w:sz="0" w:space="0" w:color="auto"/>
        <w:bottom w:val="none" w:sz="0" w:space="0" w:color="auto"/>
        <w:right w:val="none" w:sz="0" w:space="0" w:color="auto"/>
      </w:divBdr>
    </w:div>
    <w:div w:id="1029796635">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0565295">
      <w:bodyDiv w:val="1"/>
      <w:marLeft w:val="0"/>
      <w:marRight w:val="0"/>
      <w:marTop w:val="0"/>
      <w:marBottom w:val="0"/>
      <w:divBdr>
        <w:top w:val="none" w:sz="0" w:space="0" w:color="auto"/>
        <w:left w:val="none" w:sz="0" w:space="0" w:color="auto"/>
        <w:bottom w:val="none" w:sz="0" w:space="0" w:color="auto"/>
        <w:right w:val="none" w:sz="0" w:space="0" w:color="auto"/>
      </w:divBdr>
    </w:div>
    <w:div w:id="1030566991">
      <w:bodyDiv w:val="1"/>
      <w:marLeft w:val="0"/>
      <w:marRight w:val="0"/>
      <w:marTop w:val="0"/>
      <w:marBottom w:val="0"/>
      <w:divBdr>
        <w:top w:val="none" w:sz="0" w:space="0" w:color="auto"/>
        <w:left w:val="none" w:sz="0" w:space="0" w:color="auto"/>
        <w:bottom w:val="none" w:sz="0" w:space="0" w:color="auto"/>
        <w:right w:val="none" w:sz="0" w:space="0" w:color="auto"/>
      </w:divBdr>
    </w:div>
    <w:div w:id="1030837267">
      <w:bodyDiv w:val="1"/>
      <w:marLeft w:val="0"/>
      <w:marRight w:val="0"/>
      <w:marTop w:val="0"/>
      <w:marBottom w:val="0"/>
      <w:divBdr>
        <w:top w:val="none" w:sz="0" w:space="0" w:color="auto"/>
        <w:left w:val="none" w:sz="0" w:space="0" w:color="auto"/>
        <w:bottom w:val="none" w:sz="0" w:space="0" w:color="auto"/>
        <w:right w:val="none" w:sz="0" w:space="0" w:color="auto"/>
      </w:divBdr>
    </w:div>
    <w:div w:id="1031103034">
      <w:bodyDiv w:val="1"/>
      <w:marLeft w:val="0"/>
      <w:marRight w:val="0"/>
      <w:marTop w:val="0"/>
      <w:marBottom w:val="0"/>
      <w:divBdr>
        <w:top w:val="none" w:sz="0" w:space="0" w:color="auto"/>
        <w:left w:val="none" w:sz="0" w:space="0" w:color="auto"/>
        <w:bottom w:val="none" w:sz="0" w:space="0" w:color="auto"/>
        <w:right w:val="none" w:sz="0" w:space="0" w:color="auto"/>
      </w:divBdr>
    </w:div>
    <w:div w:id="1031145198">
      <w:bodyDiv w:val="1"/>
      <w:marLeft w:val="0"/>
      <w:marRight w:val="0"/>
      <w:marTop w:val="0"/>
      <w:marBottom w:val="0"/>
      <w:divBdr>
        <w:top w:val="none" w:sz="0" w:space="0" w:color="auto"/>
        <w:left w:val="none" w:sz="0" w:space="0" w:color="auto"/>
        <w:bottom w:val="none" w:sz="0" w:space="0" w:color="auto"/>
        <w:right w:val="none" w:sz="0" w:space="0" w:color="auto"/>
      </w:divBdr>
    </w:div>
    <w:div w:id="1031415349">
      <w:bodyDiv w:val="1"/>
      <w:marLeft w:val="0"/>
      <w:marRight w:val="0"/>
      <w:marTop w:val="0"/>
      <w:marBottom w:val="0"/>
      <w:divBdr>
        <w:top w:val="none" w:sz="0" w:space="0" w:color="auto"/>
        <w:left w:val="none" w:sz="0" w:space="0" w:color="auto"/>
        <w:bottom w:val="none" w:sz="0" w:space="0" w:color="auto"/>
        <w:right w:val="none" w:sz="0" w:space="0" w:color="auto"/>
      </w:divBdr>
    </w:div>
    <w:div w:id="1031691623">
      <w:bodyDiv w:val="1"/>
      <w:marLeft w:val="0"/>
      <w:marRight w:val="0"/>
      <w:marTop w:val="0"/>
      <w:marBottom w:val="0"/>
      <w:divBdr>
        <w:top w:val="none" w:sz="0" w:space="0" w:color="auto"/>
        <w:left w:val="none" w:sz="0" w:space="0" w:color="auto"/>
        <w:bottom w:val="none" w:sz="0" w:space="0" w:color="auto"/>
        <w:right w:val="none" w:sz="0" w:space="0" w:color="auto"/>
      </w:divBdr>
    </w:div>
    <w:div w:id="1032146872">
      <w:bodyDiv w:val="1"/>
      <w:marLeft w:val="0"/>
      <w:marRight w:val="0"/>
      <w:marTop w:val="0"/>
      <w:marBottom w:val="0"/>
      <w:divBdr>
        <w:top w:val="none" w:sz="0" w:space="0" w:color="auto"/>
        <w:left w:val="none" w:sz="0" w:space="0" w:color="auto"/>
        <w:bottom w:val="none" w:sz="0" w:space="0" w:color="auto"/>
        <w:right w:val="none" w:sz="0" w:space="0" w:color="auto"/>
      </w:divBdr>
    </w:div>
    <w:div w:id="1032268962">
      <w:bodyDiv w:val="1"/>
      <w:marLeft w:val="0"/>
      <w:marRight w:val="0"/>
      <w:marTop w:val="0"/>
      <w:marBottom w:val="0"/>
      <w:divBdr>
        <w:top w:val="none" w:sz="0" w:space="0" w:color="auto"/>
        <w:left w:val="none" w:sz="0" w:space="0" w:color="auto"/>
        <w:bottom w:val="none" w:sz="0" w:space="0" w:color="auto"/>
        <w:right w:val="none" w:sz="0" w:space="0" w:color="auto"/>
      </w:divBdr>
    </w:div>
    <w:div w:id="1032339110">
      <w:bodyDiv w:val="1"/>
      <w:marLeft w:val="0"/>
      <w:marRight w:val="0"/>
      <w:marTop w:val="0"/>
      <w:marBottom w:val="0"/>
      <w:divBdr>
        <w:top w:val="none" w:sz="0" w:space="0" w:color="auto"/>
        <w:left w:val="none" w:sz="0" w:space="0" w:color="auto"/>
        <w:bottom w:val="none" w:sz="0" w:space="0" w:color="auto"/>
        <w:right w:val="none" w:sz="0" w:space="0" w:color="auto"/>
      </w:divBdr>
    </w:div>
    <w:div w:id="1033771595">
      <w:bodyDiv w:val="1"/>
      <w:marLeft w:val="0"/>
      <w:marRight w:val="0"/>
      <w:marTop w:val="0"/>
      <w:marBottom w:val="0"/>
      <w:divBdr>
        <w:top w:val="none" w:sz="0" w:space="0" w:color="auto"/>
        <w:left w:val="none" w:sz="0" w:space="0" w:color="auto"/>
        <w:bottom w:val="none" w:sz="0" w:space="0" w:color="auto"/>
        <w:right w:val="none" w:sz="0" w:space="0" w:color="auto"/>
      </w:divBdr>
    </w:div>
    <w:div w:id="1034768420">
      <w:bodyDiv w:val="1"/>
      <w:marLeft w:val="0"/>
      <w:marRight w:val="0"/>
      <w:marTop w:val="0"/>
      <w:marBottom w:val="0"/>
      <w:divBdr>
        <w:top w:val="none" w:sz="0" w:space="0" w:color="auto"/>
        <w:left w:val="none" w:sz="0" w:space="0" w:color="auto"/>
        <w:bottom w:val="none" w:sz="0" w:space="0" w:color="auto"/>
        <w:right w:val="none" w:sz="0" w:space="0" w:color="auto"/>
      </w:divBdr>
    </w:div>
    <w:div w:id="1035158314">
      <w:bodyDiv w:val="1"/>
      <w:marLeft w:val="0"/>
      <w:marRight w:val="0"/>
      <w:marTop w:val="0"/>
      <w:marBottom w:val="0"/>
      <w:divBdr>
        <w:top w:val="none" w:sz="0" w:space="0" w:color="auto"/>
        <w:left w:val="none" w:sz="0" w:space="0" w:color="auto"/>
        <w:bottom w:val="none" w:sz="0" w:space="0" w:color="auto"/>
        <w:right w:val="none" w:sz="0" w:space="0" w:color="auto"/>
      </w:divBdr>
    </w:div>
    <w:div w:id="1036080763">
      <w:bodyDiv w:val="1"/>
      <w:marLeft w:val="0"/>
      <w:marRight w:val="0"/>
      <w:marTop w:val="0"/>
      <w:marBottom w:val="0"/>
      <w:divBdr>
        <w:top w:val="none" w:sz="0" w:space="0" w:color="auto"/>
        <w:left w:val="none" w:sz="0" w:space="0" w:color="auto"/>
        <w:bottom w:val="none" w:sz="0" w:space="0" w:color="auto"/>
        <w:right w:val="none" w:sz="0" w:space="0" w:color="auto"/>
      </w:divBdr>
    </w:div>
    <w:div w:id="1036933272">
      <w:bodyDiv w:val="1"/>
      <w:marLeft w:val="0"/>
      <w:marRight w:val="0"/>
      <w:marTop w:val="0"/>
      <w:marBottom w:val="0"/>
      <w:divBdr>
        <w:top w:val="none" w:sz="0" w:space="0" w:color="auto"/>
        <w:left w:val="none" w:sz="0" w:space="0" w:color="auto"/>
        <w:bottom w:val="none" w:sz="0" w:space="0" w:color="auto"/>
        <w:right w:val="none" w:sz="0" w:space="0" w:color="auto"/>
      </w:divBdr>
    </w:div>
    <w:div w:id="1039235009">
      <w:bodyDiv w:val="1"/>
      <w:marLeft w:val="0"/>
      <w:marRight w:val="0"/>
      <w:marTop w:val="0"/>
      <w:marBottom w:val="0"/>
      <w:divBdr>
        <w:top w:val="none" w:sz="0" w:space="0" w:color="auto"/>
        <w:left w:val="none" w:sz="0" w:space="0" w:color="auto"/>
        <w:bottom w:val="none" w:sz="0" w:space="0" w:color="auto"/>
        <w:right w:val="none" w:sz="0" w:space="0" w:color="auto"/>
      </w:divBdr>
    </w:div>
    <w:div w:id="1040205467">
      <w:bodyDiv w:val="1"/>
      <w:marLeft w:val="0"/>
      <w:marRight w:val="0"/>
      <w:marTop w:val="0"/>
      <w:marBottom w:val="0"/>
      <w:divBdr>
        <w:top w:val="none" w:sz="0" w:space="0" w:color="auto"/>
        <w:left w:val="none" w:sz="0" w:space="0" w:color="auto"/>
        <w:bottom w:val="none" w:sz="0" w:space="0" w:color="auto"/>
        <w:right w:val="none" w:sz="0" w:space="0" w:color="auto"/>
      </w:divBdr>
    </w:div>
    <w:div w:id="1040470922">
      <w:bodyDiv w:val="1"/>
      <w:marLeft w:val="0"/>
      <w:marRight w:val="0"/>
      <w:marTop w:val="0"/>
      <w:marBottom w:val="0"/>
      <w:divBdr>
        <w:top w:val="none" w:sz="0" w:space="0" w:color="auto"/>
        <w:left w:val="none" w:sz="0" w:space="0" w:color="auto"/>
        <w:bottom w:val="none" w:sz="0" w:space="0" w:color="auto"/>
        <w:right w:val="none" w:sz="0" w:space="0" w:color="auto"/>
      </w:divBdr>
    </w:div>
    <w:div w:id="1041050925">
      <w:bodyDiv w:val="1"/>
      <w:marLeft w:val="0"/>
      <w:marRight w:val="0"/>
      <w:marTop w:val="0"/>
      <w:marBottom w:val="0"/>
      <w:divBdr>
        <w:top w:val="none" w:sz="0" w:space="0" w:color="auto"/>
        <w:left w:val="none" w:sz="0" w:space="0" w:color="auto"/>
        <w:bottom w:val="none" w:sz="0" w:space="0" w:color="auto"/>
        <w:right w:val="none" w:sz="0" w:space="0" w:color="auto"/>
      </w:divBdr>
    </w:div>
    <w:div w:id="1041710412">
      <w:bodyDiv w:val="1"/>
      <w:marLeft w:val="0"/>
      <w:marRight w:val="0"/>
      <w:marTop w:val="0"/>
      <w:marBottom w:val="0"/>
      <w:divBdr>
        <w:top w:val="none" w:sz="0" w:space="0" w:color="auto"/>
        <w:left w:val="none" w:sz="0" w:space="0" w:color="auto"/>
        <w:bottom w:val="none" w:sz="0" w:space="0" w:color="auto"/>
        <w:right w:val="none" w:sz="0" w:space="0" w:color="auto"/>
      </w:divBdr>
    </w:div>
    <w:div w:id="1042553212">
      <w:bodyDiv w:val="1"/>
      <w:marLeft w:val="0"/>
      <w:marRight w:val="0"/>
      <w:marTop w:val="0"/>
      <w:marBottom w:val="0"/>
      <w:divBdr>
        <w:top w:val="none" w:sz="0" w:space="0" w:color="auto"/>
        <w:left w:val="none" w:sz="0" w:space="0" w:color="auto"/>
        <w:bottom w:val="none" w:sz="0" w:space="0" w:color="auto"/>
        <w:right w:val="none" w:sz="0" w:space="0" w:color="auto"/>
      </w:divBdr>
    </w:div>
    <w:div w:id="1043209433">
      <w:bodyDiv w:val="1"/>
      <w:marLeft w:val="0"/>
      <w:marRight w:val="0"/>
      <w:marTop w:val="0"/>
      <w:marBottom w:val="0"/>
      <w:divBdr>
        <w:top w:val="none" w:sz="0" w:space="0" w:color="auto"/>
        <w:left w:val="none" w:sz="0" w:space="0" w:color="auto"/>
        <w:bottom w:val="none" w:sz="0" w:space="0" w:color="auto"/>
        <w:right w:val="none" w:sz="0" w:space="0" w:color="auto"/>
      </w:divBdr>
    </w:div>
    <w:div w:id="1043402978">
      <w:bodyDiv w:val="1"/>
      <w:marLeft w:val="0"/>
      <w:marRight w:val="0"/>
      <w:marTop w:val="0"/>
      <w:marBottom w:val="0"/>
      <w:divBdr>
        <w:top w:val="none" w:sz="0" w:space="0" w:color="auto"/>
        <w:left w:val="none" w:sz="0" w:space="0" w:color="auto"/>
        <w:bottom w:val="none" w:sz="0" w:space="0" w:color="auto"/>
        <w:right w:val="none" w:sz="0" w:space="0" w:color="auto"/>
      </w:divBdr>
    </w:div>
    <w:div w:id="1043990558">
      <w:bodyDiv w:val="1"/>
      <w:marLeft w:val="0"/>
      <w:marRight w:val="0"/>
      <w:marTop w:val="0"/>
      <w:marBottom w:val="0"/>
      <w:divBdr>
        <w:top w:val="none" w:sz="0" w:space="0" w:color="auto"/>
        <w:left w:val="none" w:sz="0" w:space="0" w:color="auto"/>
        <w:bottom w:val="none" w:sz="0" w:space="0" w:color="auto"/>
        <w:right w:val="none" w:sz="0" w:space="0" w:color="auto"/>
      </w:divBdr>
    </w:div>
    <w:div w:id="1044016246">
      <w:bodyDiv w:val="1"/>
      <w:marLeft w:val="0"/>
      <w:marRight w:val="0"/>
      <w:marTop w:val="0"/>
      <w:marBottom w:val="0"/>
      <w:divBdr>
        <w:top w:val="none" w:sz="0" w:space="0" w:color="auto"/>
        <w:left w:val="none" w:sz="0" w:space="0" w:color="auto"/>
        <w:bottom w:val="none" w:sz="0" w:space="0" w:color="auto"/>
        <w:right w:val="none" w:sz="0" w:space="0" w:color="auto"/>
      </w:divBdr>
    </w:div>
    <w:div w:id="1044334134">
      <w:bodyDiv w:val="1"/>
      <w:marLeft w:val="0"/>
      <w:marRight w:val="0"/>
      <w:marTop w:val="0"/>
      <w:marBottom w:val="0"/>
      <w:divBdr>
        <w:top w:val="none" w:sz="0" w:space="0" w:color="auto"/>
        <w:left w:val="none" w:sz="0" w:space="0" w:color="auto"/>
        <w:bottom w:val="none" w:sz="0" w:space="0" w:color="auto"/>
        <w:right w:val="none" w:sz="0" w:space="0" w:color="auto"/>
      </w:divBdr>
    </w:div>
    <w:div w:id="1044720172">
      <w:bodyDiv w:val="1"/>
      <w:marLeft w:val="0"/>
      <w:marRight w:val="0"/>
      <w:marTop w:val="0"/>
      <w:marBottom w:val="0"/>
      <w:divBdr>
        <w:top w:val="none" w:sz="0" w:space="0" w:color="auto"/>
        <w:left w:val="none" w:sz="0" w:space="0" w:color="auto"/>
        <w:bottom w:val="none" w:sz="0" w:space="0" w:color="auto"/>
        <w:right w:val="none" w:sz="0" w:space="0" w:color="auto"/>
      </w:divBdr>
    </w:div>
    <w:div w:id="1044906428">
      <w:bodyDiv w:val="1"/>
      <w:marLeft w:val="0"/>
      <w:marRight w:val="0"/>
      <w:marTop w:val="0"/>
      <w:marBottom w:val="0"/>
      <w:divBdr>
        <w:top w:val="none" w:sz="0" w:space="0" w:color="auto"/>
        <w:left w:val="none" w:sz="0" w:space="0" w:color="auto"/>
        <w:bottom w:val="none" w:sz="0" w:space="0" w:color="auto"/>
        <w:right w:val="none" w:sz="0" w:space="0" w:color="auto"/>
      </w:divBdr>
    </w:div>
    <w:div w:id="1047337254">
      <w:bodyDiv w:val="1"/>
      <w:marLeft w:val="0"/>
      <w:marRight w:val="0"/>
      <w:marTop w:val="0"/>
      <w:marBottom w:val="0"/>
      <w:divBdr>
        <w:top w:val="none" w:sz="0" w:space="0" w:color="auto"/>
        <w:left w:val="none" w:sz="0" w:space="0" w:color="auto"/>
        <w:bottom w:val="none" w:sz="0" w:space="0" w:color="auto"/>
        <w:right w:val="none" w:sz="0" w:space="0" w:color="auto"/>
      </w:divBdr>
    </w:div>
    <w:div w:id="1048453501">
      <w:bodyDiv w:val="1"/>
      <w:marLeft w:val="0"/>
      <w:marRight w:val="0"/>
      <w:marTop w:val="0"/>
      <w:marBottom w:val="0"/>
      <w:divBdr>
        <w:top w:val="none" w:sz="0" w:space="0" w:color="auto"/>
        <w:left w:val="none" w:sz="0" w:space="0" w:color="auto"/>
        <w:bottom w:val="none" w:sz="0" w:space="0" w:color="auto"/>
        <w:right w:val="none" w:sz="0" w:space="0" w:color="auto"/>
      </w:divBdr>
    </w:div>
    <w:div w:id="1048991634">
      <w:bodyDiv w:val="1"/>
      <w:marLeft w:val="0"/>
      <w:marRight w:val="0"/>
      <w:marTop w:val="0"/>
      <w:marBottom w:val="0"/>
      <w:divBdr>
        <w:top w:val="none" w:sz="0" w:space="0" w:color="auto"/>
        <w:left w:val="none" w:sz="0" w:space="0" w:color="auto"/>
        <w:bottom w:val="none" w:sz="0" w:space="0" w:color="auto"/>
        <w:right w:val="none" w:sz="0" w:space="0" w:color="auto"/>
      </w:divBdr>
    </w:div>
    <w:div w:id="1049455014">
      <w:bodyDiv w:val="1"/>
      <w:marLeft w:val="0"/>
      <w:marRight w:val="0"/>
      <w:marTop w:val="0"/>
      <w:marBottom w:val="0"/>
      <w:divBdr>
        <w:top w:val="none" w:sz="0" w:space="0" w:color="auto"/>
        <w:left w:val="none" w:sz="0" w:space="0" w:color="auto"/>
        <w:bottom w:val="none" w:sz="0" w:space="0" w:color="auto"/>
        <w:right w:val="none" w:sz="0" w:space="0" w:color="auto"/>
      </w:divBdr>
    </w:div>
    <w:div w:id="1050154325">
      <w:bodyDiv w:val="1"/>
      <w:marLeft w:val="0"/>
      <w:marRight w:val="0"/>
      <w:marTop w:val="0"/>
      <w:marBottom w:val="0"/>
      <w:divBdr>
        <w:top w:val="none" w:sz="0" w:space="0" w:color="auto"/>
        <w:left w:val="none" w:sz="0" w:space="0" w:color="auto"/>
        <w:bottom w:val="none" w:sz="0" w:space="0" w:color="auto"/>
        <w:right w:val="none" w:sz="0" w:space="0" w:color="auto"/>
      </w:divBdr>
    </w:div>
    <w:div w:id="1051074411">
      <w:bodyDiv w:val="1"/>
      <w:marLeft w:val="0"/>
      <w:marRight w:val="0"/>
      <w:marTop w:val="0"/>
      <w:marBottom w:val="0"/>
      <w:divBdr>
        <w:top w:val="none" w:sz="0" w:space="0" w:color="auto"/>
        <w:left w:val="none" w:sz="0" w:space="0" w:color="auto"/>
        <w:bottom w:val="none" w:sz="0" w:space="0" w:color="auto"/>
        <w:right w:val="none" w:sz="0" w:space="0" w:color="auto"/>
      </w:divBdr>
    </w:div>
    <w:div w:id="1051228989">
      <w:bodyDiv w:val="1"/>
      <w:marLeft w:val="0"/>
      <w:marRight w:val="0"/>
      <w:marTop w:val="0"/>
      <w:marBottom w:val="0"/>
      <w:divBdr>
        <w:top w:val="none" w:sz="0" w:space="0" w:color="auto"/>
        <w:left w:val="none" w:sz="0" w:space="0" w:color="auto"/>
        <w:bottom w:val="none" w:sz="0" w:space="0" w:color="auto"/>
        <w:right w:val="none" w:sz="0" w:space="0" w:color="auto"/>
      </w:divBdr>
    </w:div>
    <w:div w:id="1051732743">
      <w:bodyDiv w:val="1"/>
      <w:marLeft w:val="0"/>
      <w:marRight w:val="0"/>
      <w:marTop w:val="0"/>
      <w:marBottom w:val="0"/>
      <w:divBdr>
        <w:top w:val="none" w:sz="0" w:space="0" w:color="auto"/>
        <w:left w:val="none" w:sz="0" w:space="0" w:color="auto"/>
        <w:bottom w:val="none" w:sz="0" w:space="0" w:color="auto"/>
        <w:right w:val="none" w:sz="0" w:space="0" w:color="auto"/>
      </w:divBdr>
    </w:div>
    <w:div w:id="1052267236">
      <w:bodyDiv w:val="1"/>
      <w:marLeft w:val="0"/>
      <w:marRight w:val="0"/>
      <w:marTop w:val="0"/>
      <w:marBottom w:val="0"/>
      <w:divBdr>
        <w:top w:val="none" w:sz="0" w:space="0" w:color="auto"/>
        <w:left w:val="none" w:sz="0" w:space="0" w:color="auto"/>
        <w:bottom w:val="none" w:sz="0" w:space="0" w:color="auto"/>
        <w:right w:val="none" w:sz="0" w:space="0" w:color="auto"/>
      </w:divBdr>
    </w:div>
    <w:div w:id="1053886985">
      <w:bodyDiv w:val="1"/>
      <w:marLeft w:val="0"/>
      <w:marRight w:val="0"/>
      <w:marTop w:val="0"/>
      <w:marBottom w:val="0"/>
      <w:divBdr>
        <w:top w:val="none" w:sz="0" w:space="0" w:color="auto"/>
        <w:left w:val="none" w:sz="0" w:space="0" w:color="auto"/>
        <w:bottom w:val="none" w:sz="0" w:space="0" w:color="auto"/>
        <w:right w:val="none" w:sz="0" w:space="0" w:color="auto"/>
      </w:divBdr>
    </w:div>
    <w:div w:id="1054082710">
      <w:bodyDiv w:val="1"/>
      <w:marLeft w:val="0"/>
      <w:marRight w:val="0"/>
      <w:marTop w:val="0"/>
      <w:marBottom w:val="0"/>
      <w:divBdr>
        <w:top w:val="none" w:sz="0" w:space="0" w:color="auto"/>
        <w:left w:val="none" w:sz="0" w:space="0" w:color="auto"/>
        <w:bottom w:val="none" w:sz="0" w:space="0" w:color="auto"/>
        <w:right w:val="none" w:sz="0" w:space="0" w:color="auto"/>
      </w:divBdr>
    </w:div>
    <w:div w:id="1054086952">
      <w:bodyDiv w:val="1"/>
      <w:marLeft w:val="0"/>
      <w:marRight w:val="0"/>
      <w:marTop w:val="0"/>
      <w:marBottom w:val="0"/>
      <w:divBdr>
        <w:top w:val="none" w:sz="0" w:space="0" w:color="auto"/>
        <w:left w:val="none" w:sz="0" w:space="0" w:color="auto"/>
        <w:bottom w:val="none" w:sz="0" w:space="0" w:color="auto"/>
        <w:right w:val="none" w:sz="0" w:space="0" w:color="auto"/>
      </w:divBdr>
    </w:div>
    <w:div w:id="1054625039">
      <w:bodyDiv w:val="1"/>
      <w:marLeft w:val="0"/>
      <w:marRight w:val="0"/>
      <w:marTop w:val="0"/>
      <w:marBottom w:val="0"/>
      <w:divBdr>
        <w:top w:val="none" w:sz="0" w:space="0" w:color="auto"/>
        <w:left w:val="none" w:sz="0" w:space="0" w:color="auto"/>
        <w:bottom w:val="none" w:sz="0" w:space="0" w:color="auto"/>
        <w:right w:val="none" w:sz="0" w:space="0" w:color="auto"/>
      </w:divBdr>
    </w:div>
    <w:div w:id="1055466767">
      <w:bodyDiv w:val="1"/>
      <w:marLeft w:val="0"/>
      <w:marRight w:val="0"/>
      <w:marTop w:val="0"/>
      <w:marBottom w:val="0"/>
      <w:divBdr>
        <w:top w:val="none" w:sz="0" w:space="0" w:color="auto"/>
        <w:left w:val="none" w:sz="0" w:space="0" w:color="auto"/>
        <w:bottom w:val="none" w:sz="0" w:space="0" w:color="auto"/>
        <w:right w:val="none" w:sz="0" w:space="0" w:color="auto"/>
      </w:divBdr>
    </w:div>
    <w:div w:id="1057045316">
      <w:bodyDiv w:val="1"/>
      <w:marLeft w:val="0"/>
      <w:marRight w:val="0"/>
      <w:marTop w:val="0"/>
      <w:marBottom w:val="0"/>
      <w:divBdr>
        <w:top w:val="none" w:sz="0" w:space="0" w:color="auto"/>
        <w:left w:val="none" w:sz="0" w:space="0" w:color="auto"/>
        <w:bottom w:val="none" w:sz="0" w:space="0" w:color="auto"/>
        <w:right w:val="none" w:sz="0" w:space="0" w:color="auto"/>
      </w:divBdr>
    </w:div>
    <w:div w:id="1057894899">
      <w:bodyDiv w:val="1"/>
      <w:marLeft w:val="0"/>
      <w:marRight w:val="0"/>
      <w:marTop w:val="0"/>
      <w:marBottom w:val="0"/>
      <w:divBdr>
        <w:top w:val="none" w:sz="0" w:space="0" w:color="auto"/>
        <w:left w:val="none" w:sz="0" w:space="0" w:color="auto"/>
        <w:bottom w:val="none" w:sz="0" w:space="0" w:color="auto"/>
        <w:right w:val="none" w:sz="0" w:space="0" w:color="auto"/>
      </w:divBdr>
    </w:div>
    <w:div w:id="1059787391">
      <w:bodyDiv w:val="1"/>
      <w:marLeft w:val="0"/>
      <w:marRight w:val="0"/>
      <w:marTop w:val="0"/>
      <w:marBottom w:val="0"/>
      <w:divBdr>
        <w:top w:val="none" w:sz="0" w:space="0" w:color="auto"/>
        <w:left w:val="none" w:sz="0" w:space="0" w:color="auto"/>
        <w:bottom w:val="none" w:sz="0" w:space="0" w:color="auto"/>
        <w:right w:val="none" w:sz="0" w:space="0" w:color="auto"/>
      </w:divBdr>
    </w:div>
    <w:div w:id="1060711925">
      <w:bodyDiv w:val="1"/>
      <w:marLeft w:val="0"/>
      <w:marRight w:val="0"/>
      <w:marTop w:val="0"/>
      <w:marBottom w:val="0"/>
      <w:divBdr>
        <w:top w:val="none" w:sz="0" w:space="0" w:color="auto"/>
        <w:left w:val="none" w:sz="0" w:space="0" w:color="auto"/>
        <w:bottom w:val="none" w:sz="0" w:space="0" w:color="auto"/>
        <w:right w:val="none" w:sz="0" w:space="0" w:color="auto"/>
      </w:divBdr>
    </w:div>
    <w:div w:id="1062826451">
      <w:bodyDiv w:val="1"/>
      <w:marLeft w:val="0"/>
      <w:marRight w:val="0"/>
      <w:marTop w:val="0"/>
      <w:marBottom w:val="0"/>
      <w:divBdr>
        <w:top w:val="none" w:sz="0" w:space="0" w:color="auto"/>
        <w:left w:val="none" w:sz="0" w:space="0" w:color="auto"/>
        <w:bottom w:val="none" w:sz="0" w:space="0" w:color="auto"/>
        <w:right w:val="none" w:sz="0" w:space="0" w:color="auto"/>
      </w:divBdr>
    </w:div>
    <w:div w:id="1062870243">
      <w:bodyDiv w:val="1"/>
      <w:marLeft w:val="0"/>
      <w:marRight w:val="0"/>
      <w:marTop w:val="0"/>
      <w:marBottom w:val="0"/>
      <w:divBdr>
        <w:top w:val="none" w:sz="0" w:space="0" w:color="auto"/>
        <w:left w:val="none" w:sz="0" w:space="0" w:color="auto"/>
        <w:bottom w:val="none" w:sz="0" w:space="0" w:color="auto"/>
        <w:right w:val="none" w:sz="0" w:space="0" w:color="auto"/>
      </w:divBdr>
    </w:div>
    <w:div w:id="1063025740">
      <w:bodyDiv w:val="1"/>
      <w:marLeft w:val="0"/>
      <w:marRight w:val="0"/>
      <w:marTop w:val="0"/>
      <w:marBottom w:val="0"/>
      <w:divBdr>
        <w:top w:val="none" w:sz="0" w:space="0" w:color="auto"/>
        <w:left w:val="none" w:sz="0" w:space="0" w:color="auto"/>
        <w:bottom w:val="none" w:sz="0" w:space="0" w:color="auto"/>
        <w:right w:val="none" w:sz="0" w:space="0" w:color="auto"/>
      </w:divBdr>
    </w:div>
    <w:div w:id="1063795118">
      <w:bodyDiv w:val="1"/>
      <w:marLeft w:val="0"/>
      <w:marRight w:val="0"/>
      <w:marTop w:val="0"/>
      <w:marBottom w:val="0"/>
      <w:divBdr>
        <w:top w:val="none" w:sz="0" w:space="0" w:color="auto"/>
        <w:left w:val="none" w:sz="0" w:space="0" w:color="auto"/>
        <w:bottom w:val="none" w:sz="0" w:space="0" w:color="auto"/>
        <w:right w:val="none" w:sz="0" w:space="0" w:color="auto"/>
      </w:divBdr>
    </w:div>
    <w:div w:id="1065493688">
      <w:bodyDiv w:val="1"/>
      <w:marLeft w:val="0"/>
      <w:marRight w:val="0"/>
      <w:marTop w:val="0"/>
      <w:marBottom w:val="0"/>
      <w:divBdr>
        <w:top w:val="none" w:sz="0" w:space="0" w:color="auto"/>
        <w:left w:val="none" w:sz="0" w:space="0" w:color="auto"/>
        <w:bottom w:val="none" w:sz="0" w:space="0" w:color="auto"/>
        <w:right w:val="none" w:sz="0" w:space="0" w:color="auto"/>
      </w:divBdr>
    </w:div>
    <w:div w:id="1066219254">
      <w:bodyDiv w:val="1"/>
      <w:marLeft w:val="0"/>
      <w:marRight w:val="0"/>
      <w:marTop w:val="0"/>
      <w:marBottom w:val="0"/>
      <w:divBdr>
        <w:top w:val="none" w:sz="0" w:space="0" w:color="auto"/>
        <w:left w:val="none" w:sz="0" w:space="0" w:color="auto"/>
        <w:bottom w:val="none" w:sz="0" w:space="0" w:color="auto"/>
        <w:right w:val="none" w:sz="0" w:space="0" w:color="auto"/>
      </w:divBdr>
    </w:div>
    <w:div w:id="1066538486">
      <w:bodyDiv w:val="1"/>
      <w:marLeft w:val="0"/>
      <w:marRight w:val="0"/>
      <w:marTop w:val="0"/>
      <w:marBottom w:val="0"/>
      <w:divBdr>
        <w:top w:val="none" w:sz="0" w:space="0" w:color="auto"/>
        <w:left w:val="none" w:sz="0" w:space="0" w:color="auto"/>
        <w:bottom w:val="none" w:sz="0" w:space="0" w:color="auto"/>
        <w:right w:val="none" w:sz="0" w:space="0" w:color="auto"/>
      </w:divBdr>
    </w:div>
    <w:div w:id="1066614134">
      <w:bodyDiv w:val="1"/>
      <w:marLeft w:val="0"/>
      <w:marRight w:val="0"/>
      <w:marTop w:val="0"/>
      <w:marBottom w:val="0"/>
      <w:divBdr>
        <w:top w:val="none" w:sz="0" w:space="0" w:color="auto"/>
        <w:left w:val="none" w:sz="0" w:space="0" w:color="auto"/>
        <w:bottom w:val="none" w:sz="0" w:space="0" w:color="auto"/>
        <w:right w:val="none" w:sz="0" w:space="0" w:color="auto"/>
      </w:divBdr>
    </w:div>
    <w:div w:id="1071345138">
      <w:bodyDiv w:val="1"/>
      <w:marLeft w:val="0"/>
      <w:marRight w:val="0"/>
      <w:marTop w:val="0"/>
      <w:marBottom w:val="0"/>
      <w:divBdr>
        <w:top w:val="none" w:sz="0" w:space="0" w:color="auto"/>
        <w:left w:val="none" w:sz="0" w:space="0" w:color="auto"/>
        <w:bottom w:val="none" w:sz="0" w:space="0" w:color="auto"/>
        <w:right w:val="none" w:sz="0" w:space="0" w:color="auto"/>
      </w:divBdr>
    </w:div>
    <w:div w:id="1072773360">
      <w:bodyDiv w:val="1"/>
      <w:marLeft w:val="0"/>
      <w:marRight w:val="0"/>
      <w:marTop w:val="0"/>
      <w:marBottom w:val="0"/>
      <w:divBdr>
        <w:top w:val="none" w:sz="0" w:space="0" w:color="auto"/>
        <w:left w:val="none" w:sz="0" w:space="0" w:color="auto"/>
        <w:bottom w:val="none" w:sz="0" w:space="0" w:color="auto"/>
        <w:right w:val="none" w:sz="0" w:space="0" w:color="auto"/>
      </w:divBdr>
    </w:div>
    <w:div w:id="1072969171">
      <w:bodyDiv w:val="1"/>
      <w:marLeft w:val="0"/>
      <w:marRight w:val="0"/>
      <w:marTop w:val="0"/>
      <w:marBottom w:val="0"/>
      <w:divBdr>
        <w:top w:val="none" w:sz="0" w:space="0" w:color="auto"/>
        <w:left w:val="none" w:sz="0" w:space="0" w:color="auto"/>
        <w:bottom w:val="none" w:sz="0" w:space="0" w:color="auto"/>
        <w:right w:val="none" w:sz="0" w:space="0" w:color="auto"/>
      </w:divBdr>
    </w:div>
    <w:div w:id="1074010104">
      <w:bodyDiv w:val="1"/>
      <w:marLeft w:val="0"/>
      <w:marRight w:val="0"/>
      <w:marTop w:val="0"/>
      <w:marBottom w:val="0"/>
      <w:divBdr>
        <w:top w:val="none" w:sz="0" w:space="0" w:color="auto"/>
        <w:left w:val="none" w:sz="0" w:space="0" w:color="auto"/>
        <w:bottom w:val="none" w:sz="0" w:space="0" w:color="auto"/>
        <w:right w:val="none" w:sz="0" w:space="0" w:color="auto"/>
      </w:divBdr>
    </w:div>
    <w:div w:id="1074939098">
      <w:bodyDiv w:val="1"/>
      <w:marLeft w:val="0"/>
      <w:marRight w:val="0"/>
      <w:marTop w:val="0"/>
      <w:marBottom w:val="0"/>
      <w:divBdr>
        <w:top w:val="none" w:sz="0" w:space="0" w:color="auto"/>
        <w:left w:val="none" w:sz="0" w:space="0" w:color="auto"/>
        <w:bottom w:val="none" w:sz="0" w:space="0" w:color="auto"/>
        <w:right w:val="none" w:sz="0" w:space="0" w:color="auto"/>
      </w:divBdr>
    </w:div>
    <w:div w:id="1076779250">
      <w:bodyDiv w:val="1"/>
      <w:marLeft w:val="0"/>
      <w:marRight w:val="0"/>
      <w:marTop w:val="0"/>
      <w:marBottom w:val="0"/>
      <w:divBdr>
        <w:top w:val="none" w:sz="0" w:space="0" w:color="auto"/>
        <w:left w:val="none" w:sz="0" w:space="0" w:color="auto"/>
        <w:bottom w:val="none" w:sz="0" w:space="0" w:color="auto"/>
        <w:right w:val="none" w:sz="0" w:space="0" w:color="auto"/>
      </w:divBdr>
    </w:div>
    <w:div w:id="1077096632">
      <w:bodyDiv w:val="1"/>
      <w:marLeft w:val="0"/>
      <w:marRight w:val="0"/>
      <w:marTop w:val="0"/>
      <w:marBottom w:val="0"/>
      <w:divBdr>
        <w:top w:val="none" w:sz="0" w:space="0" w:color="auto"/>
        <w:left w:val="none" w:sz="0" w:space="0" w:color="auto"/>
        <w:bottom w:val="none" w:sz="0" w:space="0" w:color="auto"/>
        <w:right w:val="none" w:sz="0" w:space="0" w:color="auto"/>
      </w:divBdr>
    </w:div>
    <w:div w:id="1077215488">
      <w:bodyDiv w:val="1"/>
      <w:marLeft w:val="0"/>
      <w:marRight w:val="0"/>
      <w:marTop w:val="0"/>
      <w:marBottom w:val="0"/>
      <w:divBdr>
        <w:top w:val="none" w:sz="0" w:space="0" w:color="auto"/>
        <w:left w:val="none" w:sz="0" w:space="0" w:color="auto"/>
        <w:bottom w:val="none" w:sz="0" w:space="0" w:color="auto"/>
        <w:right w:val="none" w:sz="0" w:space="0" w:color="auto"/>
      </w:divBdr>
    </w:div>
    <w:div w:id="1077442465">
      <w:bodyDiv w:val="1"/>
      <w:marLeft w:val="0"/>
      <w:marRight w:val="0"/>
      <w:marTop w:val="0"/>
      <w:marBottom w:val="0"/>
      <w:divBdr>
        <w:top w:val="none" w:sz="0" w:space="0" w:color="auto"/>
        <w:left w:val="none" w:sz="0" w:space="0" w:color="auto"/>
        <w:bottom w:val="none" w:sz="0" w:space="0" w:color="auto"/>
        <w:right w:val="none" w:sz="0" w:space="0" w:color="auto"/>
      </w:divBdr>
    </w:div>
    <w:div w:id="1077509656">
      <w:bodyDiv w:val="1"/>
      <w:marLeft w:val="0"/>
      <w:marRight w:val="0"/>
      <w:marTop w:val="0"/>
      <w:marBottom w:val="0"/>
      <w:divBdr>
        <w:top w:val="none" w:sz="0" w:space="0" w:color="auto"/>
        <w:left w:val="none" w:sz="0" w:space="0" w:color="auto"/>
        <w:bottom w:val="none" w:sz="0" w:space="0" w:color="auto"/>
        <w:right w:val="none" w:sz="0" w:space="0" w:color="auto"/>
      </w:divBdr>
    </w:div>
    <w:div w:id="1078403786">
      <w:bodyDiv w:val="1"/>
      <w:marLeft w:val="0"/>
      <w:marRight w:val="0"/>
      <w:marTop w:val="0"/>
      <w:marBottom w:val="0"/>
      <w:divBdr>
        <w:top w:val="none" w:sz="0" w:space="0" w:color="auto"/>
        <w:left w:val="none" w:sz="0" w:space="0" w:color="auto"/>
        <w:bottom w:val="none" w:sz="0" w:space="0" w:color="auto"/>
        <w:right w:val="none" w:sz="0" w:space="0" w:color="auto"/>
      </w:divBdr>
    </w:div>
    <w:div w:id="1079014148">
      <w:bodyDiv w:val="1"/>
      <w:marLeft w:val="0"/>
      <w:marRight w:val="0"/>
      <w:marTop w:val="0"/>
      <w:marBottom w:val="0"/>
      <w:divBdr>
        <w:top w:val="none" w:sz="0" w:space="0" w:color="auto"/>
        <w:left w:val="none" w:sz="0" w:space="0" w:color="auto"/>
        <w:bottom w:val="none" w:sz="0" w:space="0" w:color="auto"/>
        <w:right w:val="none" w:sz="0" w:space="0" w:color="auto"/>
      </w:divBdr>
    </w:div>
    <w:div w:id="1079016629">
      <w:bodyDiv w:val="1"/>
      <w:marLeft w:val="0"/>
      <w:marRight w:val="0"/>
      <w:marTop w:val="0"/>
      <w:marBottom w:val="0"/>
      <w:divBdr>
        <w:top w:val="none" w:sz="0" w:space="0" w:color="auto"/>
        <w:left w:val="none" w:sz="0" w:space="0" w:color="auto"/>
        <w:bottom w:val="none" w:sz="0" w:space="0" w:color="auto"/>
        <w:right w:val="none" w:sz="0" w:space="0" w:color="auto"/>
      </w:divBdr>
    </w:div>
    <w:div w:id="1079402157">
      <w:bodyDiv w:val="1"/>
      <w:marLeft w:val="0"/>
      <w:marRight w:val="0"/>
      <w:marTop w:val="0"/>
      <w:marBottom w:val="0"/>
      <w:divBdr>
        <w:top w:val="none" w:sz="0" w:space="0" w:color="auto"/>
        <w:left w:val="none" w:sz="0" w:space="0" w:color="auto"/>
        <w:bottom w:val="none" w:sz="0" w:space="0" w:color="auto"/>
        <w:right w:val="none" w:sz="0" w:space="0" w:color="auto"/>
      </w:divBdr>
    </w:div>
    <w:div w:id="1080562667">
      <w:bodyDiv w:val="1"/>
      <w:marLeft w:val="0"/>
      <w:marRight w:val="0"/>
      <w:marTop w:val="0"/>
      <w:marBottom w:val="0"/>
      <w:divBdr>
        <w:top w:val="none" w:sz="0" w:space="0" w:color="auto"/>
        <w:left w:val="none" w:sz="0" w:space="0" w:color="auto"/>
        <w:bottom w:val="none" w:sz="0" w:space="0" w:color="auto"/>
        <w:right w:val="none" w:sz="0" w:space="0" w:color="auto"/>
      </w:divBdr>
    </w:div>
    <w:div w:id="1081294364">
      <w:bodyDiv w:val="1"/>
      <w:marLeft w:val="0"/>
      <w:marRight w:val="0"/>
      <w:marTop w:val="0"/>
      <w:marBottom w:val="0"/>
      <w:divBdr>
        <w:top w:val="none" w:sz="0" w:space="0" w:color="auto"/>
        <w:left w:val="none" w:sz="0" w:space="0" w:color="auto"/>
        <w:bottom w:val="none" w:sz="0" w:space="0" w:color="auto"/>
        <w:right w:val="none" w:sz="0" w:space="0" w:color="auto"/>
      </w:divBdr>
    </w:div>
    <w:div w:id="1081567377">
      <w:bodyDiv w:val="1"/>
      <w:marLeft w:val="0"/>
      <w:marRight w:val="0"/>
      <w:marTop w:val="0"/>
      <w:marBottom w:val="0"/>
      <w:divBdr>
        <w:top w:val="none" w:sz="0" w:space="0" w:color="auto"/>
        <w:left w:val="none" w:sz="0" w:space="0" w:color="auto"/>
        <w:bottom w:val="none" w:sz="0" w:space="0" w:color="auto"/>
        <w:right w:val="none" w:sz="0" w:space="0" w:color="auto"/>
      </w:divBdr>
    </w:div>
    <w:div w:id="1081757624">
      <w:bodyDiv w:val="1"/>
      <w:marLeft w:val="0"/>
      <w:marRight w:val="0"/>
      <w:marTop w:val="0"/>
      <w:marBottom w:val="0"/>
      <w:divBdr>
        <w:top w:val="none" w:sz="0" w:space="0" w:color="auto"/>
        <w:left w:val="none" w:sz="0" w:space="0" w:color="auto"/>
        <w:bottom w:val="none" w:sz="0" w:space="0" w:color="auto"/>
        <w:right w:val="none" w:sz="0" w:space="0" w:color="auto"/>
      </w:divBdr>
    </w:div>
    <w:div w:id="1084034506">
      <w:bodyDiv w:val="1"/>
      <w:marLeft w:val="0"/>
      <w:marRight w:val="0"/>
      <w:marTop w:val="0"/>
      <w:marBottom w:val="0"/>
      <w:divBdr>
        <w:top w:val="none" w:sz="0" w:space="0" w:color="auto"/>
        <w:left w:val="none" w:sz="0" w:space="0" w:color="auto"/>
        <w:bottom w:val="none" w:sz="0" w:space="0" w:color="auto"/>
        <w:right w:val="none" w:sz="0" w:space="0" w:color="auto"/>
      </w:divBdr>
    </w:div>
    <w:div w:id="1084962010">
      <w:bodyDiv w:val="1"/>
      <w:marLeft w:val="0"/>
      <w:marRight w:val="0"/>
      <w:marTop w:val="0"/>
      <w:marBottom w:val="0"/>
      <w:divBdr>
        <w:top w:val="none" w:sz="0" w:space="0" w:color="auto"/>
        <w:left w:val="none" w:sz="0" w:space="0" w:color="auto"/>
        <w:bottom w:val="none" w:sz="0" w:space="0" w:color="auto"/>
        <w:right w:val="none" w:sz="0" w:space="0" w:color="auto"/>
      </w:divBdr>
    </w:div>
    <w:div w:id="1087069442">
      <w:bodyDiv w:val="1"/>
      <w:marLeft w:val="0"/>
      <w:marRight w:val="0"/>
      <w:marTop w:val="0"/>
      <w:marBottom w:val="0"/>
      <w:divBdr>
        <w:top w:val="none" w:sz="0" w:space="0" w:color="auto"/>
        <w:left w:val="none" w:sz="0" w:space="0" w:color="auto"/>
        <w:bottom w:val="none" w:sz="0" w:space="0" w:color="auto"/>
        <w:right w:val="none" w:sz="0" w:space="0" w:color="auto"/>
      </w:divBdr>
    </w:div>
    <w:div w:id="1087776035">
      <w:bodyDiv w:val="1"/>
      <w:marLeft w:val="0"/>
      <w:marRight w:val="0"/>
      <w:marTop w:val="0"/>
      <w:marBottom w:val="0"/>
      <w:divBdr>
        <w:top w:val="none" w:sz="0" w:space="0" w:color="auto"/>
        <w:left w:val="none" w:sz="0" w:space="0" w:color="auto"/>
        <w:bottom w:val="none" w:sz="0" w:space="0" w:color="auto"/>
        <w:right w:val="none" w:sz="0" w:space="0" w:color="auto"/>
      </w:divBdr>
    </w:div>
    <w:div w:id="1087846996">
      <w:bodyDiv w:val="1"/>
      <w:marLeft w:val="0"/>
      <w:marRight w:val="0"/>
      <w:marTop w:val="0"/>
      <w:marBottom w:val="0"/>
      <w:divBdr>
        <w:top w:val="none" w:sz="0" w:space="0" w:color="auto"/>
        <w:left w:val="none" w:sz="0" w:space="0" w:color="auto"/>
        <w:bottom w:val="none" w:sz="0" w:space="0" w:color="auto"/>
        <w:right w:val="none" w:sz="0" w:space="0" w:color="auto"/>
      </w:divBdr>
    </w:div>
    <w:div w:id="1089086413">
      <w:bodyDiv w:val="1"/>
      <w:marLeft w:val="0"/>
      <w:marRight w:val="0"/>
      <w:marTop w:val="0"/>
      <w:marBottom w:val="0"/>
      <w:divBdr>
        <w:top w:val="none" w:sz="0" w:space="0" w:color="auto"/>
        <w:left w:val="none" w:sz="0" w:space="0" w:color="auto"/>
        <w:bottom w:val="none" w:sz="0" w:space="0" w:color="auto"/>
        <w:right w:val="none" w:sz="0" w:space="0" w:color="auto"/>
      </w:divBdr>
    </w:div>
    <w:div w:id="1092043406">
      <w:bodyDiv w:val="1"/>
      <w:marLeft w:val="0"/>
      <w:marRight w:val="0"/>
      <w:marTop w:val="0"/>
      <w:marBottom w:val="0"/>
      <w:divBdr>
        <w:top w:val="none" w:sz="0" w:space="0" w:color="auto"/>
        <w:left w:val="none" w:sz="0" w:space="0" w:color="auto"/>
        <w:bottom w:val="none" w:sz="0" w:space="0" w:color="auto"/>
        <w:right w:val="none" w:sz="0" w:space="0" w:color="auto"/>
      </w:divBdr>
    </w:div>
    <w:div w:id="1093211158">
      <w:bodyDiv w:val="1"/>
      <w:marLeft w:val="0"/>
      <w:marRight w:val="0"/>
      <w:marTop w:val="0"/>
      <w:marBottom w:val="0"/>
      <w:divBdr>
        <w:top w:val="none" w:sz="0" w:space="0" w:color="auto"/>
        <w:left w:val="none" w:sz="0" w:space="0" w:color="auto"/>
        <w:bottom w:val="none" w:sz="0" w:space="0" w:color="auto"/>
        <w:right w:val="none" w:sz="0" w:space="0" w:color="auto"/>
      </w:divBdr>
    </w:div>
    <w:div w:id="1093470736">
      <w:bodyDiv w:val="1"/>
      <w:marLeft w:val="0"/>
      <w:marRight w:val="0"/>
      <w:marTop w:val="0"/>
      <w:marBottom w:val="0"/>
      <w:divBdr>
        <w:top w:val="none" w:sz="0" w:space="0" w:color="auto"/>
        <w:left w:val="none" w:sz="0" w:space="0" w:color="auto"/>
        <w:bottom w:val="none" w:sz="0" w:space="0" w:color="auto"/>
        <w:right w:val="none" w:sz="0" w:space="0" w:color="auto"/>
      </w:divBdr>
    </w:div>
    <w:div w:id="1093748494">
      <w:bodyDiv w:val="1"/>
      <w:marLeft w:val="0"/>
      <w:marRight w:val="0"/>
      <w:marTop w:val="0"/>
      <w:marBottom w:val="0"/>
      <w:divBdr>
        <w:top w:val="none" w:sz="0" w:space="0" w:color="auto"/>
        <w:left w:val="none" w:sz="0" w:space="0" w:color="auto"/>
        <w:bottom w:val="none" w:sz="0" w:space="0" w:color="auto"/>
        <w:right w:val="none" w:sz="0" w:space="0" w:color="auto"/>
      </w:divBdr>
    </w:div>
    <w:div w:id="1093864192">
      <w:bodyDiv w:val="1"/>
      <w:marLeft w:val="0"/>
      <w:marRight w:val="0"/>
      <w:marTop w:val="0"/>
      <w:marBottom w:val="0"/>
      <w:divBdr>
        <w:top w:val="none" w:sz="0" w:space="0" w:color="auto"/>
        <w:left w:val="none" w:sz="0" w:space="0" w:color="auto"/>
        <w:bottom w:val="none" w:sz="0" w:space="0" w:color="auto"/>
        <w:right w:val="none" w:sz="0" w:space="0" w:color="auto"/>
      </w:divBdr>
    </w:div>
    <w:div w:id="1094127438">
      <w:bodyDiv w:val="1"/>
      <w:marLeft w:val="0"/>
      <w:marRight w:val="0"/>
      <w:marTop w:val="0"/>
      <w:marBottom w:val="0"/>
      <w:divBdr>
        <w:top w:val="none" w:sz="0" w:space="0" w:color="auto"/>
        <w:left w:val="none" w:sz="0" w:space="0" w:color="auto"/>
        <w:bottom w:val="none" w:sz="0" w:space="0" w:color="auto"/>
        <w:right w:val="none" w:sz="0" w:space="0" w:color="auto"/>
      </w:divBdr>
    </w:div>
    <w:div w:id="1096247740">
      <w:bodyDiv w:val="1"/>
      <w:marLeft w:val="0"/>
      <w:marRight w:val="0"/>
      <w:marTop w:val="0"/>
      <w:marBottom w:val="0"/>
      <w:divBdr>
        <w:top w:val="none" w:sz="0" w:space="0" w:color="auto"/>
        <w:left w:val="none" w:sz="0" w:space="0" w:color="auto"/>
        <w:bottom w:val="none" w:sz="0" w:space="0" w:color="auto"/>
        <w:right w:val="none" w:sz="0" w:space="0" w:color="auto"/>
      </w:divBdr>
    </w:div>
    <w:div w:id="1096515339">
      <w:bodyDiv w:val="1"/>
      <w:marLeft w:val="0"/>
      <w:marRight w:val="0"/>
      <w:marTop w:val="0"/>
      <w:marBottom w:val="0"/>
      <w:divBdr>
        <w:top w:val="none" w:sz="0" w:space="0" w:color="auto"/>
        <w:left w:val="none" w:sz="0" w:space="0" w:color="auto"/>
        <w:bottom w:val="none" w:sz="0" w:space="0" w:color="auto"/>
        <w:right w:val="none" w:sz="0" w:space="0" w:color="auto"/>
      </w:divBdr>
    </w:div>
    <w:div w:id="1096751622">
      <w:bodyDiv w:val="1"/>
      <w:marLeft w:val="0"/>
      <w:marRight w:val="0"/>
      <w:marTop w:val="0"/>
      <w:marBottom w:val="0"/>
      <w:divBdr>
        <w:top w:val="none" w:sz="0" w:space="0" w:color="auto"/>
        <w:left w:val="none" w:sz="0" w:space="0" w:color="auto"/>
        <w:bottom w:val="none" w:sz="0" w:space="0" w:color="auto"/>
        <w:right w:val="none" w:sz="0" w:space="0" w:color="auto"/>
      </w:divBdr>
    </w:div>
    <w:div w:id="1097166688">
      <w:bodyDiv w:val="1"/>
      <w:marLeft w:val="0"/>
      <w:marRight w:val="0"/>
      <w:marTop w:val="0"/>
      <w:marBottom w:val="0"/>
      <w:divBdr>
        <w:top w:val="none" w:sz="0" w:space="0" w:color="auto"/>
        <w:left w:val="none" w:sz="0" w:space="0" w:color="auto"/>
        <w:bottom w:val="none" w:sz="0" w:space="0" w:color="auto"/>
        <w:right w:val="none" w:sz="0" w:space="0" w:color="auto"/>
      </w:divBdr>
    </w:div>
    <w:div w:id="1097559288">
      <w:bodyDiv w:val="1"/>
      <w:marLeft w:val="0"/>
      <w:marRight w:val="0"/>
      <w:marTop w:val="0"/>
      <w:marBottom w:val="0"/>
      <w:divBdr>
        <w:top w:val="none" w:sz="0" w:space="0" w:color="auto"/>
        <w:left w:val="none" w:sz="0" w:space="0" w:color="auto"/>
        <w:bottom w:val="none" w:sz="0" w:space="0" w:color="auto"/>
        <w:right w:val="none" w:sz="0" w:space="0" w:color="auto"/>
      </w:divBdr>
    </w:div>
    <w:div w:id="1097671149">
      <w:bodyDiv w:val="1"/>
      <w:marLeft w:val="0"/>
      <w:marRight w:val="0"/>
      <w:marTop w:val="0"/>
      <w:marBottom w:val="0"/>
      <w:divBdr>
        <w:top w:val="none" w:sz="0" w:space="0" w:color="auto"/>
        <w:left w:val="none" w:sz="0" w:space="0" w:color="auto"/>
        <w:bottom w:val="none" w:sz="0" w:space="0" w:color="auto"/>
        <w:right w:val="none" w:sz="0" w:space="0" w:color="auto"/>
      </w:divBdr>
    </w:div>
    <w:div w:id="1097678300">
      <w:bodyDiv w:val="1"/>
      <w:marLeft w:val="0"/>
      <w:marRight w:val="0"/>
      <w:marTop w:val="0"/>
      <w:marBottom w:val="0"/>
      <w:divBdr>
        <w:top w:val="none" w:sz="0" w:space="0" w:color="auto"/>
        <w:left w:val="none" w:sz="0" w:space="0" w:color="auto"/>
        <w:bottom w:val="none" w:sz="0" w:space="0" w:color="auto"/>
        <w:right w:val="none" w:sz="0" w:space="0" w:color="auto"/>
      </w:divBdr>
    </w:div>
    <w:div w:id="1098064698">
      <w:bodyDiv w:val="1"/>
      <w:marLeft w:val="0"/>
      <w:marRight w:val="0"/>
      <w:marTop w:val="0"/>
      <w:marBottom w:val="0"/>
      <w:divBdr>
        <w:top w:val="none" w:sz="0" w:space="0" w:color="auto"/>
        <w:left w:val="none" w:sz="0" w:space="0" w:color="auto"/>
        <w:bottom w:val="none" w:sz="0" w:space="0" w:color="auto"/>
        <w:right w:val="none" w:sz="0" w:space="0" w:color="auto"/>
      </w:divBdr>
    </w:div>
    <w:div w:id="1099984243">
      <w:bodyDiv w:val="1"/>
      <w:marLeft w:val="0"/>
      <w:marRight w:val="0"/>
      <w:marTop w:val="0"/>
      <w:marBottom w:val="0"/>
      <w:divBdr>
        <w:top w:val="none" w:sz="0" w:space="0" w:color="auto"/>
        <w:left w:val="none" w:sz="0" w:space="0" w:color="auto"/>
        <w:bottom w:val="none" w:sz="0" w:space="0" w:color="auto"/>
        <w:right w:val="none" w:sz="0" w:space="0" w:color="auto"/>
      </w:divBdr>
    </w:div>
    <w:div w:id="1100566567">
      <w:bodyDiv w:val="1"/>
      <w:marLeft w:val="0"/>
      <w:marRight w:val="0"/>
      <w:marTop w:val="0"/>
      <w:marBottom w:val="0"/>
      <w:divBdr>
        <w:top w:val="none" w:sz="0" w:space="0" w:color="auto"/>
        <w:left w:val="none" w:sz="0" w:space="0" w:color="auto"/>
        <w:bottom w:val="none" w:sz="0" w:space="0" w:color="auto"/>
        <w:right w:val="none" w:sz="0" w:space="0" w:color="auto"/>
      </w:divBdr>
    </w:div>
    <w:div w:id="1101953053">
      <w:bodyDiv w:val="1"/>
      <w:marLeft w:val="0"/>
      <w:marRight w:val="0"/>
      <w:marTop w:val="0"/>
      <w:marBottom w:val="0"/>
      <w:divBdr>
        <w:top w:val="none" w:sz="0" w:space="0" w:color="auto"/>
        <w:left w:val="none" w:sz="0" w:space="0" w:color="auto"/>
        <w:bottom w:val="none" w:sz="0" w:space="0" w:color="auto"/>
        <w:right w:val="none" w:sz="0" w:space="0" w:color="auto"/>
      </w:divBdr>
    </w:div>
    <w:div w:id="1102066519">
      <w:bodyDiv w:val="1"/>
      <w:marLeft w:val="0"/>
      <w:marRight w:val="0"/>
      <w:marTop w:val="0"/>
      <w:marBottom w:val="0"/>
      <w:divBdr>
        <w:top w:val="none" w:sz="0" w:space="0" w:color="auto"/>
        <w:left w:val="none" w:sz="0" w:space="0" w:color="auto"/>
        <w:bottom w:val="none" w:sz="0" w:space="0" w:color="auto"/>
        <w:right w:val="none" w:sz="0" w:space="0" w:color="auto"/>
      </w:divBdr>
    </w:div>
    <w:div w:id="1102409492">
      <w:bodyDiv w:val="1"/>
      <w:marLeft w:val="0"/>
      <w:marRight w:val="0"/>
      <w:marTop w:val="0"/>
      <w:marBottom w:val="0"/>
      <w:divBdr>
        <w:top w:val="none" w:sz="0" w:space="0" w:color="auto"/>
        <w:left w:val="none" w:sz="0" w:space="0" w:color="auto"/>
        <w:bottom w:val="none" w:sz="0" w:space="0" w:color="auto"/>
        <w:right w:val="none" w:sz="0" w:space="0" w:color="auto"/>
      </w:divBdr>
    </w:div>
    <w:div w:id="1102454651">
      <w:bodyDiv w:val="1"/>
      <w:marLeft w:val="0"/>
      <w:marRight w:val="0"/>
      <w:marTop w:val="0"/>
      <w:marBottom w:val="0"/>
      <w:divBdr>
        <w:top w:val="none" w:sz="0" w:space="0" w:color="auto"/>
        <w:left w:val="none" w:sz="0" w:space="0" w:color="auto"/>
        <w:bottom w:val="none" w:sz="0" w:space="0" w:color="auto"/>
        <w:right w:val="none" w:sz="0" w:space="0" w:color="auto"/>
      </w:divBdr>
    </w:div>
    <w:div w:id="1105149283">
      <w:bodyDiv w:val="1"/>
      <w:marLeft w:val="0"/>
      <w:marRight w:val="0"/>
      <w:marTop w:val="0"/>
      <w:marBottom w:val="0"/>
      <w:divBdr>
        <w:top w:val="none" w:sz="0" w:space="0" w:color="auto"/>
        <w:left w:val="none" w:sz="0" w:space="0" w:color="auto"/>
        <w:bottom w:val="none" w:sz="0" w:space="0" w:color="auto"/>
        <w:right w:val="none" w:sz="0" w:space="0" w:color="auto"/>
      </w:divBdr>
    </w:div>
    <w:div w:id="1105157345">
      <w:bodyDiv w:val="1"/>
      <w:marLeft w:val="0"/>
      <w:marRight w:val="0"/>
      <w:marTop w:val="0"/>
      <w:marBottom w:val="0"/>
      <w:divBdr>
        <w:top w:val="none" w:sz="0" w:space="0" w:color="auto"/>
        <w:left w:val="none" w:sz="0" w:space="0" w:color="auto"/>
        <w:bottom w:val="none" w:sz="0" w:space="0" w:color="auto"/>
        <w:right w:val="none" w:sz="0" w:space="0" w:color="auto"/>
      </w:divBdr>
    </w:div>
    <w:div w:id="1105342477">
      <w:bodyDiv w:val="1"/>
      <w:marLeft w:val="0"/>
      <w:marRight w:val="0"/>
      <w:marTop w:val="0"/>
      <w:marBottom w:val="0"/>
      <w:divBdr>
        <w:top w:val="none" w:sz="0" w:space="0" w:color="auto"/>
        <w:left w:val="none" w:sz="0" w:space="0" w:color="auto"/>
        <w:bottom w:val="none" w:sz="0" w:space="0" w:color="auto"/>
        <w:right w:val="none" w:sz="0" w:space="0" w:color="auto"/>
      </w:divBdr>
    </w:div>
    <w:div w:id="1105805273">
      <w:bodyDiv w:val="1"/>
      <w:marLeft w:val="0"/>
      <w:marRight w:val="0"/>
      <w:marTop w:val="0"/>
      <w:marBottom w:val="0"/>
      <w:divBdr>
        <w:top w:val="none" w:sz="0" w:space="0" w:color="auto"/>
        <w:left w:val="none" w:sz="0" w:space="0" w:color="auto"/>
        <w:bottom w:val="none" w:sz="0" w:space="0" w:color="auto"/>
        <w:right w:val="none" w:sz="0" w:space="0" w:color="auto"/>
      </w:divBdr>
    </w:div>
    <w:div w:id="1106774614">
      <w:bodyDiv w:val="1"/>
      <w:marLeft w:val="0"/>
      <w:marRight w:val="0"/>
      <w:marTop w:val="0"/>
      <w:marBottom w:val="0"/>
      <w:divBdr>
        <w:top w:val="none" w:sz="0" w:space="0" w:color="auto"/>
        <w:left w:val="none" w:sz="0" w:space="0" w:color="auto"/>
        <w:bottom w:val="none" w:sz="0" w:space="0" w:color="auto"/>
        <w:right w:val="none" w:sz="0" w:space="0" w:color="auto"/>
      </w:divBdr>
    </w:div>
    <w:div w:id="1107120837">
      <w:bodyDiv w:val="1"/>
      <w:marLeft w:val="0"/>
      <w:marRight w:val="0"/>
      <w:marTop w:val="0"/>
      <w:marBottom w:val="0"/>
      <w:divBdr>
        <w:top w:val="none" w:sz="0" w:space="0" w:color="auto"/>
        <w:left w:val="none" w:sz="0" w:space="0" w:color="auto"/>
        <w:bottom w:val="none" w:sz="0" w:space="0" w:color="auto"/>
        <w:right w:val="none" w:sz="0" w:space="0" w:color="auto"/>
      </w:divBdr>
    </w:div>
    <w:div w:id="1107189410">
      <w:bodyDiv w:val="1"/>
      <w:marLeft w:val="0"/>
      <w:marRight w:val="0"/>
      <w:marTop w:val="0"/>
      <w:marBottom w:val="0"/>
      <w:divBdr>
        <w:top w:val="none" w:sz="0" w:space="0" w:color="auto"/>
        <w:left w:val="none" w:sz="0" w:space="0" w:color="auto"/>
        <w:bottom w:val="none" w:sz="0" w:space="0" w:color="auto"/>
        <w:right w:val="none" w:sz="0" w:space="0" w:color="auto"/>
      </w:divBdr>
    </w:div>
    <w:div w:id="1108231011">
      <w:bodyDiv w:val="1"/>
      <w:marLeft w:val="0"/>
      <w:marRight w:val="0"/>
      <w:marTop w:val="0"/>
      <w:marBottom w:val="0"/>
      <w:divBdr>
        <w:top w:val="none" w:sz="0" w:space="0" w:color="auto"/>
        <w:left w:val="none" w:sz="0" w:space="0" w:color="auto"/>
        <w:bottom w:val="none" w:sz="0" w:space="0" w:color="auto"/>
        <w:right w:val="none" w:sz="0" w:space="0" w:color="auto"/>
      </w:divBdr>
    </w:div>
    <w:div w:id="1109276595">
      <w:bodyDiv w:val="1"/>
      <w:marLeft w:val="0"/>
      <w:marRight w:val="0"/>
      <w:marTop w:val="0"/>
      <w:marBottom w:val="0"/>
      <w:divBdr>
        <w:top w:val="none" w:sz="0" w:space="0" w:color="auto"/>
        <w:left w:val="none" w:sz="0" w:space="0" w:color="auto"/>
        <w:bottom w:val="none" w:sz="0" w:space="0" w:color="auto"/>
        <w:right w:val="none" w:sz="0" w:space="0" w:color="auto"/>
      </w:divBdr>
    </w:div>
    <w:div w:id="1109282236">
      <w:bodyDiv w:val="1"/>
      <w:marLeft w:val="0"/>
      <w:marRight w:val="0"/>
      <w:marTop w:val="0"/>
      <w:marBottom w:val="0"/>
      <w:divBdr>
        <w:top w:val="none" w:sz="0" w:space="0" w:color="auto"/>
        <w:left w:val="none" w:sz="0" w:space="0" w:color="auto"/>
        <w:bottom w:val="none" w:sz="0" w:space="0" w:color="auto"/>
        <w:right w:val="none" w:sz="0" w:space="0" w:color="auto"/>
      </w:divBdr>
    </w:div>
    <w:div w:id="1110319830">
      <w:bodyDiv w:val="1"/>
      <w:marLeft w:val="0"/>
      <w:marRight w:val="0"/>
      <w:marTop w:val="0"/>
      <w:marBottom w:val="0"/>
      <w:divBdr>
        <w:top w:val="none" w:sz="0" w:space="0" w:color="auto"/>
        <w:left w:val="none" w:sz="0" w:space="0" w:color="auto"/>
        <w:bottom w:val="none" w:sz="0" w:space="0" w:color="auto"/>
        <w:right w:val="none" w:sz="0" w:space="0" w:color="auto"/>
      </w:divBdr>
    </w:div>
    <w:div w:id="1110395940">
      <w:bodyDiv w:val="1"/>
      <w:marLeft w:val="0"/>
      <w:marRight w:val="0"/>
      <w:marTop w:val="0"/>
      <w:marBottom w:val="0"/>
      <w:divBdr>
        <w:top w:val="none" w:sz="0" w:space="0" w:color="auto"/>
        <w:left w:val="none" w:sz="0" w:space="0" w:color="auto"/>
        <w:bottom w:val="none" w:sz="0" w:space="0" w:color="auto"/>
        <w:right w:val="none" w:sz="0" w:space="0" w:color="auto"/>
      </w:divBdr>
    </w:div>
    <w:div w:id="1111510613">
      <w:bodyDiv w:val="1"/>
      <w:marLeft w:val="0"/>
      <w:marRight w:val="0"/>
      <w:marTop w:val="0"/>
      <w:marBottom w:val="0"/>
      <w:divBdr>
        <w:top w:val="none" w:sz="0" w:space="0" w:color="auto"/>
        <w:left w:val="none" w:sz="0" w:space="0" w:color="auto"/>
        <w:bottom w:val="none" w:sz="0" w:space="0" w:color="auto"/>
        <w:right w:val="none" w:sz="0" w:space="0" w:color="auto"/>
      </w:divBdr>
    </w:div>
    <w:div w:id="1111626671">
      <w:bodyDiv w:val="1"/>
      <w:marLeft w:val="0"/>
      <w:marRight w:val="0"/>
      <w:marTop w:val="0"/>
      <w:marBottom w:val="0"/>
      <w:divBdr>
        <w:top w:val="none" w:sz="0" w:space="0" w:color="auto"/>
        <w:left w:val="none" w:sz="0" w:space="0" w:color="auto"/>
        <w:bottom w:val="none" w:sz="0" w:space="0" w:color="auto"/>
        <w:right w:val="none" w:sz="0" w:space="0" w:color="auto"/>
      </w:divBdr>
    </w:div>
    <w:div w:id="1113596092">
      <w:bodyDiv w:val="1"/>
      <w:marLeft w:val="0"/>
      <w:marRight w:val="0"/>
      <w:marTop w:val="0"/>
      <w:marBottom w:val="0"/>
      <w:divBdr>
        <w:top w:val="none" w:sz="0" w:space="0" w:color="auto"/>
        <w:left w:val="none" w:sz="0" w:space="0" w:color="auto"/>
        <w:bottom w:val="none" w:sz="0" w:space="0" w:color="auto"/>
        <w:right w:val="none" w:sz="0" w:space="0" w:color="auto"/>
      </w:divBdr>
    </w:div>
    <w:div w:id="1114057062">
      <w:bodyDiv w:val="1"/>
      <w:marLeft w:val="0"/>
      <w:marRight w:val="0"/>
      <w:marTop w:val="0"/>
      <w:marBottom w:val="0"/>
      <w:divBdr>
        <w:top w:val="none" w:sz="0" w:space="0" w:color="auto"/>
        <w:left w:val="none" w:sz="0" w:space="0" w:color="auto"/>
        <w:bottom w:val="none" w:sz="0" w:space="0" w:color="auto"/>
        <w:right w:val="none" w:sz="0" w:space="0" w:color="auto"/>
      </w:divBdr>
    </w:div>
    <w:div w:id="1114129549">
      <w:bodyDiv w:val="1"/>
      <w:marLeft w:val="0"/>
      <w:marRight w:val="0"/>
      <w:marTop w:val="0"/>
      <w:marBottom w:val="0"/>
      <w:divBdr>
        <w:top w:val="none" w:sz="0" w:space="0" w:color="auto"/>
        <w:left w:val="none" w:sz="0" w:space="0" w:color="auto"/>
        <w:bottom w:val="none" w:sz="0" w:space="0" w:color="auto"/>
        <w:right w:val="none" w:sz="0" w:space="0" w:color="auto"/>
      </w:divBdr>
    </w:div>
    <w:div w:id="1114520971">
      <w:bodyDiv w:val="1"/>
      <w:marLeft w:val="0"/>
      <w:marRight w:val="0"/>
      <w:marTop w:val="0"/>
      <w:marBottom w:val="0"/>
      <w:divBdr>
        <w:top w:val="none" w:sz="0" w:space="0" w:color="auto"/>
        <w:left w:val="none" w:sz="0" w:space="0" w:color="auto"/>
        <w:bottom w:val="none" w:sz="0" w:space="0" w:color="auto"/>
        <w:right w:val="none" w:sz="0" w:space="0" w:color="auto"/>
      </w:divBdr>
    </w:div>
    <w:div w:id="1116556497">
      <w:bodyDiv w:val="1"/>
      <w:marLeft w:val="0"/>
      <w:marRight w:val="0"/>
      <w:marTop w:val="0"/>
      <w:marBottom w:val="0"/>
      <w:divBdr>
        <w:top w:val="none" w:sz="0" w:space="0" w:color="auto"/>
        <w:left w:val="none" w:sz="0" w:space="0" w:color="auto"/>
        <w:bottom w:val="none" w:sz="0" w:space="0" w:color="auto"/>
        <w:right w:val="none" w:sz="0" w:space="0" w:color="auto"/>
      </w:divBdr>
    </w:div>
    <w:div w:id="1118718532">
      <w:bodyDiv w:val="1"/>
      <w:marLeft w:val="0"/>
      <w:marRight w:val="0"/>
      <w:marTop w:val="0"/>
      <w:marBottom w:val="0"/>
      <w:divBdr>
        <w:top w:val="none" w:sz="0" w:space="0" w:color="auto"/>
        <w:left w:val="none" w:sz="0" w:space="0" w:color="auto"/>
        <w:bottom w:val="none" w:sz="0" w:space="0" w:color="auto"/>
        <w:right w:val="none" w:sz="0" w:space="0" w:color="auto"/>
      </w:divBdr>
    </w:div>
    <w:div w:id="1120762417">
      <w:bodyDiv w:val="1"/>
      <w:marLeft w:val="0"/>
      <w:marRight w:val="0"/>
      <w:marTop w:val="0"/>
      <w:marBottom w:val="0"/>
      <w:divBdr>
        <w:top w:val="none" w:sz="0" w:space="0" w:color="auto"/>
        <w:left w:val="none" w:sz="0" w:space="0" w:color="auto"/>
        <w:bottom w:val="none" w:sz="0" w:space="0" w:color="auto"/>
        <w:right w:val="none" w:sz="0" w:space="0" w:color="auto"/>
      </w:divBdr>
    </w:div>
    <w:div w:id="1121533179">
      <w:bodyDiv w:val="1"/>
      <w:marLeft w:val="0"/>
      <w:marRight w:val="0"/>
      <w:marTop w:val="0"/>
      <w:marBottom w:val="0"/>
      <w:divBdr>
        <w:top w:val="none" w:sz="0" w:space="0" w:color="auto"/>
        <w:left w:val="none" w:sz="0" w:space="0" w:color="auto"/>
        <w:bottom w:val="none" w:sz="0" w:space="0" w:color="auto"/>
        <w:right w:val="none" w:sz="0" w:space="0" w:color="auto"/>
      </w:divBdr>
    </w:div>
    <w:div w:id="1123502775">
      <w:bodyDiv w:val="1"/>
      <w:marLeft w:val="0"/>
      <w:marRight w:val="0"/>
      <w:marTop w:val="0"/>
      <w:marBottom w:val="0"/>
      <w:divBdr>
        <w:top w:val="none" w:sz="0" w:space="0" w:color="auto"/>
        <w:left w:val="none" w:sz="0" w:space="0" w:color="auto"/>
        <w:bottom w:val="none" w:sz="0" w:space="0" w:color="auto"/>
        <w:right w:val="none" w:sz="0" w:space="0" w:color="auto"/>
      </w:divBdr>
    </w:div>
    <w:div w:id="1123577489">
      <w:bodyDiv w:val="1"/>
      <w:marLeft w:val="0"/>
      <w:marRight w:val="0"/>
      <w:marTop w:val="0"/>
      <w:marBottom w:val="0"/>
      <w:divBdr>
        <w:top w:val="none" w:sz="0" w:space="0" w:color="auto"/>
        <w:left w:val="none" w:sz="0" w:space="0" w:color="auto"/>
        <w:bottom w:val="none" w:sz="0" w:space="0" w:color="auto"/>
        <w:right w:val="none" w:sz="0" w:space="0" w:color="auto"/>
      </w:divBdr>
    </w:div>
    <w:div w:id="1124231174">
      <w:bodyDiv w:val="1"/>
      <w:marLeft w:val="0"/>
      <w:marRight w:val="0"/>
      <w:marTop w:val="0"/>
      <w:marBottom w:val="0"/>
      <w:divBdr>
        <w:top w:val="none" w:sz="0" w:space="0" w:color="auto"/>
        <w:left w:val="none" w:sz="0" w:space="0" w:color="auto"/>
        <w:bottom w:val="none" w:sz="0" w:space="0" w:color="auto"/>
        <w:right w:val="none" w:sz="0" w:space="0" w:color="auto"/>
      </w:divBdr>
    </w:div>
    <w:div w:id="1124353507">
      <w:bodyDiv w:val="1"/>
      <w:marLeft w:val="0"/>
      <w:marRight w:val="0"/>
      <w:marTop w:val="0"/>
      <w:marBottom w:val="0"/>
      <w:divBdr>
        <w:top w:val="none" w:sz="0" w:space="0" w:color="auto"/>
        <w:left w:val="none" w:sz="0" w:space="0" w:color="auto"/>
        <w:bottom w:val="none" w:sz="0" w:space="0" w:color="auto"/>
        <w:right w:val="none" w:sz="0" w:space="0" w:color="auto"/>
      </w:divBdr>
    </w:div>
    <w:div w:id="1124734930">
      <w:bodyDiv w:val="1"/>
      <w:marLeft w:val="0"/>
      <w:marRight w:val="0"/>
      <w:marTop w:val="0"/>
      <w:marBottom w:val="0"/>
      <w:divBdr>
        <w:top w:val="none" w:sz="0" w:space="0" w:color="auto"/>
        <w:left w:val="none" w:sz="0" w:space="0" w:color="auto"/>
        <w:bottom w:val="none" w:sz="0" w:space="0" w:color="auto"/>
        <w:right w:val="none" w:sz="0" w:space="0" w:color="auto"/>
      </w:divBdr>
    </w:div>
    <w:div w:id="1125123806">
      <w:bodyDiv w:val="1"/>
      <w:marLeft w:val="0"/>
      <w:marRight w:val="0"/>
      <w:marTop w:val="0"/>
      <w:marBottom w:val="0"/>
      <w:divBdr>
        <w:top w:val="none" w:sz="0" w:space="0" w:color="auto"/>
        <w:left w:val="none" w:sz="0" w:space="0" w:color="auto"/>
        <w:bottom w:val="none" w:sz="0" w:space="0" w:color="auto"/>
        <w:right w:val="none" w:sz="0" w:space="0" w:color="auto"/>
      </w:divBdr>
    </w:div>
    <w:div w:id="1125318700">
      <w:bodyDiv w:val="1"/>
      <w:marLeft w:val="0"/>
      <w:marRight w:val="0"/>
      <w:marTop w:val="0"/>
      <w:marBottom w:val="0"/>
      <w:divBdr>
        <w:top w:val="none" w:sz="0" w:space="0" w:color="auto"/>
        <w:left w:val="none" w:sz="0" w:space="0" w:color="auto"/>
        <w:bottom w:val="none" w:sz="0" w:space="0" w:color="auto"/>
        <w:right w:val="none" w:sz="0" w:space="0" w:color="auto"/>
      </w:divBdr>
    </w:div>
    <w:div w:id="1125929174">
      <w:bodyDiv w:val="1"/>
      <w:marLeft w:val="0"/>
      <w:marRight w:val="0"/>
      <w:marTop w:val="0"/>
      <w:marBottom w:val="0"/>
      <w:divBdr>
        <w:top w:val="none" w:sz="0" w:space="0" w:color="auto"/>
        <w:left w:val="none" w:sz="0" w:space="0" w:color="auto"/>
        <w:bottom w:val="none" w:sz="0" w:space="0" w:color="auto"/>
        <w:right w:val="none" w:sz="0" w:space="0" w:color="auto"/>
      </w:divBdr>
    </w:div>
    <w:div w:id="1126194762">
      <w:bodyDiv w:val="1"/>
      <w:marLeft w:val="0"/>
      <w:marRight w:val="0"/>
      <w:marTop w:val="0"/>
      <w:marBottom w:val="0"/>
      <w:divBdr>
        <w:top w:val="none" w:sz="0" w:space="0" w:color="auto"/>
        <w:left w:val="none" w:sz="0" w:space="0" w:color="auto"/>
        <w:bottom w:val="none" w:sz="0" w:space="0" w:color="auto"/>
        <w:right w:val="none" w:sz="0" w:space="0" w:color="auto"/>
      </w:divBdr>
    </w:div>
    <w:div w:id="1127117533">
      <w:bodyDiv w:val="1"/>
      <w:marLeft w:val="0"/>
      <w:marRight w:val="0"/>
      <w:marTop w:val="0"/>
      <w:marBottom w:val="0"/>
      <w:divBdr>
        <w:top w:val="none" w:sz="0" w:space="0" w:color="auto"/>
        <w:left w:val="none" w:sz="0" w:space="0" w:color="auto"/>
        <w:bottom w:val="none" w:sz="0" w:space="0" w:color="auto"/>
        <w:right w:val="none" w:sz="0" w:space="0" w:color="auto"/>
      </w:divBdr>
    </w:div>
    <w:div w:id="1127894541">
      <w:bodyDiv w:val="1"/>
      <w:marLeft w:val="0"/>
      <w:marRight w:val="0"/>
      <w:marTop w:val="0"/>
      <w:marBottom w:val="0"/>
      <w:divBdr>
        <w:top w:val="none" w:sz="0" w:space="0" w:color="auto"/>
        <w:left w:val="none" w:sz="0" w:space="0" w:color="auto"/>
        <w:bottom w:val="none" w:sz="0" w:space="0" w:color="auto"/>
        <w:right w:val="none" w:sz="0" w:space="0" w:color="auto"/>
      </w:divBdr>
    </w:div>
    <w:div w:id="1128933944">
      <w:bodyDiv w:val="1"/>
      <w:marLeft w:val="0"/>
      <w:marRight w:val="0"/>
      <w:marTop w:val="0"/>
      <w:marBottom w:val="0"/>
      <w:divBdr>
        <w:top w:val="none" w:sz="0" w:space="0" w:color="auto"/>
        <w:left w:val="none" w:sz="0" w:space="0" w:color="auto"/>
        <w:bottom w:val="none" w:sz="0" w:space="0" w:color="auto"/>
        <w:right w:val="none" w:sz="0" w:space="0" w:color="auto"/>
      </w:divBdr>
    </w:div>
    <w:div w:id="1129326041">
      <w:bodyDiv w:val="1"/>
      <w:marLeft w:val="0"/>
      <w:marRight w:val="0"/>
      <w:marTop w:val="0"/>
      <w:marBottom w:val="0"/>
      <w:divBdr>
        <w:top w:val="none" w:sz="0" w:space="0" w:color="auto"/>
        <w:left w:val="none" w:sz="0" w:space="0" w:color="auto"/>
        <w:bottom w:val="none" w:sz="0" w:space="0" w:color="auto"/>
        <w:right w:val="none" w:sz="0" w:space="0" w:color="auto"/>
      </w:divBdr>
    </w:div>
    <w:div w:id="1129516757">
      <w:bodyDiv w:val="1"/>
      <w:marLeft w:val="0"/>
      <w:marRight w:val="0"/>
      <w:marTop w:val="0"/>
      <w:marBottom w:val="0"/>
      <w:divBdr>
        <w:top w:val="none" w:sz="0" w:space="0" w:color="auto"/>
        <w:left w:val="none" w:sz="0" w:space="0" w:color="auto"/>
        <w:bottom w:val="none" w:sz="0" w:space="0" w:color="auto"/>
        <w:right w:val="none" w:sz="0" w:space="0" w:color="auto"/>
      </w:divBdr>
    </w:div>
    <w:div w:id="1131440157">
      <w:bodyDiv w:val="1"/>
      <w:marLeft w:val="0"/>
      <w:marRight w:val="0"/>
      <w:marTop w:val="0"/>
      <w:marBottom w:val="0"/>
      <w:divBdr>
        <w:top w:val="none" w:sz="0" w:space="0" w:color="auto"/>
        <w:left w:val="none" w:sz="0" w:space="0" w:color="auto"/>
        <w:bottom w:val="none" w:sz="0" w:space="0" w:color="auto"/>
        <w:right w:val="none" w:sz="0" w:space="0" w:color="auto"/>
      </w:divBdr>
    </w:div>
    <w:div w:id="1131629621">
      <w:bodyDiv w:val="1"/>
      <w:marLeft w:val="0"/>
      <w:marRight w:val="0"/>
      <w:marTop w:val="0"/>
      <w:marBottom w:val="0"/>
      <w:divBdr>
        <w:top w:val="none" w:sz="0" w:space="0" w:color="auto"/>
        <w:left w:val="none" w:sz="0" w:space="0" w:color="auto"/>
        <w:bottom w:val="none" w:sz="0" w:space="0" w:color="auto"/>
        <w:right w:val="none" w:sz="0" w:space="0" w:color="auto"/>
      </w:divBdr>
    </w:div>
    <w:div w:id="1132286913">
      <w:bodyDiv w:val="1"/>
      <w:marLeft w:val="0"/>
      <w:marRight w:val="0"/>
      <w:marTop w:val="0"/>
      <w:marBottom w:val="0"/>
      <w:divBdr>
        <w:top w:val="none" w:sz="0" w:space="0" w:color="auto"/>
        <w:left w:val="none" w:sz="0" w:space="0" w:color="auto"/>
        <w:bottom w:val="none" w:sz="0" w:space="0" w:color="auto"/>
        <w:right w:val="none" w:sz="0" w:space="0" w:color="auto"/>
      </w:divBdr>
    </w:div>
    <w:div w:id="1132291570">
      <w:bodyDiv w:val="1"/>
      <w:marLeft w:val="0"/>
      <w:marRight w:val="0"/>
      <w:marTop w:val="0"/>
      <w:marBottom w:val="0"/>
      <w:divBdr>
        <w:top w:val="none" w:sz="0" w:space="0" w:color="auto"/>
        <w:left w:val="none" w:sz="0" w:space="0" w:color="auto"/>
        <w:bottom w:val="none" w:sz="0" w:space="0" w:color="auto"/>
        <w:right w:val="none" w:sz="0" w:space="0" w:color="auto"/>
      </w:divBdr>
    </w:div>
    <w:div w:id="1133596218">
      <w:bodyDiv w:val="1"/>
      <w:marLeft w:val="0"/>
      <w:marRight w:val="0"/>
      <w:marTop w:val="0"/>
      <w:marBottom w:val="0"/>
      <w:divBdr>
        <w:top w:val="none" w:sz="0" w:space="0" w:color="auto"/>
        <w:left w:val="none" w:sz="0" w:space="0" w:color="auto"/>
        <w:bottom w:val="none" w:sz="0" w:space="0" w:color="auto"/>
        <w:right w:val="none" w:sz="0" w:space="0" w:color="auto"/>
      </w:divBdr>
    </w:div>
    <w:div w:id="1136025242">
      <w:bodyDiv w:val="1"/>
      <w:marLeft w:val="0"/>
      <w:marRight w:val="0"/>
      <w:marTop w:val="0"/>
      <w:marBottom w:val="0"/>
      <w:divBdr>
        <w:top w:val="none" w:sz="0" w:space="0" w:color="auto"/>
        <w:left w:val="none" w:sz="0" w:space="0" w:color="auto"/>
        <w:bottom w:val="none" w:sz="0" w:space="0" w:color="auto"/>
        <w:right w:val="none" w:sz="0" w:space="0" w:color="auto"/>
      </w:divBdr>
    </w:div>
    <w:div w:id="1136534482">
      <w:bodyDiv w:val="1"/>
      <w:marLeft w:val="0"/>
      <w:marRight w:val="0"/>
      <w:marTop w:val="0"/>
      <w:marBottom w:val="0"/>
      <w:divBdr>
        <w:top w:val="none" w:sz="0" w:space="0" w:color="auto"/>
        <w:left w:val="none" w:sz="0" w:space="0" w:color="auto"/>
        <w:bottom w:val="none" w:sz="0" w:space="0" w:color="auto"/>
        <w:right w:val="none" w:sz="0" w:space="0" w:color="auto"/>
      </w:divBdr>
    </w:div>
    <w:div w:id="1137141714">
      <w:bodyDiv w:val="1"/>
      <w:marLeft w:val="0"/>
      <w:marRight w:val="0"/>
      <w:marTop w:val="0"/>
      <w:marBottom w:val="0"/>
      <w:divBdr>
        <w:top w:val="none" w:sz="0" w:space="0" w:color="auto"/>
        <w:left w:val="none" w:sz="0" w:space="0" w:color="auto"/>
        <w:bottom w:val="none" w:sz="0" w:space="0" w:color="auto"/>
        <w:right w:val="none" w:sz="0" w:space="0" w:color="auto"/>
      </w:divBdr>
    </w:div>
    <w:div w:id="1140263483">
      <w:bodyDiv w:val="1"/>
      <w:marLeft w:val="0"/>
      <w:marRight w:val="0"/>
      <w:marTop w:val="0"/>
      <w:marBottom w:val="0"/>
      <w:divBdr>
        <w:top w:val="none" w:sz="0" w:space="0" w:color="auto"/>
        <w:left w:val="none" w:sz="0" w:space="0" w:color="auto"/>
        <w:bottom w:val="none" w:sz="0" w:space="0" w:color="auto"/>
        <w:right w:val="none" w:sz="0" w:space="0" w:color="auto"/>
      </w:divBdr>
    </w:div>
    <w:div w:id="1140272500">
      <w:bodyDiv w:val="1"/>
      <w:marLeft w:val="0"/>
      <w:marRight w:val="0"/>
      <w:marTop w:val="0"/>
      <w:marBottom w:val="0"/>
      <w:divBdr>
        <w:top w:val="none" w:sz="0" w:space="0" w:color="auto"/>
        <w:left w:val="none" w:sz="0" w:space="0" w:color="auto"/>
        <w:bottom w:val="none" w:sz="0" w:space="0" w:color="auto"/>
        <w:right w:val="none" w:sz="0" w:space="0" w:color="auto"/>
      </w:divBdr>
    </w:div>
    <w:div w:id="1140994451">
      <w:bodyDiv w:val="1"/>
      <w:marLeft w:val="0"/>
      <w:marRight w:val="0"/>
      <w:marTop w:val="0"/>
      <w:marBottom w:val="0"/>
      <w:divBdr>
        <w:top w:val="none" w:sz="0" w:space="0" w:color="auto"/>
        <w:left w:val="none" w:sz="0" w:space="0" w:color="auto"/>
        <w:bottom w:val="none" w:sz="0" w:space="0" w:color="auto"/>
        <w:right w:val="none" w:sz="0" w:space="0" w:color="auto"/>
      </w:divBdr>
    </w:div>
    <w:div w:id="1141923346">
      <w:bodyDiv w:val="1"/>
      <w:marLeft w:val="0"/>
      <w:marRight w:val="0"/>
      <w:marTop w:val="0"/>
      <w:marBottom w:val="0"/>
      <w:divBdr>
        <w:top w:val="none" w:sz="0" w:space="0" w:color="auto"/>
        <w:left w:val="none" w:sz="0" w:space="0" w:color="auto"/>
        <w:bottom w:val="none" w:sz="0" w:space="0" w:color="auto"/>
        <w:right w:val="none" w:sz="0" w:space="0" w:color="auto"/>
      </w:divBdr>
    </w:div>
    <w:div w:id="1142187010">
      <w:bodyDiv w:val="1"/>
      <w:marLeft w:val="0"/>
      <w:marRight w:val="0"/>
      <w:marTop w:val="0"/>
      <w:marBottom w:val="0"/>
      <w:divBdr>
        <w:top w:val="none" w:sz="0" w:space="0" w:color="auto"/>
        <w:left w:val="none" w:sz="0" w:space="0" w:color="auto"/>
        <w:bottom w:val="none" w:sz="0" w:space="0" w:color="auto"/>
        <w:right w:val="none" w:sz="0" w:space="0" w:color="auto"/>
      </w:divBdr>
    </w:div>
    <w:div w:id="1142847125">
      <w:bodyDiv w:val="1"/>
      <w:marLeft w:val="0"/>
      <w:marRight w:val="0"/>
      <w:marTop w:val="0"/>
      <w:marBottom w:val="0"/>
      <w:divBdr>
        <w:top w:val="none" w:sz="0" w:space="0" w:color="auto"/>
        <w:left w:val="none" w:sz="0" w:space="0" w:color="auto"/>
        <w:bottom w:val="none" w:sz="0" w:space="0" w:color="auto"/>
        <w:right w:val="none" w:sz="0" w:space="0" w:color="auto"/>
      </w:divBdr>
    </w:div>
    <w:div w:id="1143352132">
      <w:bodyDiv w:val="1"/>
      <w:marLeft w:val="0"/>
      <w:marRight w:val="0"/>
      <w:marTop w:val="0"/>
      <w:marBottom w:val="0"/>
      <w:divBdr>
        <w:top w:val="none" w:sz="0" w:space="0" w:color="auto"/>
        <w:left w:val="none" w:sz="0" w:space="0" w:color="auto"/>
        <w:bottom w:val="none" w:sz="0" w:space="0" w:color="auto"/>
        <w:right w:val="none" w:sz="0" w:space="0" w:color="auto"/>
      </w:divBdr>
    </w:div>
    <w:div w:id="1144466127">
      <w:bodyDiv w:val="1"/>
      <w:marLeft w:val="0"/>
      <w:marRight w:val="0"/>
      <w:marTop w:val="0"/>
      <w:marBottom w:val="0"/>
      <w:divBdr>
        <w:top w:val="none" w:sz="0" w:space="0" w:color="auto"/>
        <w:left w:val="none" w:sz="0" w:space="0" w:color="auto"/>
        <w:bottom w:val="none" w:sz="0" w:space="0" w:color="auto"/>
        <w:right w:val="none" w:sz="0" w:space="0" w:color="auto"/>
      </w:divBdr>
    </w:div>
    <w:div w:id="1144926328">
      <w:bodyDiv w:val="1"/>
      <w:marLeft w:val="0"/>
      <w:marRight w:val="0"/>
      <w:marTop w:val="0"/>
      <w:marBottom w:val="0"/>
      <w:divBdr>
        <w:top w:val="none" w:sz="0" w:space="0" w:color="auto"/>
        <w:left w:val="none" w:sz="0" w:space="0" w:color="auto"/>
        <w:bottom w:val="none" w:sz="0" w:space="0" w:color="auto"/>
        <w:right w:val="none" w:sz="0" w:space="0" w:color="auto"/>
      </w:divBdr>
    </w:div>
    <w:div w:id="1145317209">
      <w:bodyDiv w:val="1"/>
      <w:marLeft w:val="0"/>
      <w:marRight w:val="0"/>
      <w:marTop w:val="0"/>
      <w:marBottom w:val="0"/>
      <w:divBdr>
        <w:top w:val="none" w:sz="0" w:space="0" w:color="auto"/>
        <w:left w:val="none" w:sz="0" w:space="0" w:color="auto"/>
        <w:bottom w:val="none" w:sz="0" w:space="0" w:color="auto"/>
        <w:right w:val="none" w:sz="0" w:space="0" w:color="auto"/>
      </w:divBdr>
    </w:div>
    <w:div w:id="1145510612">
      <w:bodyDiv w:val="1"/>
      <w:marLeft w:val="0"/>
      <w:marRight w:val="0"/>
      <w:marTop w:val="0"/>
      <w:marBottom w:val="0"/>
      <w:divBdr>
        <w:top w:val="none" w:sz="0" w:space="0" w:color="auto"/>
        <w:left w:val="none" w:sz="0" w:space="0" w:color="auto"/>
        <w:bottom w:val="none" w:sz="0" w:space="0" w:color="auto"/>
        <w:right w:val="none" w:sz="0" w:space="0" w:color="auto"/>
      </w:divBdr>
    </w:div>
    <w:div w:id="1146122325">
      <w:bodyDiv w:val="1"/>
      <w:marLeft w:val="0"/>
      <w:marRight w:val="0"/>
      <w:marTop w:val="0"/>
      <w:marBottom w:val="0"/>
      <w:divBdr>
        <w:top w:val="none" w:sz="0" w:space="0" w:color="auto"/>
        <w:left w:val="none" w:sz="0" w:space="0" w:color="auto"/>
        <w:bottom w:val="none" w:sz="0" w:space="0" w:color="auto"/>
        <w:right w:val="none" w:sz="0" w:space="0" w:color="auto"/>
      </w:divBdr>
    </w:div>
    <w:div w:id="1146628761">
      <w:bodyDiv w:val="1"/>
      <w:marLeft w:val="0"/>
      <w:marRight w:val="0"/>
      <w:marTop w:val="0"/>
      <w:marBottom w:val="0"/>
      <w:divBdr>
        <w:top w:val="none" w:sz="0" w:space="0" w:color="auto"/>
        <w:left w:val="none" w:sz="0" w:space="0" w:color="auto"/>
        <w:bottom w:val="none" w:sz="0" w:space="0" w:color="auto"/>
        <w:right w:val="none" w:sz="0" w:space="0" w:color="auto"/>
      </w:divBdr>
    </w:div>
    <w:div w:id="1148126933">
      <w:bodyDiv w:val="1"/>
      <w:marLeft w:val="0"/>
      <w:marRight w:val="0"/>
      <w:marTop w:val="0"/>
      <w:marBottom w:val="0"/>
      <w:divBdr>
        <w:top w:val="none" w:sz="0" w:space="0" w:color="auto"/>
        <w:left w:val="none" w:sz="0" w:space="0" w:color="auto"/>
        <w:bottom w:val="none" w:sz="0" w:space="0" w:color="auto"/>
        <w:right w:val="none" w:sz="0" w:space="0" w:color="auto"/>
      </w:divBdr>
    </w:div>
    <w:div w:id="1148598400">
      <w:bodyDiv w:val="1"/>
      <w:marLeft w:val="0"/>
      <w:marRight w:val="0"/>
      <w:marTop w:val="0"/>
      <w:marBottom w:val="0"/>
      <w:divBdr>
        <w:top w:val="none" w:sz="0" w:space="0" w:color="auto"/>
        <w:left w:val="none" w:sz="0" w:space="0" w:color="auto"/>
        <w:bottom w:val="none" w:sz="0" w:space="0" w:color="auto"/>
        <w:right w:val="none" w:sz="0" w:space="0" w:color="auto"/>
      </w:divBdr>
    </w:div>
    <w:div w:id="1149639199">
      <w:bodyDiv w:val="1"/>
      <w:marLeft w:val="0"/>
      <w:marRight w:val="0"/>
      <w:marTop w:val="0"/>
      <w:marBottom w:val="0"/>
      <w:divBdr>
        <w:top w:val="none" w:sz="0" w:space="0" w:color="auto"/>
        <w:left w:val="none" w:sz="0" w:space="0" w:color="auto"/>
        <w:bottom w:val="none" w:sz="0" w:space="0" w:color="auto"/>
        <w:right w:val="none" w:sz="0" w:space="0" w:color="auto"/>
      </w:divBdr>
    </w:div>
    <w:div w:id="1150825973">
      <w:bodyDiv w:val="1"/>
      <w:marLeft w:val="0"/>
      <w:marRight w:val="0"/>
      <w:marTop w:val="0"/>
      <w:marBottom w:val="0"/>
      <w:divBdr>
        <w:top w:val="none" w:sz="0" w:space="0" w:color="auto"/>
        <w:left w:val="none" w:sz="0" w:space="0" w:color="auto"/>
        <w:bottom w:val="none" w:sz="0" w:space="0" w:color="auto"/>
        <w:right w:val="none" w:sz="0" w:space="0" w:color="auto"/>
      </w:divBdr>
    </w:div>
    <w:div w:id="1151368692">
      <w:bodyDiv w:val="1"/>
      <w:marLeft w:val="0"/>
      <w:marRight w:val="0"/>
      <w:marTop w:val="0"/>
      <w:marBottom w:val="0"/>
      <w:divBdr>
        <w:top w:val="none" w:sz="0" w:space="0" w:color="auto"/>
        <w:left w:val="none" w:sz="0" w:space="0" w:color="auto"/>
        <w:bottom w:val="none" w:sz="0" w:space="0" w:color="auto"/>
        <w:right w:val="none" w:sz="0" w:space="0" w:color="auto"/>
      </w:divBdr>
    </w:div>
    <w:div w:id="1151487865">
      <w:bodyDiv w:val="1"/>
      <w:marLeft w:val="0"/>
      <w:marRight w:val="0"/>
      <w:marTop w:val="0"/>
      <w:marBottom w:val="0"/>
      <w:divBdr>
        <w:top w:val="none" w:sz="0" w:space="0" w:color="auto"/>
        <w:left w:val="none" w:sz="0" w:space="0" w:color="auto"/>
        <w:bottom w:val="none" w:sz="0" w:space="0" w:color="auto"/>
        <w:right w:val="none" w:sz="0" w:space="0" w:color="auto"/>
      </w:divBdr>
    </w:div>
    <w:div w:id="1152260753">
      <w:bodyDiv w:val="1"/>
      <w:marLeft w:val="0"/>
      <w:marRight w:val="0"/>
      <w:marTop w:val="0"/>
      <w:marBottom w:val="0"/>
      <w:divBdr>
        <w:top w:val="none" w:sz="0" w:space="0" w:color="auto"/>
        <w:left w:val="none" w:sz="0" w:space="0" w:color="auto"/>
        <w:bottom w:val="none" w:sz="0" w:space="0" w:color="auto"/>
        <w:right w:val="none" w:sz="0" w:space="0" w:color="auto"/>
      </w:divBdr>
    </w:div>
    <w:div w:id="1152451270">
      <w:bodyDiv w:val="1"/>
      <w:marLeft w:val="0"/>
      <w:marRight w:val="0"/>
      <w:marTop w:val="0"/>
      <w:marBottom w:val="0"/>
      <w:divBdr>
        <w:top w:val="none" w:sz="0" w:space="0" w:color="auto"/>
        <w:left w:val="none" w:sz="0" w:space="0" w:color="auto"/>
        <w:bottom w:val="none" w:sz="0" w:space="0" w:color="auto"/>
        <w:right w:val="none" w:sz="0" w:space="0" w:color="auto"/>
      </w:divBdr>
    </w:div>
    <w:div w:id="1152453726">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3792509">
      <w:bodyDiv w:val="1"/>
      <w:marLeft w:val="0"/>
      <w:marRight w:val="0"/>
      <w:marTop w:val="0"/>
      <w:marBottom w:val="0"/>
      <w:divBdr>
        <w:top w:val="none" w:sz="0" w:space="0" w:color="auto"/>
        <w:left w:val="none" w:sz="0" w:space="0" w:color="auto"/>
        <w:bottom w:val="none" w:sz="0" w:space="0" w:color="auto"/>
        <w:right w:val="none" w:sz="0" w:space="0" w:color="auto"/>
      </w:divBdr>
    </w:div>
    <w:div w:id="1154448403">
      <w:bodyDiv w:val="1"/>
      <w:marLeft w:val="0"/>
      <w:marRight w:val="0"/>
      <w:marTop w:val="0"/>
      <w:marBottom w:val="0"/>
      <w:divBdr>
        <w:top w:val="none" w:sz="0" w:space="0" w:color="auto"/>
        <w:left w:val="none" w:sz="0" w:space="0" w:color="auto"/>
        <w:bottom w:val="none" w:sz="0" w:space="0" w:color="auto"/>
        <w:right w:val="none" w:sz="0" w:space="0" w:color="auto"/>
      </w:divBdr>
    </w:div>
    <w:div w:id="1154490880">
      <w:bodyDiv w:val="1"/>
      <w:marLeft w:val="0"/>
      <w:marRight w:val="0"/>
      <w:marTop w:val="0"/>
      <w:marBottom w:val="0"/>
      <w:divBdr>
        <w:top w:val="none" w:sz="0" w:space="0" w:color="auto"/>
        <w:left w:val="none" w:sz="0" w:space="0" w:color="auto"/>
        <w:bottom w:val="none" w:sz="0" w:space="0" w:color="auto"/>
        <w:right w:val="none" w:sz="0" w:space="0" w:color="auto"/>
      </w:divBdr>
    </w:div>
    <w:div w:id="1154835667">
      <w:bodyDiv w:val="1"/>
      <w:marLeft w:val="0"/>
      <w:marRight w:val="0"/>
      <w:marTop w:val="0"/>
      <w:marBottom w:val="0"/>
      <w:divBdr>
        <w:top w:val="none" w:sz="0" w:space="0" w:color="auto"/>
        <w:left w:val="none" w:sz="0" w:space="0" w:color="auto"/>
        <w:bottom w:val="none" w:sz="0" w:space="0" w:color="auto"/>
        <w:right w:val="none" w:sz="0" w:space="0" w:color="auto"/>
      </w:divBdr>
    </w:div>
    <w:div w:id="1155876767">
      <w:bodyDiv w:val="1"/>
      <w:marLeft w:val="0"/>
      <w:marRight w:val="0"/>
      <w:marTop w:val="0"/>
      <w:marBottom w:val="0"/>
      <w:divBdr>
        <w:top w:val="none" w:sz="0" w:space="0" w:color="auto"/>
        <w:left w:val="none" w:sz="0" w:space="0" w:color="auto"/>
        <w:bottom w:val="none" w:sz="0" w:space="0" w:color="auto"/>
        <w:right w:val="none" w:sz="0" w:space="0" w:color="auto"/>
      </w:divBdr>
    </w:div>
    <w:div w:id="1155990092">
      <w:bodyDiv w:val="1"/>
      <w:marLeft w:val="0"/>
      <w:marRight w:val="0"/>
      <w:marTop w:val="0"/>
      <w:marBottom w:val="0"/>
      <w:divBdr>
        <w:top w:val="none" w:sz="0" w:space="0" w:color="auto"/>
        <w:left w:val="none" w:sz="0" w:space="0" w:color="auto"/>
        <w:bottom w:val="none" w:sz="0" w:space="0" w:color="auto"/>
        <w:right w:val="none" w:sz="0" w:space="0" w:color="auto"/>
      </w:divBdr>
    </w:div>
    <w:div w:id="1155995640">
      <w:bodyDiv w:val="1"/>
      <w:marLeft w:val="0"/>
      <w:marRight w:val="0"/>
      <w:marTop w:val="0"/>
      <w:marBottom w:val="0"/>
      <w:divBdr>
        <w:top w:val="none" w:sz="0" w:space="0" w:color="auto"/>
        <w:left w:val="none" w:sz="0" w:space="0" w:color="auto"/>
        <w:bottom w:val="none" w:sz="0" w:space="0" w:color="auto"/>
        <w:right w:val="none" w:sz="0" w:space="0" w:color="auto"/>
      </w:divBdr>
    </w:div>
    <w:div w:id="1156140823">
      <w:bodyDiv w:val="1"/>
      <w:marLeft w:val="0"/>
      <w:marRight w:val="0"/>
      <w:marTop w:val="0"/>
      <w:marBottom w:val="0"/>
      <w:divBdr>
        <w:top w:val="none" w:sz="0" w:space="0" w:color="auto"/>
        <w:left w:val="none" w:sz="0" w:space="0" w:color="auto"/>
        <w:bottom w:val="none" w:sz="0" w:space="0" w:color="auto"/>
        <w:right w:val="none" w:sz="0" w:space="0" w:color="auto"/>
      </w:divBdr>
    </w:div>
    <w:div w:id="1156191442">
      <w:bodyDiv w:val="1"/>
      <w:marLeft w:val="0"/>
      <w:marRight w:val="0"/>
      <w:marTop w:val="0"/>
      <w:marBottom w:val="0"/>
      <w:divBdr>
        <w:top w:val="none" w:sz="0" w:space="0" w:color="auto"/>
        <w:left w:val="none" w:sz="0" w:space="0" w:color="auto"/>
        <w:bottom w:val="none" w:sz="0" w:space="0" w:color="auto"/>
        <w:right w:val="none" w:sz="0" w:space="0" w:color="auto"/>
      </w:divBdr>
    </w:div>
    <w:div w:id="1156411892">
      <w:bodyDiv w:val="1"/>
      <w:marLeft w:val="0"/>
      <w:marRight w:val="0"/>
      <w:marTop w:val="0"/>
      <w:marBottom w:val="0"/>
      <w:divBdr>
        <w:top w:val="none" w:sz="0" w:space="0" w:color="auto"/>
        <w:left w:val="none" w:sz="0" w:space="0" w:color="auto"/>
        <w:bottom w:val="none" w:sz="0" w:space="0" w:color="auto"/>
        <w:right w:val="none" w:sz="0" w:space="0" w:color="auto"/>
      </w:divBdr>
    </w:div>
    <w:div w:id="1158111181">
      <w:bodyDiv w:val="1"/>
      <w:marLeft w:val="0"/>
      <w:marRight w:val="0"/>
      <w:marTop w:val="0"/>
      <w:marBottom w:val="0"/>
      <w:divBdr>
        <w:top w:val="none" w:sz="0" w:space="0" w:color="auto"/>
        <w:left w:val="none" w:sz="0" w:space="0" w:color="auto"/>
        <w:bottom w:val="none" w:sz="0" w:space="0" w:color="auto"/>
        <w:right w:val="none" w:sz="0" w:space="0" w:color="auto"/>
      </w:divBdr>
    </w:div>
    <w:div w:id="1158881610">
      <w:bodyDiv w:val="1"/>
      <w:marLeft w:val="0"/>
      <w:marRight w:val="0"/>
      <w:marTop w:val="0"/>
      <w:marBottom w:val="0"/>
      <w:divBdr>
        <w:top w:val="none" w:sz="0" w:space="0" w:color="auto"/>
        <w:left w:val="none" w:sz="0" w:space="0" w:color="auto"/>
        <w:bottom w:val="none" w:sz="0" w:space="0" w:color="auto"/>
        <w:right w:val="none" w:sz="0" w:space="0" w:color="auto"/>
      </w:divBdr>
    </w:div>
    <w:div w:id="1159928173">
      <w:bodyDiv w:val="1"/>
      <w:marLeft w:val="0"/>
      <w:marRight w:val="0"/>
      <w:marTop w:val="0"/>
      <w:marBottom w:val="0"/>
      <w:divBdr>
        <w:top w:val="none" w:sz="0" w:space="0" w:color="auto"/>
        <w:left w:val="none" w:sz="0" w:space="0" w:color="auto"/>
        <w:bottom w:val="none" w:sz="0" w:space="0" w:color="auto"/>
        <w:right w:val="none" w:sz="0" w:space="0" w:color="auto"/>
      </w:divBdr>
    </w:div>
    <w:div w:id="1160463195">
      <w:bodyDiv w:val="1"/>
      <w:marLeft w:val="0"/>
      <w:marRight w:val="0"/>
      <w:marTop w:val="0"/>
      <w:marBottom w:val="0"/>
      <w:divBdr>
        <w:top w:val="none" w:sz="0" w:space="0" w:color="auto"/>
        <w:left w:val="none" w:sz="0" w:space="0" w:color="auto"/>
        <w:bottom w:val="none" w:sz="0" w:space="0" w:color="auto"/>
        <w:right w:val="none" w:sz="0" w:space="0" w:color="auto"/>
      </w:divBdr>
    </w:div>
    <w:div w:id="1160463681">
      <w:bodyDiv w:val="1"/>
      <w:marLeft w:val="0"/>
      <w:marRight w:val="0"/>
      <w:marTop w:val="0"/>
      <w:marBottom w:val="0"/>
      <w:divBdr>
        <w:top w:val="none" w:sz="0" w:space="0" w:color="auto"/>
        <w:left w:val="none" w:sz="0" w:space="0" w:color="auto"/>
        <w:bottom w:val="none" w:sz="0" w:space="0" w:color="auto"/>
        <w:right w:val="none" w:sz="0" w:space="0" w:color="auto"/>
      </w:divBdr>
    </w:div>
    <w:div w:id="1161039783">
      <w:bodyDiv w:val="1"/>
      <w:marLeft w:val="0"/>
      <w:marRight w:val="0"/>
      <w:marTop w:val="0"/>
      <w:marBottom w:val="0"/>
      <w:divBdr>
        <w:top w:val="none" w:sz="0" w:space="0" w:color="auto"/>
        <w:left w:val="none" w:sz="0" w:space="0" w:color="auto"/>
        <w:bottom w:val="none" w:sz="0" w:space="0" w:color="auto"/>
        <w:right w:val="none" w:sz="0" w:space="0" w:color="auto"/>
      </w:divBdr>
    </w:div>
    <w:div w:id="1161847610">
      <w:bodyDiv w:val="1"/>
      <w:marLeft w:val="0"/>
      <w:marRight w:val="0"/>
      <w:marTop w:val="0"/>
      <w:marBottom w:val="0"/>
      <w:divBdr>
        <w:top w:val="none" w:sz="0" w:space="0" w:color="auto"/>
        <w:left w:val="none" w:sz="0" w:space="0" w:color="auto"/>
        <w:bottom w:val="none" w:sz="0" w:space="0" w:color="auto"/>
        <w:right w:val="none" w:sz="0" w:space="0" w:color="auto"/>
      </w:divBdr>
    </w:div>
    <w:div w:id="1162506740">
      <w:bodyDiv w:val="1"/>
      <w:marLeft w:val="0"/>
      <w:marRight w:val="0"/>
      <w:marTop w:val="0"/>
      <w:marBottom w:val="0"/>
      <w:divBdr>
        <w:top w:val="none" w:sz="0" w:space="0" w:color="auto"/>
        <w:left w:val="none" w:sz="0" w:space="0" w:color="auto"/>
        <w:bottom w:val="none" w:sz="0" w:space="0" w:color="auto"/>
        <w:right w:val="none" w:sz="0" w:space="0" w:color="auto"/>
      </w:divBdr>
    </w:div>
    <w:div w:id="1162965617">
      <w:bodyDiv w:val="1"/>
      <w:marLeft w:val="0"/>
      <w:marRight w:val="0"/>
      <w:marTop w:val="0"/>
      <w:marBottom w:val="0"/>
      <w:divBdr>
        <w:top w:val="none" w:sz="0" w:space="0" w:color="auto"/>
        <w:left w:val="none" w:sz="0" w:space="0" w:color="auto"/>
        <w:bottom w:val="none" w:sz="0" w:space="0" w:color="auto"/>
        <w:right w:val="none" w:sz="0" w:space="0" w:color="auto"/>
      </w:divBdr>
    </w:div>
    <w:div w:id="1163665615">
      <w:bodyDiv w:val="1"/>
      <w:marLeft w:val="0"/>
      <w:marRight w:val="0"/>
      <w:marTop w:val="0"/>
      <w:marBottom w:val="0"/>
      <w:divBdr>
        <w:top w:val="none" w:sz="0" w:space="0" w:color="auto"/>
        <w:left w:val="none" w:sz="0" w:space="0" w:color="auto"/>
        <w:bottom w:val="none" w:sz="0" w:space="0" w:color="auto"/>
        <w:right w:val="none" w:sz="0" w:space="0" w:color="auto"/>
      </w:divBdr>
    </w:div>
    <w:div w:id="1163815429">
      <w:bodyDiv w:val="1"/>
      <w:marLeft w:val="0"/>
      <w:marRight w:val="0"/>
      <w:marTop w:val="0"/>
      <w:marBottom w:val="0"/>
      <w:divBdr>
        <w:top w:val="none" w:sz="0" w:space="0" w:color="auto"/>
        <w:left w:val="none" w:sz="0" w:space="0" w:color="auto"/>
        <w:bottom w:val="none" w:sz="0" w:space="0" w:color="auto"/>
        <w:right w:val="none" w:sz="0" w:space="0" w:color="auto"/>
      </w:divBdr>
    </w:div>
    <w:div w:id="1163936280">
      <w:bodyDiv w:val="1"/>
      <w:marLeft w:val="0"/>
      <w:marRight w:val="0"/>
      <w:marTop w:val="0"/>
      <w:marBottom w:val="0"/>
      <w:divBdr>
        <w:top w:val="none" w:sz="0" w:space="0" w:color="auto"/>
        <w:left w:val="none" w:sz="0" w:space="0" w:color="auto"/>
        <w:bottom w:val="none" w:sz="0" w:space="0" w:color="auto"/>
        <w:right w:val="none" w:sz="0" w:space="0" w:color="auto"/>
      </w:divBdr>
    </w:div>
    <w:div w:id="1164008568">
      <w:bodyDiv w:val="1"/>
      <w:marLeft w:val="0"/>
      <w:marRight w:val="0"/>
      <w:marTop w:val="0"/>
      <w:marBottom w:val="0"/>
      <w:divBdr>
        <w:top w:val="none" w:sz="0" w:space="0" w:color="auto"/>
        <w:left w:val="none" w:sz="0" w:space="0" w:color="auto"/>
        <w:bottom w:val="none" w:sz="0" w:space="0" w:color="auto"/>
        <w:right w:val="none" w:sz="0" w:space="0" w:color="auto"/>
      </w:divBdr>
    </w:div>
    <w:div w:id="1165241291">
      <w:bodyDiv w:val="1"/>
      <w:marLeft w:val="0"/>
      <w:marRight w:val="0"/>
      <w:marTop w:val="0"/>
      <w:marBottom w:val="0"/>
      <w:divBdr>
        <w:top w:val="none" w:sz="0" w:space="0" w:color="auto"/>
        <w:left w:val="none" w:sz="0" w:space="0" w:color="auto"/>
        <w:bottom w:val="none" w:sz="0" w:space="0" w:color="auto"/>
        <w:right w:val="none" w:sz="0" w:space="0" w:color="auto"/>
      </w:divBdr>
    </w:div>
    <w:div w:id="1167357626">
      <w:bodyDiv w:val="1"/>
      <w:marLeft w:val="0"/>
      <w:marRight w:val="0"/>
      <w:marTop w:val="0"/>
      <w:marBottom w:val="0"/>
      <w:divBdr>
        <w:top w:val="none" w:sz="0" w:space="0" w:color="auto"/>
        <w:left w:val="none" w:sz="0" w:space="0" w:color="auto"/>
        <w:bottom w:val="none" w:sz="0" w:space="0" w:color="auto"/>
        <w:right w:val="none" w:sz="0" w:space="0" w:color="auto"/>
      </w:divBdr>
    </w:div>
    <w:div w:id="1168516165">
      <w:bodyDiv w:val="1"/>
      <w:marLeft w:val="0"/>
      <w:marRight w:val="0"/>
      <w:marTop w:val="0"/>
      <w:marBottom w:val="0"/>
      <w:divBdr>
        <w:top w:val="none" w:sz="0" w:space="0" w:color="auto"/>
        <w:left w:val="none" w:sz="0" w:space="0" w:color="auto"/>
        <w:bottom w:val="none" w:sz="0" w:space="0" w:color="auto"/>
        <w:right w:val="none" w:sz="0" w:space="0" w:color="auto"/>
      </w:divBdr>
    </w:div>
    <w:div w:id="1168594148">
      <w:bodyDiv w:val="1"/>
      <w:marLeft w:val="0"/>
      <w:marRight w:val="0"/>
      <w:marTop w:val="0"/>
      <w:marBottom w:val="0"/>
      <w:divBdr>
        <w:top w:val="none" w:sz="0" w:space="0" w:color="auto"/>
        <w:left w:val="none" w:sz="0" w:space="0" w:color="auto"/>
        <w:bottom w:val="none" w:sz="0" w:space="0" w:color="auto"/>
        <w:right w:val="none" w:sz="0" w:space="0" w:color="auto"/>
      </w:divBdr>
    </w:div>
    <w:div w:id="1169177059">
      <w:bodyDiv w:val="1"/>
      <w:marLeft w:val="0"/>
      <w:marRight w:val="0"/>
      <w:marTop w:val="0"/>
      <w:marBottom w:val="0"/>
      <w:divBdr>
        <w:top w:val="none" w:sz="0" w:space="0" w:color="auto"/>
        <w:left w:val="none" w:sz="0" w:space="0" w:color="auto"/>
        <w:bottom w:val="none" w:sz="0" w:space="0" w:color="auto"/>
        <w:right w:val="none" w:sz="0" w:space="0" w:color="auto"/>
      </w:divBdr>
    </w:div>
    <w:div w:id="1169564406">
      <w:bodyDiv w:val="1"/>
      <w:marLeft w:val="0"/>
      <w:marRight w:val="0"/>
      <w:marTop w:val="0"/>
      <w:marBottom w:val="0"/>
      <w:divBdr>
        <w:top w:val="none" w:sz="0" w:space="0" w:color="auto"/>
        <w:left w:val="none" w:sz="0" w:space="0" w:color="auto"/>
        <w:bottom w:val="none" w:sz="0" w:space="0" w:color="auto"/>
        <w:right w:val="none" w:sz="0" w:space="0" w:color="auto"/>
      </w:divBdr>
    </w:div>
    <w:div w:id="1170407780">
      <w:bodyDiv w:val="1"/>
      <w:marLeft w:val="0"/>
      <w:marRight w:val="0"/>
      <w:marTop w:val="0"/>
      <w:marBottom w:val="0"/>
      <w:divBdr>
        <w:top w:val="none" w:sz="0" w:space="0" w:color="auto"/>
        <w:left w:val="none" w:sz="0" w:space="0" w:color="auto"/>
        <w:bottom w:val="none" w:sz="0" w:space="0" w:color="auto"/>
        <w:right w:val="none" w:sz="0" w:space="0" w:color="auto"/>
      </w:divBdr>
    </w:div>
    <w:div w:id="1170947516">
      <w:bodyDiv w:val="1"/>
      <w:marLeft w:val="0"/>
      <w:marRight w:val="0"/>
      <w:marTop w:val="0"/>
      <w:marBottom w:val="0"/>
      <w:divBdr>
        <w:top w:val="none" w:sz="0" w:space="0" w:color="auto"/>
        <w:left w:val="none" w:sz="0" w:space="0" w:color="auto"/>
        <w:bottom w:val="none" w:sz="0" w:space="0" w:color="auto"/>
        <w:right w:val="none" w:sz="0" w:space="0" w:color="auto"/>
      </w:divBdr>
    </w:div>
    <w:div w:id="1171218518">
      <w:bodyDiv w:val="1"/>
      <w:marLeft w:val="0"/>
      <w:marRight w:val="0"/>
      <w:marTop w:val="0"/>
      <w:marBottom w:val="0"/>
      <w:divBdr>
        <w:top w:val="none" w:sz="0" w:space="0" w:color="auto"/>
        <w:left w:val="none" w:sz="0" w:space="0" w:color="auto"/>
        <w:bottom w:val="none" w:sz="0" w:space="0" w:color="auto"/>
        <w:right w:val="none" w:sz="0" w:space="0" w:color="auto"/>
      </w:divBdr>
    </w:div>
    <w:div w:id="1172912386">
      <w:bodyDiv w:val="1"/>
      <w:marLeft w:val="0"/>
      <w:marRight w:val="0"/>
      <w:marTop w:val="0"/>
      <w:marBottom w:val="0"/>
      <w:divBdr>
        <w:top w:val="none" w:sz="0" w:space="0" w:color="auto"/>
        <w:left w:val="none" w:sz="0" w:space="0" w:color="auto"/>
        <w:bottom w:val="none" w:sz="0" w:space="0" w:color="auto"/>
        <w:right w:val="none" w:sz="0" w:space="0" w:color="auto"/>
      </w:divBdr>
    </w:div>
    <w:div w:id="1173951777">
      <w:bodyDiv w:val="1"/>
      <w:marLeft w:val="0"/>
      <w:marRight w:val="0"/>
      <w:marTop w:val="0"/>
      <w:marBottom w:val="0"/>
      <w:divBdr>
        <w:top w:val="none" w:sz="0" w:space="0" w:color="auto"/>
        <w:left w:val="none" w:sz="0" w:space="0" w:color="auto"/>
        <w:bottom w:val="none" w:sz="0" w:space="0" w:color="auto"/>
        <w:right w:val="none" w:sz="0" w:space="0" w:color="auto"/>
      </w:divBdr>
    </w:div>
    <w:div w:id="1174493569">
      <w:bodyDiv w:val="1"/>
      <w:marLeft w:val="0"/>
      <w:marRight w:val="0"/>
      <w:marTop w:val="0"/>
      <w:marBottom w:val="0"/>
      <w:divBdr>
        <w:top w:val="none" w:sz="0" w:space="0" w:color="auto"/>
        <w:left w:val="none" w:sz="0" w:space="0" w:color="auto"/>
        <w:bottom w:val="none" w:sz="0" w:space="0" w:color="auto"/>
        <w:right w:val="none" w:sz="0" w:space="0" w:color="auto"/>
      </w:divBdr>
    </w:div>
    <w:div w:id="1174564465">
      <w:bodyDiv w:val="1"/>
      <w:marLeft w:val="0"/>
      <w:marRight w:val="0"/>
      <w:marTop w:val="0"/>
      <w:marBottom w:val="0"/>
      <w:divBdr>
        <w:top w:val="none" w:sz="0" w:space="0" w:color="auto"/>
        <w:left w:val="none" w:sz="0" w:space="0" w:color="auto"/>
        <w:bottom w:val="none" w:sz="0" w:space="0" w:color="auto"/>
        <w:right w:val="none" w:sz="0" w:space="0" w:color="auto"/>
      </w:divBdr>
    </w:div>
    <w:div w:id="1175002228">
      <w:bodyDiv w:val="1"/>
      <w:marLeft w:val="0"/>
      <w:marRight w:val="0"/>
      <w:marTop w:val="0"/>
      <w:marBottom w:val="0"/>
      <w:divBdr>
        <w:top w:val="none" w:sz="0" w:space="0" w:color="auto"/>
        <w:left w:val="none" w:sz="0" w:space="0" w:color="auto"/>
        <w:bottom w:val="none" w:sz="0" w:space="0" w:color="auto"/>
        <w:right w:val="none" w:sz="0" w:space="0" w:color="auto"/>
      </w:divBdr>
    </w:div>
    <w:div w:id="1175611114">
      <w:bodyDiv w:val="1"/>
      <w:marLeft w:val="0"/>
      <w:marRight w:val="0"/>
      <w:marTop w:val="0"/>
      <w:marBottom w:val="0"/>
      <w:divBdr>
        <w:top w:val="none" w:sz="0" w:space="0" w:color="auto"/>
        <w:left w:val="none" w:sz="0" w:space="0" w:color="auto"/>
        <w:bottom w:val="none" w:sz="0" w:space="0" w:color="auto"/>
        <w:right w:val="none" w:sz="0" w:space="0" w:color="auto"/>
      </w:divBdr>
    </w:div>
    <w:div w:id="1175799015">
      <w:bodyDiv w:val="1"/>
      <w:marLeft w:val="0"/>
      <w:marRight w:val="0"/>
      <w:marTop w:val="0"/>
      <w:marBottom w:val="0"/>
      <w:divBdr>
        <w:top w:val="none" w:sz="0" w:space="0" w:color="auto"/>
        <w:left w:val="none" w:sz="0" w:space="0" w:color="auto"/>
        <w:bottom w:val="none" w:sz="0" w:space="0" w:color="auto"/>
        <w:right w:val="none" w:sz="0" w:space="0" w:color="auto"/>
      </w:divBdr>
    </w:div>
    <w:div w:id="1175917483">
      <w:bodyDiv w:val="1"/>
      <w:marLeft w:val="0"/>
      <w:marRight w:val="0"/>
      <w:marTop w:val="0"/>
      <w:marBottom w:val="0"/>
      <w:divBdr>
        <w:top w:val="none" w:sz="0" w:space="0" w:color="auto"/>
        <w:left w:val="none" w:sz="0" w:space="0" w:color="auto"/>
        <w:bottom w:val="none" w:sz="0" w:space="0" w:color="auto"/>
        <w:right w:val="none" w:sz="0" w:space="0" w:color="auto"/>
      </w:divBdr>
    </w:div>
    <w:div w:id="1176264047">
      <w:bodyDiv w:val="1"/>
      <w:marLeft w:val="0"/>
      <w:marRight w:val="0"/>
      <w:marTop w:val="0"/>
      <w:marBottom w:val="0"/>
      <w:divBdr>
        <w:top w:val="none" w:sz="0" w:space="0" w:color="auto"/>
        <w:left w:val="none" w:sz="0" w:space="0" w:color="auto"/>
        <w:bottom w:val="none" w:sz="0" w:space="0" w:color="auto"/>
        <w:right w:val="none" w:sz="0" w:space="0" w:color="auto"/>
      </w:divBdr>
    </w:div>
    <w:div w:id="1176848789">
      <w:bodyDiv w:val="1"/>
      <w:marLeft w:val="0"/>
      <w:marRight w:val="0"/>
      <w:marTop w:val="0"/>
      <w:marBottom w:val="0"/>
      <w:divBdr>
        <w:top w:val="none" w:sz="0" w:space="0" w:color="auto"/>
        <w:left w:val="none" w:sz="0" w:space="0" w:color="auto"/>
        <w:bottom w:val="none" w:sz="0" w:space="0" w:color="auto"/>
        <w:right w:val="none" w:sz="0" w:space="0" w:color="auto"/>
      </w:divBdr>
    </w:div>
    <w:div w:id="1178930656">
      <w:bodyDiv w:val="1"/>
      <w:marLeft w:val="0"/>
      <w:marRight w:val="0"/>
      <w:marTop w:val="0"/>
      <w:marBottom w:val="0"/>
      <w:divBdr>
        <w:top w:val="none" w:sz="0" w:space="0" w:color="auto"/>
        <w:left w:val="none" w:sz="0" w:space="0" w:color="auto"/>
        <w:bottom w:val="none" w:sz="0" w:space="0" w:color="auto"/>
        <w:right w:val="none" w:sz="0" w:space="0" w:color="auto"/>
      </w:divBdr>
    </w:div>
    <w:div w:id="1179076295">
      <w:bodyDiv w:val="1"/>
      <w:marLeft w:val="0"/>
      <w:marRight w:val="0"/>
      <w:marTop w:val="0"/>
      <w:marBottom w:val="0"/>
      <w:divBdr>
        <w:top w:val="none" w:sz="0" w:space="0" w:color="auto"/>
        <w:left w:val="none" w:sz="0" w:space="0" w:color="auto"/>
        <w:bottom w:val="none" w:sz="0" w:space="0" w:color="auto"/>
        <w:right w:val="none" w:sz="0" w:space="0" w:color="auto"/>
      </w:divBdr>
    </w:div>
    <w:div w:id="1179468963">
      <w:bodyDiv w:val="1"/>
      <w:marLeft w:val="0"/>
      <w:marRight w:val="0"/>
      <w:marTop w:val="0"/>
      <w:marBottom w:val="0"/>
      <w:divBdr>
        <w:top w:val="none" w:sz="0" w:space="0" w:color="auto"/>
        <w:left w:val="none" w:sz="0" w:space="0" w:color="auto"/>
        <w:bottom w:val="none" w:sz="0" w:space="0" w:color="auto"/>
        <w:right w:val="none" w:sz="0" w:space="0" w:color="auto"/>
      </w:divBdr>
    </w:div>
    <w:div w:id="1180706019">
      <w:bodyDiv w:val="1"/>
      <w:marLeft w:val="0"/>
      <w:marRight w:val="0"/>
      <w:marTop w:val="0"/>
      <w:marBottom w:val="0"/>
      <w:divBdr>
        <w:top w:val="none" w:sz="0" w:space="0" w:color="auto"/>
        <w:left w:val="none" w:sz="0" w:space="0" w:color="auto"/>
        <w:bottom w:val="none" w:sz="0" w:space="0" w:color="auto"/>
        <w:right w:val="none" w:sz="0" w:space="0" w:color="auto"/>
      </w:divBdr>
    </w:div>
    <w:div w:id="1181241204">
      <w:bodyDiv w:val="1"/>
      <w:marLeft w:val="0"/>
      <w:marRight w:val="0"/>
      <w:marTop w:val="0"/>
      <w:marBottom w:val="0"/>
      <w:divBdr>
        <w:top w:val="none" w:sz="0" w:space="0" w:color="auto"/>
        <w:left w:val="none" w:sz="0" w:space="0" w:color="auto"/>
        <w:bottom w:val="none" w:sz="0" w:space="0" w:color="auto"/>
        <w:right w:val="none" w:sz="0" w:space="0" w:color="auto"/>
      </w:divBdr>
    </w:div>
    <w:div w:id="1181511034">
      <w:bodyDiv w:val="1"/>
      <w:marLeft w:val="0"/>
      <w:marRight w:val="0"/>
      <w:marTop w:val="0"/>
      <w:marBottom w:val="0"/>
      <w:divBdr>
        <w:top w:val="none" w:sz="0" w:space="0" w:color="auto"/>
        <w:left w:val="none" w:sz="0" w:space="0" w:color="auto"/>
        <w:bottom w:val="none" w:sz="0" w:space="0" w:color="auto"/>
        <w:right w:val="none" w:sz="0" w:space="0" w:color="auto"/>
      </w:divBdr>
    </w:div>
    <w:div w:id="1183323354">
      <w:bodyDiv w:val="1"/>
      <w:marLeft w:val="0"/>
      <w:marRight w:val="0"/>
      <w:marTop w:val="0"/>
      <w:marBottom w:val="0"/>
      <w:divBdr>
        <w:top w:val="none" w:sz="0" w:space="0" w:color="auto"/>
        <w:left w:val="none" w:sz="0" w:space="0" w:color="auto"/>
        <w:bottom w:val="none" w:sz="0" w:space="0" w:color="auto"/>
        <w:right w:val="none" w:sz="0" w:space="0" w:color="auto"/>
      </w:divBdr>
    </w:div>
    <w:div w:id="1184706966">
      <w:bodyDiv w:val="1"/>
      <w:marLeft w:val="0"/>
      <w:marRight w:val="0"/>
      <w:marTop w:val="0"/>
      <w:marBottom w:val="0"/>
      <w:divBdr>
        <w:top w:val="none" w:sz="0" w:space="0" w:color="auto"/>
        <w:left w:val="none" w:sz="0" w:space="0" w:color="auto"/>
        <w:bottom w:val="none" w:sz="0" w:space="0" w:color="auto"/>
        <w:right w:val="none" w:sz="0" w:space="0" w:color="auto"/>
      </w:divBdr>
    </w:div>
    <w:div w:id="1184826234">
      <w:bodyDiv w:val="1"/>
      <w:marLeft w:val="0"/>
      <w:marRight w:val="0"/>
      <w:marTop w:val="0"/>
      <w:marBottom w:val="0"/>
      <w:divBdr>
        <w:top w:val="none" w:sz="0" w:space="0" w:color="auto"/>
        <w:left w:val="none" w:sz="0" w:space="0" w:color="auto"/>
        <w:bottom w:val="none" w:sz="0" w:space="0" w:color="auto"/>
        <w:right w:val="none" w:sz="0" w:space="0" w:color="auto"/>
      </w:divBdr>
    </w:div>
    <w:div w:id="1187060332">
      <w:bodyDiv w:val="1"/>
      <w:marLeft w:val="0"/>
      <w:marRight w:val="0"/>
      <w:marTop w:val="0"/>
      <w:marBottom w:val="0"/>
      <w:divBdr>
        <w:top w:val="none" w:sz="0" w:space="0" w:color="auto"/>
        <w:left w:val="none" w:sz="0" w:space="0" w:color="auto"/>
        <w:bottom w:val="none" w:sz="0" w:space="0" w:color="auto"/>
        <w:right w:val="none" w:sz="0" w:space="0" w:color="auto"/>
      </w:divBdr>
    </w:div>
    <w:div w:id="1187138638">
      <w:bodyDiv w:val="1"/>
      <w:marLeft w:val="0"/>
      <w:marRight w:val="0"/>
      <w:marTop w:val="0"/>
      <w:marBottom w:val="0"/>
      <w:divBdr>
        <w:top w:val="none" w:sz="0" w:space="0" w:color="auto"/>
        <w:left w:val="none" w:sz="0" w:space="0" w:color="auto"/>
        <w:bottom w:val="none" w:sz="0" w:space="0" w:color="auto"/>
        <w:right w:val="none" w:sz="0" w:space="0" w:color="auto"/>
      </w:divBdr>
    </w:div>
    <w:div w:id="1189879892">
      <w:bodyDiv w:val="1"/>
      <w:marLeft w:val="0"/>
      <w:marRight w:val="0"/>
      <w:marTop w:val="0"/>
      <w:marBottom w:val="0"/>
      <w:divBdr>
        <w:top w:val="none" w:sz="0" w:space="0" w:color="auto"/>
        <w:left w:val="none" w:sz="0" w:space="0" w:color="auto"/>
        <w:bottom w:val="none" w:sz="0" w:space="0" w:color="auto"/>
        <w:right w:val="none" w:sz="0" w:space="0" w:color="auto"/>
      </w:divBdr>
    </w:div>
    <w:div w:id="1190143598">
      <w:bodyDiv w:val="1"/>
      <w:marLeft w:val="0"/>
      <w:marRight w:val="0"/>
      <w:marTop w:val="0"/>
      <w:marBottom w:val="0"/>
      <w:divBdr>
        <w:top w:val="none" w:sz="0" w:space="0" w:color="auto"/>
        <w:left w:val="none" w:sz="0" w:space="0" w:color="auto"/>
        <w:bottom w:val="none" w:sz="0" w:space="0" w:color="auto"/>
        <w:right w:val="none" w:sz="0" w:space="0" w:color="auto"/>
      </w:divBdr>
    </w:div>
    <w:div w:id="1191067890">
      <w:bodyDiv w:val="1"/>
      <w:marLeft w:val="0"/>
      <w:marRight w:val="0"/>
      <w:marTop w:val="0"/>
      <w:marBottom w:val="0"/>
      <w:divBdr>
        <w:top w:val="none" w:sz="0" w:space="0" w:color="auto"/>
        <w:left w:val="none" w:sz="0" w:space="0" w:color="auto"/>
        <w:bottom w:val="none" w:sz="0" w:space="0" w:color="auto"/>
        <w:right w:val="none" w:sz="0" w:space="0" w:color="auto"/>
      </w:divBdr>
    </w:div>
    <w:div w:id="1192189513">
      <w:bodyDiv w:val="1"/>
      <w:marLeft w:val="0"/>
      <w:marRight w:val="0"/>
      <w:marTop w:val="0"/>
      <w:marBottom w:val="0"/>
      <w:divBdr>
        <w:top w:val="none" w:sz="0" w:space="0" w:color="auto"/>
        <w:left w:val="none" w:sz="0" w:space="0" w:color="auto"/>
        <w:bottom w:val="none" w:sz="0" w:space="0" w:color="auto"/>
        <w:right w:val="none" w:sz="0" w:space="0" w:color="auto"/>
      </w:divBdr>
    </w:div>
    <w:div w:id="1192305315">
      <w:bodyDiv w:val="1"/>
      <w:marLeft w:val="0"/>
      <w:marRight w:val="0"/>
      <w:marTop w:val="0"/>
      <w:marBottom w:val="0"/>
      <w:divBdr>
        <w:top w:val="none" w:sz="0" w:space="0" w:color="auto"/>
        <w:left w:val="none" w:sz="0" w:space="0" w:color="auto"/>
        <w:bottom w:val="none" w:sz="0" w:space="0" w:color="auto"/>
        <w:right w:val="none" w:sz="0" w:space="0" w:color="auto"/>
      </w:divBdr>
    </w:div>
    <w:div w:id="1192644134">
      <w:bodyDiv w:val="1"/>
      <w:marLeft w:val="0"/>
      <w:marRight w:val="0"/>
      <w:marTop w:val="0"/>
      <w:marBottom w:val="0"/>
      <w:divBdr>
        <w:top w:val="none" w:sz="0" w:space="0" w:color="auto"/>
        <w:left w:val="none" w:sz="0" w:space="0" w:color="auto"/>
        <w:bottom w:val="none" w:sz="0" w:space="0" w:color="auto"/>
        <w:right w:val="none" w:sz="0" w:space="0" w:color="auto"/>
      </w:divBdr>
    </w:div>
    <w:div w:id="1192647285">
      <w:bodyDiv w:val="1"/>
      <w:marLeft w:val="0"/>
      <w:marRight w:val="0"/>
      <w:marTop w:val="0"/>
      <w:marBottom w:val="0"/>
      <w:divBdr>
        <w:top w:val="none" w:sz="0" w:space="0" w:color="auto"/>
        <w:left w:val="none" w:sz="0" w:space="0" w:color="auto"/>
        <w:bottom w:val="none" w:sz="0" w:space="0" w:color="auto"/>
        <w:right w:val="none" w:sz="0" w:space="0" w:color="auto"/>
      </w:divBdr>
    </w:div>
    <w:div w:id="1192963038">
      <w:bodyDiv w:val="1"/>
      <w:marLeft w:val="0"/>
      <w:marRight w:val="0"/>
      <w:marTop w:val="0"/>
      <w:marBottom w:val="0"/>
      <w:divBdr>
        <w:top w:val="none" w:sz="0" w:space="0" w:color="auto"/>
        <w:left w:val="none" w:sz="0" w:space="0" w:color="auto"/>
        <w:bottom w:val="none" w:sz="0" w:space="0" w:color="auto"/>
        <w:right w:val="none" w:sz="0" w:space="0" w:color="auto"/>
      </w:divBdr>
    </w:div>
    <w:div w:id="1193420142">
      <w:bodyDiv w:val="1"/>
      <w:marLeft w:val="0"/>
      <w:marRight w:val="0"/>
      <w:marTop w:val="0"/>
      <w:marBottom w:val="0"/>
      <w:divBdr>
        <w:top w:val="none" w:sz="0" w:space="0" w:color="auto"/>
        <w:left w:val="none" w:sz="0" w:space="0" w:color="auto"/>
        <w:bottom w:val="none" w:sz="0" w:space="0" w:color="auto"/>
        <w:right w:val="none" w:sz="0" w:space="0" w:color="auto"/>
      </w:divBdr>
    </w:div>
    <w:div w:id="1193611965">
      <w:bodyDiv w:val="1"/>
      <w:marLeft w:val="0"/>
      <w:marRight w:val="0"/>
      <w:marTop w:val="0"/>
      <w:marBottom w:val="0"/>
      <w:divBdr>
        <w:top w:val="none" w:sz="0" w:space="0" w:color="auto"/>
        <w:left w:val="none" w:sz="0" w:space="0" w:color="auto"/>
        <w:bottom w:val="none" w:sz="0" w:space="0" w:color="auto"/>
        <w:right w:val="none" w:sz="0" w:space="0" w:color="auto"/>
      </w:divBdr>
    </w:div>
    <w:div w:id="1193759918">
      <w:bodyDiv w:val="1"/>
      <w:marLeft w:val="0"/>
      <w:marRight w:val="0"/>
      <w:marTop w:val="0"/>
      <w:marBottom w:val="0"/>
      <w:divBdr>
        <w:top w:val="none" w:sz="0" w:space="0" w:color="auto"/>
        <w:left w:val="none" w:sz="0" w:space="0" w:color="auto"/>
        <w:bottom w:val="none" w:sz="0" w:space="0" w:color="auto"/>
        <w:right w:val="none" w:sz="0" w:space="0" w:color="auto"/>
      </w:divBdr>
    </w:div>
    <w:div w:id="1194420107">
      <w:bodyDiv w:val="1"/>
      <w:marLeft w:val="0"/>
      <w:marRight w:val="0"/>
      <w:marTop w:val="0"/>
      <w:marBottom w:val="0"/>
      <w:divBdr>
        <w:top w:val="none" w:sz="0" w:space="0" w:color="auto"/>
        <w:left w:val="none" w:sz="0" w:space="0" w:color="auto"/>
        <w:bottom w:val="none" w:sz="0" w:space="0" w:color="auto"/>
        <w:right w:val="none" w:sz="0" w:space="0" w:color="auto"/>
      </w:divBdr>
    </w:div>
    <w:div w:id="1194997457">
      <w:bodyDiv w:val="1"/>
      <w:marLeft w:val="0"/>
      <w:marRight w:val="0"/>
      <w:marTop w:val="0"/>
      <w:marBottom w:val="0"/>
      <w:divBdr>
        <w:top w:val="none" w:sz="0" w:space="0" w:color="auto"/>
        <w:left w:val="none" w:sz="0" w:space="0" w:color="auto"/>
        <w:bottom w:val="none" w:sz="0" w:space="0" w:color="auto"/>
        <w:right w:val="none" w:sz="0" w:space="0" w:color="auto"/>
      </w:divBdr>
    </w:div>
    <w:div w:id="1196193861">
      <w:bodyDiv w:val="1"/>
      <w:marLeft w:val="0"/>
      <w:marRight w:val="0"/>
      <w:marTop w:val="0"/>
      <w:marBottom w:val="0"/>
      <w:divBdr>
        <w:top w:val="none" w:sz="0" w:space="0" w:color="auto"/>
        <w:left w:val="none" w:sz="0" w:space="0" w:color="auto"/>
        <w:bottom w:val="none" w:sz="0" w:space="0" w:color="auto"/>
        <w:right w:val="none" w:sz="0" w:space="0" w:color="auto"/>
      </w:divBdr>
    </w:div>
    <w:div w:id="1196429439">
      <w:bodyDiv w:val="1"/>
      <w:marLeft w:val="0"/>
      <w:marRight w:val="0"/>
      <w:marTop w:val="0"/>
      <w:marBottom w:val="0"/>
      <w:divBdr>
        <w:top w:val="none" w:sz="0" w:space="0" w:color="auto"/>
        <w:left w:val="none" w:sz="0" w:space="0" w:color="auto"/>
        <w:bottom w:val="none" w:sz="0" w:space="0" w:color="auto"/>
        <w:right w:val="none" w:sz="0" w:space="0" w:color="auto"/>
      </w:divBdr>
    </w:div>
    <w:div w:id="1199316947">
      <w:bodyDiv w:val="1"/>
      <w:marLeft w:val="0"/>
      <w:marRight w:val="0"/>
      <w:marTop w:val="0"/>
      <w:marBottom w:val="0"/>
      <w:divBdr>
        <w:top w:val="none" w:sz="0" w:space="0" w:color="auto"/>
        <w:left w:val="none" w:sz="0" w:space="0" w:color="auto"/>
        <w:bottom w:val="none" w:sz="0" w:space="0" w:color="auto"/>
        <w:right w:val="none" w:sz="0" w:space="0" w:color="auto"/>
      </w:divBdr>
    </w:div>
    <w:div w:id="1199858114">
      <w:bodyDiv w:val="1"/>
      <w:marLeft w:val="0"/>
      <w:marRight w:val="0"/>
      <w:marTop w:val="0"/>
      <w:marBottom w:val="0"/>
      <w:divBdr>
        <w:top w:val="none" w:sz="0" w:space="0" w:color="auto"/>
        <w:left w:val="none" w:sz="0" w:space="0" w:color="auto"/>
        <w:bottom w:val="none" w:sz="0" w:space="0" w:color="auto"/>
        <w:right w:val="none" w:sz="0" w:space="0" w:color="auto"/>
      </w:divBdr>
    </w:div>
    <w:div w:id="1200824054">
      <w:bodyDiv w:val="1"/>
      <w:marLeft w:val="0"/>
      <w:marRight w:val="0"/>
      <w:marTop w:val="0"/>
      <w:marBottom w:val="0"/>
      <w:divBdr>
        <w:top w:val="none" w:sz="0" w:space="0" w:color="auto"/>
        <w:left w:val="none" w:sz="0" w:space="0" w:color="auto"/>
        <w:bottom w:val="none" w:sz="0" w:space="0" w:color="auto"/>
        <w:right w:val="none" w:sz="0" w:space="0" w:color="auto"/>
      </w:divBdr>
    </w:div>
    <w:div w:id="1201430175">
      <w:bodyDiv w:val="1"/>
      <w:marLeft w:val="0"/>
      <w:marRight w:val="0"/>
      <w:marTop w:val="0"/>
      <w:marBottom w:val="0"/>
      <w:divBdr>
        <w:top w:val="none" w:sz="0" w:space="0" w:color="auto"/>
        <w:left w:val="none" w:sz="0" w:space="0" w:color="auto"/>
        <w:bottom w:val="none" w:sz="0" w:space="0" w:color="auto"/>
        <w:right w:val="none" w:sz="0" w:space="0" w:color="auto"/>
      </w:divBdr>
    </w:div>
    <w:div w:id="1201554197">
      <w:bodyDiv w:val="1"/>
      <w:marLeft w:val="0"/>
      <w:marRight w:val="0"/>
      <w:marTop w:val="0"/>
      <w:marBottom w:val="0"/>
      <w:divBdr>
        <w:top w:val="none" w:sz="0" w:space="0" w:color="auto"/>
        <w:left w:val="none" w:sz="0" w:space="0" w:color="auto"/>
        <w:bottom w:val="none" w:sz="0" w:space="0" w:color="auto"/>
        <w:right w:val="none" w:sz="0" w:space="0" w:color="auto"/>
      </w:divBdr>
    </w:div>
    <w:div w:id="1201625387">
      <w:bodyDiv w:val="1"/>
      <w:marLeft w:val="0"/>
      <w:marRight w:val="0"/>
      <w:marTop w:val="0"/>
      <w:marBottom w:val="0"/>
      <w:divBdr>
        <w:top w:val="none" w:sz="0" w:space="0" w:color="auto"/>
        <w:left w:val="none" w:sz="0" w:space="0" w:color="auto"/>
        <w:bottom w:val="none" w:sz="0" w:space="0" w:color="auto"/>
        <w:right w:val="none" w:sz="0" w:space="0" w:color="auto"/>
      </w:divBdr>
    </w:div>
    <w:div w:id="1202981084">
      <w:bodyDiv w:val="1"/>
      <w:marLeft w:val="0"/>
      <w:marRight w:val="0"/>
      <w:marTop w:val="0"/>
      <w:marBottom w:val="0"/>
      <w:divBdr>
        <w:top w:val="none" w:sz="0" w:space="0" w:color="auto"/>
        <w:left w:val="none" w:sz="0" w:space="0" w:color="auto"/>
        <w:bottom w:val="none" w:sz="0" w:space="0" w:color="auto"/>
        <w:right w:val="none" w:sz="0" w:space="0" w:color="auto"/>
      </w:divBdr>
    </w:div>
    <w:div w:id="1203395417">
      <w:bodyDiv w:val="1"/>
      <w:marLeft w:val="0"/>
      <w:marRight w:val="0"/>
      <w:marTop w:val="0"/>
      <w:marBottom w:val="0"/>
      <w:divBdr>
        <w:top w:val="none" w:sz="0" w:space="0" w:color="auto"/>
        <w:left w:val="none" w:sz="0" w:space="0" w:color="auto"/>
        <w:bottom w:val="none" w:sz="0" w:space="0" w:color="auto"/>
        <w:right w:val="none" w:sz="0" w:space="0" w:color="auto"/>
      </w:divBdr>
    </w:div>
    <w:div w:id="1205021905">
      <w:bodyDiv w:val="1"/>
      <w:marLeft w:val="0"/>
      <w:marRight w:val="0"/>
      <w:marTop w:val="0"/>
      <w:marBottom w:val="0"/>
      <w:divBdr>
        <w:top w:val="none" w:sz="0" w:space="0" w:color="auto"/>
        <w:left w:val="none" w:sz="0" w:space="0" w:color="auto"/>
        <w:bottom w:val="none" w:sz="0" w:space="0" w:color="auto"/>
        <w:right w:val="none" w:sz="0" w:space="0" w:color="auto"/>
      </w:divBdr>
    </w:div>
    <w:div w:id="1205100358">
      <w:bodyDiv w:val="1"/>
      <w:marLeft w:val="0"/>
      <w:marRight w:val="0"/>
      <w:marTop w:val="0"/>
      <w:marBottom w:val="0"/>
      <w:divBdr>
        <w:top w:val="none" w:sz="0" w:space="0" w:color="auto"/>
        <w:left w:val="none" w:sz="0" w:space="0" w:color="auto"/>
        <w:bottom w:val="none" w:sz="0" w:space="0" w:color="auto"/>
        <w:right w:val="none" w:sz="0" w:space="0" w:color="auto"/>
      </w:divBdr>
    </w:div>
    <w:div w:id="1205213378">
      <w:bodyDiv w:val="1"/>
      <w:marLeft w:val="0"/>
      <w:marRight w:val="0"/>
      <w:marTop w:val="0"/>
      <w:marBottom w:val="0"/>
      <w:divBdr>
        <w:top w:val="none" w:sz="0" w:space="0" w:color="auto"/>
        <w:left w:val="none" w:sz="0" w:space="0" w:color="auto"/>
        <w:bottom w:val="none" w:sz="0" w:space="0" w:color="auto"/>
        <w:right w:val="none" w:sz="0" w:space="0" w:color="auto"/>
      </w:divBdr>
    </w:div>
    <w:div w:id="1208495476">
      <w:bodyDiv w:val="1"/>
      <w:marLeft w:val="0"/>
      <w:marRight w:val="0"/>
      <w:marTop w:val="0"/>
      <w:marBottom w:val="0"/>
      <w:divBdr>
        <w:top w:val="none" w:sz="0" w:space="0" w:color="auto"/>
        <w:left w:val="none" w:sz="0" w:space="0" w:color="auto"/>
        <w:bottom w:val="none" w:sz="0" w:space="0" w:color="auto"/>
        <w:right w:val="none" w:sz="0" w:space="0" w:color="auto"/>
      </w:divBdr>
    </w:div>
    <w:div w:id="1208688886">
      <w:bodyDiv w:val="1"/>
      <w:marLeft w:val="0"/>
      <w:marRight w:val="0"/>
      <w:marTop w:val="0"/>
      <w:marBottom w:val="0"/>
      <w:divBdr>
        <w:top w:val="none" w:sz="0" w:space="0" w:color="auto"/>
        <w:left w:val="none" w:sz="0" w:space="0" w:color="auto"/>
        <w:bottom w:val="none" w:sz="0" w:space="0" w:color="auto"/>
        <w:right w:val="none" w:sz="0" w:space="0" w:color="auto"/>
      </w:divBdr>
    </w:div>
    <w:div w:id="1211111141">
      <w:bodyDiv w:val="1"/>
      <w:marLeft w:val="0"/>
      <w:marRight w:val="0"/>
      <w:marTop w:val="0"/>
      <w:marBottom w:val="0"/>
      <w:divBdr>
        <w:top w:val="none" w:sz="0" w:space="0" w:color="auto"/>
        <w:left w:val="none" w:sz="0" w:space="0" w:color="auto"/>
        <w:bottom w:val="none" w:sz="0" w:space="0" w:color="auto"/>
        <w:right w:val="none" w:sz="0" w:space="0" w:color="auto"/>
      </w:divBdr>
    </w:div>
    <w:div w:id="1212880674">
      <w:bodyDiv w:val="1"/>
      <w:marLeft w:val="0"/>
      <w:marRight w:val="0"/>
      <w:marTop w:val="0"/>
      <w:marBottom w:val="0"/>
      <w:divBdr>
        <w:top w:val="none" w:sz="0" w:space="0" w:color="auto"/>
        <w:left w:val="none" w:sz="0" w:space="0" w:color="auto"/>
        <w:bottom w:val="none" w:sz="0" w:space="0" w:color="auto"/>
        <w:right w:val="none" w:sz="0" w:space="0" w:color="auto"/>
      </w:divBdr>
    </w:div>
    <w:div w:id="1213536453">
      <w:bodyDiv w:val="1"/>
      <w:marLeft w:val="0"/>
      <w:marRight w:val="0"/>
      <w:marTop w:val="0"/>
      <w:marBottom w:val="0"/>
      <w:divBdr>
        <w:top w:val="none" w:sz="0" w:space="0" w:color="auto"/>
        <w:left w:val="none" w:sz="0" w:space="0" w:color="auto"/>
        <w:bottom w:val="none" w:sz="0" w:space="0" w:color="auto"/>
        <w:right w:val="none" w:sz="0" w:space="0" w:color="auto"/>
      </w:divBdr>
    </w:div>
    <w:div w:id="1213616622">
      <w:bodyDiv w:val="1"/>
      <w:marLeft w:val="0"/>
      <w:marRight w:val="0"/>
      <w:marTop w:val="0"/>
      <w:marBottom w:val="0"/>
      <w:divBdr>
        <w:top w:val="none" w:sz="0" w:space="0" w:color="auto"/>
        <w:left w:val="none" w:sz="0" w:space="0" w:color="auto"/>
        <w:bottom w:val="none" w:sz="0" w:space="0" w:color="auto"/>
        <w:right w:val="none" w:sz="0" w:space="0" w:color="auto"/>
      </w:divBdr>
    </w:div>
    <w:div w:id="1214462660">
      <w:bodyDiv w:val="1"/>
      <w:marLeft w:val="0"/>
      <w:marRight w:val="0"/>
      <w:marTop w:val="0"/>
      <w:marBottom w:val="0"/>
      <w:divBdr>
        <w:top w:val="none" w:sz="0" w:space="0" w:color="auto"/>
        <w:left w:val="none" w:sz="0" w:space="0" w:color="auto"/>
        <w:bottom w:val="none" w:sz="0" w:space="0" w:color="auto"/>
        <w:right w:val="none" w:sz="0" w:space="0" w:color="auto"/>
      </w:divBdr>
    </w:div>
    <w:div w:id="1214853539">
      <w:bodyDiv w:val="1"/>
      <w:marLeft w:val="0"/>
      <w:marRight w:val="0"/>
      <w:marTop w:val="0"/>
      <w:marBottom w:val="0"/>
      <w:divBdr>
        <w:top w:val="none" w:sz="0" w:space="0" w:color="auto"/>
        <w:left w:val="none" w:sz="0" w:space="0" w:color="auto"/>
        <w:bottom w:val="none" w:sz="0" w:space="0" w:color="auto"/>
        <w:right w:val="none" w:sz="0" w:space="0" w:color="auto"/>
      </w:divBdr>
    </w:div>
    <w:div w:id="1214854031">
      <w:bodyDiv w:val="1"/>
      <w:marLeft w:val="0"/>
      <w:marRight w:val="0"/>
      <w:marTop w:val="0"/>
      <w:marBottom w:val="0"/>
      <w:divBdr>
        <w:top w:val="none" w:sz="0" w:space="0" w:color="auto"/>
        <w:left w:val="none" w:sz="0" w:space="0" w:color="auto"/>
        <w:bottom w:val="none" w:sz="0" w:space="0" w:color="auto"/>
        <w:right w:val="none" w:sz="0" w:space="0" w:color="auto"/>
      </w:divBdr>
    </w:div>
    <w:div w:id="1215504505">
      <w:bodyDiv w:val="1"/>
      <w:marLeft w:val="0"/>
      <w:marRight w:val="0"/>
      <w:marTop w:val="0"/>
      <w:marBottom w:val="0"/>
      <w:divBdr>
        <w:top w:val="none" w:sz="0" w:space="0" w:color="auto"/>
        <w:left w:val="none" w:sz="0" w:space="0" w:color="auto"/>
        <w:bottom w:val="none" w:sz="0" w:space="0" w:color="auto"/>
        <w:right w:val="none" w:sz="0" w:space="0" w:color="auto"/>
      </w:divBdr>
    </w:div>
    <w:div w:id="1216889133">
      <w:bodyDiv w:val="1"/>
      <w:marLeft w:val="0"/>
      <w:marRight w:val="0"/>
      <w:marTop w:val="0"/>
      <w:marBottom w:val="0"/>
      <w:divBdr>
        <w:top w:val="none" w:sz="0" w:space="0" w:color="auto"/>
        <w:left w:val="none" w:sz="0" w:space="0" w:color="auto"/>
        <w:bottom w:val="none" w:sz="0" w:space="0" w:color="auto"/>
        <w:right w:val="none" w:sz="0" w:space="0" w:color="auto"/>
      </w:divBdr>
    </w:div>
    <w:div w:id="1217350505">
      <w:bodyDiv w:val="1"/>
      <w:marLeft w:val="0"/>
      <w:marRight w:val="0"/>
      <w:marTop w:val="0"/>
      <w:marBottom w:val="0"/>
      <w:divBdr>
        <w:top w:val="none" w:sz="0" w:space="0" w:color="auto"/>
        <w:left w:val="none" w:sz="0" w:space="0" w:color="auto"/>
        <w:bottom w:val="none" w:sz="0" w:space="0" w:color="auto"/>
        <w:right w:val="none" w:sz="0" w:space="0" w:color="auto"/>
      </w:divBdr>
    </w:div>
    <w:div w:id="1217401303">
      <w:bodyDiv w:val="1"/>
      <w:marLeft w:val="0"/>
      <w:marRight w:val="0"/>
      <w:marTop w:val="0"/>
      <w:marBottom w:val="0"/>
      <w:divBdr>
        <w:top w:val="none" w:sz="0" w:space="0" w:color="auto"/>
        <w:left w:val="none" w:sz="0" w:space="0" w:color="auto"/>
        <w:bottom w:val="none" w:sz="0" w:space="0" w:color="auto"/>
        <w:right w:val="none" w:sz="0" w:space="0" w:color="auto"/>
      </w:divBdr>
    </w:div>
    <w:div w:id="1217626100">
      <w:bodyDiv w:val="1"/>
      <w:marLeft w:val="0"/>
      <w:marRight w:val="0"/>
      <w:marTop w:val="0"/>
      <w:marBottom w:val="0"/>
      <w:divBdr>
        <w:top w:val="none" w:sz="0" w:space="0" w:color="auto"/>
        <w:left w:val="none" w:sz="0" w:space="0" w:color="auto"/>
        <w:bottom w:val="none" w:sz="0" w:space="0" w:color="auto"/>
        <w:right w:val="none" w:sz="0" w:space="0" w:color="auto"/>
      </w:divBdr>
    </w:div>
    <w:div w:id="1217887359">
      <w:bodyDiv w:val="1"/>
      <w:marLeft w:val="0"/>
      <w:marRight w:val="0"/>
      <w:marTop w:val="0"/>
      <w:marBottom w:val="0"/>
      <w:divBdr>
        <w:top w:val="none" w:sz="0" w:space="0" w:color="auto"/>
        <w:left w:val="none" w:sz="0" w:space="0" w:color="auto"/>
        <w:bottom w:val="none" w:sz="0" w:space="0" w:color="auto"/>
        <w:right w:val="none" w:sz="0" w:space="0" w:color="auto"/>
      </w:divBdr>
    </w:div>
    <w:div w:id="1218130617">
      <w:bodyDiv w:val="1"/>
      <w:marLeft w:val="0"/>
      <w:marRight w:val="0"/>
      <w:marTop w:val="0"/>
      <w:marBottom w:val="0"/>
      <w:divBdr>
        <w:top w:val="none" w:sz="0" w:space="0" w:color="auto"/>
        <w:left w:val="none" w:sz="0" w:space="0" w:color="auto"/>
        <w:bottom w:val="none" w:sz="0" w:space="0" w:color="auto"/>
        <w:right w:val="none" w:sz="0" w:space="0" w:color="auto"/>
      </w:divBdr>
    </w:div>
    <w:div w:id="1219243593">
      <w:bodyDiv w:val="1"/>
      <w:marLeft w:val="0"/>
      <w:marRight w:val="0"/>
      <w:marTop w:val="0"/>
      <w:marBottom w:val="0"/>
      <w:divBdr>
        <w:top w:val="none" w:sz="0" w:space="0" w:color="auto"/>
        <w:left w:val="none" w:sz="0" w:space="0" w:color="auto"/>
        <w:bottom w:val="none" w:sz="0" w:space="0" w:color="auto"/>
        <w:right w:val="none" w:sz="0" w:space="0" w:color="auto"/>
      </w:divBdr>
    </w:div>
    <w:div w:id="1219437633">
      <w:bodyDiv w:val="1"/>
      <w:marLeft w:val="0"/>
      <w:marRight w:val="0"/>
      <w:marTop w:val="0"/>
      <w:marBottom w:val="0"/>
      <w:divBdr>
        <w:top w:val="none" w:sz="0" w:space="0" w:color="auto"/>
        <w:left w:val="none" w:sz="0" w:space="0" w:color="auto"/>
        <w:bottom w:val="none" w:sz="0" w:space="0" w:color="auto"/>
        <w:right w:val="none" w:sz="0" w:space="0" w:color="auto"/>
      </w:divBdr>
    </w:div>
    <w:div w:id="1219512303">
      <w:bodyDiv w:val="1"/>
      <w:marLeft w:val="0"/>
      <w:marRight w:val="0"/>
      <w:marTop w:val="0"/>
      <w:marBottom w:val="0"/>
      <w:divBdr>
        <w:top w:val="none" w:sz="0" w:space="0" w:color="auto"/>
        <w:left w:val="none" w:sz="0" w:space="0" w:color="auto"/>
        <w:bottom w:val="none" w:sz="0" w:space="0" w:color="auto"/>
        <w:right w:val="none" w:sz="0" w:space="0" w:color="auto"/>
      </w:divBdr>
    </w:div>
    <w:div w:id="1219780254">
      <w:bodyDiv w:val="1"/>
      <w:marLeft w:val="0"/>
      <w:marRight w:val="0"/>
      <w:marTop w:val="0"/>
      <w:marBottom w:val="0"/>
      <w:divBdr>
        <w:top w:val="none" w:sz="0" w:space="0" w:color="auto"/>
        <w:left w:val="none" w:sz="0" w:space="0" w:color="auto"/>
        <w:bottom w:val="none" w:sz="0" w:space="0" w:color="auto"/>
        <w:right w:val="none" w:sz="0" w:space="0" w:color="auto"/>
      </w:divBdr>
    </w:div>
    <w:div w:id="1220166208">
      <w:bodyDiv w:val="1"/>
      <w:marLeft w:val="0"/>
      <w:marRight w:val="0"/>
      <w:marTop w:val="0"/>
      <w:marBottom w:val="0"/>
      <w:divBdr>
        <w:top w:val="none" w:sz="0" w:space="0" w:color="auto"/>
        <w:left w:val="none" w:sz="0" w:space="0" w:color="auto"/>
        <w:bottom w:val="none" w:sz="0" w:space="0" w:color="auto"/>
        <w:right w:val="none" w:sz="0" w:space="0" w:color="auto"/>
      </w:divBdr>
    </w:div>
    <w:div w:id="1221134493">
      <w:bodyDiv w:val="1"/>
      <w:marLeft w:val="0"/>
      <w:marRight w:val="0"/>
      <w:marTop w:val="0"/>
      <w:marBottom w:val="0"/>
      <w:divBdr>
        <w:top w:val="none" w:sz="0" w:space="0" w:color="auto"/>
        <w:left w:val="none" w:sz="0" w:space="0" w:color="auto"/>
        <w:bottom w:val="none" w:sz="0" w:space="0" w:color="auto"/>
        <w:right w:val="none" w:sz="0" w:space="0" w:color="auto"/>
      </w:divBdr>
    </w:div>
    <w:div w:id="1221213175">
      <w:bodyDiv w:val="1"/>
      <w:marLeft w:val="0"/>
      <w:marRight w:val="0"/>
      <w:marTop w:val="0"/>
      <w:marBottom w:val="0"/>
      <w:divBdr>
        <w:top w:val="none" w:sz="0" w:space="0" w:color="auto"/>
        <w:left w:val="none" w:sz="0" w:space="0" w:color="auto"/>
        <w:bottom w:val="none" w:sz="0" w:space="0" w:color="auto"/>
        <w:right w:val="none" w:sz="0" w:space="0" w:color="auto"/>
      </w:divBdr>
    </w:div>
    <w:div w:id="1223062452">
      <w:bodyDiv w:val="1"/>
      <w:marLeft w:val="0"/>
      <w:marRight w:val="0"/>
      <w:marTop w:val="0"/>
      <w:marBottom w:val="0"/>
      <w:divBdr>
        <w:top w:val="none" w:sz="0" w:space="0" w:color="auto"/>
        <w:left w:val="none" w:sz="0" w:space="0" w:color="auto"/>
        <w:bottom w:val="none" w:sz="0" w:space="0" w:color="auto"/>
        <w:right w:val="none" w:sz="0" w:space="0" w:color="auto"/>
      </w:divBdr>
    </w:div>
    <w:div w:id="1223758689">
      <w:bodyDiv w:val="1"/>
      <w:marLeft w:val="0"/>
      <w:marRight w:val="0"/>
      <w:marTop w:val="0"/>
      <w:marBottom w:val="0"/>
      <w:divBdr>
        <w:top w:val="none" w:sz="0" w:space="0" w:color="auto"/>
        <w:left w:val="none" w:sz="0" w:space="0" w:color="auto"/>
        <w:bottom w:val="none" w:sz="0" w:space="0" w:color="auto"/>
        <w:right w:val="none" w:sz="0" w:space="0" w:color="auto"/>
      </w:divBdr>
    </w:div>
    <w:div w:id="1225490117">
      <w:bodyDiv w:val="1"/>
      <w:marLeft w:val="0"/>
      <w:marRight w:val="0"/>
      <w:marTop w:val="0"/>
      <w:marBottom w:val="0"/>
      <w:divBdr>
        <w:top w:val="none" w:sz="0" w:space="0" w:color="auto"/>
        <w:left w:val="none" w:sz="0" w:space="0" w:color="auto"/>
        <w:bottom w:val="none" w:sz="0" w:space="0" w:color="auto"/>
        <w:right w:val="none" w:sz="0" w:space="0" w:color="auto"/>
      </w:divBdr>
    </w:div>
    <w:div w:id="1226065065">
      <w:bodyDiv w:val="1"/>
      <w:marLeft w:val="0"/>
      <w:marRight w:val="0"/>
      <w:marTop w:val="0"/>
      <w:marBottom w:val="0"/>
      <w:divBdr>
        <w:top w:val="none" w:sz="0" w:space="0" w:color="auto"/>
        <w:left w:val="none" w:sz="0" w:space="0" w:color="auto"/>
        <w:bottom w:val="none" w:sz="0" w:space="0" w:color="auto"/>
        <w:right w:val="none" w:sz="0" w:space="0" w:color="auto"/>
      </w:divBdr>
    </w:div>
    <w:div w:id="1226185604">
      <w:bodyDiv w:val="1"/>
      <w:marLeft w:val="0"/>
      <w:marRight w:val="0"/>
      <w:marTop w:val="0"/>
      <w:marBottom w:val="0"/>
      <w:divBdr>
        <w:top w:val="none" w:sz="0" w:space="0" w:color="auto"/>
        <w:left w:val="none" w:sz="0" w:space="0" w:color="auto"/>
        <w:bottom w:val="none" w:sz="0" w:space="0" w:color="auto"/>
        <w:right w:val="none" w:sz="0" w:space="0" w:color="auto"/>
      </w:divBdr>
    </w:div>
    <w:div w:id="1226452367">
      <w:bodyDiv w:val="1"/>
      <w:marLeft w:val="0"/>
      <w:marRight w:val="0"/>
      <w:marTop w:val="0"/>
      <w:marBottom w:val="0"/>
      <w:divBdr>
        <w:top w:val="none" w:sz="0" w:space="0" w:color="auto"/>
        <w:left w:val="none" w:sz="0" w:space="0" w:color="auto"/>
        <w:bottom w:val="none" w:sz="0" w:space="0" w:color="auto"/>
        <w:right w:val="none" w:sz="0" w:space="0" w:color="auto"/>
      </w:divBdr>
    </w:div>
    <w:div w:id="1228302527">
      <w:bodyDiv w:val="1"/>
      <w:marLeft w:val="0"/>
      <w:marRight w:val="0"/>
      <w:marTop w:val="0"/>
      <w:marBottom w:val="0"/>
      <w:divBdr>
        <w:top w:val="none" w:sz="0" w:space="0" w:color="auto"/>
        <w:left w:val="none" w:sz="0" w:space="0" w:color="auto"/>
        <w:bottom w:val="none" w:sz="0" w:space="0" w:color="auto"/>
        <w:right w:val="none" w:sz="0" w:space="0" w:color="auto"/>
      </w:divBdr>
    </w:div>
    <w:div w:id="1228497701">
      <w:bodyDiv w:val="1"/>
      <w:marLeft w:val="0"/>
      <w:marRight w:val="0"/>
      <w:marTop w:val="0"/>
      <w:marBottom w:val="0"/>
      <w:divBdr>
        <w:top w:val="none" w:sz="0" w:space="0" w:color="auto"/>
        <w:left w:val="none" w:sz="0" w:space="0" w:color="auto"/>
        <w:bottom w:val="none" w:sz="0" w:space="0" w:color="auto"/>
        <w:right w:val="none" w:sz="0" w:space="0" w:color="auto"/>
      </w:divBdr>
    </w:div>
    <w:div w:id="1228758147">
      <w:bodyDiv w:val="1"/>
      <w:marLeft w:val="0"/>
      <w:marRight w:val="0"/>
      <w:marTop w:val="0"/>
      <w:marBottom w:val="0"/>
      <w:divBdr>
        <w:top w:val="none" w:sz="0" w:space="0" w:color="auto"/>
        <w:left w:val="none" w:sz="0" w:space="0" w:color="auto"/>
        <w:bottom w:val="none" w:sz="0" w:space="0" w:color="auto"/>
        <w:right w:val="none" w:sz="0" w:space="0" w:color="auto"/>
      </w:divBdr>
    </w:div>
    <w:div w:id="1228957553">
      <w:bodyDiv w:val="1"/>
      <w:marLeft w:val="0"/>
      <w:marRight w:val="0"/>
      <w:marTop w:val="0"/>
      <w:marBottom w:val="0"/>
      <w:divBdr>
        <w:top w:val="none" w:sz="0" w:space="0" w:color="auto"/>
        <w:left w:val="none" w:sz="0" w:space="0" w:color="auto"/>
        <w:bottom w:val="none" w:sz="0" w:space="0" w:color="auto"/>
        <w:right w:val="none" w:sz="0" w:space="0" w:color="auto"/>
      </w:divBdr>
    </w:div>
    <w:div w:id="1230380796">
      <w:bodyDiv w:val="1"/>
      <w:marLeft w:val="0"/>
      <w:marRight w:val="0"/>
      <w:marTop w:val="0"/>
      <w:marBottom w:val="0"/>
      <w:divBdr>
        <w:top w:val="none" w:sz="0" w:space="0" w:color="auto"/>
        <w:left w:val="none" w:sz="0" w:space="0" w:color="auto"/>
        <w:bottom w:val="none" w:sz="0" w:space="0" w:color="auto"/>
        <w:right w:val="none" w:sz="0" w:space="0" w:color="auto"/>
      </w:divBdr>
    </w:div>
    <w:div w:id="1232229774">
      <w:bodyDiv w:val="1"/>
      <w:marLeft w:val="0"/>
      <w:marRight w:val="0"/>
      <w:marTop w:val="0"/>
      <w:marBottom w:val="0"/>
      <w:divBdr>
        <w:top w:val="none" w:sz="0" w:space="0" w:color="auto"/>
        <w:left w:val="none" w:sz="0" w:space="0" w:color="auto"/>
        <w:bottom w:val="none" w:sz="0" w:space="0" w:color="auto"/>
        <w:right w:val="none" w:sz="0" w:space="0" w:color="auto"/>
      </w:divBdr>
    </w:div>
    <w:div w:id="1232930634">
      <w:bodyDiv w:val="1"/>
      <w:marLeft w:val="0"/>
      <w:marRight w:val="0"/>
      <w:marTop w:val="0"/>
      <w:marBottom w:val="0"/>
      <w:divBdr>
        <w:top w:val="none" w:sz="0" w:space="0" w:color="auto"/>
        <w:left w:val="none" w:sz="0" w:space="0" w:color="auto"/>
        <w:bottom w:val="none" w:sz="0" w:space="0" w:color="auto"/>
        <w:right w:val="none" w:sz="0" w:space="0" w:color="auto"/>
      </w:divBdr>
    </w:div>
    <w:div w:id="1234506438">
      <w:bodyDiv w:val="1"/>
      <w:marLeft w:val="0"/>
      <w:marRight w:val="0"/>
      <w:marTop w:val="0"/>
      <w:marBottom w:val="0"/>
      <w:divBdr>
        <w:top w:val="none" w:sz="0" w:space="0" w:color="auto"/>
        <w:left w:val="none" w:sz="0" w:space="0" w:color="auto"/>
        <w:bottom w:val="none" w:sz="0" w:space="0" w:color="auto"/>
        <w:right w:val="none" w:sz="0" w:space="0" w:color="auto"/>
      </w:divBdr>
    </w:div>
    <w:div w:id="1234513083">
      <w:bodyDiv w:val="1"/>
      <w:marLeft w:val="0"/>
      <w:marRight w:val="0"/>
      <w:marTop w:val="0"/>
      <w:marBottom w:val="0"/>
      <w:divBdr>
        <w:top w:val="none" w:sz="0" w:space="0" w:color="auto"/>
        <w:left w:val="none" w:sz="0" w:space="0" w:color="auto"/>
        <w:bottom w:val="none" w:sz="0" w:space="0" w:color="auto"/>
        <w:right w:val="none" w:sz="0" w:space="0" w:color="auto"/>
      </w:divBdr>
    </w:div>
    <w:div w:id="1236208367">
      <w:bodyDiv w:val="1"/>
      <w:marLeft w:val="0"/>
      <w:marRight w:val="0"/>
      <w:marTop w:val="0"/>
      <w:marBottom w:val="0"/>
      <w:divBdr>
        <w:top w:val="none" w:sz="0" w:space="0" w:color="auto"/>
        <w:left w:val="none" w:sz="0" w:space="0" w:color="auto"/>
        <w:bottom w:val="none" w:sz="0" w:space="0" w:color="auto"/>
        <w:right w:val="none" w:sz="0" w:space="0" w:color="auto"/>
      </w:divBdr>
    </w:div>
    <w:div w:id="1236626561">
      <w:bodyDiv w:val="1"/>
      <w:marLeft w:val="0"/>
      <w:marRight w:val="0"/>
      <w:marTop w:val="0"/>
      <w:marBottom w:val="0"/>
      <w:divBdr>
        <w:top w:val="none" w:sz="0" w:space="0" w:color="auto"/>
        <w:left w:val="none" w:sz="0" w:space="0" w:color="auto"/>
        <w:bottom w:val="none" w:sz="0" w:space="0" w:color="auto"/>
        <w:right w:val="none" w:sz="0" w:space="0" w:color="auto"/>
      </w:divBdr>
    </w:div>
    <w:div w:id="1237279544">
      <w:bodyDiv w:val="1"/>
      <w:marLeft w:val="0"/>
      <w:marRight w:val="0"/>
      <w:marTop w:val="0"/>
      <w:marBottom w:val="0"/>
      <w:divBdr>
        <w:top w:val="none" w:sz="0" w:space="0" w:color="auto"/>
        <w:left w:val="none" w:sz="0" w:space="0" w:color="auto"/>
        <w:bottom w:val="none" w:sz="0" w:space="0" w:color="auto"/>
        <w:right w:val="none" w:sz="0" w:space="0" w:color="auto"/>
      </w:divBdr>
    </w:div>
    <w:div w:id="1237545745">
      <w:bodyDiv w:val="1"/>
      <w:marLeft w:val="0"/>
      <w:marRight w:val="0"/>
      <w:marTop w:val="0"/>
      <w:marBottom w:val="0"/>
      <w:divBdr>
        <w:top w:val="none" w:sz="0" w:space="0" w:color="auto"/>
        <w:left w:val="none" w:sz="0" w:space="0" w:color="auto"/>
        <w:bottom w:val="none" w:sz="0" w:space="0" w:color="auto"/>
        <w:right w:val="none" w:sz="0" w:space="0" w:color="auto"/>
      </w:divBdr>
    </w:div>
    <w:div w:id="1237589315">
      <w:bodyDiv w:val="1"/>
      <w:marLeft w:val="0"/>
      <w:marRight w:val="0"/>
      <w:marTop w:val="0"/>
      <w:marBottom w:val="0"/>
      <w:divBdr>
        <w:top w:val="none" w:sz="0" w:space="0" w:color="auto"/>
        <w:left w:val="none" w:sz="0" w:space="0" w:color="auto"/>
        <w:bottom w:val="none" w:sz="0" w:space="0" w:color="auto"/>
        <w:right w:val="none" w:sz="0" w:space="0" w:color="auto"/>
      </w:divBdr>
    </w:div>
    <w:div w:id="1238830241">
      <w:bodyDiv w:val="1"/>
      <w:marLeft w:val="0"/>
      <w:marRight w:val="0"/>
      <w:marTop w:val="0"/>
      <w:marBottom w:val="0"/>
      <w:divBdr>
        <w:top w:val="none" w:sz="0" w:space="0" w:color="auto"/>
        <w:left w:val="none" w:sz="0" w:space="0" w:color="auto"/>
        <w:bottom w:val="none" w:sz="0" w:space="0" w:color="auto"/>
        <w:right w:val="none" w:sz="0" w:space="0" w:color="auto"/>
      </w:divBdr>
    </w:div>
    <w:div w:id="1239250824">
      <w:bodyDiv w:val="1"/>
      <w:marLeft w:val="0"/>
      <w:marRight w:val="0"/>
      <w:marTop w:val="0"/>
      <w:marBottom w:val="0"/>
      <w:divBdr>
        <w:top w:val="none" w:sz="0" w:space="0" w:color="auto"/>
        <w:left w:val="none" w:sz="0" w:space="0" w:color="auto"/>
        <w:bottom w:val="none" w:sz="0" w:space="0" w:color="auto"/>
        <w:right w:val="none" w:sz="0" w:space="0" w:color="auto"/>
      </w:divBdr>
    </w:div>
    <w:div w:id="1240678266">
      <w:bodyDiv w:val="1"/>
      <w:marLeft w:val="0"/>
      <w:marRight w:val="0"/>
      <w:marTop w:val="0"/>
      <w:marBottom w:val="0"/>
      <w:divBdr>
        <w:top w:val="none" w:sz="0" w:space="0" w:color="auto"/>
        <w:left w:val="none" w:sz="0" w:space="0" w:color="auto"/>
        <w:bottom w:val="none" w:sz="0" w:space="0" w:color="auto"/>
        <w:right w:val="none" w:sz="0" w:space="0" w:color="auto"/>
      </w:divBdr>
    </w:div>
    <w:div w:id="1241133717">
      <w:bodyDiv w:val="1"/>
      <w:marLeft w:val="0"/>
      <w:marRight w:val="0"/>
      <w:marTop w:val="0"/>
      <w:marBottom w:val="0"/>
      <w:divBdr>
        <w:top w:val="none" w:sz="0" w:space="0" w:color="auto"/>
        <w:left w:val="none" w:sz="0" w:space="0" w:color="auto"/>
        <w:bottom w:val="none" w:sz="0" w:space="0" w:color="auto"/>
        <w:right w:val="none" w:sz="0" w:space="0" w:color="auto"/>
      </w:divBdr>
    </w:div>
    <w:div w:id="1241594540">
      <w:bodyDiv w:val="1"/>
      <w:marLeft w:val="0"/>
      <w:marRight w:val="0"/>
      <w:marTop w:val="0"/>
      <w:marBottom w:val="0"/>
      <w:divBdr>
        <w:top w:val="none" w:sz="0" w:space="0" w:color="auto"/>
        <w:left w:val="none" w:sz="0" w:space="0" w:color="auto"/>
        <w:bottom w:val="none" w:sz="0" w:space="0" w:color="auto"/>
        <w:right w:val="none" w:sz="0" w:space="0" w:color="auto"/>
      </w:divBdr>
    </w:div>
    <w:div w:id="1241870087">
      <w:bodyDiv w:val="1"/>
      <w:marLeft w:val="0"/>
      <w:marRight w:val="0"/>
      <w:marTop w:val="0"/>
      <w:marBottom w:val="0"/>
      <w:divBdr>
        <w:top w:val="none" w:sz="0" w:space="0" w:color="auto"/>
        <w:left w:val="none" w:sz="0" w:space="0" w:color="auto"/>
        <w:bottom w:val="none" w:sz="0" w:space="0" w:color="auto"/>
        <w:right w:val="none" w:sz="0" w:space="0" w:color="auto"/>
      </w:divBdr>
    </w:div>
    <w:div w:id="1243612047">
      <w:bodyDiv w:val="1"/>
      <w:marLeft w:val="0"/>
      <w:marRight w:val="0"/>
      <w:marTop w:val="0"/>
      <w:marBottom w:val="0"/>
      <w:divBdr>
        <w:top w:val="none" w:sz="0" w:space="0" w:color="auto"/>
        <w:left w:val="none" w:sz="0" w:space="0" w:color="auto"/>
        <w:bottom w:val="none" w:sz="0" w:space="0" w:color="auto"/>
        <w:right w:val="none" w:sz="0" w:space="0" w:color="auto"/>
      </w:divBdr>
    </w:div>
    <w:div w:id="1244341597">
      <w:bodyDiv w:val="1"/>
      <w:marLeft w:val="0"/>
      <w:marRight w:val="0"/>
      <w:marTop w:val="0"/>
      <w:marBottom w:val="0"/>
      <w:divBdr>
        <w:top w:val="none" w:sz="0" w:space="0" w:color="auto"/>
        <w:left w:val="none" w:sz="0" w:space="0" w:color="auto"/>
        <w:bottom w:val="none" w:sz="0" w:space="0" w:color="auto"/>
        <w:right w:val="none" w:sz="0" w:space="0" w:color="auto"/>
      </w:divBdr>
    </w:div>
    <w:div w:id="1244953749">
      <w:bodyDiv w:val="1"/>
      <w:marLeft w:val="0"/>
      <w:marRight w:val="0"/>
      <w:marTop w:val="0"/>
      <w:marBottom w:val="0"/>
      <w:divBdr>
        <w:top w:val="none" w:sz="0" w:space="0" w:color="auto"/>
        <w:left w:val="none" w:sz="0" w:space="0" w:color="auto"/>
        <w:bottom w:val="none" w:sz="0" w:space="0" w:color="auto"/>
        <w:right w:val="none" w:sz="0" w:space="0" w:color="auto"/>
      </w:divBdr>
    </w:div>
    <w:div w:id="1245846534">
      <w:bodyDiv w:val="1"/>
      <w:marLeft w:val="0"/>
      <w:marRight w:val="0"/>
      <w:marTop w:val="0"/>
      <w:marBottom w:val="0"/>
      <w:divBdr>
        <w:top w:val="none" w:sz="0" w:space="0" w:color="auto"/>
        <w:left w:val="none" w:sz="0" w:space="0" w:color="auto"/>
        <w:bottom w:val="none" w:sz="0" w:space="0" w:color="auto"/>
        <w:right w:val="none" w:sz="0" w:space="0" w:color="auto"/>
      </w:divBdr>
    </w:div>
    <w:div w:id="1246573464">
      <w:bodyDiv w:val="1"/>
      <w:marLeft w:val="0"/>
      <w:marRight w:val="0"/>
      <w:marTop w:val="0"/>
      <w:marBottom w:val="0"/>
      <w:divBdr>
        <w:top w:val="none" w:sz="0" w:space="0" w:color="auto"/>
        <w:left w:val="none" w:sz="0" w:space="0" w:color="auto"/>
        <w:bottom w:val="none" w:sz="0" w:space="0" w:color="auto"/>
        <w:right w:val="none" w:sz="0" w:space="0" w:color="auto"/>
      </w:divBdr>
    </w:div>
    <w:div w:id="1249197794">
      <w:bodyDiv w:val="1"/>
      <w:marLeft w:val="0"/>
      <w:marRight w:val="0"/>
      <w:marTop w:val="0"/>
      <w:marBottom w:val="0"/>
      <w:divBdr>
        <w:top w:val="none" w:sz="0" w:space="0" w:color="auto"/>
        <w:left w:val="none" w:sz="0" w:space="0" w:color="auto"/>
        <w:bottom w:val="none" w:sz="0" w:space="0" w:color="auto"/>
        <w:right w:val="none" w:sz="0" w:space="0" w:color="auto"/>
      </w:divBdr>
    </w:div>
    <w:div w:id="1249660534">
      <w:bodyDiv w:val="1"/>
      <w:marLeft w:val="0"/>
      <w:marRight w:val="0"/>
      <w:marTop w:val="0"/>
      <w:marBottom w:val="0"/>
      <w:divBdr>
        <w:top w:val="none" w:sz="0" w:space="0" w:color="auto"/>
        <w:left w:val="none" w:sz="0" w:space="0" w:color="auto"/>
        <w:bottom w:val="none" w:sz="0" w:space="0" w:color="auto"/>
        <w:right w:val="none" w:sz="0" w:space="0" w:color="auto"/>
      </w:divBdr>
    </w:div>
    <w:div w:id="1251239803">
      <w:bodyDiv w:val="1"/>
      <w:marLeft w:val="0"/>
      <w:marRight w:val="0"/>
      <w:marTop w:val="0"/>
      <w:marBottom w:val="0"/>
      <w:divBdr>
        <w:top w:val="none" w:sz="0" w:space="0" w:color="auto"/>
        <w:left w:val="none" w:sz="0" w:space="0" w:color="auto"/>
        <w:bottom w:val="none" w:sz="0" w:space="0" w:color="auto"/>
        <w:right w:val="none" w:sz="0" w:space="0" w:color="auto"/>
      </w:divBdr>
    </w:div>
    <w:div w:id="1251355061">
      <w:bodyDiv w:val="1"/>
      <w:marLeft w:val="0"/>
      <w:marRight w:val="0"/>
      <w:marTop w:val="0"/>
      <w:marBottom w:val="0"/>
      <w:divBdr>
        <w:top w:val="none" w:sz="0" w:space="0" w:color="auto"/>
        <w:left w:val="none" w:sz="0" w:space="0" w:color="auto"/>
        <w:bottom w:val="none" w:sz="0" w:space="0" w:color="auto"/>
        <w:right w:val="none" w:sz="0" w:space="0" w:color="auto"/>
      </w:divBdr>
    </w:div>
    <w:div w:id="1253128330">
      <w:bodyDiv w:val="1"/>
      <w:marLeft w:val="0"/>
      <w:marRight w:val="0"/>
      <w:marTop w:val="0"/>
      <w:marBottom w:val="0"/>
      <w:divBdr>
        <w:top w:val="none" w:sz="0" w:space="0" w:color="auto"/>
        <w:left w:val="none" w:sz="0" w:space="0" w:color="auto"/>
        <w:bottom w:val="none" w:sz="0" w:space="0" w:color="auto"/>
        <w:right w:val="none" w:sz="0" w:space="0" w:color="auto"/>
      </w:divBdr>
    </w:div>
    <w:div w:id="1254515515">
      <w:bodyDiv w:val="1"/>
      <w:marLeft w:val="0"/>
      <w:marRight w:val="0"/>
      <w:marTop w:val="0"/>
      <w:marBottom w:val="0"/>
      <w:divBdr>
        <w:top w:val="none" w:sz="0" w:space="0" w:color="auto"/>
        <w:left w:val="none" w:sz="0" w:space="0" w:color="auto"/>
        <w:bottom w:val="none" w:sz="0" w:space="0" w:color="auto"/>
        <w:right w:val="none" w:sz="0" w:space="0" w:color="auto"/>
      </w:divBdr>
    </w:div>
    <w:div w:id="1254894253">
      <w:bodyDiv w:val="1"/>
      <w:marLeft w:val="0"/>
      <w:marRight w:val="0"/>
      <w:marTop w:val="0"/>
      <w:marBottom w:val="0"/>
      <w:divBdr>
        <w:top w:val="none" w:sz="0" w:space="0" w:color="auto"/>
        <w:left w:val="none" w:sz="0" w:space="0" w:color="auto"/>
        <w:bottom w:val="none" w:sz="0" w:space="0" w:color="auto"/>
        <w:right w:val="none" w:sz="0" w:space="0" w:color="auto"/>
      </w:divBdr>
    </w:div>
    <w:div w:id="1255092032">
      <w:bodyDiv w:val="1"/>
      <w:marLeft w:val="0"/>
      <w:marRight w:val="0"/>
      <w:marTop w:val="0"/>
      <w:marBottom w:val="0"/>
      <w:divBdr>
        <w:top w:val="none" w:sz="0" w:space="0" w:color="auto"/>
        <w:left w:val="none" w:sz="0" w:space="0" w:color="auto"/>
        <w:bottom w:val="none" w:sz="0" w:space="0" w:color="auto"/>
        <w:right w:val="none" w:sz="0" w:space="0" w:color="auto"/>
      </w:divBdr>
    </w:div>
    <w:div w:id="1255094521">
      <w:bodyDiv w:val="1"/>
      <w:marLeft w:val="0"/>
      <w:marRight w:val="0"/>
      <w:marTop w:val="0"/>
      <w:marBottom w:val="0"/>
      <w:divBdr>
        <w:top w:val="none" w:sz="0" w:space="0" w:color="auto"/>
        <w:left w:val="none" w:sz="0" w:space="0" w:color="auto"/>
        <w:bottom w:val="none" w:sz="0" w:space="0" w:color="auto"/>
        <w:right w:val="none" w:sz="0" w:space="0" w:color="auto"/>
      </w:divBdr>
    </w:div>
    <w:div w:id="1257791907">
      <w:bodyDiv w:val="1"/>
      <w:marLeft w:val="0"/>
      <w:marRight w:val="0"/>
      <w:marTop w:val="0"/>
      <w:marBottom w:val="0"/>
      <w:divBdr>
        <w:top w:val="none" w:sz="0" w:space="0" w:color="auto"/>
        <w:left w:val="none" w:sz="0" w:space="0" w:color="auto"/>
        <w:bottom w:val="none" w:sz="0" w:space="0" w:color="auto"/>
        <w:right w:val="none" w:sz="0" w:space="0" w:color="auto"/>
      </w:divBdr>
    </w:div>
    <w:div w:id="1258439328">
      <w:bodyDiv w:val="1"/>
      <w:marLeft w:val="0"/>
      <w:marRight w:val="0"/>
      <w:marTop w:val="0"/>
      <w:marBottom w:val="0"/>
      <w:divBdr>
        <w:top w:val="none" w:sz="0" w:space="0" w:color="auto"/>
        <w:left w:val="none" w:sz="0" w:space="0" w:color="auto"/>
        <w:bottom w:val="none" w:sz="0" w:space="0" w:color="auto"/>
        <w:right w:val="none" w:sz="0" w:space="0" w:color="auto"/>
      </w:divBdr>
    </w:div>
    <w:div w:id="1258827581">
      <w:bodyDiv w:val="1"/>
      <w:marLeft w:val="0"/>
      <w:marRight w:val="0"/>
      <w:marTop w:val="0"/>
      <w:marBottom w:val="0"/>
      <w:divBdr>
        <w:top w:val="none" w:sz="0" w:space="0" w:color="auto"/>
        <w:left w:val="none" w:sz="0" w:space="0" w:color="auto"/>
        <w:bottom w:val="none" w:sz="0" w:space="0" w:color="auto"/>
        <w:right w:val="none" w:sz="0" w:space="0" w:color="auto"/>
      </w:divBdr>
    </w:div>
    <w:div w:id="1259555217">
      <w:bodyDiv w:val="1"/>
      <w:marLeft w:val="0"/>
      <w:marRight w:val="0"/>
      <w:marTop w:val="0"/>
      <w:marBottom w:val="0"/>
      <w:divBdr>
        <w:top w:val="none" w:sz="0" w:space="0" w:color="auto"/>
        <w:left w:val="none" w:sz="0" w:space="0" w:color="auto"/>
        <w:bottom w:val="none" w:sz="0" w:space="0" w:color="auto"/>
        <w:right w:val="none" w:sz="0" w:space="0" w:color="auto"/>
      </w:divBdr>
    </w:div>
    <w:div w:id="1260212442">
      <w:bodyDiv w:val="1"/>
      <w:marLeft w:val="0"/>
      <w:marRight w:val="0"/>
      <w:marTop w:val="0"/>
      <w:marBottom w:val="0"/>
      <w:divBdr>
        <w:top w:val="none" w:sz="0" w:space="0" w:color="auto"/>
        <w:left w:val="none" w:sz="0" w:space="0" w:color="auto"/>
        <w:bottom w:val="none" w:sz="0" w:space="0" w:color="auto"/>
        <w:right w:val="none" w:sz="0" w:space="0" w:color="auto"/>
      </w:divBdr>
    </w:div>
    <w:div w:id="1260917379">
      <w:bodyDiv w:val="1"/>
      <w:marLeft w:val="0"/>
      <w:marRight w:val="0"/>
      <w:marTop w:val="0"/>
      <w:marBottom w:val="0"/>
      <w:divBdr>
        <w:top w:val="none" w:sz="0" w:space="0" w:color="auto"/>
        <w:left w:val="none" w:sz="0" w:space="0" w:color="auto"/>
        <w:bottom w:val="none" w:sz="0" w:space="0" w:color="auto"/>
        <w:right w:val="none" w:sz="0" w:space="0" w:color="auto"/>
      </w:divBdr>
    </w:div>
    <w:div w:id="1261453120">
      <w:bodyDiv w:val="1"/>
      <w:marLeft w:val="0"/>
      <w:marRight w:val="0"/>
      <w:marTop w:val="0"/>
      <w:marBottom w:val="0"/>
      <w:divBdr>
        <w:top w:val="none" w:sz="0" w:space="0" w:color="auto"/>
        <w:left w:val="none" w:sz="0" w:space="0" w:color="auto"/>
        <w:bottom w:val="none" w:sz="0" w:space="0" w:color="auto"/>
        <w:right w:val="none" w:sz="0" w:space="0" w:color="auto"/>
      </w:divBdr>
    </w:div>
    <w:div w:id="1263146278">
      <w:bodyDiv w:val="1"/>
      <w:marLeft w:val="0"/>
      <w:marRight w:val="0"/>
      <w:marTop w:val="0"/>
      <w:marBottom w:val="0"/>
      <w:divBdr>
        <w:top w:val="none" w:sz="0" w:space="0" w:color="auto"/>
        <w:left w:val="none" w:sz="0" w:space="0" w:color="auto"/>
        <w:bottom w:val="none" w:sz="0" w:space="0" w:color="auto"/>
        <w:right w:val="none" w:sz="0" w:space="0" w:color="auto"/>
      </w:divBdr>
    </w:div>
    <w:div w:id="1263299049">
      <w:bodyDiv w:val="1"/>
      <w:marLeft w:val="0"/>
      <w:marRight w:val="0"/>
      <w:marTop w:val="0"/>
      <w:marBottom w:val="0"/>
      <w:divBdr>
        <w:top w:val="none" w:sz="0" w:space="0" w:color="auto"/>
        <w:left w:val="none" w:sz="0" w:space="0" w:color="auto"/>
        <w:bottom w:val="none" w:sz="0" w:space="0" w:color="auto"/>
        <w:right w:val="none" w:sz="0" w:space="0" w:color="auto"/>
      </w:divBdr>
    </w:div>
    <w:div w:id="1264260376">
      <w:bodyDiv w:val="1"/>
      <w:marLeft w:val="0"/>
      <w:marRight w:val="0"/>
      <w:marTop w:val="0"/>
      <w:marBottom w:val="0"/>
      <w:divBdr>
        <w:top w:val="none" w:sz="0" w:space="0" w:color="auto"/>
        <w:left w:val="none" w:sz="0" w:space="0" w:color="auto"/>
        <w:bottom w:val="none" w:sz="0" w:space="0" w:color="auto"/>
        <w:right w:val="none" w:sz="0" w:space="0" w:color="auto"/>
      </w:divBdr>
    </w:div>
    <w:div w:id="1264269359">
      <w:bodyDiv w:val="1"/>
      <w:marLeft w:val="0"/>
      <w:marRight w:val="0"/>
      <w:marTop w:val="0"/>
      <w:marBottom w:val="0"/>
      <w:divBdr>
        <w:top w:val="none" w:sz="0" w:space="0" w:color="auto"/>
        <w:left w:val="none" w:sz="0" w:space="0" w:color="auto"/>
        <w:bottom w:val="none" w:sz="0" w:space="0" w:color="auto"/>
        <w:right w:val="none" w:sz="0" w:space="0" w:color="auto"/>
      </w:divBdr>
    </w:div>
    <w:div w:id="1266621154">
      <w:bodyDiv w:val="1"/>
      <w:marLeft w:val="0"/>
      <w:marRight w:val="0"/>
      <w:marTop w:val="0"/>
      <w:marBottom w:val="0"/>
      <w:divBdr>
        <w:top w:val="none" w:sz="0" w:space="0" w:color="auto"/>
        <w:left w:val="none" w:sz="0" w:space="0" w:color="auto"/>
        <w:bottom w:val="none" w:sz="0" w:space="0" w:color="auto"/>
        <w:right w:val="none" w:sz="0" w:space="0" w:color="auto"/>
      </w:divBdr>
    </w:div>
    <w:div w:id="1266688800">
      <w:bodyDiv w:val="1"/>
      <w:marLeft w:val="0"/>
      <w:marRight w:val="0"/>
      <w:marTop w:val="0"/>
      <w:marBottom w:val="0"/>
      <w:divBdr>
        <w:top w:val="none" w:sz="0" w:space="0" w:color="auto"/>
        <w:left w:val="none" w:sz="0" w:space="0" w:color="auto"/>
        <w:bottom w:val="none" w:sz="0" w:space="0" w:color="auto"/>
        <w:right w:val="none" w:sz="0" w:space="0" w:color="auto"/>
      </w:divBdr>
    </w:div>
    <w:div w:id="1267156709">
      <w:bodyDiv w:val="1"/>
      <w:marLeft w:val="0"/>
      <w:marRight w:val="0"/>
      <w:marTop w:val="0"/>
      <w:marBottom w:val="0"/>
      <w:divBdr>
        <w:top w:val="none" w:sz="0" w:space="0" w:color="auto"/>
        <w:left w:val="none" w:sz="0" w:space="0" w:color="auto"/>
        <w:bottom w:val="none" w:sz="0" w:space="0" w:color="auto"/>
        <w:right w:val="none" w:sz="0" w:space="0" w:color="auto"/>
      </w:divBdr>
    </w:div>
    <w:div w:id="1267423956">
      <w:bodyDiv w:val="1"/>
      <w:marLeft w:val="0"/>
      <w:marRight w:val="0"/>
      <w:marTop w:val="0"/>
      <w:marBottom w:val="0"/>
      <w:divBdr>
        <w:top w:val="none" w:sz="0" w:space="0" w:color="auto"/>
        <w:left w:val="none" w:sz="0" w:space="0" w:color="auto"/>
        <w:bottom w:val="none" w:sz="0" w:space="0" w:color="auto"/>
        <w:right w:val="none" w:sz="0" w:space="0" w:color="auto"/>
      </w:divBdr>
    </w:div>
    <w:div w:id="1267543532">
      <w:bodyDiv w:val="1"/>
      <w:marLeft w:val="0"/>
      <w:marRight w:val="0"/>
      <w:marTop w:val="0"/>
      <w:marBottom w:val="0"/>
      <w:divBdr>
        <w:top w:val="none" w:sz="0" w:space="0" w:color="auto"/>
        <w:left w:val="none" w:sz="0" w:space="0" w:color="auto"/>
        <w:bottom w:val="none" w:sz="0" w:space="0" w:color="auto"/>
        <w:right w:val="none" w:sz="0" w:space="0" w:color="auto"/>
      </w:divBdr>
    </w:div>
    <w:div w:id="1268346264">
      <w:bodyDiv w:val="1"/>
      <w:marLeft w:val="0"/>
      <w:marRight w:val="0"/>
      <w:marTop w:val="0"/>
      <w:marBottom w:val="0"/>
      <w:divBdr>
        <w:top w:val="none" w:sz="0" w:space="0" w:color="auto"/>
        <w:left w:val="none" w:sz="0" w:space="0" w:color="auto"/>
        <w:bottom w:val="none" w:sz="0" w:space="0" w:color="auto"/>
        <w:right w:val="none" w:sz="0" w:space="0" w:color="auto"/>
      </w:divBdr>
    </w:div>
    <w:div w:id="1268848723">
      <w:bodyDiv w:val="1"/>
      <w:marLeft w:val="0"/>
      <w:marRight w:val="0"/>
      <w:marTop w:val="0"/>
      <w:marBottom w:val="0"/>
      <w:divBdr>
        <w:top w:val="none" w:sz="0" w:space="0" w:color="auto"/>
        <w:left w:val="none" w:sz="0" w:space="0" w:color="auto"/>
        <w:bottom w:val="none" w:sz="0" w:space="0" w:color="auto"/>
        <w:right w:val="none" w:sz="0" w:space="0" w:color="auto"/>
      </w:divBdr>
    </w:div>
    <w:div w:id="1269393698">
      <w:bodyDiv w:val="1"/>
      <w:marLeft w:val="0"/>
      <w:marRight w:val="0"/>
      <w:marTop w:val="0"/>
      <w:marBottom w:val="0"/>
      <w:divBdr>
        <w:top w:val="none" w:sz="0" w:space="0" w:color="auto"/>
        <w:left w:val="none" w:sz="0" w:space="0" w:color="auto"/>
        <w:bottom w:val="none" w:sz="0" w:space="0" w:color="auto"/>
        <w:right w:val="none" w:sz="0" w:space="0" w:color="auto"/>
      </w:divBdr>
    </w:div>
    <w:div w:id="1270773610">
      <w:bodyDiv w:val="1"/>
      <w:marLeft w:val="0"/>
      <w:marRight w:val="0"/>
      <w:marTop w:val="0"/>
      <w:marBottom w:val="0"/>
      <w:divBdr>
        <w:top w:val="none" w:sz="0" w:space="0" w:color="auto"/>
        <w:left w:val="none" w:sz="0" w:space="0" w:color="auto"/>
        <w:bottom w:val="none" w:sz="0" w:space="0" w:color="auto"/>
        <w:right w:val="none" w:sz="0" w:space="0" w:color="auto"/>
      </w:divBdr>
    </w:div>
    <w:div w:id="1271472614">
      <w:bodyDiv w:val="1"/>
      <w:marLeft w:val="0"/>
      <w:marRight w:val="0"/>
      <w:marTop w:val="0"/>
      <w:marBottom w:val="0"/>
      <w:divBdr>
        <w:top w:val="none" w:sz="0" w:space="0" w:color="auto"/>
        <w:left w:val="none" w:sz="0" w:space="0" w:color="auto"/>
        <w:bottom w:val="none" w:sz="0" w:space="0" w:color="auto"/>
        <w:right w:val="none" w:sz="0" w:space="0" w:color="auto"/>
      </w:divBdr>
    </w:div>
    <w:div w:id="1272132755">
      <w:bodyDiv w:val="1"/>
      <w:marLeft w:val="0"/>
      <w:marRight w:val="0"/>
      <w:marTop w:val="0"/>
      <w:marBottom w:val="0"/>
      <w:divBdr>
        <w:top w:val="none" w:sz="0" w:space="0" w:color="auto"/>
        <w:left w:val="none" w:sz="0" w:space="0" w:color="auto"/>
        <w:bottom w:val="none" w:sz="0" w:space="0" w:color="auto"/>
        <w:right w:val="none" w:sz="0" w:space="0" w:color="auto"/>
      </w:divBdr>
    </w:div>
    <w:div w:id="1273972933">
      <w:bodyDiv w:val="1"/>
      <w:marLeft w:val="0"/>
      <w:marRight w:val="0"/>
      <w:marTop w:val="0"/>
      <w:marBottom w:val="0"/>
      <w:divBdr>
        <w:top w:val="none" w:sz="0" w:space="0" w:color="auto"/>
        <w:left w:val="none" w:sz="0" w:space="0" w:color="auto"/>
        <w:bottom w:val="none" w:sz="0" w:space="0" w:color="auto"/>
        <w:right w:val="none" w:sz="0" w:space="0" w:color="auto"/>
      </w:divBdr>
    </w:div>
    <w:div w:id="1277129871">
      <w:bodyDiv w:val="1"/>
      <w:marLeft w:val="0"/>
      <w:marRight w:val="0"/>
      <w:marTop w:val="0"/>
      <w:marBottom w:val="0"/>
      <w:divBdr>
        <w:top w:val="none" w:sz="0" w:space="0" w:color="auto"/>
        <w:left w:val="none" w:sz="0" w:space="0" w:color="auto"/>
        <w:bottom w:val="none" w:sz="0" w:space="0" w:color="auto"/>
        <w:right w:val="none" w:sz="0" w:space="0" w:color="auto"/>
      </w:divBdr>
    </w:div>
    <w:div w:id="1277560253">
      <w:bodyDiv w:val="1"/>
      <w:marLeft w:val="0"/>
      <w:marRight w:val="0"/>
      <w:marTop w:val="0"/>
      <w:marBottom w:val="0"/>
      <w:divBdr>
        <w:top w:val="none" w:sz="0" w:space="0" w:color="auto"/>
        <w:left w:val="none" w:sz="0" w:space="0" w:color="auto"/>
        <w:bottom w:val="none" w:sz="0" w:space="0" w:color="auto"/>
        <w:right w:val="none" w:sz="0" w:space="0" w:color="auto"/>
      </w:divBdr>
    </w:div>
    <w:div w:id="1279605146">
      <w:bodyDiv w:val="1"/>
      <w:marLeft w:val="0"/>
      <w:marRight w:val="0"/>
      <w:marTop w:val="0"/>
      <w:marBottom w:val="0"/>
      <w:divBdr>
        <w:top w:val="none" w:sz="0" w:space="0" w:color="auto"/>
        <w:left w:val="none" w:sz="0" w:space="0" w:color="auto"/>
        <w:bottom w:val="none" w:sz="0" w:space="0" w:color="auto"/>
        <w:right w:val="none" w:sz="0" w:space="0" w:color="auto"/>
      </w:divBdr>
    </w:div>
    <w:div w:id="1280526021">
      <w:bodyDiv w:val="1"/>
      <w:marLeft w:val="0"/>
      <w:marRight w:val="0"/>
      <w:marTop w:val="0"/>
      <w:marBottom w:val="0"/>
      <w:divBdr>
        <w:top w:val="none" w:sz="0" w:space="0" w:color="auto"/>
        <w:left w:val="none" w:sz="0" w:space="0" w:color="auto"/>
        <w:bottom w:val="none" w:sz="0" w:space="0" w:color="auto"/>
        <w:right w:val="none" w:sz="0" w:space="0" w:color="auto"/>
      </w:divBdr>
    </w:div>
    <w:div w:id="1280642071">
      <w:bodyDiv w:val="1"/>
      <w:marLeft w:val="0"/>
      <w:marRight w:val="0"/>
      <w:marTop w:val="0"/>
      <w:marBottom w:val="0"/>
      <w:divBdr>
        <w:top w:val="none" w:sz="0" w:space="0" w:color="auto"/>
        <w:left w:val="none" w:sz="0" w:space="0" w:color="auto"/>
        <w:bottom w:val="none" w:sz="0" w:space="0" w:color="auto"/>
        <w:right w:val="none" w:sz="0" w:space="0" w:color="auto"/>
      </w:divBdr>
    </w:div>
    <w:div w:id="1280647172">
      <w:bodyDiv w:val="1"/>
      <w:marLeft w:val="0"/>
      <w:marRight w:val="0"/>
      <w:marTop w:val="0"/>
      <w:marBottom w:val="0"/>
      <w:divBdr>
        <w:top w:val="none" w:sz="0" w:space="0" w:color="auto"/>
        <w:left w:val="none" w:sz="0" w:space="0" w:color="auto"/>
        <w:bottom w:val="none" w:sz="0" w:space="0" w:color="auto"/>
        <w:right w:val="none" w:sz="0" w:space="0" w:color="auto"/>
      </w:divBdr>
    </w:div>
    <w:div w:id="1283416704">
      <w:bodyDiv w:val="1"/>
      <w:marLeft w:val="0"/>
      <w:marRight w:val="0"/>
      <w:marTop w:val="0"/>
      <w:marBottom w:val="0"/>
      <w:divBdr>
        <w:top w:val="none" w:sz="0" w:space="0" w:color="auto"/>
        <w:left w:val="none" w:sz="0" w:space="0" w:color="auto"/>
        <w:bottom w:val="none" w:sz="0" w:space="0" w:color="auto"/>
        <w:right w:val="none" w:sz="0" w:space="0" w:color="auto"/>
      </w:divBdr>
    </w:div>
    <w:div w:id="1283851209">
      <w:bodyDiv w:val="1"/>
      <w:marLeft w:val="0"/>
      <w:marRight w:val="0"/>
      <w:marTop w:val="0"/>
      <w:marBottom w:val="0"/>
      <w:divBdr>
        <w:top w:val="none" w:sz="0" w:space="0" w:color="auto"/>
        <w:left w:val="none" w:sz="0" w:space="0" w:color="auto"/>
        <w:bottom w:val="none" w:sz="0" w:space="0" w:color="auto"/>
        <w:right w:val="none" w:sz="0" w:space="0" w:color="auto"/>
      </w:divBdr>
    </w:div>
    <w:div w:id="1284456057">
      <w:bodyDiv w:val="1"/>
      <w:marLeft w:val="0"/>
      <w:marRight w:val="0"/>
      <w:marTop w:val="0"/>
      <w:marBottom w:val="0"/>
      <w:divBdr>
        <w:top w:val="none" w:sz="0" w:space="0" w:color="auto"/>
        <w:left w:val="none" w:sz="0" w:space="0" w:color="auto"/>
        <w:bottom w:val="none" w:sz="0" w:space="0" w:color="auto"/>
        <w:right w:val="none" w:sz="0" w:space="0" w:color="auto"/>
      </w:divBdr>
    </w:div>
    <w:div w:id="1287391368">
      <w:bodyDiv w:val="1"/>
      <w:marLeft w:val="0"/>
      <w:marRight w:val="0"/>
      <w:marTop w:val="0"/>
      <w:marBottom w:val="0"/>
      <w:divBdr>
        <w:top w:val="none" w:sz="0" w:space="0" w:color="auto"/>
        <w:left w:val="none" w:sz="0" w:space="0" w:color="auto"/>
        <w:bottom w:val="none" w:sz="0" w:space="0" w:color="auto"/>
        <w:right w:val="none" w:sz="0" w:space="0" w:color="auto"/>
      </w:divBdr>
    </w:div>
    <w:div w:id="1287468153">
      <w:bodyDiv w:val="1"/>
      <w:marLeft w:val="0"/>
      <w:marRight w:val="0"/>
      <w:marTop w:val="0"/>
      <w:marBottom w:val="0"/>
      <w:divBdr>
        <w:top w:val="none" w:sz="0" w:space="0" w:color="auto"/>
        <w:left w:val="none" w:sz="0" w:space="0" w:color="auto"/>
        <w:bottom w:val="none" w:sz="0" w:space="0" w:color="auto"/>
        <w:right w:val="none" w:sz="0" w:space="0" w:color="auto"/>
      </w:divBdr>
    </w:div>
    <w:div w:id="1288776444">
      <w:bodyDiv w:val="1"/>
      <w:marLeft w:val="0"/>
      <w:marRight w:val="0"/>
      <w:marTop w:val="0"/>
      <w:marBottom w:val="0"/>
      <w:divBdr>
        <w:top w:val="none" w:sz="0" w:space="0" w:color="auto"/>
        <w:left w:val="none" w:sz="0" w:space="0" w:color="auto"/>
        <w:bottom w:val="none" w:sz="0" w:space="0" w:color="auto"/>
        <w:right w:val="none" w:sz="0" w:space="0" w:color="auto"/>
      </w:divBdr>
    </w:div>
    <w:div w:id="1288777944">
      <w:bodyDiv w:val="1"/>
      <w:marLeft w:val="0"/>
      <w:marRight w:val="0"/>
      <w:marTop w:val="0"/>
      <w:marBottom w:val="0"/>
      <w:divBdr>
        <w:top w:val="none" w:sz="0" w:space="0" w:color="auto"/>
        <w:left w:val="none" w:sz="0" w:space="0" w:color="auto"/>
        <w:bottom w:val="none" w:sz="0" w:space="0" w:color="auto"/>
        <w:right w:val="none" w:sz="0" w:space="0" w:color="auto"/>
      </w:divBdr>
    </w:div>
    <w:div w:id="1289356835">
      <w:bodyDiv w:val="1"/>
      <w:marLeft w:val="0"/>
      <w:marRight w:val="0"/>
      <w:marTop w:val="0"/>
      <w:marBottom w:val="0"/>
      <w:divBdr>
        <w:top w:val="none" w:sz="0" w:space="0" w:color="auto"/>
        <w:left w:val="none" w:sz="0" w:space="0" w:color="auto"/>
        <w:bottom w:val="none" w:sz="0" w:space="0" w:color="auto"/>
        <w:right w:val="none" w:sz="0" w:space="0" w:color="auto"/>
      </w:divBdr>
    </w:div>
    <w:div w:id="1289891640">
      <w:bodyDiv w:val="1"/>
      <w:marLeft w:val="0"/>
      <w:marRight w:val="0"/>
      <w:marTop w:val="0"/>
      <w:marBottom w:val="0"/>
      <w:divBdr>
        <w:top w:val="none" w:sz="0" w:space="0" w:color="auto"/>
        <w:left w:val="none" w:sz="0" w:space="0" w:color="auto"/>
        <w:bottom w:val="none" w:sz="0" w:space="0" w:color="auto"/>
        <w:right w:val="none" w:sz="0" w:space="0" w:color="auto"/>
      </w:divBdr>
    </w:div>
    <w:div w:id="1290041607">
      <w:bodyDiv w:val="1"/>
      <w:marLeft w:val="0"/>
      <w:marRight w:val="0"/>
      <w:marTop w:val="0"/>
      <w:marBottom w:val="0"/>
      <w:divBdr>
        <w:top w:val="none" w:sz="0" w:space="0" w:color="auto"/>
        <w:left w:val="none" w:sz="0" w:space="0" w:color="auto"/>
        <w:bottom w:val="none" w:sz="0" w:space="0" w:color="auto"/>
        <w:right w:val="none" w:sz="0" w:space="0" w:color="auto"/>
      </w:divBdr>
    </w:div>
    <w:div w:id="1291017623">
      <w:bodyDiv w:val="1"/>
      <w:marLeft w:val="0"/>
      <w:marRight w:val="0"/>
      <w:marTop w:val="0"/>
      <w:marBottom w:val="0"/>
      <w:divBdr>
        <w:top w:val="none" w:sz="0" w:space="0" w:color="auto"/>
        <w:left w:val="none" w:sz="0" w:space="0" w:color="auto"/>
        <w:bottom w:val="none" w:sz="0" w:space="0" w:color="auto"/>
        <w:right w:val="none" w:sz="0" w:space="0" w:color="auto"/>
      </w:divBdr>
    </w:div>
    <w:div w:id="1291983802">
      <w:bodyDiv w:val="1"/>
      <w:marLeft w:val="0"/>
      <w:marRight w:val="0"/>
      <w:marTop w:val="0"/>
      <w:marBottom w:val="0"/>
      <w:divBdr>
        <w:top w:val="none" w:sz="0" w:space="0" w:color="auto"/>
        <w:left w:val="none" w:sz="0" w:space="0" w:color="auto"/>
        <w:bottom w:val="none" w:sz="0" w:space="0" w:color="auto"/>
        <w:right w:val="none" w:sz="0" w:space="0" w:color="auto"/>
      </w:divBdr>
    </w:div>
    <w:div w:id="1293289174">
      <w:bodyDiv w:val="1"/>
      <w:marLeft w:val="0"/>
      <w:marRight w:val="0"/>
      <w:marTop w:val="0"/>
      <w:marBottom w:val="0"/>
      <w:divBdr>
        <w:top w:val="none" w:sz="0" w:space="0" w:color="auto"/>
        <w:left w:val="none" w:sz="0" w:space="0" w:color="auto"/>
        <w:bottom w:val="none" w:sz="0" w:space="0" w:color="auto"/>
        <w:right w:val="none" w:sz="0" w:space="0" w:color="auto"/>
      </w:divBdr>
    </w:div>
    <w:div w:id="1293634114">
      <w:bodyDiv w:val="1"/>
      <w:marLeft w:val="0"/>
      <w:marRight w:val="0"/>
      <w:marTop w:val="0"/>
      <w:marBottom w:val="0"/>
      <w:divBdr>
        <w:top w:val="none" w:sz="0" w:space="0" w:color="auto"/>
        <w:left w:val="none" w:sz="0" w:space="0" w:color="auto"/>
        <w:bottom w:val="none" w:sz="0" w:space="0" w:color="auto"/>
        <w:right w:val="none" w:sz="0" w:space="0" w:color="auto"/>
      </w:divBdr>
    </w:div>
    <w:div w:id="1293638641">
      <w:bodyDiv w:val="1"/>
      <w:marLeft w:val="0"/>
      <w:marRight w:val="0"/>
      <w:marTop w:val="0"/>
      <w:marBottom w:val="0"/>
      <w:divBdr>
        <w:top w:val="none" w:sz="0" w:space="0" w:color="auto"/>
        <w:left w:val="none" w:sz="0" w:space="0" w:color="auto"/>
        <w:bottom w:val="none" w:sz="0" w:space="0" w:color="auto"/>
        <w:right w:val="none" w:sz="0" w:space="0" w:color="auto"/>
      </w:divBdr>
    </w:div>
    <w:div w:id="1294023854">
      <w:bodyDiv w:val="1"/>
      <w:marLeft w:val="0"/>
      <w:marRight w:val="0"/>
      <w:marTop w:val="0"/>
      <w:marBottom w:val="0"/>
      <w:divBdr>
        <w:top w:val="none" w:sz="0" w:space="0" w:color="auto"/>
        <w:left w:val="none" w:sz="0" w:space="0" w:color="auto"/>
        <w:bottom w:val="none" w:sz="0" w:space="0" w:color="auto"/>
        <w:right w:val="none" w:sz="0" w:space="0" w:color="auto"/>
      </w:divBdr>
    </w:div>
    <w:div w:id="1294478498">
      <w:bodyDiv w:val="1"/>
      <w:marLeft w:val="0"/>
      <w:marRight w:val="0"/>
      <w:marTop w:val="0"/>
      <w:marBottom w:val="0"/>
      <w:divBdr>
        <w:top w:val="none" w:sz="0" w:space="0" w:color="auto"/>
        <w:left w:val="none" w:sz="0" w:space="0" w:color="auto"/>
        <w:bottom w:val="none" w:sz="0" w:space="0" w:color="auto"/>
        <w:right w:val="none" w:sz="0" w:space="0" w:color="auto"/>
      </w:divBdr>
    </w:div>
    <w:div w:id="1294868683">
      <w:bodyDiv w:val="1"/>
      <w:marLeft w:val="0"/>
      <w:marRight w:val="0"/>
      <w:marTop w:val="0"/>
      <w:marBottom w:val="0"/>
      <w:divBdr>
        <w:top w:val="none" w:sz="0" w:space="0" w:color="auto"/>
        <w:left w:val="none" w:sz="0" w:space="0" w:color="auto"/>
        <w:bottom w:val="none" w:sz="0" w:space="0" w:color="auto"/>
        <w:right w:val="none" w:sz="0" w:space="0" w:color="auto"/>
      </w:divBdr>
    </w:div>
    <w:div w:id="1295064563">
      <w:bodyDiv w:val="1"/>
      <w:marLeft w:val="0"/>
      <w:marRight w:val="0"/>
      <w:marTop w:val="0"/>
      <w:marBottom w:val="0"/>
      <w:divBdr>
        <w:top w:val="none" w:sz="0" w:space="0" w:color="auto"/>
        <w:left w:val="none" w:sz="0" w:space="0" w:color="auto"/>
        <w:bottom w:val="none" w:sz="0" w:space="0" w:color="auto"/>
        <w:right w:val="none" w:sz="0" w:space="0" w:color="auto"/>
      </w:divBdr>
    </w:div>
    <w:div w:id="1295717297">
      <w:bodyDiv w:val="1"/>
      <w:marLeft w:val="0"/>
      <w:marRight w:val="0"/>
      <w:marTop w:val="0"/>
      <w:marBottom w:val="0"/>
      <w:divBdr>
        <w:top w:val="none" w:sz="0" w:space="0" w:color="auto"/>
        <w:left w:val="none" w:sz="0" w:space="0" w:color="auto"/>
        <w:bottom w:val="none" w:sz="0" w:space="0" w:color="auto"/>
        <w:right w:val="none" w:sz="0" w:space="0" w:color="auto"/>
      </w:divBdr>
    </w:div>
    <w:div w:id="1296331310">
      <w:bodyDiv w:val="1"/>
      <w:marLeft w:val="0"/>
      <w:marRight w:val="0"/>
      <w:marTop w:val="0"/>
      <w:marBottom w:val="0"/>
      <w:divBdr>
        <w:top w:val="none" w:sz="0" w:space="0" w:color="auto"/>
        <w:left w:val="none" w:sz="0" w:space="0" w:color="auto"/>
        <w:bottom w:val="none" w:sz="0" w:space="0" w:color="auto"/>
        <w:right w:val="none" w:sz="0" w:space="0" w:color="auto"/>
      </w:divBdr>
    </w:div>
    <w:div w:id="1296518945">
      <w:bodyDiv w:val="1"/>
      <w:marLeft w:val="0"/>
      <w:marRight w:val="0"/>
      <w:marTop w:val="0"/>
      <w:marBottom w:val="0"/>
      <w:divBdr>
        <w:top w:val="none" w:sz="0" w:space="0" w:color="auto"/>
        <w:left w:val="none" w:sz="0" w:space="0" w:color="auto"/>
        <w:bottom w:val="none" w:sz="0" w:space="0" w:color="auto"/>
        <w:right w:val="none" w:sz="0" w:space="0" w:color="auto"/>
      </w:divBdr>
    </w:div>
    <w:div w:id="1296527014">
      <w:bodyDiv w:val="1"/>
      <w:marLeft w:val="0"/>
      <w:marRight w:val="0"/>
      <w:marTop w:val="0"/>
      <w:marBottom w:val="0"/>
      <w:divBdr>
        <w:top w:val="none" w:sz="0" w:space="0" w:color="auto"/>
        <w:left w:val="none" w:sz="0" w:space="0" w:color="auto"/>
        <w:bottom w:val="none" w:sz="0" w:space="0" w:color="auto"/>
        <w:right w:val="none" w:sz="0" w:space="0" w:color="auto"/>
      </w:divBdr>
    </w:div>
    <w:div w:id="1296645804">
      <w:bodyDiv w:val="1"/>
      <w:marLeft w:val="0"/>
      <w:marRight w:val="0"/>
      <w:marTop w:val="0"/>
      <w:marBottom w:val="0"/>
      <w:divBdr>
        <w:top w:val="none" w:sz="0" w:space="0" w:color="auto"/>
        <w:left w:val="none" w:sz="0" w:space="0" w:color="auto"/>
        <w:bottom w:val="none" w:sz="0" w:space="0" w:color="auto"/>
        <w:right w:val="none" w:sz="0" w:space="0" w:color="auto"/>
      </w:divBdr>
    </w:div>
    <w:div w:id="1296987371">
      <w:bodyDiv w:val="1"/>
      <w:marLeft w:val="0"/>
      <w:marRight w:val="0"/>
      <w:marTop w:val="0"/>
      <w:marBottom w:val="0"/>
      <w:divBdr>
        <w:top w:val="none" w:sz="0" w:space="0" w:color="auto"/>
        <w:left w:val="none" w:sz="0" w:space="0" w:color="auto"/>
        <w:bottom w:val="none" w:sz="0" w:space="0" w:color="auto"/>
        <w:right w:val="none" w:sz="0" w:space="0" w:color="auto"/>
      </w:divBdr>
    </w:div>
    <w:div w:id="1297174684">
      <w:bodyDiv w:val="1"/>
      <w:marLeft w:val="0"/>
      <w:marRight w:val="0"/>
      <w:marTop w:val="0"/>
      <w:marBottom w:val="0"/>
      <w:divBdr>
        <w:top w:val="none" w:sz="0" w:space="0" w:color="auto"/>
        <w:left w:val="none" w:sz="0" w:space="0" w:color="auto"/>
        <w:bottom w:val="none" w:sz="0" w:space="0" w:color="auto"/>
        <w:right w:val="none" w:sz="0" w:space="0" w:color="auto"/>
      </w:divBdr>
    </w:div>
    <w:div w:id="1297445351">
      <w:bodyDiv w:val="1"/>
      <w:marLeft w:val="0"/>
      <w:marRight w:val="0"/>
      <w:marTop w:val="0"/>
      <w:marBottom w:val="0"/>
      <w:divBdr>
        <w:top w:val="none" w:sz="0" w:space="0" w:color="auto"/>
        <w:left w:val="none" w:sz="0" w:space="0" w:color="auto"/>
        <w:bottom w:val="none" w:sz="0" w:space="0" w:color="auto"/>
        <w:right w:val="none" w:sz="0" w:space="0" w:color="auto"/>
      </w:divBdr>
    </w:div>
    <w:div w:id="1299413112">
      <w:bodyDiv w:val="1"/>
      <w:marLeft w:val="0"/>
      <w:marRight w:val="0"/>
      <w:marTop w:val="0"/>
      <w:marBottom w:val="0"/>
      <w:divBdr>
        <w:top w:val="none" w:sz="0" w:space="0" w:color="auto"/>
        <w:left w:val="none" w:sz="0" w:space="0" w:color="auto"/>
        <w:bottom w:val="none" w:sz="0" w:space="0" w:color="auto"/>
        <w:right w:val="none" w:sz="0" w:space="0" w:color="auto"/>
      </w:divBdr>
    </w:div>
    <w:div w:id="1299453622">
      <w:bodyDiv w:val="1"/>
      <w:marLeft w:val="0"/>
      <w:marRight w:val="0"/>
      <w:marTop w:val="0"/>
      <w:marBottom w:val="0"/>
      <w:divBdr>
        <w:top w:val="none" w:sz="0" w:space="0" w:color="auto"/>
        <w:left w:val="none" w:sz="0" w:space="0" w:color="auto"/>
        <w:bottom w:val="none" w:sz="0" w:space="0" w:color="auto"/>
        <w:right w:val="none" w:sz="0" w:space="0" w:color="auto"/>
      </w:divBdr>
    </w:div>
    <w:div w:id="1299526966">
      <w:bodyDiv w:val="1"/>
      <w:marLeft w:val="0"/>
      <w:marRight w:val="0"/>
      <w:marTop w:val="0"/>
      <w:marBottom w:val="0"/>
      <w:divBdr>
        <w:top w:val="none" w:sz="0" w:space="0" w:color="auto"/>
        <w:left w:val="none" w:sz="0" w:space="0" w:color="auto"/>
        <w:bottom w:val="none" w:sz="0" w:space="0" w:color="auto"/>
        <w:right w:val="none" w:sz="0" w:space="0" w:color="auto"/>
      </w:divBdr>
    </w:div>
    <w:div w:id="1300569696">
      <w:bodyDiv w:val="1"/>
      <w:marLeft w:val="0"/>
      <w:marRight w:val="0"/>
      <w:marTop w:val="0"/>
      <w:marBottom w:val="0"/>
      <w:divBdr>
        <w:top w:val="none" w:sz="0" w:space="0" w:color="auto"/>
        <w:left w:val="none" w:sz="0" w:space="0" w:color="auto"/>
        <w:bottom w:val="none" w:sz="0" w:space="0" w:color="auto"/>
        <w:right w:val="none" w:sz="0" w:space="0" w:color="auto"/>
      </w:divBdr>
    </w:div>
    <w:div w:id="1300764915">
      <w:bodyDiv w:val="1"/>
      <w:marLeft w:val="0"/>
      <w:marRight w:val="0"/>
      <w:marTop w:val="0"/>
      <w:marBottom w:val="0"/>
      <w:divBdr>
        <w:top w:val="none" w:sz="0" w:space="0" w:color="auto"/>
        <w:left w:val="none" w:sz="0" w:space="0" w:color="auto"/>
        <w:bottom w:val="none" w:sz="0" w:space="0" w:color="auto"/>
        <w:right w:val="none" w:sz="0" w:space="0" w:color="auto"/>
      </w:divBdr>
    </w:div>
    <w:div w:id="1301811069">
      <w:bodyDiv w:val="1"/>
      <w:marLeft w:val="0"/>
      <w:marRight w:val="0"/>
      <w:marTop w:val="0"/>
      <w:marBottom w:val="0"/>
      <w:divBdr>
        <w:top w:val="none" w:sz="0" w:space="0" w:color="auto"/>
        <w:left w:val="none" w:sz="0" w:space="0" w:color="auto"/>
        <w:bottom w:val="none" w:sz="0" w:space="0" w:color="auto"/>
        <w:right w:val="none" w:sz="0" w:space="0" w:color="auto"/>
      </w:divBdr>
    </w:div>
    <w:div w:id="1301955358">
      <w:bodyDiv w:val="1"/>
      <w:marLeft w:val="0"/>
      <w:marRight w:val="0"/>
      <w:marTop w:val="0"/>
      <w:marBottom w:val="0"/>
      <w:divBdr>
        <w:top w:val="none" w:sz="0" w:space="0" w:color="auto"/>
        <w:left w:val="none" w:sz="0" w:space="0" w:color="auto"/>
        <w:bottom w:val="none" w:sz="0" w:space="0" w:color="auto"/>
        <w:right w:val="none" w:sz="0" w:space="0" w:color="auto"/>
      </w:divBdr>
    </w:div>
    <w:div w:id="1302880608">
      <w:bodyDiv w:val="1"/>
      <w:marLeft w:val="0"/>
      <w:marRight w:val="0"/>
      <w:marTop w:val="0"/>
      <w:marBottom w:val="0"/>
      <w:divBdr>
        <w:top w:val="none" w:sz="0" w:space="0" w:color="auto"/>
        <w:left w:val="none" w:sz="0" w:space="0" w:color="auto"/>
        <w:bottom w:val="none" w:sz="0" w:space="0" w:color="auto"/>
        <w:right w:val="none" w:sz="0" w:space="0" w:color="auto"/>
      </w:divBdr>
    </w:div>
    <w:div w:id="1304235265">
      <w:bodyDiv w:val="1"/>
      <w:marLeft w:val="0"/>
      <w:marRight w:val="0"/>
      <w:marTop w:val="0"/>
      <w:marBottom w:val="0"/>
      <w:divBdr>
        <w:top w:val="none" w:sz="0" w:space="0" w:color="auto"/>
        <w:left w:val="none" w:sz="0" w:space="0" w:color="auto"/>
        <w:bottom w:val="none" w:sz="0" w:space="0" w:color="auto"/>
        <w:right w:val="none" w:sz="0" w:space="0" w:color="auto"/>
      </w:divBdr>
    </w:div>
    <w:div w:id="1304627506">
      <w:bodyDiv w:val="1"/>
      <w:marLeft w:val="0"/>
      <w:marRight w:val="0"/>
      <w:marTop w:val="0"/>
      <w:marBottom w:val="0"/>
      <w:divBdr>
        <w:top w:val="none" w:sz="0" w:space="0" w:color="auto"/>
        <w:left w:val="none" w:sz="0" w:space="0" w:color="auto"/>
        <w:bottom w:val="none" w:sz="0" w:space="0" w:color="auto"/>
        <w:right w:val="none" w:sz="0" w:space="0" w:color="auto"/>
      </w:divBdr>
    </w:div>
    <w:div w:id="1306198266">
      <w:bodyDiv w:val="1"/>
      <w:marLeft w:val="0"/>
      <w:marRight w:val="0"/>
      <w:marTop w:val="0"/>
      <w:marBottom w:val="0"/>
      <w:divBdr>
        <w:top w:val="none" w:sz="0" w:space="0" w:color="auto"/>
        <w:left w:val="none" w:sz="0" w:space="0" w:color="auto"/>
        <w:bottom w:val="none" w:sz="0" w:space="0" w:color="auto"/>
        <w:right w:val="none" w:sz="0" w:space="0" w:color="auto"/>
      </w:divBdr>
    </w:div>
    <w:div w:id="1306740407">
      <w:bodyDiv w:val="1"/>
      <w:marLeft w:val="0"/>
      <w:marRight w:val="0"/>
      <w:marTop w:val="0"/>
      <w:marBottom w:val="0"/>
      <w:divBdr>
        <w:top w:val="none" w:sz="0" w:space="0" w:color="auto"/>
        <w:left w:val="none" w:sz="0" w:space="0" w:color="auto"/>
        <w:bottom w:val="none" w:sz="0" w:space="0" w:color="auto"/>
        <w:right w:val="none" w:sz="0" w:space="0" w:color="auto"/>
      </w:divBdr>
    </w:div>
    <w:div w:id="1308321236">
      <w:bodyDiv w:val="1"/>
      <w:marLeft w:val="0"/>
      <w:marRight w:val="0"/>
      <w:marTop w:val="0"/>
      <w:marBottom w:val="0"/>
      <w:divBdr>
        <w:top w:val="none" w:sz="0" w:space="0" w:color="auto"/>
        <w:left w:val="none" w:sz="0" w:space="0" w:color="auto"/>
        <w:bottom w:val="none" w:sz="0" w:space="0" w:color="auto"/>
        <w:right w:val="none" w:sz="0" w:space="0" w:color="auto"/>
      </w:divBdr>
    </w:div>
    <w:div w:id="1308433690">
      <w:bodyDiv w:val="1"/>
      <w:marLeft w:val="0"/>
      <w:marRight w:val="0"/>
      <w:marTop w:val="0"/>
      <w:marBottom w:val="0"/>
      <w:divBdr>
        <w:top w:val="none" w:sz="0" w:space="0" w:color="auto"/>
        <w:left w:val="none" w:sz="0" w:space="0" w:color="auto"/>
        <w:bottom w:val="none" w:sz="0" w:space="0" w:color="auto"/>
        <w:right w:val="none" w:sz="0" w:space="0" w:color="auto"/>
      </w:divBdr>
    </w:div>
    <w:div w:id="1308701231">
      <w:bodyDiv w:val="1"/>
      <w:marLeft w:val="0"/>
      <w:marRight w:val="0"/>
      <w:marTop w:val="0"/>
      <w:marBottom w:val="0"/>
      <w:divBdr>
        <w:top w:val="none" w:sz="0" w:space="0" w:color="auto"/>
        <w:left w:val="none" w:sz="0" w:space="0" w:color="auto"/>
        <w:bottom w:val="none" w:sz="0" w:space="0" w:color="auto"/>
        <w:right w:val="none" w:sz="0" w:space="0" w:color="auto"/>
      </w:divBdr>
    </w:div>
    <w:div w:id="1308701862">
      <w:bodyDiv w:val="1"/>
      <w:marLeft w:val="0"/>
      <w:marRight w:val="0"/>
      <w:marTop w:val="0"/>
      <w:marBottom w:val="0"/>
      <w:divBdr>
        <w:top w:val="none" w:sz="0" w:space="0" w:color="auto"/>
        <w:left w:val="none" w:sz="0" w:space="0" w:color="auto"/>
        <w:bottom w:val="none" w:sz="0" w:space="0" w:color="auto"/>
        <w:right w:val="none" w:sz="0" w:space="0" w:color="auto"/>
      </w:divBdr>
    </w:div>
    <w:div w:id="1309016993">
      <w:bodyDiv w:val="1"/>
      <w:marLeft w:val="0"/>
      <w:marRight w:val="0"/>
      <w:marTop w:val="0"/>
      <w:marBottom w:val="0"/>
      <w:divBdr>
        <w:top w:val="none" w:sz="0" w:space="0" w:color="auto"/>
        <w:left w:val="none" w:sz="0" w:space="0" w:color="auto"/>
        <w:bottom w:val="none" w:sz="0" w:space="0" w:color="auto"/>
        <w:right w:val="none" w:sz="0" w:space="0" w:color="auto"/>
      </w:divBdr>
    </w:div>
    <w:div w:id="1312632539">
      <w:bodyDiv w:val="1"/>
      <w:marLeft w:val="0"/>
      <w:marRight w:val="0"/>
      <w:marTop w:val="0"/>
      <w:marBottom w:val="0"/>
      <w:divBdr>
        <w:top w:val="none" w:sz="0" w:space="0" w:color="auto"/>
        <w:left w:val="none" w:sz="0" w:space="0" w:color="auto"/>
        <w:bottom w:val="none" w:sz="0" w:space="0" w:color="auto"/>
        <w:right w:val="none" w:sz="0" w:space="0" w:color="auto"/>
      </w:divBdr>
    </w:div>
    <w:div w:id="1313174487">
      <w:bodyDiv w:val="1"/>
      <w:marLeft w:val="0"/>
      <w:marRight w:val="0"/>
      <w:marTop w:val="0"/>
      <w:marBottom w:val="0"/>
      <w:divBdr>
        <w:top w:val="none" w:sz="0" w:space="0" w:color="auto"/>
        <w:left w:val="none" w:sz="0" w:space="0" w:color="auto"/>
        <w:bottom w:val="none" w:sz="0" w:space="0" w:color="auto"/>
        <w:right w:val="none" w:sz="0" w:space="0" w:color="auto"/>
      </w:divBdr>
    </w:div>
    <w:div w:id="1313408128">
      <w:bodyDiv w:val="1"/>
      <w:marLeft w:val="0"/>
      <w:marRight w:val="0"/>
      <w:marTop w:val="0"/>
      <w:marBottom w:val="0"/>
      <w:divBdr>
        <w:top w:val="none" w:sz="0" w:space="0" w:color="auto"/>
        <w:left w:val="none" w:sz="0" w:space="0" w:color="auto"/>
        <w:bottom w:val="none" w:sz="0" w:space="0" w:color="auto"/>
        <w:right w:val="none" w:sz="0" w:space="0" w:color="auto"/>
      </w:divBdr>
    </w:div>
    <w:div w:id="1313829036">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7489276">
      <w:bodyDiv w:val="1"/>
      <w:marLeft w:val="0"/>
      <w:marRight w:val="0"/>
      <w:marTop w:val="0"/>
      <w:marBottom w:val="0"/>
      <w:divBdr>
        <w:top w:val="none" w:sz="0" w:space="0" w:color="auto"/>
        <w:left w:val="none" w:sz="0" w:space="0" w:color="auto"/>
        <w:bottom w:val="none" w:sz="0" w:space="0" w:color="auto"/>
        <w:right w:val="none" w:sz="0" w:space="0" w:color="auto"/>
      </w:divBdr>
    </w:div>
    <w:div w:id="1319000198">
      <w:bodyDiv w:val="1"/>
      <w:marLeft w:val="0"/>
      <w:marRight w:val="0"/>
      <w:marTop w:val="0"/>
      <w:marBottom w:val="0"/>
      <w:divBdr>
        <w:top w:val="none" w:sz="0" w:space="0" w:color="auto"/>
        <w:left w:val="none" w:sz="0" w:space="0" w:color="auto"/>
        <w:bottom w:val="none" w:sz="0" w:space="0" w:color="auto"/>
        <w:right w:val="none" w:sz="0" w:space="0" w:color="auto"/>
      </w:divBdr>
    </w:div>
    <w:div w:id="1319117322">
      <w:bodyDiv w:val="1"/>
      <w:marLeft w:val="0"/>
      <w:marRight w:val="0"/>
      <w:marTop w:val="0"/>
      <w:marBottom w:val="0"/>
      <w:divBdr>
        <w:top w:val="none" w:sz="0" w:space="0" w:color="auto"/>
        <w:left w:val="none" w:sz="0" w:space="0" w:color="auto"/>
        <w:bottom w:val="none" w:sz="0" w:space="0" w:color="auto"/>
        <w:right w:val="none" w:sz="0" w:space="0" w:color="auto"/>
      </w:divBdr>
    </w:div>
    <w:div w:id="1319730160">
      <w:bodyDiv w:val="1"/>
      <w:marLeft w:val="0"/>
      <w:marRight w:val="0"/>
      <w:marTop w:val="0"/>
      <w:marBottom w:val="0"/>
      <w:divBdr>
        <w:top w:val="none" w:sz="0" w:space="0" w:color="auto"/>
        <w:left w:val="none" w:sz="0" w:space="0" w:color="auto"/>
        <w:bottom w:val="none" w:sz="0" w:space="0" w:color="auto"/>
        <w:right w:val="none" w:sz="0" w:space="0" w:color="auto"/>
      </w:divBdr>
    </w:div>
    <w:div w:id="1319846020">
      <w:bodyDiv w:val="1"/>
      <w:marLeft w:val="0"/>
      <w:marRight w:val="0"/>
      <w:marTop w:val="0"/>
      <w:marBottom w:val="0"/>
      <w:divBdr>
        <w:top w:val="none" w:sz="0" w:space="0" w:color="auto"/>
        <w:left w:val="none" w:sz="0" w:space="0" w:color="auto"/>
        <w:bottom w:val="none" w:sz="0" w:space="0" w:color="auto"/>
        <w:right w:val="none" w:sz="0" w:space="0" w:color="auto"/>
      </w:divBdr>
    </w:div>
    <w:div w:id="1320118330">
      <w:bodyDiv w:val="1"/>
      <w:marLeft w:val="0"/>
      <w:marRight w:val="0"/>
      <w:marTop w:val="0"/>
      <w:marBottom w:val="0"/>
      <w:divBdr>
        <w:top w:val="none" w:sz="0" w:space="0" w:color="auto"/>
        <w:left w:val="none" w:sz="0" w:space="0" w:color="auto"/>
        <w:bottom w:val="none" w:sz="0" w:space="0" w:color="auto"/>
        <w:right w:val="none" w:sz="0" w:space="0" w:color="auto"/>
      </w:divBdr>
    </w:div>
    <w:div w:id="1320885127">
      <w:bodyDiv w:val="1"/>
      <w:marLeft w:val="0"/>
      <w:marRight w:val="0"/>
      <w:marTop w:val="0"/>
      <w:marBottom w:val="0"/>
      <w:divBdr>
        <w:top w:val="none" w:sz="0" w:space="0" w:color="auto"/>
        <w:left w:val="none" w:sz="0" w:space="0" w:color="auto"/>
        <w:bottom w:val="none" w:sz="0" w:space="0" w:color="auto"/>
        <w:right w:val="none" w:sz="0" w:space="0" w:color="auto"/>
      </w:divBdr>
    </w:div>
    <w:div w:id="1321614699">
      <w:bodyDiv w:val="1"/>
      <w:marLeft w:val="0"/>
      <w:marRight w:val="0"/>
      <w:marTop w:val="0"/>
      <w:marBottom w:val="0"/>
      <w:divBdr>
        <w:top w:val="none" w:sz="0" w:space="0" w:color="auto"/>
        <w:left w:val="none" w:sz="0" w:space="0" w:color="auto"/>
        <w:bottom w:val="none" w:sz="0" w:space="0" w:color="auto"/>
        <w:right w:val="none" w:sz="0" w:space="0" w:color="auto"/>
      </w:divBdr>
    </w:div>
    <w:div w:id="1322193698">
      <w:bodyDiv w:val="1"/>
      <w:marLeft w:val="0"/>
      <w:marRight w:val="0"/>
      <w:marTop w:val="0"/>
      <w:marBottom w:val="0"/>
      <w:divBdr>
        <w:top w:val="none" w:sz="0" w:space="0" w:color="auto"/>
        <w:left w:val="none" w:sz="0" w:space="0" w:color="auto"/>
        <w:bottom w:val="none" w:sz="0" w:space="0" w:color="auto"/>
        <w:right w:val="none" w:sz="0" w:space="0" w:color="auto"/>
      </w:divBdr>
    </w:div>
    <w:div w:id="1322200067">
      <w:bodyDiv w:val="1"/>
      <w:marLeft w:val="0"/>
      <w:marRight w:val="0"/>
      <w:marTop w:val="0"/>
      <w:marBottom w:val="0"/>
      <w:divBdr>
        <w:top w:val="none" w:sz="0" w:space="0" w:color="auto"/>
        <w:left w:val="none" w:sz="0" w:space="0" w:color="auto"/>
        <w:bottom w:val="none" w:sz="0" w:space="0" w:color="auto"/>
        <w:right w:val="none" w:sz="0" w:space="0" w:color="auto"/>
      </w:divBdr>
    </w:div>
    <w:div w:id="1322781592">
      <w:bodyDiv w:val="1"/>
      <w:marLeft w:val="0"/>
      <w:marRight w:val="0"/>
      <w:marTop w:val="0"/>
      <w:marBottom w:val="0"/>
      <w:divBdr>
        <w:top w:val="none" w:sz="0" w:space="0" w:color="auto"/>
        <w:left w:val="none" w:sz="0" w:space="0" w:color="auto"/>
        <w:bottom w:val="none" w:sz="0" w:space="0" w:color="auto"/>
        <w:right w:val="none" w:sz="0" w:space="0" w:color="auto"/>
      </w:divBdr>
    </w:div>
    <w:div w:id="1323193673">
      <w:bodyDiv w:val="1"/>
      <w:marLeft w:val="0"/>
      <w:marRight w:val="0"/>
      <w:marTop w:val="0"/>
      <w:marBottom w:val="0"/>
      <w:divBdr>
        <w:top w:val="none" w:sz="0" w:space="0" w:color="auto"/>
        <w:left w:val="none" w:sz="0" w:space="0" w:color="auto"/>
        <w:bottom w:val="none" w:sz="0" w:space="0" w:color="auto"/>
        <w:right w:val="none" w:sz="0" w:space="0" w:color="auto"/>
      </w:divBdr>
    </w:div>
    <w:div w:id="1324167969">
      <w:bodyDiv w:val="1"/>
      <w:marLeft w:val="0"/>
      <w:marRight w:val="0"/>
      <w:marTop w:val="0"/>
      <w:marBottom w:val="0"/>
      <w:divBdr>
        <w:top w:val="none" w:sz="0" w:space="0" w:color="auto"/>
        <w:left w:val="none" w:sz="0" w:space="0" w:color="auto"/>
        <w:bottom w:val="none" w:sz="0" w:space="0" w:color="auto"/>
        <w:right w:val="none" w:sz="0" w:space="0" w:color="auto"/>
      </w:divBdr>
    </w:div>
    <w:div w:id="1324239887">
      <w:bodyDiv w:val="1"/>
      <w:marLeft w:val="0"/>
      <w:marRight w:val="0"/>
      <w:marTop w:val="0"/>
      <w:marBottom w:val="0"/>
      <w:divBdr>
        <w:top w:val="none" w:sz="0" w:space="0" w:color="auto"/>
        <w:left w:val="none" w:sz="0" w:space="0" w:color="auto"/>
        <w:bottom w:val="none" w:sz="0" w:space="0" w:color="auto"/>
        <w:right w:val="none" w:sz="0" w:space="0" w:color="auto"/>
      </w:divBdr>
    </w:div>
    <w:div w:id="1324316105">
      <w:bodyDiv w:val="1"/>
      <w:marLeft w:val="0"/>
      <w:marRight w:val="0"/>
      <w:marTop w:val="0"/>
      <w:marBottom w:val="0"/>
      <w:divBdr>
        <w:top w:val="none" w:sz="0" w:space="0" w:color="auto"/>
        <w:left w:val="none" w:sz="0" w:space="0" w:color="auto"/>
        <w:bottom w:val="none" w:sz="0" w:space="0" w:color="auto"/>
        <w:right w:val="none" w:sz="0" w:space="0" w:color="auto"/>
      </w:divBdr>
    </w:div>
    <w:div w:id="1325016485">
      <w:bodyDiv w:val="1"/>
      <w:marLeft w:val="0"/>
      <w:marRight w:val="0"/>
      <w:marTop w:val="0"/>
      <w:marBottom w:val="0"/>
      <w:divBdr>
        <w:top w:val="none" w:sz="0" w:space="0" w:color="auto"/>
        <w:left w:val="none" w:sz="0" w:space="0" w:color="auto"/>
        <w:bottom w:val="none" w:sz="0" w:space="0" w:color="auto"/>
        <w:right w:val="none" w:sz="0" w:space="0" w:color="auto"/>
      </w:divBdr>
    </w:div>
    <w:div w:id="1326207595">
      <w:bodyDiv w:val="1"/>
      <w:marLeft w:val="0"/>
      <w:marRight w:val="0"/>
      <w:marTop w:val="0"/>
      <w:marBottom w:val="0"/>
      <w:divBdr>
        <w:top w:val="none" w:sz="0" w:space="0" w:color="auto"/>
        <w:left w:val="none" w:sz="0" w:space="0" w:color="auto"/>
        <w:bottom w:val="none" w:sz="0" w:space="0" w:color="auto"/>
        <w:right w:val="none" w:sz="0" w:space="0" w:color="auto"/>
      </w:divBdr>
    </w:div>
    <w:div w:id="1327319057">
      <w:bodyDiv w:val="1"/>
      <w:marLeft w:val="0"/>
      <w:marRight w:val="0"/>
      <w:marTop w:val="0"/>
      <w:marBottom w:val="0"/>
      <w:divBdr>
        <w:top w:val="none" w:sz="0" w:space="0" w:color="auto"/>
        <w:left w:val="none" w:sz="0" w:space="0" w:color="auto"/>
        <w:bottom w:val="none" w:sz="0" w:space="0" w:color="auto"/>
        <w:right w:val="none" w:sz="0" w:space="0" w:color="auto"/>
      </w:divBdr>
    </w:div>
    <w:div w:id="1328090365">
      <w:bodyDiv w:val="1"/>
      <w:marLeft w:val="0"/>
      <w:marRight w:val="0"/>
      <w:marTop w:val="0"/>
      <w:marBottom w:val="0"/>
      <w:divBdr>
        <w:top w:val="none" w:sz="0" w:space="0" w:color="auto"/>
        <w:left w:val="none" w:sz="0" w:space="0" w:color="auto"/>
        <w:bottom w:val="none" w:sz="0" w:space="0" w:color="auto"/>
        <w:right w:val="none" w:sz="0" w:space="0" w:color="auto"/>
      </w:divBdr>
    </w:div>
    <w:div w:id="1328169021">
      <w:bodyDiv w:val="1"/>
      <w:marLeft w:val="0"/>
      <w:marRight w:val="0"/>
      <w:marTop w:val="0"/>
      <w:marBottom w:val="0"/>
      <w:divBdr>
        <w:top w:val="none" w:sz="0" w:space="0" w:color="auto"/>
        <w:left w:val="none" w:sz="0" w:space="0" w:color="auto"/>
        <w:bottom w:val="none" w:sz="0" w:space="0" w:color="auto"/>
        <w:right w:val="none" w:sz="0" w:space="0" w:color="auto"/>
      </w:divBdr>
    </w:div>
    <w:div w:id="1328363010">
      <w:bodyDiv w:val="1"/>
      <w:marLeft w:val="0"/>
      <w:marRight w:val="0"/>
      <w:marTop w:val="0"/>
      <w:marBottom w:val="0"/>
      <w:divBdr>
        <w:top w:val="none" w:sz="0" w:space="0" w:color="auto"/>
        <w:left w:val="none" w:sz="0" w:space="0" w:color="auto"/>
        <w:bottom w:val="none" w:sz="0" w:space="0" w:color="auto"/>
        <w:right w:val="none" w:sz="0" w:space="0" w:color="auto"/>
      </w:divBdr>
    </w:div>
    <w:div w:id="1329363318">
      <w:bodyDiv w:val="1"/>
      <w:marLeft w:val="0"/>
      <w:marRight w:val="0"/>
      <w:marTop w:val="0"/>
      <w:marBottom w:val="0"/>
      <w:divBdr>
        <w:top w:val="none" w:sz="0" w:space="0" w:color="auto"/>
        <w:left w:val="none" w:sz="0" w:space="0" w:color="auto"/>
        <w:bottom w:val="none" w:sz="0" w:space="0" w:color="auto"/>
        <w:right w:val="none" w:sz="0" w:space="0" w:color="auto"/>
      </w:divBdr>
    </w:div>
    <w:div w:id="1329820843">
      <w:bodyDiv w:val="1"/>
      <w:marLeft w:val="0"/>
      <w:marRight w:val="0"/>
      <w:marTop w:val="0"/>
      <w:marBottom w:val="0"/>
      <w:divBdr>
        <w:top w:val="none" w:sz="0" w:space="0" w:color="auto"/>
        <w:left w:val="none" w:sz="0" w:space="0" w:color="auto"/>
        <w:bottom w:val="none" w:sz="0" w:space="0" w:color="auto"/>
        <w:right w:val="none" w:sz="0" w:space="0" w:color="auto"/>
      </w:divBdr>
    </w:div>
    <w:div w:id="1330789449">
      <w:bodyDiv w:val="1"/>
      <w:marLeft w:val="0"/>
      <w:marRight w:val="0"/>
      <w:marTop w:val="0"/>
      <w:marBottom w:val="0"/>
      <w:divBdr>
        <w:top w:val="none" w:sz="0" w:space="0" w:color="auto"/>
        <w:left w:val="none" w:sz="0" w:space="0" w:color="auto"/>
        <w:bottom w:val="none" w:sz="0" w:space="0" w:color="auto"/>
        <w:right w:val="none" w:sz="0" w:space="0" w:color="auto"/>
      </w:divBdr>
    </w:div>
    <w:div w:id="1330792373">
      <w:bodyDiv w:val="1"/>
      <w:marLeft w:val="0"/>
      <w:marRight w:val="0"/>
      <w:marTop w:val="0"/>
      <w:marBottom w:val="0"/>
      <w:divBdr>
        <w:top w:val="none" w:sz="0" w:space="0" w:color="auto"/>
        <w:left w:val="none" w:sz="0" w:space="0" w:color="auto"/>
        <w:bottom w:val="none" w:sz="0" w:space="0" w:color="auto"/>
        <w:right w:val="none" w:sz="0" w:space="0" w:color="auto"/>
      </w:divBdr>
    </w:div>
    <w:div w:id="1332485054">
      <w:bodyDiv w:val="1"/>
      <w:marLeft w:val="0"/>
      <w:marRight w:val="0"/>
      <w:marTop w:val="0"/>
      <w:marBottom w:val="0"/>
      <w:divBdr>
        <w:top w:val="none" w:sz="0" w:space="0" w:color="auto"/>
        <w:left w:val="none" w:sz="0" w:space="0" w:color="auto"/>
        <w:bottom w:val="none" w:sz="0" w:space="0" w:color="auto"/>
        <w:right w:val="none" w:sz="0" w:space="0" w:color="auto"/>
      </w:divBdr>
    </w:div>
    <w:div w:id="1332951310">
      <w:bodyDiv w:val="1"/>
      <w:marLeft w:val="0"/>
      <w:marRight w:val="0"/>
      <w:marTop w:val="0"/>
      <w:marBottom w:val="0"/>
      <w:divBdr>
        <w:top w:val="none" w:sz="0" w:space="0" w:color="auto"/>
        <w:left w:val="none" w:sz="0" w:space="0" w:color="auto"/>
        <w:bottom w:val="none" w:sz="0" w:space="0" w:color="auto"/>
        <w:right w:val="none" w:sz="0" w:space="0" w:color="auto"/>
      </w:divBdr>
    </w:div>
    <w:div w:id="1333989620">
      <w:bodyDiv w:val="1"/>
      <w:marLeft w:val="0"/>
      <w:marRight w:val="0"/>
      <w:marTop w:val="0"/>
      <w:marBottom w:val="0"/>
      <w:divBdr>
        <w:top w:val="none" w:sz="0" w:space="0" w:color="auto"/>
        <w:left w:val="none" w:sz="0" w:space="0" w:color="auto"/>
        <w:bottom w:val="none" w:sz="0" w:space="0" w:color="auto"/>
        <w:right w:val="none" w:sz="0" w:space="0" w:color="auto"/>
      </w:divBdr>
    </w:div>
    <w:div w:id="1334064534">
      <w:bodyDiv w:val="1"/>
      <w:marLeft w:val="0"/>
      <w:marRight w:val="0"/>
      <w:marTop w:val="0"/>
      <w:marBottom w:val="0"/>
      <w:divBdr>
        <w:top w:val="none" w:sz="0" w:space="0" w:color="auto"/>
        <w:left w:val="none" w:sz="0" w:space="0" w:color="auto"/>
        <w:bottom w:val="none" w:sz="0" w:space="0" w:color="auto"/>
        <w:right w:val="none" w:sz="0" w:space="0" w:color="auto"/>
      </w:divBdr>
    </w:div>
    <w:div w:id="1336298349">
      <w:bodyDiv w:val="1"/>
      <w:marLeft w:val="0"/>
      <w:marRight w:val="0"/>
      <w:marTop w:val="0"/>
      <w:marBottom w:val="0"/>
      <w:divBdr>
        <w:top w:val="none" w:sz="0" w:space="0" w:color="auto"/>
        <w:left w:val="none" w:sz="0" w:space="0" w:color="auto"/>
        <w:bottom w:val="none" w:sz="0" w:space="0" w:color="auto"/>
        <w:right w:val="none" w:sz="0" w:space="0" w:color="auto"/>
      </w:divBdr>
    </w:div>
    <w:div w:id="1337464985">
      <w:bodyDiv w:val="1"/>
      <w:marLeft w:val="0"/>
      <w:marRight w:val="0"/>
      <w:marTop w:val="0"/>
      <w:marBottom w:val="0"/>
      <w:divBdr>
        <w:top w:val="none" w:sz="0" w:space="0" w:color="auto"/>
        <w:left w:val="none" w:sz="0" w:space="0" w:color="auto"/>
        <w:bottom w:val="none" w:sz="0" w:space="0" w:color="auto"/>
        <w:right w:val="none" w:sz="0" w:space="0" w:color="auto"/>
      </w:divBdr>
    </w:div>
    <w:div w:id="1338381897">
      <w:bodyDiv w:val="1"/>
      <w:marLeft w:val="0"/>
      <w:marRight w:val="0"/>
      <w:marTop w:val="0"/>
      <w:marBottom w:val="0"/>
      <w:divBdr>
        <w:top w:val="none" w:sz="0" w:space="0" w:color="auto"/>
        <w:left w:val="none" w:sz="0" w:space="0" w:color="auto"/>
        <w:bottom w:val="none" w:sz="0" w:space="0" w:color="auto"/>
        <w:right w:val="none" w:sz="0" w:space="0" w:color="auto"/>
      </w:divBdr>
    </w:div>
    <w:div w:id="1339235504">
      <w:bodyDiv w:val="1"/>
      <w:marLeft w:val="0"/>
      <w:marRight w:val="0"/>
      <w:marTop w:val="0"/>
      <w:marBottom w:val="0"/>
      <w:divBdr>
        <w:top w:val="none" w:sz="0" w:space="0" w:color="auto"/>
        <w:left w:val="none" w:sz="0" w:space="0" w:color="auto"/>
        <w:bottom w:val="none" w:sz="0" w:space="0" w:color="auto"/>
        <w:right w:val="none" w:sz="0" w:space="0" w:color="auto"/>
      </w:divBdr>
    </w:div>
    <w:div w:id="1340228811">
      <w:bodyDiv w:val="1"/>
      <w:marLeft w:val="0"/>
      <w:marRight w:val="0"/>
      <w:marTop w:val="0"/>
      <w:marBottom w:val="0"/>
      <w:divBdr>
        <w:top w:val="none" w:sz="0" w:space="0" w:color="auto"/>
        <w:left w:val="none" w:sz="0" w:space="0" w:color="auto"/>
        <w:bottom w:val="none" w:sz="0" w:space="0" w:color="auto"/>
        <w:right w:val="none" w:sz="0" w:space="0" w:color="auto"/>
      </w:divBdr>
    </w:div>
    <w:div w:id="1340352967">
      <w:bodyDiv w:val="1"/>
      <w:marLeft w:val="0"/>
      <w:marRight w:val="0"/>
      <w:marTop w:val="0"/>
      <w:marBottom w:val="0"/>
      <w:divBdr>
        <w:top w:val="none" w:sz="0" w:space="0" w:color="auto"/>
        <w:left w:val="none" w:sz="0" w:space="0" w:color="auto"/>
        <w:bottom w:val="none" w:sz="0" w:space="0" w:color="auto"/>
        <w:right w:val="none" w:sz="0" w:space="0" w:color="auto"/>
      </w:divBdr>
    </w:div>
    <w:div w:id="1341618221">
      <w:bodyDiv w:val="1"/>
      <w:marLeft w:val="0"/>
      <w:marRight w:val="0"/>
      <w:marTop w:val="0"/>
      <w:marBottom w:val="0"/>
      <w:divBdr>
        <w:top w:val="none" w:sz="0" w:space="0" w:color="auto"/>
        <w:left w:val="none" w:sz="0" w:space="0" w:color="auto"/>
        <w:bottom w:val="none" w:sz="0" w:space="0" w:color="auto"/>
        <w:right w:val="none" w:sz="0" w:space="0" w:color="auto"/>
      </w:divBdr>
    </w:div>
    <w:div w:id="1343161093">
      <w:bodyDiv w:val="1"/>
      <w:marLeft w:val="0"/>
      <w:marRight w:val="0"/>
      <w:marTop w:val="0"/>
      <w:marBottom w:val="0"/>
      <w:divBdr>
        <w:top w:val="none" w:sz="0" w:space="0" w:color="auto"/>
        <w:left w:val="none" w:sz="0" w:space="0" w:color="auto"/>
        <w:bottom w:val="none" w:sz="0" w:space="0" w:color="auto"/>
        <w:right w:val="none" w:sz="0" w:space="0" w:color="auto"/>
      </w:divBdr>
    </w:div>
    <w:div w:id="1345128642">
      <w:bodyDiv w:val="1"/>
      <w:marLeft w:val="0"/>
      <w:marRight w:val="0"/>
      <w:marTop w:val="0"/>
      <w:marBottom w:val="0"/>
      <w:divBdr>
        <w:top w:val="none" w:sz="0" w:space="0" w:color="auto"/>
        <w:left w:val="none" w:sz="0" w:space="0" w:color="auto"/>
        <w:bottom w:val="none" w:sz="0" w:space="0" w:color="auto"/>
        <w:right w:val="none" w:sz="0" w:space="0" w:color="auto"/>
      </w:divBdr>
    </w:div>
    <w:div w:id="1345203619">
      <w:bodyDiv w:val="1"/>
      <w:marLeft w:val="0"/>
      <w:marRight w:val="0"/>
      <w:marTop w:val="0"/>
      <w:marBottom w:val="0"/>
      <w:divBdr>
        <w:top w:val="none" w:sz="0" w:space="0" w:color="auto"/>
        <w:left w:val="none" w:sz="0" w:space="0" w:color="auto"/>
        <w:bottom w:val="none" w:sz="0" w:space="0" w:color="auto"/>
        <w:right w:val="none" w:sz="0" w:space="0" w:color="auto"/>
      </w:divBdr>
    </w:div>
    <w:div w:id="1347057453">
      <w:bodyDiv w:val="1"/>
      <w:marLeft w:val="0"/>
      <w:marRight w:val="0"/>
      <w:marTop w:val="0"/>
      <w:marBottom w:val="0"/>
      <w:divBdr>
        <w:top w:val="none" w:sz="0" w:space="0" w:color="auto"/>
        <w:left w:val="none" w:sz="0" w:space="0" w:color="auto"/>
        <w:bottom w:val="none" w:sz="0" w:space="0" w:color="auto"/>
        <w:right w:val="none" w:sz="0" w:space="0" w:color="auto"/>
      </w:divBdr>
    </w:div>
    <w:div w:id="1347749549">
      <w:bodyDiv w:val="1"/>
      <w:marLeft w:val="0"/>
      <w:marRight w:val="0"/>
      <w:marTop w:val="0"/>
      <w:marBottom w:val="0"/>
      <w:divBdr>
        <w:top w:val="none" w:sz="0" w:space="0" w:color="auto"/>
        <w:left w:val="none" w:sz="0" w:space="0" w:color="auto"/>
        <w:bottom w:val="none" w:sz="0" w:space="0" w:color="auto"/>
        <w:right w:val="none" w:sz="0" w:space="0" w:color="auto"/>
      </w:divBdr>
    </w:div>
    <w:div w:id="1348021986">
      <w:bodyDiv w:val="1"/>
      <w:marLeft w:val="0"/>
      <w:marRight w:val="0"/>
      <w:marTop w:val="0"/>
      <w:marBottom w:val="0"/>
      <w:divBdr>
        <w:top w:val="none" w:sz="0" w:space="0" w:color="auto"/>
        <w:left w:val="none" w:sz="0" w:space="0" w:color="auto"/>
        <w:bottom w:val="none" w:sz="0" w:space="0" w:color="auto"/>
        <w:right w:val="none" w:sz="0" w:space="0" w:color="auto"/>
      </w:divBdr>
    </w:div>
    <w:div w:id="1348173067">
      <w:bodyDiv w:val="1"/>
      <w:marLeft w:val="0"/>
      <w:marRight w:val="0"/>
      <w:marTop w:val="0"/>
      <w:marBottom w:val="0"/>
      <w:divBdr>
        <w:top w:val="none" w:sz="0" w:space="0" w:color="auto"/>
        <w:left w:val="none" w:sz="0" w:space="0" w:color="auto"/>
        <w:bottom w:val="none" w:sz="0" w:space="0" w:color="auto"/>
        <w:right w:val="none" w:sz="0" w:space="0" w:color="auto"/>
      </w:divBdr>
    </w:div>
    <w:div w:id="1349678847">
      <w:bodyDiv w:val="1"/>
      <w:marLeft w:val="0"/>
      <w:marRight w:val="0"/>
      <w:marTop w:val="0"/>
      <w:marBottom w:val="0"/>
      <w:divBdr>
        <w:top w:val="none" w:sz="0" w:space="0" w:color="auto"/>
        <w:left w:val="none" w:sz="0" w:space="0" w:color="auto"/>
        <w:bottom w:val="none" w:sz="0" w:space="0" w:color="auto"/>
        <w:right w:val="none" w:sz="0" w:space="0" w:color="auto"/>
      </w:divBdr>
    </w:div>
    <w:div w:id="1350067330">
      <w:bodyDiv w:val="1"/>
      <w:marLeft w:val="0"/>
      <w:marRight w:val="0"/>
      <w:marTop w:val="0"/>
      <w:marBottom w:val="0"/>
      <w:divBdr>
        <w:top w:val="none" w:sz="0" w:space="0" w:color="auto"/>
        <w:left w:val="none" w:sz="0" w:space="0" w:color="auto"/>
        <w:bottom w:val="none" w:sz="0" w:space="0" w:color="auto"/>
        <w:right w:val="none" w:sz="0" w:space="0" w:color="auto"/>
      </w:divBdr>
    </w:div>
    <w:div w:id="1352562828">
      <w:bodyDiv w:val="1"/>
      <w:marLeft w:val="0"/>
      <w:marRight w:val="0"/>
      <w:marTop w:val="0"/>
      <w:marBottom w:val="0"/>
      <w:divBdr>
        <w:top w:val="none" w:sz="0" w:space="0" w:color="auto"/>
        <w:left w:val="none" w:sz="0" w:space="0" w:color="auto"/>
        <w:bottom w:val="none" w:sz="0" w:space="0" w:color="auto"/>
        <w:right w:val="none" w:sz="0" w:space="0" w:color="auto"/>
      </w:divBdr>
    </w:div>
    <w:div w:id="1354452852">
      <w:bodyDiv w:val="1"/>
      <w:marLeft w:val="0"/>
      <w:marRight w:val="0"/>
      <w:marTop w:val="0"/>
      <w:marBottom w:val="0"/>
      <w:divBdr>
        <w:top w:val="none" w:sz="0" w:space="0" w:color="auto"/>
        <w:left w:val="none" w:sz="0" w:space="0" w:color="auto"/>
        <w:bottom w:val="none" w:sz="0" w:space="0" w:color="auto"/>
        <w:right w:val="none" w:sz="0" w:space="0" w:color="auto"/>
      </w:divBdr>
    </w:div>
    <w:div w:id="1354530531">
      <w:bodyDiv w:val="1"/>
      <w:marLeft w:val="0"/>
      <w:marRight w:val="0"/>
      <w:marTop w:val="0"/>
      <w:marBottom w:val="0"/>
      <w:divBdr>
        <w:top w:val="none" w:sz="0" w:space="0" w:color="auto"/>
        <w:left w:val="none" w:sz="0" w:space="0" w:color="auto"/>
        <w:bottom w:val="none" w:sz="0" w:space="0" w:color="auto"/>
        <w:right w:val="none" w:sz="0" w:space="0" w:color="auto"/>
      </w:divBdr>
    </w:div>
    <w:div w:id="1354649865">
      <w:bodyDiv w:val="1"/>
      <w:marLeft w:val="0"/>
      <w:marRight w:val="0"/>
      <w:marTop w:val="0"/>
      <w:marBottom w:val="0"/>
      <w:divBdr>
        <w:top w:val="none" w:sz="0" w:space="0" w:color="auto"/>
        <w:left w:val="none" w:sz="0" w:space="0" w:color="auto"/>
        <w:bottom w:val="none" w:sz="0" w:space="0" w:color="auto"/>
        <w:right w:val="none" w:sz="0" w:space="0" w:color="auto"/>
      </w:divBdr>
    </w:div>
    <w:div w:id="1354962422">
      <w:bodyDiv w:val="1"/>
      <w:marLeft w:val="0"/>
      <w:marRight w:val="0"/>
      <w:marTop w:val="0"/>
      <w:marBottom w:val="0"/>
      <w:divBdr>
        <w:top w:val="none" w:sz="0" w:space="0" w:color="auto"/>
        <w:left w:val="none" w:sz="0" w:space="0" w:color="auto"/>
        <w:bottom w:val="none" w:sz="0" w:space="0" w:color="auto"/>
        <w:right w:val="none" w:sz="0" w:space="0" w:color="auto"/>
      </w:divBdr>
    </w:div>
    <w:div w:id="1355181966">
      <w:bodyDiv w:val="1"/>
      <w:marLeft w:val="0"/>
      <w:marRight w:val="0"/>
      <w:marTop w:val="0"/>
      <w:marBottom w:val="0"/>
      <w:divBdr>
        <w:top w:val="none" w:sz="0" w:space="0" w:color="auto"/>
        <w:left w:val="none" w:sz="0" w:space="0" w:color="auto"/>
        <w:bottom w:val="none" w:sz="0" w:space="0" w:color="auto"/>
        <w:right w:val="none" w:sz="0" w:space="0" w:color="auto"/>
      </w:divBdr>
    </w:div>
    <w:div w:id="1356005415">
      <w:bodyDiv w:val="1"/>
      <w:marLeft w:val="0"/>
      <w:marRight w:val="0"/>
      <w:marTop w:val="0"/>
      <w:marBottom w:val="0"/>
      <w:divBdr>
        <w:top w:val="none" w:sz="0" w:space="0" w:color="auto"/>
        <w:left w:val="none" w:sz="0" w:space="0" w:color="auto"/>
        <w:bottom w:val="none" w:sz="0" w:space="0" w:color="auto"/>
        <w:right w:val="none" w:sz="0" w:space="0" w:color="auto"/>
      </w:divBdr>
    </w:div>
    <w:div w:id="1357541470">
      <w:bodyDiv w:val="1"/>
      <w:marLeft w:val="0"/>
      <w:marRight w:val="0"/>
      <w:marTop w:val="0"/>
      <w:marBottom w:val="0"/>
      <w:divBdr>
        <w:top w:val="none" w:sz="0" w:space="0" w:color="auto"/>
        <w:left w:val="none" w:sz="0" w:space="0" w:color="auto"/>
        <w:bottom w:val="none" w:sz="0" w:space="0" w:color="auto"/>
        <w:right w:val="none" w:sz="0" w:space="0" w:color="auto"/>
      </w:divBdr>
    </w:div>
    <w:div w:id="1357654163">
      <w:bodyDiv w:val="1"/>
      <w:marLeft w:val="0"/>
      <w:marRight w:val="0"/>
      <w:marTop w:val="0"/>
      <w:marBottom w:val="0"/>
      <w:divBdr>
        <w:top w:val="none" w:sz="0" w:space="0" w:color="auto"/>
        <w:left w:val="none" w:sz="0" w:space="0" w:color="auto"/>
        <w:bottom w:val="none" w:sz="0" w:space="0" w:color="auto"/>
        <w:right w:val="none" w:sz="0" w:space="0" w:color="auto"/>
      </w:divBdr>
    </w:div>
    <w:div w:id="1359892692">
      <w:bodyDiv w:val="1"/>
      <w:marLeft w:val="0"/>
      <w:marRight w:val="0"/>
      <w:marTop w:val="0"/>
      <w:marBottom w:val="0"/>
      <w:divBdr>
        <w:top w:val="none" w:sz="0" w:space="0" w:color="auto"/>
        <w:left w:val="none" w:sz="0" w:space="0" w:color="auto"/>
        <w:bottom w:val="none" w:sz="0" w:space="0" w:color="auto"/>
        <w:right w:val="none" w:sz="0" w:space="0" w:color="auto"/>
      </w:divBdr>
    </w:div>
    <w:div w:id="1361782127">
      <w:bodyDiv w:val="1"/>
      <w:marLeft w:val="0"/>
      <w:marRight w:val="0"/>
      <w:marTop w:val="0"/>
      <w:marBottom w:val="0"/>
      <w:divBdr>
        <w:top w:val="none" w:sz="0" w:space="0" w:color="auto"/>
        <w:left w:val="none" w:sz="0" w:space="0" w:color="auto"/>
        <w:bottom w:val="none" w:sz="0" w:space="0" w:color="auto"/>
        <w:right w:val="none" w:sz="0" w:space="0" w:color="auto"/>
      </w:divBdr>
    </w:div>
    <w:div w:id="1362321180">
      <w:bodyDiv w:val="1"/>
      <w:marLeft w:val="0"/>
      <w:marRight w:val="0"/>
      <w:marTop w:val="0"/>
      <w:marBottom w:val="0"/>
      <w:divBdr>
        <w:top w:val="none" w:sz="0" w:space="0" w:color="auto"/>
        <w:left w:val="none" w:sz="0" w:space="0" w:color="auto"/>
        <w:bottom w:val="none" w:sz="0" w:space="0" w:color="auto"/>
        <w:right w:val="none" w:sz="0" w:space="0" w:color="auto"/>
      </w:divBdr>
    </w:div>
    <w:div w:id="1362323858">
      <w:bodyDiv w:val="1"/>
      <w:marLeft w:val="0"/>
      <w:marRight w:val="0"/>
      <w:marTop w:val="0"/>
      <w:marBottom w:val="0"/>
      <w:divBdr>
        <w:top w:val="none" w:sz="0" w:space="0" w:color="auto"/>
        <w:left w:val="none" w:sz="0" w:space="0" w:color="auto"/>
        <w:bottom w:val="none" w:sz="0" w:space="0" w:color="auto"/>
        <w:right w:val="none" w:sz="0" w:space="0" w:color="auto"/>
      </w:divBdr>
    </w:div>
    <w:div w:id="1362708930">
      <w:bodyDiv w:val="1"/>
      <w:marLeft w:val="0"/>
      <w:marRight w:val="0"/>
      <w:marTop w:val="0"/>
      <w:marBottom w:val="0"/>
      <w:divBdr>
        <w:top w:val="none" w:sz="0" w:space="0" w:color="auto"/>
        <w:left w:val="none" w:sz="0" w:space="0" w:color="auto"/>
        <w:bottom w:val="none" w:sz="0" w:space="0" w:color="auto"/>
        <w:right w:val="none" w:sz="0" w:space="0" w:color="auto"/>
      </w:divBdr>
    </w:div>
    <w:div w:id="1365013110">
      <w:bodyDiv w:val="1"/>
      <w:marLeft w:val="0"/>
      <w:marRight w:val="0"/>
      <w:marTop w:val="0"/>
      <w:marBottom w:val="0"/>
      <w:divBdr>
        <w:top w:val="none" w:sz="0" w:space="0" w:color="auto"/>
        <w:left w:val="none" w:sz="0" w:space="0" w:color="auto"/>
        <w:bottom w:val="none" w:sz="0" w:space="0" w:color="auto"/>
        <w:right w:val="none" w:sz="0" w:space="0" w:color="auto"/>
      </w:divBdr>
    </w:div>
    <w:div w:id="1366247242">
      <w:bodyDiv w:val="1"/>
      <w:marLeft w:val="0"/>
      <w:marRight w:val="0"/>
      <w:marTop w:val="0"/>
      <w:marBottom w:val="0"/>
      <w:divBdr>
        <w:top w:val="none" w:sz="0" w:space="0" w:color="auto"/>
        <w:left w:val="none" w:sz="0" w:space="0" w:color="auto"/>
        <w:bottom w:val="none" w:sz="0" w:space="0" w:color="auto"/>
        <w:right w:val="none" w:sz="0" w:space="0" w:color="auto"/>
      </w:divBdr>
    </w:div>
    <w:div w:id="1366366240">
      <w:bodyDiv w:val="1"/>
      <w:marLeft w:val="0"/>
      <w:marRight w:val="0"/>
      <w:marTop w:val="0"/>
      <w:marBottom w:val="0"/>
      <w:divBdr>
        <w:top w:val="none" w:sz="0" w:space="0" w:color="auto"/>
        <w:left w:val="none" w:sz="0" w:space="0" w:color="auto"/>
        <w:bottom w:val="none" w:sz="0" w:space="0" w:color="auto"/>
        <w:right w:val="none" w:sz="0" w:space="0" w:color="auto"/>
      </w:divBdr>
    </w:div>
    <w:div w:id="1366366780">
      <w:bodyDiv w:val="1"/>
      <w:marLeft w:val="0"/>
      <w:marRight w:val="0"/>
      <w:marTop w:val="0"/>
      <w:marBottom w:val="0"/>
      <w:divBdr>
        <w:top w:val="none" w:sz="0" w:space="0" w:color="auto"/>
        <w:left w:val="none" w:sz="0" w:space="0" w:color="auto"/>
        <w:bottom w:val="none" w:sz="0" w:space="0" w:color="auto"/>
        <w:right w:val="none" w:sz="0" w:space="0" w:color="auto"/>
      </w:divBdr>
    </w:div>
    <w:div w:id="1367832237">
      <w:bodyDiv w:val="1"/>
      <w:marLeft w:val="0"/>
      <w:marRight w:val="0"/>
      <w:marTop w:val="0"/>
      <w:marBottom w:val="0"/>
      <w:divBdr>
        <w:top w:val="none" w:sz="0" w:space="0" w:color="auto"/>
        <w:left w:val="none" w:sz="0" w:space="0" w:color="auto"/>
        <w:bottom w:val="none" w:sz="0" w:space="0" w:color="auto"/>
        <w:right w:val="none" w:sz="0" w:space="0" w:color="auto"/>
      </w:divBdr>
    </w:div>
    <w:div w:id="1368800021">
      <w:bodyDiv w:val="1"/>
      <w:marLeft w:val="0"/>
      <w:marRight w:val="0"/>
      <w:marTop w:val="0"/>
      <w:marBottom w:val="0"/>
      <w:divBdr>
        <w:top w:val="none" w:sz="0" w:space="0" w:color="auto"/>
        <w:left w:val="none" w:sz="0" w:space="0" w:color="auto"/>
        <w:bottom w:val="none" w:sz="0" w:space="0" w:color="auto"/>
        <w:right w:val="none" w:sz="0" w:space="0" w:color="auto"/>
      </w:divBdr>
    </w:div>
    <w:div w:id="1368916358">
      <w:bodyDiv w:val="1"/>
      <w:marLeft w:val="0"/>
      <w:marRight w:val="0"/>
      <w:marTop w:val="0"/>
      <w:marBottom w:val="0"/>
      <w:divBdr>
        <w:top w:val="none" w:sz="0" w:space="0" w:color="auto"/>
        <w:left w:val="none" w:sz="0" w:space="0" w:color="auto"/>
        <w:bottom w:val="none" w:sz="0" w:space="0" w:color="auto"/>
        <w:right w:val="none" w:sz="0" w:space="0" w:color="auto"/>
      </w:divBdr>
    </w:div>
    <w:div w:id="1370452320">
      <w:bodyDiv w:val="1"/>
      <w:marLeft w:val="0"/>
      <w:marRight w:val="0"/>
      <w:marTop w:val="0"/>
      <w:marBottom w:val="0"/>
      <w:divBdr>
        <w:top w:val="none" w:sz="0" w:space="0" w:color="auto"/>
        <w:left w:val="none" w:sz="0" w:space="0" w:color="auto"/>
        <w:bottom w:val="none" w:sz="0" w:space="0" w:color="auto"/>
        <w:right w:val="none" w:sz="0" w:space="0" w:color="auto"/>
      </w:divBdr>
    </w:div>
    <w:div w:id="1370842293">
      <w:bodyDiv w:val="1"/>
      <w:marLeft w:val="0"/>
      <w:marRight w:val="0"/>
      <w:marTop w:val="0"/>
      <w:marBottom w:val="0"/>
      <w:divBdr>
        <w:top w:val="none" w:sz="0" w:space="0" w:color="auto"/>
        <w:left w:val="none" w:sz="0" w:space="0" w:color="auto"/>
        <w:bottom w:val="none" w:sz="0" w:space="0" w:color="auto"/>
        <w:right w:val="none" w:sz="0" w:space="0" w:color="auto"/>
      </w:divBdr>
    </w:div>
    <w:div w:id="1371300797">
      <w:bodyDiv w:val="1"/>
      <w:marLeft w:val="0"/>
      <w:marRight w:val="0"/>
      <w:marTop w:val="0"/>
      <w:marBottom w:val="0"/>
      <w:divBdr>
        <w:top w:val="none" w:sz="0" w:space="0" w:color="auto"/>
        <w:left w:val="none" w:sz="0" w:space="0" w:color="auto"/>
        <w:bottom w:val="none" w:sz="0" w:space="0" w:color="auto"/>
        <w:right w:val="none" w:sz="0" w:space="0" w:color="auto"/>
      </w:divBdr>
    </w:div>
    <w:div w:id="1373112348">
      <w:bodyDiv w:val="1"/>
      <w:marLeft w:val="0"/>
      <w:marRight w:val="0"/>
      <w:marTop w:val="0"/>
      <w:marBottom w:val="0"/>
      <w:divBdr>
        <w:top w:val="none" w:sz="0" w:space="0" w:color="auto"/>
        <w:left w:val="none" w:sz="0" w:space="0" w:color="auto"/>
        <w:bottom w:val="none" w:sz="0" w:space="0" w:color="auto"/>
        <w:right w:val="none" w:sz="0" w:space="0" w:color="auto"/>
      </w:divBdr>
    </w:div>
    <w:div w:id="1373532924">
      <w:bodyDiv w:val="1"/>
      <w:marLeft w:val="0"/>
      <w:marRight w:val="0"/>
      <w:marTop w:val="0"/>
      <w:marBottom w:val="0"/>
      <w:divBdr>
        <w:top w:val="none" w:sz="0" w:space="0" w:color="auto"/>
        <w:left w:val="none" w:sz="0" w:space="0" w:color="auto"/>
        <w:bottom w:val="none" w:sz="0" w:space="0" w:color="auto"/>
        <w:right w:val="none" w:sz="0" w:space="0" w:color="auto"/>
      </w:divBdr>
    </w:div>
    <w:div w:id="1374110689">
      <w:bodyDiv w:val="1"/>
      <w:marLeft w:val="0"/>
      <w:marRight w:val="0"/>
      <w:marTop w:val="0"/>
      <w:marBottom w:val="0"/>
      <w:divBdr>
        <w:top w:val="none" w:sz="0" w:space="0" w:color="auto"/>
        <w:left w:val="none" w:sz="0" w:space="0" w:color="auto"/>
        <w:bottom w:val="none" w:sz="0" w:space="0" w:color="auto"/>
        <w:right w:val="none" w:sz="0" w:space="0" w:color="auto"/>
      </w:divBdr>
    </w:div>
    <w:div w:id="1374767664">
      <w:bodyDiv w:val="1"/>
      <w:marLeft w:val="0"/>
      <w:marRight w:val="0"/>
      <w:marTop w:val="0"/>
      <w:marBottom w:val="0"/>
      <w:divBdr>
        <w:top w:val="none" w:sz="0" w:space="0" w:color="auto"/>
        <w:left w:val="none" w:sz="0" w:space="0" w:color="auto"/>
        <w:bottom w:val="none" w:sz="0" w:space="0" w:color="auto"/>
        <w:right w:val="none" w:sz="0" w:space="0" w:color="auto"/>
      </w:divBdr>
    </w:div>
    <w:div w:id="1375040965">
      <w:bodyDiv w:val="1"/>
      <w:marLeft w:val="0"/>
      <w:marRight w:val="0"/>
      <w:marTop w:val="0"/>
      <w:marBottom w:val="0"/>
      <w:divBdr>
        <w:top w:val="none" w:sz="0" w:space="0" w:color="auto"/>
        <w:left w:val="none" w:sz="0" w:space="0" w:color="auto"/>
        <w:bottom w:val="none" w:sz="0" w:space="0" w:color="auto"/>
        <w:right w:val="none" w:sz="0" w:space="0" w:color="auto"/>
      </w:divBdr>
    </w:div>
    <w:div w:id="1375471528">
      <w:bodyDiv w:val="1"/>
      <w:marLeft w:val="0"/>
      <w:marRight w:val="0"/>
      <w:marTop w:val="0"/>
      <w:marBottom w:val="0"/>
      <w:divBdr>
        <w:top w:val="none" w:sz="0" w:space="0" w:color="auto"/>
        <w:left w:val="none" w:sz="0" w:space="0" w:color="auto"/>
        <w:bottom w:val="none" w:sz="0" w:space="0" w:color="auto"/>
        <w:right w:val="none" w:sz="0" w:space="0" w:color="auto"/>
      </w:divBdr>
    </w:div>
    <w:div w:id="1376003108">
      <w:bodyDiv w:val="1"/>
      <w:marLeft w:val="0"/>
      <w:marRight w:val="0"/>
      <w:marTop w:val="0"/>
      <w:marBottom w:val="0"/>
      <w:divBdr>
        <w:top w:val="none" w:sz="0" w:space="0" w:color="auto"/>
        <w:left w:val="none" w:sz="0" w:space="0" w:color="auto"/>
        <w:bottom w:val="none" w:sz="0" w:space="0" w:color="auto"/>
        <w:right w:val="none" w:sz="0" w:space="0" w:color="auto"/>
      </w:divBdr>
    </w:div>
    <w:div w:id="1376393669">
      <w:bodyDiv w:val="1"/>
      <w:marLeft w:val="0"/>
      <w:marRight w:val="0"/>
      <w:marTop w:val="0"/>
      <w:marBottom w:val="0"/>
      <w:divBdr>
        <w:top w:val="none" w:sz="0" w:space="0" w:color="auto"/>
        <w:left w:val="none" w:sz="0" w:space="0" w:color="auto"/>
        <w:bottom w:val="none" w:sz="0" w:space="0" w:color="auto"/>
        <w:right w:val="none" w:sz="0" w:space="0" w:color="auto"/>
      </w:divBdr>
    </w:div>
    <w:div w:id="1379546198">
      <w:bodyDiv w:val="1"/>
      <w:marLeft w:val="0"/>
      <w:marRight w:val="0"/>
      <w:marTop w:val="0"/>
      <w:marBottom w:val="0"/>
      <w:divBdr>
        <w:top w:val="none" w:sz="0" w:space="0" w:color="auto"/>
        <w:left w:val="none" w:sz="0" w:space="0" w:color="auto"/>
        <w:bottom w:val="none" w:sz="0" w:space="0" w:color="auto"/>
        <w:right w:val="none" w:sz="0" w:space="0" w:color="auto"/>
      </w:divBdr>
    </w:div>
    <w:div w:id="1379936672">
      <w:bodyDiv w:val="1"/>
      <w:marLeft w:val="0"/>
      <w:marRight w:val="0"/>
      <w:marTop w:val="0"/>
      <w:marBottom w:val="0"/>
      <w:divBdr>
        <w:top w:val="none" w:sz="0" w:space="0" w:color="auto"/>
        <w:left w:val="none" w:sz="0" w:space="0" w:color="auto"/>
        <w:bottom w:val="none" w:sz="0" w:space="0" w:color="auto"/>
        <w:right w:val="none" w:sz="0" w:space="0" w:color="auto"/>
      </w:divBdr>
    </w:div>
    <w:div w:id="1382825271">
      <w:bodyDiv w:val="1"/>
      <w:marLeft w:val="0"/>
      <w:marRight w:val="0"/>
      <w:marTop w:val="0"/>
      <w:marBottom w:val="0"/>
      <w:divBdr>
        <w:top w:val="none" w:sz="0" w:space="0" w:color="auto"/>
        <w:left w:val="none" w:sz="0" w:space="0" w:color="auto"/>
        <w:bottom w:val="none" w:sz="0" w:space="0" w:color="auto"/>
        <w:right w:val="none" w:sz="0" w:space="0" w:color="auto"/>
      </w:divBdr>
    </w:div>
    <w:div w:id="1383672717">
      <w:bodyDiv w:val="1"/>
      <w:marLeft w:val="0"/>
      <w:marRight w:val="0"/>
      <w:marTop w:val="0"/>
      <w:marBottom w:val="0"/>
      <w:divBdr>
        <w:top w:val="none" w:sz="0" w:space="0" w:color="auto"/>
        <w:left w:val="none" w:sz="0" w:space="0" w:color="auto"/>
        <w:bottom w:val="none" w:sz="0" w:space="0" w:color="auto"/>
        <w:right w:val="none" w:sz="0" w:space="0" w:color="auto"/>
      </w:divBdr>
    </w:div>
    <w:div w:id="1384257068">
      <w:bodyDiv w:val="1"/>
      <w:marLeft w:val="0"/>
      <w:marRight w:val="0"/>
      <w:marTop w:val="0"/>
      <w:marBottom w:val="0"/>
      <w:divBdr>
        <w:top w:val="none" w:sz="0" w:space="0" w:color="auto"/>
        <w:left w:val="none" w:sz="0" w:space="0" w:color="auto"/>
        <w:bottom w:val="none" w:sz="0" w:space="0" w:color="auto"/>
        <w:right w:val="none" w:sz="0" w:space="0" w:color="auto"/>
      </w:divBdr>
    </w:div>
    <w:div w:id="1384908016">
      <w:bodyDiv w:val="1"/>
      <w:marLeft w:val="0"/>
      <w:marRight w:val="0"/>
      <w:marTop w:val="0"/>
      <w:marBottom w:val="0"/>
      <w:divBdr>
        <w:top w:val="none" w:sz="0" w:space="0" w:color="auto"/>
        <w:left w:val="none" w:sz="0" w:space="0" w:color="auto"/>
        <w:bottom w:val="none" w:sz="0" w:space="0" w:color="auto"/>
        <w:right w:val="none" w:sz="0" w:space="0" w:color="auto"/>
      </w:divBdr>
    </w:div>
    <w:div w:id="1384911177">
      <w:bodyDiv w:val="1"/>
      <w:marLeft w:val="0"/>
      <w:marRight w:val="0"/>
      <w:marTop w:val="0"/>
      <w:marBottom w:val="0"/>
      <w:divBdr>
        <w:top w:val="none" w:sz="0" w:space="0" w:color="auto"/>
        <w:left w:val="none" w:sz="0" w:space="0" w:color="auto"/>
        <w:bottom w:val="none" w:sz="0" w:space="0" w:color="auto"/>
        <w:right w:val="none" w:sz="0" w:space="0" w:color="auto"/>
      </w:divBdr>
    </w:div>
    <w:div w:id="1385060167">
      <w:bodyDiv w:val="1"/>
      <w:marLeft w:val="0"/>
      <w:marRight w:val="0"/>
      <w:marTop w:val="0"/>
      <w:marBottom w:val="0"/>
      <w:divBdr>
        <w:top w:val="none" w:sz="0" w:space="0" w:color="auto"/>
        <w:left w:val="none" w:sz="0" w:space="0" w:color="auto"/>
        <w:bottom w:val="none" w:sz="0" w:space="0" w:color="auto"/>
        <w:right w:val="none" w:sz="0" w:space="0" w:color="auto"/>
      </w:divBdr>
    </w:div>
    <w:div w:id="1385711512">
      <w:bodyDiv w:val="1"/>
      <w:marLeft w:val="0"/>
      <w:marRight w:val="0"/>
      <w:marTop w:val="0"/>
      <w:marBottom w:val="0"/>
      <w:divBdr>
        <w:top w:val="none" w:sz="0" w:space="0" w:color="auto"/>
        <w:left w:val="none" w:sz="0" w:space="0" w:color="auto"/>
        <w:bottom w:val="none" w:sz="0" w:space="0" w:color="auto"/>
        <w:right w:val="none" w:sz="0" w:space="0" w:color="auto"/>
      </w:divBdr>
    </w:div>
    <w:div w:id="1387489027">
      <w:bodyDiv w:val="1"/>
      <w:marLeft w:val="0"/>
      <w:marRight w:val="0"/>
      <w:marTop w:val="0"/>
      <w:marBottom w:val="0"/>
      <w:divBdr>
        <w:top w:val="none" w:sz="0" w:space="0" w:color="auto"/>
        <w:left w:val="none" w:sz="0" w:space="0" w:color="auto"/>
        <w:bottom w:val="none" w:sz="0" w:space="0" w:color="auto"/>
        <w:right w:val="none" w:sz="0" w:space="0" w:color="auto"/>
      </w:divBdr>
    </w:div>
    <w:div w:id="1388913112">
      <w:bodyDiv w:val="1"/>
      <w:marLeft w:val="0"/>
      <w:marRight w:val="0"/>
      <w:marTop w:val="0"/>
      <w:marBottom w:val="0"/>
      <w:divBdr>
        <w:top w:val="none" w:sz="0" w:space="0" w:color="auto"/>
        <w:left w:val="none" w:sz="0" w:space="0" w:color="auto"/>
        <w:bottom w:val="none" w:sz="0" w:space="0" w:color="auto"/>
        <w:right w:val="none" w:sz="0" w:space="0" w:color="auto"/>
      </w:divBdr>
    </w:div>
    <w:div w:id="1388994378">
      <w:bodyDiv w:val="1"/>
      <w:marLeft w:val="0"/>
      <w:marRight w:val="0"/>
      <w:marTop w:val="0"/>
      <w:marBottom w:val="0"/>
      <w:divBdr>
        <w:top w:val="none" w:sz="0" w:space="0" w:color="auto"/>
        <w:left w:val="none" w:sz="0" w:space="0" w:color="auto"/>
        <w:bottom w:val="none" w:sz="0" w:space="0" w:color="auto"/>
        <w:right w:val="none" w:sz="0" w:space="0" w:color="auto"/>
      </w:divBdr>
    </w:div>
    <w:div w:id="1389382103">
      <w:bodyDiv w:val="1"/>
      <w:marLeft w:val="0"/>
      <w:marRight w:val="0"/>
      <w:marTop w:val="0"/>
      <w:marBottom w:val="0"/>
      <w:divBdr>
        <w:top w:val="none" w:sz="0" w:space="0" w:color="auto"/>
        <w:left w:val="none" w:sz="0" w:space="0" w:color="auto"/>
        <w:bottom w:val="none" w:sz="0" w:space="0" w:color="auto"/>
        <w:right w:val="none" w:sz="0" w:space="0" w:color="auto"/>
      </w:divBdr>
    </w:div>
    <w:div w:id="1389496110">
      <w:bodyDiv w:val="1"/>
      <w:marLeft w:val="0"/>
      <w:marRight w:val="0"/>
      <w:marTop w:val="0"/>
      <w:marBottom w:val="0"/>
      <w:divBdr>
        <w:top w:val="none" w:sz="0" w:space="0" w:color="auto"/>
        <w:left w:val="none" w:sz="0" w:space="0" w:color="auto"/>
        <w:bottom w:val="none" w:sz="0" w:space="0" w:color="auto"/>
        <w:right w:val="none" w:sz="0" w:space="0" w:color="auto"/>
      </w:divBdr>
    </w:div>
    <w:div w:id="1390229729">
      <w:bodyDiv w:val="1"/>
      <w:marLeft w:val="0"/>
      <w:marRight w:val="0"/>
      <w:marTop w:val="0"/>
      <w:marBottom w:val="0"/>
      <w:divBdr>
        <w:top w:val="none" w:sz="0" w:space="0" w:color="auto"/>
        <w:left w:val="none" w:sz="0" w:space="0" w:color="auto"/>
        <w:bottom w:val="none" w:sz="0" w:space="0" w:color="auto"/>
        <w:right w:val="none" w:sz="0" w:space="0" w:color="auto"/>
      </w:divBdr>
    </w:div>
    <w:div w:id="1392146967">
      <w:bodyDiv w:val="1"/>
      <w:marLeft w:val="0"/>
      <w:marRight w:val="0"/>
      <w:marTop w:val="0"/>
      <w:marBottom w:val="0"/>
      <w:divBdr>
        <w:top w:val="none" w:sz="0" w:space="0" w:color="auto"/>
        <w:left w:val="none" w:sz="0" w:space="0" w:color="auto"/>
        <w:bottom w:val="none" w:sz="0" w:space="0" w:color="auto"/>
        <w:right w:val="none" w:sz="0" w:space="0" w:color="auto"/>
      </w:divBdr>
    </w:div>
    <w:div w:id="1392189140">
      <w:bodyDiv w:val="1"/>
      <w:marLeft w:val="0"/>
      <w:marRight w:val="0"/>
      <w:marTop w:val="0"/>
      <w:marBottom w:val="0"/>
      <w:divBdr>
        <w:top w:val="none" w:sz="0" w:space="0" w:color="auto"/>
        <w:left w:val="none" w:sz="0" w:space="0" w:color="auto"/>
        <w:bottom w:val="none" w:sz="0" w:space="0" w:color="auto"/>
        <w:right w:val="none" w:sz="0" w:space="0" w:color="auto"/>
      </w:divBdr>
    </w:div>
    <w:div w:id="1392272608">
      <w:bodyDiv w:val="1"/>
      <w:marLeft w:val="0"/>
      <w:marRight w:val="0"/>
      <w:marTop w:val="0"/>
      <w:marBottom w:val="0"/>
      <w:divBdr>
        <w:top w:val="none" w:sz="0" w:space="0" w:color="auto"/>
        <w:left w:val="none" w:sz="0" w:space="0" w:color="auto"/>
        <w:bottom w:val="none" w:sz="0" w:space="0" w:color="auto"/>
        <w:right w:val="none" w:sz="0" w:space="0" w:color="auto"/>
      </w:divBdr>
    </w:div>
    <w:div w:id="1393037572">
      <w:bodyDiv w:val="1"/>
      <w:marLeft w:val="0"/>
      <w:marRight w:val="0"/>
      <w:marTop w:val="0"/>
      <w:marBottom w:val="0"/>
      <w:divBdr>
        <w:top w:val="none" w:sz="0" w:space="0" w:color="auto"/>
        <w:left w:val="none" w:sz="0" w:space="0" w:color="auto"/>
        <w:bottom w:val="none" w:sz="0" w:space="0" w:color="auto"/>
        <w:right w:val="none" w:sz="0" w:space="0" w:color="auto"/>
      </w:divBdr>
    </w:div>
    <w:div w:id="1393845641">
      <w:bodyDiv w:val="1"/>
      <w:marLeft w:val="0"/>
      <w:marRight w:val="0"/>
      <w:marTop w:val="0"/>
      <w:marBottom w:val="0"/>
      <w:divBdr>
        <w:top w:val="none" w:sz="0" w:space="0" w:color="auto"/>
        <w:left w:val="none" w:sz="0" w:space="0" w:color="auto"/>
        <w:bottom w:val="none" w:sz="0" w:space="0" w:color="auto"/>
        <w:right w:val="none" w:sz="0" w:space="0" w:color="auto"/>
      </w:divBdr>
    </w:div>
    <w:div w:id="1393848153">
      <w:bodyDiv w:val="1"/>
      <w:marLeft w:val="0"/>
      <w:marRight w:val="0"/>
      <w:marTop w:val="0"/>
      <w:marBottom w:val="0"/>
      <w:divBdr>
        <w:top w:val="none" w:sz="0" w:space="0" w:color="auto"/>
        <w:left w:val="none" w:sz="0" w:space="0" w:color="auto"/>
        <w:bottom w:val="none" w:sz="0" w:space="0" w:color="auto"/>
        <w:right w:val="none" w:sz="0" w:space="0" w:color="auto"/>
      </w:divBdr>
    </w:div>
    <w:div w:id="1394427293">
      <w:bodyDiv w:val="1"/>
      <w:marLeft w:val="0"/>
      <w:marRight w:val="0"/>
      <w:marTop w:val="0"/>
      <w:marBottom w:val="0"/>
      <w:divBdr>
        <w:top w:val="none" w:sz="0" w:space="0" w:color="auto"/>
        <w:left w:val="none" w:sz="0" w:space="0" w:color="auto"/>
        <w:bottom w:val="none" w:sz="0" w:space="0" w:color="auto"/>
        <w:right w:val="none" w:sz="0" w:space="0" w:color="auto"/>
      </w:divBdr>
    </w:div>
    <w:div w:id="1394503556">
      <w:bodyDiv w:val="1"/>
      <w:marLeft w:val="0"/>
      <w:marRight w:val="0"/>
      <w:marTop w:val="0"/>
      <w:marBottom w:val="0"/>
      <w:divBdr>
        <w:top w:val="none" w:sz="0" w:space="0" w:color="auto"/>
        <w:left w:val="none" w:sz="0" w:space="0" w:color="auto"/>
        <w:bottom w:val="none" w:sz="0" w:space="0" w:color="auto"/>
        <w:right w:val="none" w:sz="0" w:space="0" w:color="auto"/>
      </w:divBdr>
    </w:div>
    <w:div w:id="1396316348">
      <w:bodyDiv w:val="1"/>
      <w:marLeft w:val="0"/>
      <w:marRight w:val="0"/>
      <w:marTop w:val="0"/>
      <w:marBottom w:val="0"/>
      <w:divBdr>
        <w:top w:val="none" w:sz="0" w:space="0" w:color="auto"/>
        <w:left w:val="none" w:sz="0" w:space="0" w:color="auto"/>
        <w:bottom w:val="none" w:sz="0" w:space="0" w:color="auto"/>
        <w:right w:val="none" w:sz="0" w:space="0" w:color="auto"/>
      </w:divBdr>
    </w:div>
    <w:div w:id="1396467967">
      <w:bodyDiv w:val="1"/>
      <w:marLeft w:val="0"/>
      <w:marRight w:val="0"/>
      <w:marTop w:val="0"/>
      <w:marBottom w:val="0"/>
      <w:divBdr>
        <w:top w:val="none" w:sz="0" w:space="0" w:color="auto"/>
        <w:left w:val="none" w:sz="0" w:space="0" w:color="auto"/>
        <w:bottom w:val="none" w:sz="0" w:space="0" w:color="auto"/>
        <w:right w:val="none" w:sz="0" w:space="0" w:color="auto"/>
      </w:divBdr>
    </w:div>
    <w:div w:id="1396971267">
      <w:bodyDiv w:val="1"/>
      <w:marLeft w:val="0"/>
      <w:marRight w:val="0"/>
      <w:marTop w:val="0"/>
      <w:marBottom w:val="0"/>
      <w:divBdr>
        <w:top w:val="none" w:sz="0" w:space="0" w:color="auto"/>
        <w:left w:val="none" w:sz="0" w:space="0" w:color="auto"/>
        <w:bottom w:val="none" w:sz="0" w:space="0" w:color="auto"/>
        <w:right w:val="none" w:sz="0" w:space="0" w:color="auto"/>
      </w:divBdr>
    </w:div>
    <w:div w:id="1397046964">
      <w:bodyDiv w:val="1"/>
      <w:marLeft w:val="0"/>
      <w:marRight w:val="0"/>
      <w:marTop w:val="0"/>
      <w:marBottom w:val="0"/>
      <w:divBdr>
        <w:top w:val="none" w:sz="0" w:space="0" w:color="auto"/>
        <w:left w:val="none" w:sz="0" w:space="0" w:color="auto"/>
        <w:bottom w:val="none" w:sz="0" w:space="0" w:color="auto"/>
        <w:right w:val="none" w:sz="0" w:space="0" w:color="auto"/>
      </w:divBdr>
    </w:div>
    <w:div w:id="1397514914">
      <w:bodyDiv w:val="1"/>
      <w:marLeft w:val="0"/>
      <w:marRight w:val="0"/>
      <w:marTop w:val="0"/>
      <w:marBottom w:val="0"/>
      <w:divBdr>
        <w:top w:val="none" w:sz="0" w:space="0" w:color="auto"/>
        <w:left w:val="none" w:sz="0" w:space="0" w:color="auto"/>
        <w:bottom w:val="none" w:sz="0" w:space="0" w:color="auto"/>
        <w:right w:val="none" w:sz="0" w:space="0" w:color="auto"/>
      </w:divBdr>
    </w:div>
    <w:div w:id="1397626717">
      <w:bodyDiv w:val="1"/>
      <w:marLeft w:val="0"/>
      <w:marRight w:val="0"/>
      <w:marTop w:val="0"/>
      <w:marBottom w:val="0"/>
      <w:divBdr>
        <w:top w:val="none" w:sz="0" w:space="0" w:color="auto"/>
        <w:left w:val="none" w:sz="0" w:space="0" w:color="auto"/>
        <w:bottom w:val="none" w:sz="0" w:space="0" w:color="auto"/>
        <w:right w:val="none" w:sz="0" w:space="0" w:color="auto"/>
      </w:divBdr>
    </w:div>
    <w:div w:id="1398090725">
      <w:bodyDiv w:val="1"/>
      <w:marLeft w:val="0"/>
      <w:marRight w:val="0"/>
      <w:marTop w:val="0"/>
      <w:marBottom w:val="0"/>
      <w:divBdr>
        <w:top w:val="none" w:sz="0" w:space="0" w:color="auto"/>
        <w:left w:val="none" w:sz="0" w:space="0" w:color="auto"/>
        <w:bottom w:val="none" w:sz="0" w:space="0" w:color="auto"/>
        <w:right w:val="none" w:sz="0" w:space="0" w:color="auto"/>
      </w:divBdr>
    </w:div>
    <w:div w:id="1399356911">
      <w:bodyDiv w:val="1"/>
      <w:marLeft w:val="0"/>
      <w:marRight w:val="0"/>
      <w:marTop w:val="0"/>
      <w:marBottom w:val="0"/>
      <w:divBdr>
        <w:top w:val="none" w:sz="0" w:space="0" w:color="auto"/>
        <w:left w:val="none" w:sz="0" w:space="0" w:color="auto"/>
        <w:bottom w:val="none" w:sz="0" w:space="0" w:color="auto"/>
        <w:right w:val="none" w:sz="0" w:space="0" w:color="auto"/>
      </w:divBdr>
    </w:div>
    <w:div w:id="1399522846">
      <w:bodyDiv w:val="1"/>
      <w:marLeft w:val="0"/>
      <w:marRight w:val="0"/>
      <w:marTop w:val="0"/>
      <w:marBottom w:val="0"/>
      <w:divBdr>
        <w:top w:val="none" w:sz="0" w:space="0" w:color="auto"/>
        <w:left w:val="none" w:sz="0" w:space="0" w:color="auto"/>
        <w:bottom w:val="none" w:sz="0" w:space="0" w:color="auto"/>
        <w:right w:val="none" w:sz="0" w:space="0" w:color="auto"/>
      </w:divBdr>
    </w:div>
    <w:div w:id="1399595526">
      <w:bodyDiv w:val="1"/>
      <w:marLeft w:val="0"/>
      <w:marRight w:val="0"/>
      <w:marTop w:val="0"/>
      <w:marBottom w:val="0"/>
      <w:divBdr>
        <w:top w:val="none" w:sz="0" w:space="0" w:color="auto"/>
        <w:left w:val="none" w:sz="0" w:space="0" w:color="auto"/>
        <w:bottom w:val="none" w:sz="0" w:space="0" w:color="auto"/>
        <w:right w:val="none" w:sz="0" w:space="0" w:color="auto"/>
      </w:divBdr>
    </w:div>
    <w:div w:id="1399933655">
      <w:bodyDiv w:val="1"/>
      <w:marLeft w:val="0"/>
      <w:marRight w:val="0"/>
      <w:marTop w:val="0"/>
      <w:marBottom w:val="0"/>
      <w:divBdr>
        <w:top w:val="none" w:sz="0" w:space="0" w:color="auto"/>
        <w:left w:val="none" w:sz="0" w:space="0" w:color="auto"/>
        <w:bottom w:val="none" w:sz="0" w:space="0" w:color="auto"/>
        <w:right w:val="none" w:sz="0" w:space="0" w:color="auto"/>
      </w:divBdr>
    </w:div>
    <w:div w:id="1400207432">
      <w:bodyDiv w:val="1"/>
      <w:marLeft w:val="0"/>
      <w:marRight w:val="0"/>
      <w:marTop w:val="0"/>
      <w:marBottom w:val="0"/>
      <w:divBdr>
        <w:top w:val="none" w:sz="0" w:space="0" w:color="auto"/>
        <w:left w:val="none" w:sz="0" w:space="0" w:color="auto"/>
        <w:bottom w:val="none" w:sz="0" w:space="0" w:color="auto"/>
        <w:right w:val="none" w:sz="0" w:space="0" w:color="auto"/>
      </w:divBdr>
    </w:div>
    <w:div w:id="1400521115">
      <w:bodyDiv w:val="1"/>
      <w:marLeft w:val="0"/>
      <w:marRight w:val="0"/>
      <w:marTop w:val="0"/>
      <w:marBottom w:val="0"/>
      <w:divBdr>
        <w:top w:val="none" w:sz="0" w:space="0" w:color="auto"/>
        <w:left w:val="none" w:sz="0" w:space="0" w:color="auto"/>
        <w:bottom w:val="none" w:sz="0" w:space="0" w:color="auto"/>
        <w:right w:val="none" w:sz="0" w:space="0" w:color="auto"/>
      </w:divBdr>
    </w:div>
    <w:div w:id="1401832114">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403332335">
      <w:bodyDiv w:val="1"/>
      <w:marLeft w:val="0"/>
      <w:marRight w:val="0"/>
      <w:marTop w:val="0"/>
      <w:marBottom w:val="0"/>
      <w:divBdr>
        <w:top w:val="none" w:sz="0" w:space="0" w:color="auto"/>
        <w:left w:val="none" w:sz="0" w:space="0" w:color="auto"/>
        <w:bottom w:val="none" w:sz="0" w:space="0" w:color="auto"/>
        <w:right w:val="none" w:sz="0" w:space="0" w:color="auto"/>
      </w:divBdr>
    </w:div>
    <w:div w:id="1403598435">
      <w:bodyDiv w:val="1"/>
      <w:marLeft w:val="0"/>
      <w:marRight w:val="0"/>
      <w:marTop w:val="0"/>
      <w:marBottom w:val="0"/>
      <w:divBdr>
        <w:top w:val="none" w:sz="0" w:space="0" w:color="auto"/>
        <w:left w:val="none" w:sz="0" w:space="0" w:color="auto"/>
        <w:bottom w:val="none" w:sz="0" w:space="0" w:color="auto"/>
        <w:right w:val="none" w:sz="0" w:space="0" w:color="auto"/>
      </w:divBdr>
    </w:div>
    <w:div w:id="1403719843">
      <w:bodyDiv w:val="1"/>
      <w:marLeft w:val="0"/>
      <w:marRight w:val="0"/>
      <w:marTop w:val="0"/>
      <w:marBottom w:val="0"/>
      <w:divBdr>
        <w:top w:val="none" w:sz="0" w:space="0" w:color="auto"/>
        <w:left w:val="none" w:sz="0" w:space="0" w:color="auto"/>
        <w:bottom w:val="none" w:sz="0" w:space="0" w:color="auto"/>
        <w:right w:val="none" w:sz="0" w:space="0" w:color="auto"/>
      </w:divBdr>
    </w:div>
    <w:div w:id="1404373676">
      <w:bodyDiv w:val="1"/>
      <w:marLeft w:val="0"/>
      <w:marRight w:val="0"/>
      <w:marTop w:val="0"/>
      <w:marBottom w:val="0"/>
      <w:divBdr>
        <w:top w:val="none" w:sz="0" w:space="0" w:color="auto"/>
        <w:left w:val="none" w:sz="0" w:space="0" w:color="auto"/>
        <w:bottom w:val="none" w:sz="0" w:space="0" w:color="auto"/>
        <w:right w:val="none" w:sz="0" w:space="0" w:color="auto"/>
      </w:divBdr>
    </w:div>
    <w:div w:id="1404639575">
      <w:bodyDiv w:val="1"/>
      <w:marLeft w:val="0"/>
      <w:marRight w:val="0"/>
      <w:marTop w:val="0"/>
      <w:marBottom w:val="0"/>
      <w:divBdr>
        <w:top w:val="none" w:sz="0" w:space="0" w:color="auto"/>
        <w:left w:val="none" w:sz="0" w:space="0" w:color="auto"/>
        <w:bottom w:val="none" w:sz="0" w:space="0" w:color="auto"/>
        <w:right w:val="none" w:sz="0" w:space="0" w:color="auto"/>
      </w:divBdr>
    </w:div>
    <w:div w:id="1405255359">
      <w:bodyDiv w:val="1"/>
      <w:marLeft w:val="0"/>
      <w:marRight w:val="0"/>
      <w:marTop w:val="0"/>
      <w:marBottom w:val="0"/>
      <w:divBdr>
        <w:top w:val="none" w:sz="0" w:space="0" w:color="auto"/>
        <w:left w:val="none" w:sz="0" w:space="0" w:color="auto"/>
        <w:bottom w:val="none" w:sz="0" w:space="0" w:color="auto"/>
        <w:right w:val="none" w:sz="0" w:space="0" w:color="auto"/>
      </w:divBdr>
    </w:div>
    <w:div w:id="1405491952">
      <w:bodyDiv w:val="1"/>
      <w:marLeft w:val="0"/>
      <w:marRight w:val="0"/>
      <w:marTop w:val="0"/>
      <w:marBottom w:val="0"/>
      <w:divBdr>
        <w:top w:val="none" w:sz="0" w:space="0" w:color="auto"/>
        <w:left w:val="none" w:sz="0" w:space="0" w:color="auto"/>
        <w:bottom w:val="none" w:sz="0" w:space="0" w:color="auto"/>
        <w:right w:val="none" w:sz="0" w:space="0" w:color="auto"/>
      </w:divBdr>
    </w:div>
    <w:div w:id="1405563382">
      <w:bodyDiv w:val="1"/>
      <w:marLeft w:val="0"/>
      <w:marRight w:val="0"/>
      <w:marTop w:val="0"/>
      <w:marBottom w:val="0"/>
      <w:divBdr>
        <w:top w:val="none" w:sz="0" w:space="0" w:color="auto"/>
        <w:left w:val="none" w:sz="0" w:space="0" w:color="auto"/>
        <w:bottom w:val="none" w:sz="0" w:space="0" w:color="auto"/>
        <w:right w:val="none" w:sz="0" w:space="0" w:color="auto"/>
      </w:divBdr>
    </w:div>
    <w:div w:id="1406033424">
      <w:bodyDiv w:val="1"/>
      <w:marLeft w:val="0"/>
      <w:marRight w:val="0"/>
      <w:marTop w:val="0"/>
      <w:marBottom w:val="0"/>
      <w:divBdr>
        <w:top w:val="none" w:sz="0" w:space="0" w:color="auto"/>
        <w:left w:val="none" w:sz="0" w:space="0" w:color="auto"/>
        <w:bottom w:val="none" w:sz="0" w:space="0" w:color="auto"/>
        <w:right w:val="none" w:sz="0" w:space="0" w:color="auto"/>
      </w:divBdr>
    </w:div>
    <w:div w:id="1406878068">
      <w:bodyDiv w:val="1"/>
      <w:marLeft w:val="0"/>
      <w:marRight w:val="0"/>
      <w:marTop w:val="0"/>
      <w:marBottom w:val="0"/>
      <w:divBdr>
        <w:top w:val="none" w:sz="0" w:space="0" w:color="auto"/>
        <w:left w:val="none" w:sz="0" w:space="0" w:color="auto"/>
        <w:bottom w:val="none" w:sz="0" w:space="0" w:color="auto"/>
        <w:right w:val="none" w:sz="0" w:space="0" w:color="auto"/>
      </w:divBdr>
    </w:div>
    <w:div w:id="1407536807">
      <w:bodyDiv w:val="1"/>
      <w:marLeft w:val="0"/>
      <w:marRight w:val="0"/>
      <w:marTop w:val="0"/>
      <w:marBottom w:val="0"/>
      <w:divBdr>
        <w:top w:val="none" w:sz="0" w:space="0" w:color="auto"/>
        <w:left w:val="none" w:sz="0" w:space="0" w:color="auto"/>
        <w:bottom w:val="none" w:sz="0" w:space="0" w:color="auto"/>
        <w:right w:val="none" w:sz="0" w:space="0" w:color="auto"/>
      </w:divBdr>
    </w:div>
    <w:div w:id="1407915046">
      <w:bodyDiv w:val="1"/>
      <w:marLeft w:val="0"/>
      <w:marRight w:val="0"/>
      <w:marTop w:val="0"/>
      <w:marBottom w:val="0"/>
      <w:divBdr>
        <w:top w:val="none" w:sz="0" w:space="0" w:color="auto"/>
        <w:left w:val="none" w:sz="0" w:space="0" w:color="auto"/>
        <w:bottom w:val="none" w:sz="0" w:space="0" w:color="auto"/>
        <w:right w:val="none" w:sz="0" w:space="0" w:color="auto"/>
      </w:divBdr>
    </w:div>
    <w:div w:id="1408116334">
      <w:bodyDiv w:val="1"/>
      <w:marLeft w:val="0"/>
      <w:marRight w:val="0"/>
      <w:marTop w:val="0"/>
      <w:marBottom w:val="0"/>
      <w:divBdr>
        <w:top w:val="none" w:sz="0" w:space="0" w:color="auto"/>
        <w:left w:val="none" w:sz="0" w:space="0" w:color="auto"/>
        <w:bottom w:val="none" w:sz="0" w:space="0" w:color="auto"/>
        <w:right w:val="none" w:sz="0" w:space="0" w:color="auto"/>
      </w:divBdr>
    </w:div>
    <w:div w:id="1409041106">
      <w:bodyDiv w:val="1"/>
      <w:marLeft w:val="0"/>
      <w:marRight w:val="0"/>
      <w:marTop w:val="0"/>
      <w:marBottom w:val="0"/>
      <w:divBdr>
        <w:top w:val="none" w:sz="0" w:space="0" w:color="auto"/>
        <w:left w:val="none" w:sz="0" w:space="0" w:color="auto"/>
        <w:bottom w:val="none" w:sz="0" w:space="0" w:color="auto"/>
        <w:right w:val="none" w:sz="0" w:space="0" w:color="auto"/>
      </w:divBdr>
    </w:div>
    <w:div w:id="1409768290">
      <w:bodyDiv w:val="1"/>
      <w:marLeft w:val="0"/>
      <w:marRight w:val="0"/>
      <w:marTop w:val="0"/>
      <w:marBottom w:val="0"/>
      <w:divBdr>
        <w:top w:val="none" w:sz="0" w:space="0" w:color="auto"/>
        <w:left w:val="none" w:sz="0" w:space="0" w:color="auto"/>
        <w:bottom w:val="none" w:sz="0" w:space="0" w:color="auto"/>
        <w:right w:val="none" w:sz="0" w:space="0" w:color="auto"/>
      </w:divBdr>
    </w:div>
    <w:div w:id="1410881145">
      <w:bodyDiv w:val="1"/>
      <w:marLeft w:val="0"/>
      <w:marRight w:val="0"/>
      <w:marTop w:val="0"/>
      <w:marBottom w:val="0"/>
      <w:divBdr>
        <w:top w:val="none" w:sz="0" w:space="0" w:color="auto"/>
        <w:left w:val="none" w:sz="0" w:space="0" w:color="auto"/>
        <w:bottom w:val="none" w:sz="0" w:space="0" w:color="auto"/>
        <w:right w:val="none" w:sz="0" w:space="0" w:color="auto"/>
      </w:divBdr>
    </w:div>
    <w:div w:id="1410928689">
      <w:bodyDiv w:val="1"/>
      <w:marLeft w:val="0"/>
      <w:marRight w:val="0"/>
      <w:marTop w:val="0"/>
      <w:marBottom w:val="0"/>
      <w:divBdr>
        <w:top w:val="none" w:sz="0" w:space="0" w:color="auto"/>
        <w:left w:val="none" w:sz="0" w:space="0" w:color="auto"/>
        <w:bottom w:val="none" w:sz="0" w:space="0" w:color="auto"/>
        <w:right w:val="none" w:sz="0" w:space="0" w:color="auto"/>
      </w:divBdr>
    </w:div>
    <w:div w:id="1411852771">
      <w:bodyDiv w:val="1"/>
      <w:marLeft w:val="0"/>
      <w:marRight w:val="0"/>
      <w:marTop w:val="0"/>
      <w:marBottom w:val="0"/>
      <w:divBdr>
        <w:top w:val="none" w:sz="0" w:space="0" w:color="auto"/>
        <w:left w:val="none" w:sz="0" w:space="0" w:color="auto"/>
        <w:bottom w:val="none" w:sz="0" w:space="0" w:color="auto"/>
        <w:right w:val="none" w:sz="0" w:space="0" w:color="auto"/>
      </w:divBdr>
    </w:div>
    <w:div w:id="1412659459">
      <w:bodyDiv w:val="1"/>
      <w:marLeft w:val="0"/>
      <w:marRight w:val="0"/>
      <w:marTop w:val="0"/>
      <w:marBottom w:val="0"/>
      <w:divBdr>
        <w:top w:val="none" w:sz="0" w:space="0" w:color="auto"/>
        <w:left w:val="none" w:sz="0" w:space="0" w:color="auto"/>
        <w:bottom w:val="none" w:sz="0" w:space="0" w:color="auto"/>
        <w:right w:val="none" w:sz="0" w:space="0" w:color="auto"/>
      </w:divBdr>
    </w:div>
    <w:div w:id="1412776102">
      <w:bodyDiv w:val="1"/>
      <w:marLeft w:val="0"/>
      <w:marRight w:val="0"/>
      <w:marTop w:val="0"/>
      <w:marBottom w:val="0"/>
      <w:divBdr>
        <w:top w:val="none" w:sz="0" w:space="0" w:color="auto"/>
        <w:left w:val="none" w:sz="0" w:space="0" w:color="auto"/>
        <w:bottom w:val="none" w:sz="0" w:space="0" w:color="auto"/>
        <w:right w:val="none" w:sz="0" w:space="0" w:color="auto"/>
      </w:divBdr>
    </w:div>
    <w:div w:id="1413088192">
      <w:bodyDiv w:val="1"/>
      <w:marLeft w:val="0"/>
      <w:marRight w:val="0"/>
      <w:marTop w:val="0"/>
      <w:marBottom w:val="0"/>
      <w:divBdr>
        <w:top w:val="none" w:sz="0" w:space="0" w:color="auto"/>
        <w:left w:val="none" w:sz="0" w:space="0" w:color="auto"/>
        <w:bottom w:val="none" w:sz="0" w:space="0" w:color="auto"/>
        <w:right w:val="none" w:sz="0" w:space="0" w:color="auto"/>
      </w:divBdr>
    </w:div>
    <w:div w:id="1415543097">
      <w:bodyDiv w:val="1"/>
      <w:marLeft w:val="0"/>
      <w:marRight w:val="0"/>
      <w:marTop w:val="0"/>
      <w:marBottom w:val="0"/>
      <w:divBdr>
        <w:top w:val="none" w:sz="0" w:space="0" w:color="auto"/>
        <w:left w:val="none" w:sz="0" w:space="0" w:color="auto"/>
        <w:bottom w:val="none" w:sz="0" w:space="0" w:color="auto"/>
        <w:right w:val="none" w:sz="0" w:space="0" w:color="auto"/>
      </w:divBdr>
    </w:div>
    <w:div w:id="1416317877">
      <w:bodyDiv w:val="1"/>
      <w:marLeft w:val="0"/>
      <w:marRight w:val="0"/>
      <w:marTop w:val="0"/>
      <w:marBottom w:val="0"/>
      <w:divBdr>
        <w:top w:val="none" w:sz="0" w:space="0" w:color="auto"/>
        <w:left w:val="none" w:sz="0" w:space="0" w:color="auto"/>
        <w:bottom w:val="none" w:sz="0" w:space="0" w:color="auto"/>
        <w:right w:val="none" w:sz="0" w:space="0" w:color="auto"/>
      </w:divBdr>
    </w:div>
    <w:div w:id="1417288150">
      <w:bodyDiv w:val="1"/>
      <w:marLeft w:val="0"/>
      <w:marRight w:val="0"/>
      <w:marTop w:val="0"/>
      <w:marBottom w:val="0"/>
      <w:divBdr>
        <w:top w:val="none" w:sz="0" w:space="0" w:color="auto"/>
        <w:left w:val="none" w:sz="0" w:space="0" w:color="auto"/>
        <w:bottom w:val="none" w:sz="0" w:space="0" w:color="auto"/>
        <w:right w:val="none" w:sz="0" w:space="0" w:color="auto"/>
      </w:divBdr>
    </w:div>
    <w:div w:id="1417558973">
      <w:bodyDiv w:val="1"/>
      <w:marLeft w:val="0"/>
      <w:marRight w:val="0"/>
      <w:marTop w:val="0"/>
      <w:marBottom w:val="0"/>
      <w:divBdr>
        <w:top w:val="none" w:sz="0" w:space="0" w:color="auto"/>
        <w:left w:val="none" w:sz="0" w:space="0" w:color="auto"/>
        <w:bottom w:val="none" w:sz="0" w:space="0" w:color="auto"/>
        <w:right w:val="none" w:sz="0" w:space="0" w:color="auto"/>
      </w:divBdr>
    </w:div>
    <w:div w:id="1417901137">
      <w:bodyDiv w:val="1"/>
      <w:marLeft w:val="0"/>
      <w:marRight w:val="0"/>
      <w:marTop w:val="0"/>
      <w:marBottom w:val="0"/>
      <w:divBdr>
        <w:top w:val="none" w:sz="0" w:space="0" w:color="auto"/>
        <w:left w:val="none" w:sz="0" w:space="0" w:color="auto"/>
        <w:bottom w:val="none" w:sz="0" w:space="0" w:color="auto"/>
        <w:right w:val="none" w:sz="0" w:space="0" w:color="auto"/>
      </w:divBdr>
    </w:div>
    <w:div w:id="1418594582">
      <w:bodyDiv w:val="1"/>
      <w:marLeft w:val="0"/>
      <w:marRight w:val="0"/>
      <w:marTop w:val="0"/>
      <w:marBottom w:val="0"/>
      <w:divBdr>
        <w:top w:val="none" w:sz="0" w:space="0" w:color="auto"/>
        <w:left w:val="none" w:sz="0" w:space="0" w:color="auto"/>
        <w:bottom w:val="none" w:sz="0" w:space="0" w:color="auto"/>
        <w:right w:val="none" w:sz="0" w:space="0" w:color="auto"/>
      </w:divBdr>
    </w:div>
    <w:div w:id="1418596321">
      <w:bodyDiv w:val="1"/>
      <w:marLeft w:val="0"/>
      <w:marRight w:val="0"/>
      <w:marTop w:val="0"/>
      <w:marBottom w:val="0"/>
      <w:divBdr>
        <w:top w:val="none" w:sz="0" w:space="0" w:color="auto"/>
        <w:left w:val="none" w:sz="0" w:space="0" w:color="auto"/>
        <w:bottom w:val="none" w:sz="0" w:space="0" w:color="auto"/>
        <w:right w:val="none" w:sz="0" w:space="0" w:color="auto"/>
      </w:divBdr>
    </w:div>
    <w:div w:id="1419475827">
      <w:bodyDiv w:val="1"/>
      <w:marLeft w:val="0"/>
      <w:marRight w:val="0"/>
      <w:marTop w:val="0"/>
      <w:marBottom w:val="0"/>
      <w:divBdr>
        <w:top w:val="none" w:sz="0" w:space="0" w:color="auto"/>
        <w:left w:val="none" w:sz="0" w:space="0" w:color="auto"/>
        <w:bottom w:val="none" w:sz="0" w:space="0" w:color="auto"/>
        <w:right w:val="none" w:sz="0" w:space="0" w:color="auto"/>
      </w:divBdr>
    </w:div>
    <w:div w:id="1419869267">
      <w:bodyDiv w:val="1"/>
      <w:marLeft w:val="0"/>
      <w:marRight w:val="0"/>
      <w:marTop w:val="0"/>
      <w:marBottom w:val="0"/>
      <w:divBdr>
        <w:top w:val="none" w:sz="0" w:space="0" w:color="auto"/>
        <w:left w:val="none" w:sz="0" w:space="0" w:color="auto"/>
        <w:bottom w:val="none" w:sz="0" w:space="0" w:color="auto"/>
        <w:right w:val="none" w:sz="0" w:space="0" w:color="auto"/>
      </w:divBdr>
    </w:div>
    <w:div w:id="1420567870">
      <w:bodyDiv w:val="1"/>
      <w:marLeft w:val="0"/>
      <w:marRight w:val="0"/>
      <w:marTop w:val="0"/>
      <w:marBottom w:val="0"/>
      <w:divBdr>
        <w:top w:val="none" w:sz="0" w:space="0" w:color="auto"/>
        <w:left w:val="none" w:sz="0" w:space="0" w:color="auto"/>
        <w:bottom w:val="none" w:sz="0" w:space="0" w:color="auto"/>
        <w:right w:val="none" w:sz="0" w:space="0" w:color="auto"/>
      </w:divBdr>
    </w:div>
    <w:div w:id="1421176838">
      <w:bodyDiv w:val="1"/>
      <w:marLeft w:val="0"/>
      <w:marRight w:val="0"/>
      <w:marTop w:val="0"/>
      <w:marBottom w:val="0"/>
      <w:divBdr>
        <w:top w:val="none" w:sz="0" w:space="0" w:color="auto"/>
        <w:left w:val="none" w:sz="0" w:space="0" w:color="auto"/>
        <w:bottom w:val="none" w:sz="0" w:space="0" w:color="auto"/>
        <w:right w:val="none" w:sz="0" w:space="0" w:color="auto"/>
      </w:divBdr>
    </w:div>
    <w:div w:id="1422990383">
      <w:bodyDiv w:val="1"/>
      <w:marLeft w:val="0"/>
      <w:marRight w:val="0"/>
      <w:marTop w:val="0"/>
      <w:marBottom w:val="0"/>
      <w:divBdr>
        <w:top w:val="none" w:sz="0" w:space="0" w:color="auto"/>
        <w:left w:val="none" w:sz="0" w:space="0" w:color="auto"/>
        <w:bottom w:val="none" w:sz="0" w:space="0" w:color="auto"/>
        <w:right w:val="none" w:sz="0" w:space="0" w:color="auto"/>
      </w:divBdr>
    </w:div>
    <w:div w:id="1424034511">
      <w:bodyDiv w:val="1"/>
      <w:marLeft w:val="0"/>
      <w:marRight w:val="0"/>
      <w:marTop w:val="0"/>
      <w:marBottom w:val="0"/>
      <w:divBdr>
        <w:top w:val="none" w:sz="0" w:space="0" w:color="auto"/>
        <w:left w:val="none" w:sz="0" w:space="0" w:color="auto"/>
        <w:bottom w:val="none" w:sz="0" w:space="0" w:color="auto"/>
        <w:right w:val="none" w:sz="0" w:space="0" w:color="auto"/>
      </w:divBdr>
    </w:div>
    <w:div w:id="1424260935">
      <w:bodyDiv w:val="1"/>
      <w:marLeft w:val="0"/>
      <w:marRight w:val="0"/>
      <w:marTop w:val="0"/>
      <w:marBottom w:val="0"/>
      <w:divBdr>
        <w:top w:val="none" w:sz="0" w:space="0" w:color="auto"/>
        <w:left w:val="none" w:sz="0" w:space="0" w:color="auto"/>
        <w:bottom w:val="none" w:sz="0" w:space="0" w:color="auto"/>
        <w:right w:val="none" w:sz="0" w:space="0" w:color="auto"/>
      </w:divBdr>
    </w:div>
    <w:div w:id="1425687104">
      <w:bodyDiv w:val="1"/>
      <w:marLeft w:val="0"/>
      <w:marRight w:val="0"/>
      <w:marTop w:val="0"/>
      <w:marBottom w:val="0"/>
      <w:divBdr>
        <w:top w:val="none" w:sz="0" w:space="0" w:color="auto"/>
        <w:left w:val="none" w:sz="0" w:space="0" w:color="auto"/>
        <w:bottom w:val="none" w:sz="0" w:space="0" w:color="auto"/>
        <w:right w:val="none" w:sz="0" w:space="0" w:color="auto"/>
      </w:divBdr>
    </w:div>
    <w:div w:id="1426265699">
      <w:bodyDiv w:val="1"/>
      <w:marLeft w:val="0"/>
      <w:marRight w:val="0"/>
      <w:marTop w:val="0"/>
      <w:marBottom w:val="0"/>
      <w:divBdr>
        <w:top w:val="none" w:sz="0" w:space="0" w:color="auto"/>
        <w:left w:val="none" w:sz="0" w:space="0" w:color="auto"/>
        <w:bottom w:val="none" w:sz="0" w:space="0" w:color="auto"/>
        <w:right w:val="none" w:sz="0" w:space="0" w:color="auto"/>
      </w:divBdr>
    </w:div>
    <w:div w:id="1426419974">
      <w:bodyDiv w:val="1"/>
      <w:marLeft w:val="0"/>
      <w:marRight w:val="0"/>
      <w:marTop w:val="0"/>
      <w:marBottom w:val="0"/>
      <w:divBdr>
        <w:top w:val="none" w:sz="0" w:space="0" w:color="auto"/>
        <w:left w:val="none" w:sz="0" w:space="0" w:color="auto"/>
        <w:bottom w:val="none" w:sz="0" w:space="0" w:color="auto"/>
        <w:right w:val="none" w:sz="0" w:space="0" w:color="auto"/>
      </w:divBdr>
    </w:div>
    <w:div w:id="1426925417">
      <w:bodyDiv w:val="1"/>
      <w:marLeft w:val="0"/>
      <w:marRight w:val="0"/>
      <w:marTop w:val="0"/>
      <w:marBottom w:val="0"/>
      <w:divBdr>
        <w:top w:val="none" w:sz="0" w:space="0" w:color="auto"/>
        <w:left w:val="none" w:sz="0" w:space="0" w:color="auto"/>
        <w:bottom w:val="none" w:sz="0" w:space="0" w:color="auto"/>
        <w:right w:val="none" w:sz="0" w:space="0" w:color="auto"/>
      </w:divBdr>
    </w:div>
    <w:div w:id="1427461262">
      <w:bodyDiv w:val="1"/>
      <w:marLeft w:val="0"/>
      <w:marRight w:val="0"/>
      <w:marTop w:val="0"/>
      <w:marBottom w:val="0"/>
      <w:divBdr>
        <w:top w:val="none" w:sz="0" w:space="0" w:color="auto"/>
        <w:left w:val="none" w:sz="0" w:space="0" w:color="auto"/>
        <w:bottom w:val="none" w:sz="0" w:space="0" w:color="auto"/>
        <w:right w:val="none" w:sz="0" w:space="0" w:color="auto"/>
      </w:divBdr>
    </w:div>
    <w:div w:id="1427652225">
      <w:bodyDiv w:val="1"/>
      <w:marLeft w:val="0"/>
      <w:marRight w:val="0"/>
      <w:marTop w:val="0"/>
      <w:marBottom w:val="0"/>
      <w:divBdr>
        <w:top w:val="none" w:sz="0" w:space="0" w:color="auto"/>
        <w:left w:val="none" w:sz="0" w:space="0" w:color="auto"/>
        <w:bottom w:val="none" w:sz="0" w:space="0" w:color="auto"/>
        <w:right w:val="none" w:sz="0" w:space="0" w:color="auto"/>
      </w:divBdr>
    </w:div>
    <w:div w:id="1427993332">
      <w:bodyDiv w:val="1"/>
      <w:marLeft w:val="0"/>
      <w:marRight w:val="0"/>
      <w:marTop w:val="0"/>
      <w:marBottom w:val="0"/>
      <w:divBdr>
        <w:top w:val="none" w:sz="0" w:space="0" w:color="auto"/>
        <w:left w:val="none" w:sz="0" w:space="0" w:color="auto"/>
        <w:bottom w:val="none" w:sz="0" w:space="0" w:color="auto"/>
        <w:right w:val="none" w:sz="0" w:space="0" w:color="auto"/>
      </w:divBdr>
    </w:div>
    <w:div w:id="1428042417">
      <w:bodyDiv w:val="1"/>
      <w:marLeft w:val="0"/>
      <w:marRight w:val="0"/>
      <w:marTop w:val="0"/>
      <w:marBottom w:val="0"/>
      <w:divBdr>
        <w:top w:val="none" w:sz="0" w:space="0" w:color="auto"/>
        <w:left w:val="none" w:sz="0" w:space="0" w:color="auto"/>
        <w:bottom w:val="none" w:sz="0" w:space="0" w:color="auto"/>
        <w:right w:val="none" w:sz="0" w:space="0" w:color="auto"/>
      </w:divBdr>
    </w:div>
    <w:div w:id="1429765367">
      <w:bodyDiv w:val="1"/>
      <w:marLeft w:val="0"/>
      <w:marRight w:val="0"/>
      <w:marTop w:val="0"/>
      <w:marBottom w:val="0"/>
      <w:divBdr>
        <w:top w:val="none" w:sz="0" w:space="0" w:color="auto"/>
        <w:left w:val="none" w:sz="0" w:space="0" w:color="auto"/>
        <w:bottom w:val="none" w:sz="0" w:space="0" w:color="auto"/>
        <w:right w:val="none" w:sz="0" w:space="0" w:color="auto"/>
      </w:divBdr>
    </w:div>
    <w:div w:id="1433090794">
      <w:bodyDiv w:val="1"/>
      <w:marLeft w:val="0"/>
      <w:marRight w:val="0"/>
      <w:marTop w:val="0"/>
      <w:marBottom w:val="0"/>
      <w:divBdr>
        <w:top w:val="none" w:sz="0" w:space="0" w:color="auto"/>
        <w:left w:val="none" w:sz="0" w:space="0" w:color="auto"/>
        <w:bottom w:val="none" w:sz="0" w:space="0" w:color="auto"/>
        <w:right w:val="none" w:sz="0" w:space="0" w:color="auto"/>
      </w:divBdr>
    </w:div>
    <w:div w:id="1433932107">
      <w:bodyDiv w:val="1"/>
      <w:marLeft w:val="0"/>
      <w:marRight w:val="0"/>
      <w:marTop w:val="0"/>
      <w:marBottom w:val="0"/>
      <w:divBdr>
        <w:top w:val="none" w:sz="0" w:space="0" w:color="auto"/>
        <w:left w:val="none" w:sz="0" w:space="0" w:color="auto"/>
        <w:bottom w:val="none" w:sz="0" w:space="0" w:color="auto"/>
        <w:right w:val="none" w:sz="0" w:space="0" w:color="auto"/>
      </w:divBdr>
    </w:div>
    <w:div w:id="1433935772">
      <w:bodyDiv w:val="1"/>
      <w:marLeft w:val="0"/>
      <w:marRight w:val="0"/>
      <w:marTop w:val="0"/>
      <w:marBottom w:val="0"/>
      <w:divBdr>
        <w:top w:val="none" w:sz="0" w:space="0" w:color="auto"/>
        <w:left w:val="none" w:sz="0" w:space="0" w:color="auto"/>
        <w:bottom w:val="none" w:sz="0" w:space="0" w:color="auto"/>
        <w:right w:val="none" w:sz="0" w:space="0" w:color="auto"/>
      </w:divBdr>
    </w:div>
    <w:div w:id="1434396625">
      <w:bodyDiv w:val="1"/>
      <w:marLeft w:val="0"/>
      <w:marRight w:val="0"/>
      <w:marTop w:val="0"/>
      <w:marBottom w:val="0"/>
      <w:divBdr>
        <w:top w:val="none" w:sz="0" w:space="0" w:color="auto"/>
        <w:left w:val="none" w:sz="0" w:space="0" w:color="auto"/>
        <w:bottom w:val="none" w:sz="0" w:space="0" w:color="auto"/>
        <w:right w:val="none" w:sz="0" w:space="0" w:color="auto"/>
      </w:divBdr>
    </w:div>
    <w:div w:id="1434665380">
      <w:bodyDiv w:val="1"/>
      <w:marLeft w:val="0"/>
      <w:marRight w:val="0"/>
      <w:marTop w:val="0"/>
      <w:marBottom w:val="0"/>
      <w:divBdr>
        <w:top w:val="none" w:sz="0" w:space="0" w:color="auto"/>
        <w:left w:val="none" w:sz="0" w:space="0" w:color="auto"/>
        <w:bottom w:val="none" w:sz="0" w:space="0" w:color="auto"/>
        <w:right w:val="none" w:sz="0" w:space="0" w:color="auto"/>
      </w:divBdr>
    </w:div>
    <w:div w:id="1435784256">
      <w:bodyDiv w:val="1"/>
      <w:marLeft w:val="0"/>
      <w:marRight w:val="0"/>
      <w:marTop w:val="0"/>
      <w:marBottom w:val="0"/>
      <w:divBdr>
        <w:top w:val="none" w:sz="0" w:space="0" w:color="auto"/>
        <w:left w:val="none" w:sz="0" w:space="0" w:color="auto"/>
        <w:bottom w:val="none" w:sz="0" w:space="0" w:color="auto"/>
        <w:right w:val="none" w:sz="0" w:space="0" w:color="auto"/>
      </w:divBdr>
    </w:div>
    <w:div w:id="1436056672">
      <w:bodyDiv w:val="1"/>
      <w:marLeft w:val="0"/>
      <w:marRight w:val="0"/>
      <w:marTop w:val="0"/>
      <w:marBottom w:val="0"/>
      <w:divBdr>
        <w:top w:val="none" w:sz="0" w:space="0" w:color="auto"/>
        <w:left w:val="none" w:sz="0" w:space="0" w:color="auto"/>
        <w:bottom w:val="none" w:sz="0" w:space="0" w:color="auto"/>
        <w:right w:val="none" w:sz="0" w:space="0" w:color="auto"/>
      </w:divBdr>
    </w:div>
    <w:div w:id="1436292479">
      <w:bodyDiv w:val="1"/>
      <w:marLeft w:val="0"/>
      <w:marRight w:val="0"/>
      <w:marTop w:val="0"/>
      <w:marBottom w:val="0"/>
      <w:divBdr>
        <w:top w:val="none" w:sz="0" w:space="0" w:color="auto"/>
        <w:left w:val="none" w:sz="0" w:space="0" w:color="auto"/>
        <w:bottom w:val="none" w:sz="0" w:space="0" w:color="auto"/>
        <w:right w:val="none" w:sz="0" w:space="0" w:color="auto"/>
      </w:divBdr>
    </w:div>
    <w:div w:id="1436712804">
      <w:bodyDiv w:val="1"/>
      <w:marLeft w:val="0"/>
      <w:marRight w:val="0"/>
      <w:marTop w:val="0"/>
      <w:marBottom w:val="0"/>
      <w:divBdr>
        <w:top w:val="none" w:sz="0" w:space="0" w:color="auto"/>
        <w:left w:val="none" w:sz="0" w:space="0" w:color="auto"/>
        <w:bottom w:val="none" w:sz="0" w:space="0" w:color="auto"/>
        <w:right w:val="none" w:sz="0" w:space="0" w:color="auto"/>
      </w:divBdr>
    </w:div>
    <w:div w:id="1437212464">
      <w:bodyDiv w:val="1"/>
      <w:marLeft w:val="0"/>
      <w:marRight w:val="0"/>
      <w:marTop w:val="0"/>
      <w:marBottom w:val="0"/>
      <w:divBdr>
        <w:top w:val="none" w:sz="0" w:space="0" w:color="auto"/>
        <w:left w:val="none" w:sz="0" w:space="0" w:color="auto"/>
        <w:bottom w:val="none" w:sz="0" w:space="0" w:color="auto"/>
        <w:right w:val="none" w:sz="0" w:space="0" w:color="auto"/>
      </w:divBdr>
    </w:div>
    <w:div w:id="1437290697">
      <w:bodyDiv w:val="1"/>
      <w:marLeft w:val="0"/>
      <w:marRight w:val="0"/>
      <w:marTop w:val="0"/>
      <w:marBottom w:val="0"/>
      <w:divBdr>
        <w:top w:val="none" w:sz="0" w:space="0" w:color="auto"/>
        <w:left w:val="none" w:sz="0" w:space="0" w:color="auto"/>
        <w:bottom w:val="none" w:sz="0" w:space="0" w:color="auto"/>
        <w:right w:val="none" w:sz="0" w:space="0" w:color="auto"/>
      </w:divBdr>
    </w:div>
    <w:div w:id="1437402689">
      <w:bodyDiv w:val="1"/>
      <w:marLeft w:val="0"/>
      <w:marRight w:val="0"/>
      <w:marTop w:val="0"/>
      <w:marBottom w:val="0"/>
      <w:divBdr>
        <w:top w:val="none" w:sz="0" w:space="0" w:color="auto"/>
        <w:left w:val="none" w:sz="0" w:space="0" w:color="auto"/>
        <w:bottom w:val="none" w:sz="0" w:space="0" w:color="auto"/>
        <w:right w:val="none" w:sz="0" w:space="0" w:color="auto"/>
      </w:divBdr>
    </w:div>
    <w:div w:id="1438285648">
      <w:bodyDiv w:val="1"/>
      <w:marLeft w:val="0"/>
      <w:marRight w:val="0"/>
      <w:marTop w:val="0"/>
      <w:marBottom w:val="0"/>
      <w:divBdr>
        <w:top w:val="none" w:sz="0" w:space="0" w:color="auto"/>
        <w:left w:val="none" w:sz="0" w:space="0" w:color="auto"/>
        <w:bottom w:val="none" w:sz="0" w:space="0" w:color="auto"/>
        <w:right w:val="none" w:sz="0" w:space="0" w:color="auto"/>
      </w:divBdr>
    </w:div>
    <w:div w:id="1438526058">
      <w:bodyDiv w:val="1"/>
      <w:marLeft w:val="0"/>
      <w:marRight w:val="0"/>
      <w:marTop w:val="0"/>
      <w:marBottom w:val="0"/>
      <w:divBdr>
        <w:top w:val="none" w:sz="0" w:space="0" w:color="auto"/>
        <w:left w:val="none" w:sz="0" w:space="0" w:color="auto"/>
        <w:bottom w:val="none" w:sz="0" w:space="0" w:color="auto"/>
        <w:right w:val="none" w:sz="0" w:space="0" w:color="auto"/>
      </w:divBdr>
    </w:div>
    <w:div w:id="1438595431">
      <w:bodyDiv w:val="1"/>
      <w:marLeft w:val="0"/>
      <w:marRight w:val="0"/>
      <w:marTop w:val="0"/>
      <w:marBottom w:val="0"/>
      <w:divBdr>
        <w:top w:val="none" w:sz="0" w:space="0" w:color="auto"/>
        <w:left w:val="none" w:sz="0" w:space="0" w:color="auto"/>
        <w:bottom w:val="none" w:sz="0" w:space="0" w:color="auto"/>
        <w:right w:val="none" w:sz="0" w:space="0" w:color="auto"/>
      </w:divBdr>
    </w:div>
    <w:div w:id="1438597667">
      <w:bodyDiv w:val="1"/>
      <w:marLeft w:val="0"/>
      <w:marRight w:val="0"/>
      <w:marTop w:val="0"/>
      <w:marBottom w:val="0"/>
      <w:divBdr>
        <w:top w:val="none" w:sz="0" w:space="0" w:color="auto"/>
        <w:left w:val="none" w:sz="0" w:space="0" w:color="auto"/>
        <w:bottom w:val="none" w:sz="0" w:space="0" w:color="auto"/>
        <w:right w:val="none" w:sz="0" w:space="0" w:color="auto"/>
      </w:divBdr>
    </w:div>
    <w:div w:id="1439327912">
      <w:bodyDiv w:val="1"/>
      <w:marLeft w:val="0"/>
      <w:marRight w:val="0"/>
      <w:marTop w:val="0"/>
      <w:marBottom w:val="0"/>
      <w:divBdr>
        <w:top w:val="none" w:sz="0" w:space="0" w:color="auto"/>
        <w:left w:val="none" w:sz="0" w:space="0" w:color="auto"/>
        <w:bottom w:val="none" w:sz="0" w:space="0" w:color="auto"/>
        <w:right w:val="none" w:sz="0" w:space="0" w:color="auto"/>
      </w:divBdr>
    </w:div>
    <w:div w:id="1440026739">
      <w:bodyDiv w:val="1"/>
      <w:marLeft w:val="0"/>
      <w:marRight w:val="0"/>
      <w:marTop w:val="0"/>
      <w:marBottom w:val="0"/>
      <w:divBdr>
        <w:top w:val="none" w:sz="0" w:space="0" w:color="auto"/>
        <w:left w:val="none" w:sz="0" w:space="0" w:color="auto"/>
        <w:bottom w:val="none" w:sz="0" w:space="0" w:color="auto"/>
        <w:right w:val="none" w:sz="0" w:space="0" w:color="auto"/>
      </w:divBdr>
    </w:div>
    <w:div w:id="1440297138">
      <w:bodyDiv w:val="1"/>
      <w:marLeft w:val="0"/>
      <w:marRight w:val="0"/>
      <w:marTop w:val="0"/>
      <w:marBottom w:val="0"/>
      <w:divBdr>
        <w:top w:val="none" w:sz="0" w:space="0" w:color="auto"/>
        <w:left w:val="none" w:sz="0" w:space="0" w:color="auto"/>
        <w:bottom w:val="none" w:sz="0" w:space="0" w:color="auto"/>
        <w:right w:val="none" w:sz="0" w:space="0" w:color="auto"/>
      </w:divBdr>
    </w:div>
    <w:div w:id="1440683348">
      <w:bodyDiv w:val="1"/>
      <w:marLeft w:val="0"/>
      <w:marRight w:val="0"/>
      <w:marTop w:val="0"/>
      <w:marBottom w:val="0"/>
      <w:divBdr>
        <w:top w:val="none" w:sz="0" w:space="0" w:color="auto"/>
        <w:left w:val="none" w:sz="0" w:space="0" w:color="auto"/>
        <w:bottom w:val="none" w:sz="0" w:space="0" w:color="auto"/>
        <w:right w:val="none" w:sz="0" w:space="0" w:color="auto"/>
      </w:divBdr>
    </w:div>
    <w:div w:id="1441800737">
      <w:bodyDiv w:val="1"/>
      <w:marLeft w:val="0"/>
      <w:marRight w:val="0"/>
      <w:marTop w:val="0"/>
      <w:marBottom w:val="0"/>
      <w:divBdr>
        <w:top w:val="none" w:sz="0" w:space="0" w:color="auto"/>
        <w:left w:val="none" w:sz="0" w:space="0" w:color="auto"/>
        <w:bottom w:val="none" w:sz="0" w:space="0" w:color="auto"/>
        <w:right w:val="none" w:sz="0" w:space="0" w:color="auto"/>
      </w:divBdr>
    </w:div>
    <w:div w:id="1443259865">
      <w:bodyDiv w:val="1"/>
      <w:marLeft w:val="0"/>
      <w:marRight w:val="0"/>
      <w:marTop w:val="0"/>
      <w:marBottom w:val="0"/>
      <w:divBdr>
        <w:top w:val="none" w:sz="0" w:space="0" w:color="auto"/>
        <w:left w:val="none" w:sz="0" w:space="0" w:color="auto"/>
        <w:bottom w:val="none" w:sz="0" w:space="0" w:color="auto"/>
        <w:right w:val="none" w:sz="0" w:space="0" w:color="auto"/>
      </w:divBdr>
    </w:div>
    <w:div w:id="1443721178">
      <w:bodyDiv w:val="1"/>
      <w:marLeft w:val="0"/>
      <w:marRight w:val="0"/>
      <w:marTop w:val="0"/>
      <w:marBottom w:val="0"/>
      <w:divBdr>
        <w:top w:val="none" w:sz="0" w:space="0" w:color="auto"/>
        <w:left w:val="none" w:sz="0" w:space="0" w:color="auto"/>
        <w:bottom w:val="none" w:sz="0" w:space="0" w:color="auto"/>
        <w:right w:val="none" w:sz="0" w:space="0" w:color="auto"/>
      </w:divBdr>
    </w:div>
    <w:div w:id="1443838824">
      <w:bodyDiv w:val="1"/>
      <w:marLeft w:val="0"/>
      <w:marRight w:val="0"/>
      <w:marTop w:val="0"/>
      <w:marBottom w:val="0"/>
      <w:divBdr>
        <w:top w:val="none" w:sz="0" w:space="0" w:color="auto"/>
        <w:left w:val="none" w:sz="0" w:space="0" w:color="auto"/>
        <w:bottom w:val="none" w:sz="0" w:space="0" w:color="auto"/>
        <w:right w:val="none" w:sz="0" w:space="0" w:color="auto"/>
      </w:divBdr>
    </w:div>
    <w:div w:id="1445415889">
      <w:bodyDiv w:val="1"/>
      <w:marLeft w:val="0"/>
      <w:marRight w:val="0"/>
      <w:marTop w:val="0"/>
      <w:marBottom w:val="0"/>
      <w:divBdr>
        <w:top w:val="none" w:sz="0" w:space="0" w:color="auto"/>
        <w:left w:val="none" w:sz="0" w:space="0" w:color="auto"/>
        <w:bottom w:val="none" w:sz="0" w:space="0" w:color="auto"/>
        <w:right w:val="none" w:sz="0" w:space="0" w:color="auto"/>
      </w:divBdr>
    </w:div>
    <w:div w:id="1446005251">
      <w:bodyDiv w:val="1"/>
      <w:marLeft w:val="0"/>
      <w:marRight w:val="0"/>
      <w:marTop w:val="0"/>
      <w:marBottom w:val="0"/>
      <w:divBdr>
        <w:top w:val="none" w:sz="0" w:space="0" w:color="auto"/>
        <w:left w:val="none" w:sz="0" w:space="0" w:color="auto"/>
        <w:bottom w:val="none" w:sz="0" w:space="0" w:color="auto"/>
        <w:right w:val="none" w:sz="0" w:space="0" w:color="auto"/>
      </w:divBdr>
    </w:div>
    <w:div w:id="1446654367">
      <w:bodyDiv w:val="1"/>
      <w:marLeft w:val="0"/>
      <w:marRight w:val="0"/>
      <w:marTop w:val="0"/>
      <w:marBottom w:val="0"/>
      <w:divBdr>
        <w:top w:val="none" w:sz="0" w:space="0" w:color="auto"/>
        <w:left w:val="none" w:sz="0" w:space="0" w:color="auto"/>
        <w:bottom w:val="none" w:sz="0" w:space="0" w:color="auto"/>
        <w:right w:val="none" w:sz="0" w:space="0" w:color="auto"/>
      </w:divBdr>
    </w:div>
    <w:div w:id="1446923755">
      <w:bodyDiv w:val="1"/>
      <w:marLeft w:val="0"/>
      <w:marRight w:val="0"/>
      <w:marTop w:val="0"/>
      <w:marBottom w:val="0"/>
      <w:divBdr>
        <w:top w:val="none" w:sz="0" w:space="0" w:color="auto"/>
        <w:left w:val="none" w:sz="0" w:space="0" w:color="auto"/>
        <w:bottom w:val="none" w:sz="0" w:space="0" w:color="auto"/>
        <w:right w:val="none" w:sz="0" w:space="0" w:color="auto"/>
      </w:divBdr>
    </w:div>
    <w:div w:id="1447577080">
      <w:bodyDiv w:val="1"/>
      <w:marLeft w:val="0"/>
      <w:marRight w:val="0"/>
      <w:marTop w:val="0"/>
      <w:marBottom w:val="0"/>
      <w:divBdr>
        <w:top w:val="none" w:sz="0" w:space="0" w:color="auto"/>
        <w:left w:val="none" w:sz="0" w:space="0" w:color="auto"/>
        <w:bottom w:val="none" w:sz="0" w:space="0" w:color="auto"/>
        <w:right w:val="none" w:sz="0" w:space="0" w:color="auto"/>
      </w:divBdr>
    </w:div>
    <w:div w:id="1448311938">
      <w:bodyDiv w:val="1"/>
      <w:marLeft w:val="0"/>
      <w:marRight w:val="0"/>
      <w:marTop w:val="0"/>
      <w:marBottom w:val="0"/>
      <w:divBdr>
        <w:top w:val="none" w:sz="0" w:space="0" w:color="auto"/>
        <w:left w:val="none" w:sz="0" w:space="0" w:color="auto"/>
        <w:bottom w:val="none" w:sz="0" w:space="0" w:color="auto"/>
        <w:right w:val="none" w:sz="0" w:space="0" w:color="auto"/>
      </w:divBdr>
    </w:div>
    <w:div w:id="1450122290">
      <w:bodyDiv w:val="1"/>
      <w:marLeft w:val="0"/>
      <w:marRight w:val="0"/>
      <w:marTop w:val="0"/>
      <w:marBottom w:val="0"/>
      <w:divBdr>
        <w:top w:val="none" w:sz="0" w:space="0" w:color="auto"/>
        <w:left w:val="none" w:sz="0" w:space="0" w:color="auto"/>
        <w:bottom w:val="none" w:sz="0" w:space="0" w:color="auto"/>
        <w:right w:val="none" w:sz="0" w:space="0" w:color="auto"/>
      </w:divBdr>
    </w:div>
    <w:div w:id="1451705706">
      <w:bodyDiv w:val="1"/>
      <w:marLeft w:val="0"/>
      <w:marRight w:val="0"/>
      <w:marTop w:val="0"/>
      <w:marBottom w:val="0"/>
      <w:divBdr>
        <w:top w:val="none" w:sz="0" w:space="0" w:color="auto"/>
        <w:left w:val="none" w:sz="0" w:space="0" w:color="auto"/>
        <w:bottom w:val="none" w:sz="0" w:space="0" w:color="auto"/>
        <w:right w:val="none" w:sz="0" w:space="0" w:color="auto"/>
      </w:divBdr>
    </w:div>
    <w:div w:id="1454203919">
      <w:bodyDiv w:val="1"/>
      <w:marLeft w:val="0"/>
      <w:marRight w:val="0"/>
      <w:marTop w:val="0"/>
      <w:marBottom w:val="0"/>
      <w:divBdr>
        <w:top w:val="none" w:sz="0" w:space="0" w:color="auto"/>
        <w:left w:val="none" w:sz="0" w:space="0" w:color="auto"/>
        <w:bottom w:val="none" w:sz="0" w:space="0" w:color="auto"/>
        <w:right w:val="none" w:sz="0" w:space="0" w:color="auto"/>
      </w:divBdr>
    </w:div>
    <w:div w:id="1455556080">
      <w:bodyDiv w:val="1"/>
      <w:marLeft w:val="0"/>
      <w:marRight w:val="0"/>
      <w:marTop w:val="0"/>
      <w:marBottom w:val="0"/>
      <w:divBdr>
        <w:top w:val="none" w:sz="0" w:space="0" w:color="auto"/>
        <w:left w:val="none" w:sz="0" w:space="0" w:color="auto"/>
        <w:bottom w:val="none" w:sz="0" w:space="0" w:color="auto"/>
        <w:right w:val="none" w:sz="0" w:space="0" w:color="auto"/>
      </w:divBdr>
    </w:div>
    <w:div w:id="1455901034">
      <w:bodyDiv w:val="1"/>
      <w:marLeft w:val="0"/>
      <w:marRight w:val="0"/>
      <w:marTop w:val="0"/>
      <w:marBottom w:val="0"/>
      <w:divBdr>
        <w:top w:val="none" w:sz="0" w:space="0" w:color="auto"/>
        <w:left w:val="none" w:sz="0" w:space="0" w:color="auto"/>
        <w:bottom w:val="none" w:sz="0" w:space="0" w:color="auto"/>
        <w:right w:val="none" w:sz="0" w:space="0" w:color="auto"/>
      </w:divBdr>
    </w:div>
    <w:div w:id="1456677362">
      <w:bodyDiv w:val="1"/>
      <w:marLeft w:val="0"/>
      <w:marRight w:val="0"/>
      <w:marTop w:val="0"/>
      <w:marBottom w:val="0"/>
      <w:divBdr>
        <w:top w:val="none" w:sz="0" w:space="0" w:color="auto"/>
        <w:left w:val="none" w:sz="0" w:space="0" w:color="auto"/>
        <w:bottom w:val="none" w:sz="0" w:space="0" w:color="auto"/>
        <w:right w:val="none" w:sz="0" w:space="0" w:color="auto"/>
      </w:divBdr>
    </w:div>
    <w:div w:id="1456874092">
      <w:bodyDiv w:val="1"/>
      <w:marLeft w:val="0"/>
      <w:marRight w:val="0"/>
      <w:marTop w:val="0"/>
      <w:marBottom w:val="0"/>
      <w:divBdr>
        <w:top w:val="none" w:sz="0" w:space="0" w:color="auto"/>
        <w:left w:val="none" w:sz="0" w:space="0" w:color="auto"/>
        <w:bottom w:val="none" w:sz="0" w:space="0" w:color="auto"/>
        <w:right w:val="none" w:sz="0" w:space="0" w:color="auto"/>
      </w:divBdr>
    </w:div>
    <w:div w:id="1457718535">
      <w:bodyDiv w:val="1"/>
      <w:marLeft w:val="0"/>
      <w:marRight w:val="0"/>
      <w:marTop w:val="0"/>
      <w:marBottom w:val="0"/>
      <w:divBdr>
        <w:top w:val="none" w:sz="0" w:space="0" w:color="auto"/>
        <w:left w:val="none" w:sz="0" w:space="0" w:color="auto"/>
        <w:bottom w:val="none" w:sz="0" w:space="0" w:color="auto"/>
        <w:right w:val="none" w:sz="0" w:space="0" w:color="auto"/>
      </w:divBdr>
    </w:div>
    <w:div w:id="1457867621">
      <w:bodyDiv w:val="1"/>
      <w:marLeft w:val="0"/>
      <w:marRight w:val="0"/>
      <w:marTop w:val="0"/>
      <w:marBottom w:val="0"/>
      <w:divBdr>
        <w:top w:val="none" w:sz="0" w:space="0" w:color="auto"/>
        <w:left w:val="none" w:sz="0" w:space="0" w:color="auto"/>
        <w:bottom w:val="none" w:sz="0" w:space="0" w:color="auto"/>
        <w:right w:val="none" w:sz="0" w:space="0" w:color="auto"/>
      </w:divBdr>
    </w:div>
    <w:div w:id="1457868190">
      <w:bodyDiv w:val="1"/>
      <w:marLeft w:val="0"/>
      <w:marRight w:val="0"/>
      <w:marTop w:val="0"/>
      <w:marBottom w:val="0"/>
      <w:divBdr>
        <w:top w:val="none" w:sz="0" w:space="0" w:color="auto"/>
        <w:left w:val="none" w:sz="0" w:space="0" w:color="auto"/>
        <w:bottom w:val="none" w:sz="0" w:space="0" w:color="auto"/>
        <w:right w:val="none" w:sz="0" w:space="0" w:color="auto"/>
      </w:divBdr>
    </w:div>
    <w:div w:id="1458259392">
      <w:bodyDiv w:val="1"/>
      <w:marLeft w:val="0"/>
      <w:marRight w:val="0"/>
      <w:marTop w:val="0"/>
      <w:marBottom w:val="0"/>
      <w:divBdr>
        <w:top w:val="none" w:sz="0" w:space="0" w:color="auto"/>
        <w:left w:val="none" w:sz="0" w:space="0" w:color="auto"/>
        <w:bottom w:val="none" w:sz="0" w:space="0" w:color="auto"/>
        <w:right w:val="none" w:sz="0" w:space="0" w:color="auto"/>
      </w:divBdr>
    </w:div>
    <w:div w:id="1458377182">
      <w:bodyDiv w:val="1"/>
      <w:marLeft w:val="0"/>
      <w:marRight w:val="0"/>
      <w:marTop w:val="0"/>
      <w:marBottom w:val="0"/>
      <w:divBdr>
        <w:top w:val="none" w:sz="0" w:space="0" w:color="auto"/>
        <w:left w:val="none" w:sz="0" w:space="0" w:color="auto"/>
        <w:bottom w:val="none" w:sz="0" w:space="0" w:color="auto"/>
        <w:right w:val="none" w:sz="0" w:space="0" w:color="auto"/>
      </w:divBdr>
    </w:div>
    <w:div w:id="1458835904">
      <w:bodyDiv w:val="1"/>
      <w:marLeft w:val="0"/>
      <w:marRight w:val="0"/>
      <w:marTop w:val="0"/>
      <w:marBottom w:val="0"/>
      <w:divBdr>
        <w:top w:val="none" w:sz="0" w:space="0" w:color="auto"/>
        <w:left w:val="none" w:sz="0" w:space="0" w:color="auto"/>
        <w:bottom w:val="none" w:sz="0" w:space="0" w:color="auto"/>
        <w:right w:val="none" w:sz="0" w:space="0" w:color="auto"/>
      </w:divBdr>
    </w:div>
    <w:div w:id="1460611981">
      <w:bodyDiv w:val="1"/>
      <w:marLeft w:val="0"/>
      <w:marRight w:val="0"/>
      <w:marTop w:val="0"/>
      <w:marBottom w:val="0"/>
      <w:divBdr>
        <w:top w:val="none" w:sz="0" w:space="0" w:color="auto"/>
        <w:left w:val="none" w:sz="0" w:space="0" w:color="auto"/>
        <w:bottom w:val="none" w:sz="0" w:space="0" w:color="auto"/>
        <w:right w:val="none" w:sz="0" w:space="0" w:color="auto"/>
      </w:divBdr>
    </w:div>
    <w:div w:id="1460689968">
      <w:bodyDiv w:val="1"/>
      <w:marLeft w:val="0"/>
      <w:marRight w:val="0"/>
      <w:marTop w:val="0"/>
      <w:marBottom w:val="0"/>
      <w:divBdr>
        <w:top w:val="none" w:sz="0" w:space="0" w:color="auto"/>
        <w:left w:val="none" w:sz="0" w:space="0" w:color="auto"/>
        <w:bottom w:val="none" w:sz="0" w:space="0" w:color="auto"/>
        <w:right w:val="none" w:sz="0" w:space="0" w:color="auto"/>
      </w:divBdr>
    </w:div>
    <w:div w:id="1462378064">
      <w:bodyDiv w:val="1"/>
      <w:marLeft w:val="0"/>
      <w:marRight w:val="0"/>
      <w:marTop w:val="0"/>
      <w:marBottom w:val="0"/>
      <w:divBdr>
        <w:top w:val="none" w:sz="0" w:space="0" w:color="auto"/>
        <w:left w:val="none" w:sz="0" w:space="0" w:color="auto"/>
        <w:bottom w:val="none" w:sz="0" w:space="0" w:color="auto"/>
        <w:right w:val="none" w:sz="0" w:space="0" w:color="auto"/>
      </w:divBdr>
    </w:div>
    <w:div w:id="1462533173">
      <w:bodyDiv w:val="1"/>
      <w:marLeft w:val="0"/>
      <w:marRight w:val="0"/>
      <w:marTop w:val="0"/>
      <w:marBottom w:val="0"/>
      <w:divBdr>
        <w:top w:val="none" w:sz="0" w:space="0" w:color="auto"/>
        <w:left w:val="none" w:sz="0" w:space="0" w:color="auto"/>
        <w:bottom w:val="none" w:sz="0" w:space="0" w:color="auto"/>
        <w:right w:val="none" w:sz="0" w:space="0" w:color="auto"/>
      </w:divBdr>
    </w:div>
    <w:div w:id="1463500813">
      <w:bodyDiv w:val="1"/>
      <w:marLeft w:val="0"/>
      <w:marRight w:val="0"/>
      <w:marTop w:val="0"/>
      <w:marBottom w:val="0"/>
      <w:divBdr>
        <w:top w:val="none" w:sz="0" w:space="0" w:color="auto"/>
        <w:left w:val="none" w:sz="0" w:space="0" w:color="auto"/>
        <w:bottom w:val="none" w:sz="0" w:space="0" w:color="auto"/>
        <w:right w:val="none" w:sz="0" w:space="0" w:color="auto"/>
      </w:divBdr>
    </w:div>
    <w:div w:id="1464615630">
      <w:bodyDiv w:val="1"/>
      <w:marLeft w:val="0"/>
      <w:marRight w:val="0"/>
      <w:marTop w:val="0"/>
      <w:marBottom w:val="0"/>
      <w:divBdr>
        <w:top w:val="none" w:sz="0" w:space="0" w:color="auto"/>
        <w:left w:val="none" w:sz="0" w:space="0" w:color="auto"/>
        <w:bottom w:val="none" w:sz="0" w:space="0" w:color="auto"/>
        <w:right w:val="none" w:sz="0" w:space="0" w:color="auto"/>
      </w:divBdr>
    </w:div>
    <w:div w:id="1465612560">
      <w:bodyDiv w:val="1"/>
      <w:marLeft w:val="0"/>
      <w:marRight w:val="0"/>
      <w:marTop w:val="0"/>
      <w:marBottom w:val="0"/>
      <w:divBdr>
        <w:top w:val="none" w:sz="0" w:space="0" w:color="auto"/>
        <w:left w:val="none" w:sz="0" w:space="0" w:color="auto"/>
        <w:bottom w:val="none" w:sz="0" w:space="0" w:color="auto"/>
        <w:right w:val="none" w:sz="0" w:space="0" w:color="auto"/>
      </w:divBdr>
    </w:div>
    <w:div w:id="1465806420">
      <w:bodyDiv w:val="1"/>
      <w:marLeft w:val="0"/>
      <w:marRight w:val="0"/>
      <w:marTop w:val="0"/>
      <w:marBottom w:val="0"/>
      <w:divBdr>
        <w:top w:val="none" w:sz="0" w:space="0" w:color="auto"/>
        <w:left w:val="none" w:sz="0" w:space="0" w:color="auto"/>
        <w:bottom w:val="none" w:sz="0" w:space="0" w:color="auto"/>
        <w:right w:val="none" w:sz="0" w:space="0" w:color="auto"/>
      </w:divBdr>
    </w:div>
    <w:div w:id="1466311573">
      <w:bodyDiv w:val="1"/>
      <w:marLeft w:val="0"/>
      <w:marRight w:val="0"/>
      <w:marTop w:val="0"/>
      <w:marBottom w:val="0"/>
      <w:divBdr>
        <w:top w:val="none" w:sz="0" w:space="0" w:color="auto"/>
        <w:left w:val="none" w:sz="0" w:space="0" w:color="auto"/>
        <w:bottom w:val="none" w:sz="0" w:space="0" w:color="auto"/>
        <w:right w:val="none" w:sz="0" w:space="0" w:color="auto"/>
      </w:divBdr>
    </w:div>
    <w:div w:id="1468666352">
      <w:bodyDiv w:val="1"/>
      <w:marLeft w:val="0"/>
      <w:marRight w:val="0"/>
      <w:marTop w:val="0"/>
      <w:marBottom w:val="0"/>
      <w:divBdr>
        <w:top w:val="none" w:sz="0" w:space="0" w:color="auto"/>
        <w:left w:val="none" w:sz="0" w:space="0" w:color="auto"/>
        <w:bottom w:val="none" w:sz="0" w:space="0" w:color="auto"/>
        <w:right w:val="none" w:sz="0" w:space="0" w:color="auto"/>
      </w:divBdr>
    </w:div>
    <w:div w:id="1469130019">
      <w:bodyDiv w:val="1"/>
      <w:marLeft w:val="0"/>
      <w:marRight w:val="0"/>
      <w:marTop w:val="0"/>
      <w:marBottom w:val="0"/>
      <w:divBdr>
        <w:top w:val="none" w:sz="0" w:space="0" w:color="auto"/>
        <w:left w:val="none" w:sz="0" w:space="0" w:color="auto"/>
        <w:bottom w:val="none" w:sz="0" w:space="0" w:color="auto"/>
        <w:right w:val="none" w:sz="0" w:space="0" w:color="auto"/>
      </w:divBdr>
    </w:div>
    <w:div w:id="1469130081">
      <w:bodyDiv w:val="1"/>
      <w:marLeft w:val="0"/>
      <w:marRight w:val="0"/>
      <w:marTop w:val="0"/>
      <w:marBottom w:val="0"/>
      <w:divBdr>
        <w:top w:val="none" w:sz="0" w:space="0" w:color="auto"/>
        <w:left w:val="none" w:sz="0" w:space="0" w:color="auto"/>
        <w:bottom w:val="none" w:sz="0" w:space="0" w:color="auto"/>
        <w:right w:val="none" w:sz="0" w:space="0" w:color="auto"/>
      </w:divBdr>
    </w:div>
    <w:div w:id="1469279444">
      <w:bodyDiv w:val="1"/>
      <w:marLeft w:val="0"/>
      <w:marRight w:val="0"/>
      <w:marTop w:val="0"/>
      <w:marBottom w:val="0"/>
      <w:divBdr>
        <w:top w:val="none" w:sz="0" w:space="0" w:color="auto"/>
        <w:left w:val="none" w:sz="0" w:space="0" w:color="auto"/>
        <w:bottom w:val="none" w:sz="0" w:space="0" w:color="auto"/>
        <w:right w:val="none" w:sz="0" w:space="0" w:color="auto"/>
      </w:divBdr>
    </w:div>
    <w:div w:id="1469392690">
      <w:bodyDiv w:val="1"/>
      <w:marLeft w:val="0"/>
      <w:marRight w:val="0"/>
      <w:marTop w:val="0"/>
      <w:marBottom w:val="0"/>
      <w:divBdr>
        <w:top w:val="none" w:sz="0" w:space="0" w:color="auto"/>
        <w:left w:val="none" w:sz="0" w:space="0" w:color="auto"/>
        <w:bottom w:val="none" w:sz="0" w:space="0" w:color="auto"/>
        <w:right w:val="none" w:sz="0" w:space="0" w:color="auto"/>
      </w:divBdr>
    </w:div>
    <w:div w:id="1470122747">
      <w:bodyDiv w:val="1"/>
      <w:marLeft w:val="0"/>
      <w:marRight w:val="0"/>
      <w:marTop w:val="0"/>
      <w:marBottom w:val="0"/>
      <w:divBdr>
        <w:top w:val="none" w:sz="0" w:space="0" w:color="auto"/>
        <w:left w:val="none" w:sz="0" w:space="0" w:color="auto"/>
        <w:bottom w:val="none" w:sz="0" w:space="0" w:color="auto"/>
        <w:right w:val="none" w:sz="0" w:space="0" w:color="auto"/>
      </w:divBdr>
    </w:div>
    <w:div w:id="1471166174">
      <w:bodyDiv w:val="1"/>
      <w:marLeft w:val="0"/>
      <w:marRight w:val="0"/>
      <w:marTop w:val="0"/>
      <w:marBottom w:val="0"/>
      <w:divBdr>
        <w:top w:val="none" w:sz="0" w:space="0" w:color="auto"/>
        <w:left w:val="none" w:sz="0" w:space="0" w:color="auto"/>
        <w:bottom w:val="none" w:sz="0" w:space="0" w:color="auto"/>
        <w:right w:val="none" w:sz="0" w:space="0" w:color="auto"/>
      </w:divBdr>
    </w:div>
    <w:div w:id="1471439703">
      <w:bodyDiv w:val="1"/>
      <w:marLeft w:val="0"/>
      <w:marRight w:val="0"/>
      <w:marTop w:val="0"/>
      <w:marBottom w:val="0"/>
      <w:divBdr>
        <w:top w:val="none" w:sz="0" w:space="0" w:color="auto"/>
        <w:left w:val="none" w:sz="0" w:space="0" w:color="auto"/>
        <w:bottom w:val="none" w:sz="0" w:space="0" w:color="auto"/>
        <w:right w:val="none" w:sz="0" w:space="0" w:color="auto"/>
      </w:divBdr>
    </w:div>
    <w:div w:id="1471558073">
      <w:bodyDiv w:val="1"/>
      <w:marLeft w:val="0"/>
      <w:marRight w:val="0"/>
      <w:marTop w:val="0"/>
      <w:marBottom w:val="0"/>
      <w:divBdr>
        <w:top w:val="none" w:sz="0" w:space="0" w:color="auto"/>
        <w:left w:val="none" w:sz="0" w:space="0" w:color="auto"/>
        <w:bottom w:val="none" w:sz="0" w:space="0" w:color="auto"/>
        <w:right w:val="none" w:sz="0" w:space="0" w:color="auto"/>
      </w:divBdr>
    </w:div>
    <w:div w:id="1472551492">
      <w:bodyDiv w:val="1"/>
      <w:marLeft w:val="0"/>
      <w:marRight w:val="0"/>
      <w:marTop w:val="0"/>
      <w:marBottom w:val="0"/>
      <w:divBdr>
        <w:top w:val="none" w:sz="0" w:space="0" w:color="auto"/>
        <w:left w:val="none" w:sz="0" w:space="0" w:color="auto"/>
        <w:bottom w:val="none" w:sz="0" w:space="0" w:color="auto"/>
        <w:right w:val="none" w:sz="0" w:space="0" w:color="auto"/>
      </w:divBdr>
    </w:div>
    <w:div w:id="1473668265">
      <w:bodyDiv w:val="1"/>
      <w:marLeft w:val="0"/>
      <w:marRight w:val="0"/>
      <w:marTop w:val="0"/>
      <w:marBottom w:val="0"/>
      <w:divBdr>
        <w:top w:val="none" w:sz="0" w:space="0" w:color="auto"/>
        <w:left w:val="none" w:sz="0" w:space="0" w:color="auto"/>
        <w:bottom w:val="none" w:sz="0" w:space="0" w:color="auto"/>
        <w:right w:val="none" w:sz="0" w:space="0" w:color="auto"/>
      </w:divBdr>
    </w:div>
    <w:div w:id="1474172796">
      <w:bodyDiv w:val="1"/>
      <w:marLeft w:val="0"/>
      <w:marRight w:val="0"/>
      <w:marTop w:val="0"/>
      <w:marBottom w:val="0"/>
      <w:divBdr>
        <w:top w:val="none" w:sz="0" w:space="0" w:color="auto"/>
        <w:left w:val="none" w:sz="0" w:space="0" w:color="auto"/>
        <w:bottom w:val="none" w:sz="0" w:space="0" w:color="auto"/>
        <w:right w:val="none" w:sz="0" w:space="0" w:color="auto"/>
      </w:divBdr>
    </w:div>
    <w:div w:id="1474761334">
      <w:bodyDiv w:val="1"/>
      <w:marLeft w:val="0"/>
      <w:marRight w:val="0"/>
      <w:marTop w:val="0"/>
      <w:marBottom w:val="0"/>
      <w:divBdr>
        <w:top w:val="none" w:sz="0" w:space="0" w:color="auto"/>
        <w:left w:val="none" w:sz="0" w:space="0" w:color="auto"/>
        <w:bottom w:val="none" w:sz="0" w:space="0" w:color="auto"/>
        <w:right w:val="none" w:sz="0" w:space="0" w:color="auto"/>
      </w:divBdr>
    </w:div>
    <w:div w:id="1475290303">
      <w:bodyDiv w:val="1"/>
      <w:marLeft w:val="0"/>
      <w:marRight w:val="0"/>
      <w:marTop w:val="0"/>
      <w:marBottom w:val="0"/>
      <w:divBdr>
        <w:top w:val="none" w:sz="0" w:space="0" w:color="auto"/>
        <w:left w:val="none" w:sz="0" w:space="0" w:color="auto"/>
        <w:bottom w:val="none" w:sz="0" w:space="0" w:color="auto"/>
        <w:right w:val="none" w:sz="0" w:space="0" w:color="auto"/>
      </w:divBdr>
    </w:div>
    <w:div w:id="1475680768">
      <w:bodyDiv w:val="1"/>
      <w:marLeft w:val="0"/>
      <w:marRight w:val="0"/>
      <w:marTop w:val="0"/>
      <w:marBottom w:val="0"/>
      <w:divBdr>
        <w:top w:val="none" w:sz="0" w:space="0" w:color="auto"/>
        <w:left w:val="none" w:sz="0" w:space="0" w:color="auto"/>
        <w:bottom w:val="none" w:sz="0" w:space="0" w:color="auto"/>
        <w:right w:val="none" w:sz="0" w:space="0" w:color="auto"/>
      </w:divBdr>
    </w:div>
    <w:div w:id="1475685332">
      <w:bodyDiv w:val="1"/>
      <w:marLeft w:val="0"/>
      <w:marRight w:val="0"/>
      <w:marTop w:val="0"/>
      <w:marBottom w:val="0"/>
      <w:divBdr>
        <w:top w:val="none" w:sz="0" w:space="0" w:color="auto"/>
        <w:left w:val="none" w:sz="0" w:space="0" w:color="auto"/>
        <w:bottom w:val="none" w:sz="0" w:space="0" w:color="auto"/>
        <w:right w:val="none" w:sz="0" w:space="0" w:color="auto"/>
      </w:divBdr>
    </w:div>
    <w:div w:id="1477139750">
      <w:bodyDiv w:val="1"/>
      <w:marLeft w:val="0"/>
      <w:marRight w:val="0"/>
      <w:marTop w:val="0"/>
      <w:marBottom w:val="0"/>
      <w:divBdr>
        <w:top w:val="none" w:sz="0" w:space="0" w:color="auto"/>
        <w:left w:val="none" w:sz="0" w:space="0" w:color="auto"/>
        <w:bottom w:val="none" w:sz="0" w:space="0" w:color="auto"/>
        <w:right w:val="none" w:sz="0" w:space="0" w:color="auto"/>
      </w:divBdr>
    </w:div>
    <w:div w:id="1477600344">
      <w:bodyDiv w:val="1"/>
      <w:marLeft w:val="0"/>
      <w:marRight w:val="0"/>
      <w:marTop w:val="0"/>
      <w:marBottom w:val="0"/>
      <w:divBdr>
        <w:top w:val="none" w:sz="0" w:space="0" w:color="auto"/>
        <w:left w:val="none" w:sz="0" w:space="0" w:color="auto"/>
        <w:bottom w:val="none" w:sz="0" w:space="0" w:color="auto"/>
        <w:right w:val="none" w:sz="0" w:space="0" w:color="auto"/>
      </w:divBdr>
    </w:div>
    <w:div w:id="1481311304">
      <w:bodyDiv w:val="1"/>
      <w:marLeft w:val="0"/>
      <w:marRight w:val="0"/>
      <w:marTop w:val="0"/>
      <w:marBottom w:val="0"/>
      <w:divBdr>
        <w:top w:val="none" w:sz="0" w:space="0" w:color="auto"/>
        <w:left w:val="none" w:sz="0" w:space="0" w:color="auto"/>
        <w:bottom w:val="none" w:sz="0" w:space="0" w:color="auto"/>
        <w:right w:val="none" w:sz="0" w:space="0" w:color="auto"/>
      </w:divBdr>
    </w:div>
    <w:div w:id="1481729712">
      <w:bodyDiv w:val="1"/>
      <w:marLeft w:val="0"/>
      <w:marRight w:val="0"/>
      <w:marTop w:val="0"/>
      <w:marBottom w:val="0"/>
      <w:divBdr>
        <w:top w:val="none" w:sz="0" w:space="0" w:color="auto"/>
        <w:left w:val="none" w:sz="0" w:space="0" w:color="auto"/>
        <w:bottom w:val="none" w:sz="0" w:space="0" w:color="auto"/>
        <w:right w:val="none" w:sz="0" w:space="0" w:color="auto"/>
      </w:divBdr>
    </w:div>
    <w:div w:id="1482387681">
      <w:bodyDiv w:val="1"/>
      <w:marLeft w:val="0"/>
      <w:marRight w:val="0"/>
      <w:marTop w:val="0"/>
      <w:marBottom w:val="0"/>
      <w:divBdr>
        <w:top w:val="none" w:sz="0" w:space="0" w:color="auto"/>
        <w:left w:val="none" w:sz="0" w:space="0" w:color="auto"/>
        <w:bottom w:val="none" w:sz="0" w:space="0" w:color="auto"/>
        <w:right w:val="none" w:sz="0" w:space="0" w:color="auto"/>
      </w:divBdr>
    </w:div>
    <w:div w:id="1483161078">
      <w:bodyDiv w:val="1"/>
      <w:marLeft w:val="0"/>
      <w:marRight w:val="0"/>
      <w:marTop w:val="0"/>
      <w:marBottom w:val="0"/>
      <w:divBdr>
        <w:top w:val="none" w:sz="0" w:space="0" w:color="auto"/>
        <w:left w:val="none" w:sz="0" w:space="0" w:color="auto"/>
        <w:bottom w:val="none" w:sz="0" w:space="0" w:color="auto"/>
        <w:right w:val="none" w:sz="0" w:space="0" w:color="auto"/>
      </w:divBdr>
    </w:div>
    <w:div w:id="1483539846">
      <w:bodyDiv w:val="1"/>
      <w:marLeft w:val="0"/>
      <w:marRight w:val="0"/>
      <w:marTop w:val="0"/>
      <w:marBottom w:val="0"/>
      <w:divBdr>
        <w:top w:val="none" w:sz="0" w:space="0" w:color="auto"/>
        <w:left w:val="none" w:sz="0" w:space="0" w:color="auto"/>
        <w:bottom w:val="none" w:sz="0" w:space="0" w:color="auto"/>
        <w:right w:val="none" w:sz="0" w:space="0" w:color="auto"/>
      </w:divBdr>
    </w:div>
    <w:div w:id="1484159055">
      <w:bodyDiv w:val="1"/>
      <w:marLeft w:val="0"/>
      <w:marRight w:val="0"/>
      <w:marTop w:val="0"/>
      <w:marBottom w:val="0"/>
      <w:divBdr>
        <w:top w:val="none" w:sz="0" w:space="0" w:color="auto"/>
        <w:left w:val="none" w:sz="0" w:space="0" w:color="auto"/>
        <w:bottom w:val="none" w:sz="0" w:space="0" w:color="auto"/>
        <w:right w:val="none" w:sz="0" w:space="0" w:color="auto"/>
      </w:divBdr>
    </w:div>
    <w:div w:id="1484660901">
      <w:bodyDiv w:val="1"/>
      <w:marLeft w:val="0"/>
      <w:marRight w:val="0"/>
      <w:marTop w:val="0"/>
      <w:marBottom w:val="0"/>
      <w:divBdr>
        <w:top w:val="none" w:sz="0" w:space="0" w:color="auto"/>
        <w:left w:val="none" w:sz="0" w:space="0" w:color="auto"/>
        <w:bottom w:val="none" w:sz="0" w:space="0" w:color="auto"/>
        <w:right w:val="none" w:sz="0" w:space="0" w:color="auto"/>
      </w:divBdr>
    </w:div>
    <w:div w:id="1485319197">
      <w:bodyDiv w:val="1"/>
      <w:marLeft w:val="0"/>
      <w:marRight w:val="0"/>
      <w:marTop w:val="0"/>
      <w:marBottom w:val="0"/>
      <w:divBdr>
        <w:top w:val="none" w:sz="0" w:space="0" w:color="auto"/>
        <w:left w:val="none" w:sz="0" w:space="0" w:color="auto"/>
        <w:bottom w:val="none" w:sz="0" w:space="0" w:color="auto"/>
        <w:right w:val="none" w:sz="0" w:space="0" w:color="auto"/>
      </w:divBdr>
    </w:div>
    <w:div w:id="1486311612">
      <w:bodyDiv w:val="1"/>
      <w:marLeft w:val="0"/>
      <w:marRight w:val="0"/>
      <w:marTop w:val="0"/>
      <w:marBottom w:val="0"/>
      <w:divBdr>
        <w:top w:val="none" w:sz="0" w:space="0" w:color="auto"/>
        <w:left w:val="none" w:sz="0" w:space="0" w:color="auto"/>
        <w:bottom w:val="none" w:sz="0" w:space="0" w:color="auto"/>
        <w:right w:val="none" w:sz="0" w:space="0" w:color="auto"/>
      </w:divBdr>
    </w:div>
    <w:div w:id="1487356714">
      <w:bodyDiv w:val="1"/>
      <w:marLeft w:val="0"/>
      <w:marRight w:val="0"/>
      <w:marTop w:val="0"/>
      <w:marBottom w:val="0"/>
      <w:divBdr>
        <w:top w:val="none" w:sz="0" w:space="0" w:color="auto"/>
        <w:left w:val="none" w:sz="0" w:space="0" w:color="auto"/>
        <w:bottom w:val="none" w:sz="0" w:space="0" w:color="auto"/>
        <w:right w:val="none" w:sz="0" w:space="0" w:color="auto"/>
      </w:divBdr>
    </w:div>
    <w:div w:id="1487749211">
      <w:bodyDiv w:val="1"/>
      <w:marLeft w:val="0"/>
      <w:marRight w:val="0"/>
      <w:marTop w:val="0"/>
      <w:marBottom w:val="0"/>
      <w:divBdr>
        <w:top w:val="none" w:sz="0" w:space="0" w:color="auto"/>
        <w:left w:val="none" w:sz="0" w:space="0" w:color="auto"/>
        <w:bottom w:val="none" w:sz="0" w:space="0" w:color="auto"/>
        <w:right w:val="none" w:sz="0" w:space="0" w:color="auto"/>
      </w:divBdr>
    </w:div>
    <w:div w:id="1487822336">
      <w:bodyDiv w:val="1"/>
      <w:marLeft w:val="0"/>
      <w:marRight w:val="0"/>
      <w:marTop w:val="0"/>
      <w:marBottom w:val="0"/>
      <w:divBdr>
        <w:top w:val="none" w:sz="0" w:space="0" w:color="auto"/>
        <w:left w:val="none" w:sz="0" w:space="0" w:color="auto"/>
        <w:bottom w:val="none" w:sz="0" w:space="0" w:color="auto"/>
        <w:right w:val="none" w:sz="0" w:space="0" w:color="auto"/>
      </w:divBdr>
    </w:div>
    <w:div w:id="1489243527">
      <w:bodyDiv w:val="1"/>
      <w:marLeft w:val="0"/>
      <w:marRight w:val="0"/>
      <w:marTop w:val="0"/>
      <w:marBottom w:val="0"/>
      <w:divBdr>
        <w:top w:val="none" w:sz="0" w:space="0" w:color="auto"/>
        <w:left w:val="none" w:sz="0" w:space="0" w:color="auto"/>
        <w:bottom w:val="none" w:sz="0" w:space="0" w:color="auto"/>
        <w:right w:val="none" w:sz="0" w:space="0" w:color="auto"/>
      </w:divBdr>
    </w:div>
    <w:div w:id="1490095708">
      <w:bodyDiv w:val="1"/>
      <w:marLeft w:val="0"/>
      <w:marRight w:val="0"/>
      <w:marTop w:val="0"/>
      <w:marBottom w:val="0"/>
      <w:divBdr>
        <w:top w:val="none" w:sz="0" w:space="0" w:color="auto"/>
        <w:left w:val="none" w:sz="0" w:space="0" w:color="auto"/>
        <w:bottom w:val="none" w:sz="0" w:space="0" w:color="auto"/>
        <w:right w:val="none" w:sz="0" w:space="0" w:color="auto"/>
      </w:divBdr>
    </w:div>
    <w:div w:id="1490252325">
      <w:bodyDiv w:val="1"/>
      <w:marLeft w:val="0"/>
      <w:marRight w:val="0"/>
      <w:marTop w:val="0"/>
      <w:marBottom w:val="0"/>
      <w:divBdr>
        <w:top w:val="none" w:sz="0" w:space="0" w:color="auto"/>
        <w:left w:val="none" w:sz="0" w:space="0" w:color="auto"/>
        <w:bottom w:val="none" w:sz="0" w:space="0" w:color="auto"/>
        <w:right w:val="none" w:sz="0" w:space="0" w:color="auto"/>
      </w:divBdr>
    </w:div>
    <w:div w:id="1490713936">
      <w:bodyDiv w:val="1"/>
      <w:marLeft w:val="0"/>
      <w:marRight w:val="0"/>
      <w:marTop w:val="0"/>
      <w:marBottom w:val="0"/>
      <w:divBdr>
        <w:top w:val="none" w:sz="0" w:space="0" w:color="auto"/>
        <w:left w:val="none" w:sz="0" w:space="0" w:color="auto"/>
        <w:bottom w:val="none" w:sz="0" w:space="0" w:color="auto"/>
        <w:right w:val="none" w:sz="0" w:space="0" w:color="auto"/>
      </w:divBdr>
    </w:div>
    <w:div w:id="1490902224">
      <w:bodyDiv w:val="1"/>
      <w:marLeft w:val="0"/>
      <w:marRight w:val="0"/>
      <w:marTop w:val="0"/>
      <w:marBottom w:val="0"/>
      <w:divBdr>
        <w:top w:val="none" w:sz="0" w:space="0" w:color="auto"/>
        <w:left w:val="none" w:sz="0" w:space="0" w:color="auto"/>
        <w:bottom w:val="none" w:sz="0" w:space="0" w:color="auto"/>
        <w:right w:val="none" w:sz="0" w:space="0" w:color="auto"/>
      </w:divBdr>
    </w:div>
    <w:div w:id="1491678595">
      <w:bodyDiv w:val="1"/>
      <w:marLeft w:val="0"/>
      <w:marRight w:val="0"/>
      <w:marTop w:val="0"/>
      <w:marBottom w:val="0"/>
      <w:divBdr>
        <w:top w:val="none" w:sz="0" w:space="0" w:color="auto"/>
        <w:left w:val="none" w:sz="0" w:space="0" w:color="auto"/>
        <w:bottom w:val="none" w:sz="0" w:space="0" w:color="auto"/>
        <w:right w:val="none" w:sz="0" w:space="0" w:color="auto"/>
      </w:divBdr>
    </w:div>
    <w:div w:id="1492213714">
      <w:bodyDiv w:val="1"/>
      <w:marLeft w:val="0"/>
      <w:marRight w:val="0"/>
      <w:marTop w:val="0"/>
      <w:marBottom w:val="0"/>
      <w:divBdr>
        <w:top w:val="none" w:sz="0" w:space="0" w:color="auto"/>
        <w:left w:val="none" w:sz="0" w:space="0" w:color="auto"/>
        <w:bottom w:val="none" w:sz="0" w:space="0" w:color="auto"/>
        <w:right w:val="none" w:sz="0" w:space="0" w:color="auto"/>
      </w:divBdr>
    </w:div>
    <w:div w:id="1493450042">
      <w:bodyDiv w:val="1"/>
      <w:marLeft w:val="0"/>
      <w:marRight w:val="0"/>
      <w:marTop w:val="0"/>
      <w:marBottom w:val="0"/>
      <w:divBdr>
        <w:top w:val="none" w:sz="0" w:space="0" w:color="auto"/>
        <w:left w:val="none" w:sz="0" w:space="0" w:color="auto"/>
        <w:bottom w:val="none" w:sz="0" w:space="0" w:color="auto"/>
        <w:right w:val="none" w:sz="0" w:space="0" w:color="auto"/>
      </w:divBdr>
    </w:div>
    <w:div w:id="1493718529">
      <w:bodyDiv w:val="1"/>
      <w:marLeft w:val="0"/>
      <w:marRight w:val="0"/>
      <w:marTop w:val="0"/>
      <w:marBottom w:val="0"/>
      <w:divBdr>
        <w:top w:val="none" w:sz="0" w:space="0" w:color="auto"/>
        <w:left w:val="none" w:sz="0" w:space="0" w:color="auto"/>
        <w:bottom w:val="none" w:sz="0" w:space="0" w:color="auto"/>
        <w:right w:val="none" w:sz="0" w:space="0" w:color="auto"/>
      </w:divBdr>
    </w:div>
    <w:div w:id="1494877774">
      <w:bodyDiv w:val="1"/>
      <w:marLeft w:val="0"/>
      <w:marRight w:val="0"/>
      <w:marTop w:val="0"/>
      <w:marBottom w:val="0"/>
      <w:divBdr>
        <w:top w:val="none" w:sz="0" w:space="0" w:color="auto"/>
        <w:left w:val="none" w:sz="0" w:space="0" w:color="auto"/>
        <w:bottom w:val="none" w:sz="0" w:space="0" w:color="auto"/>
        <w:right w:val="none" w:sz="0" w:space="0" w:color="auto"/>
      </w:divBdr>
    </w:div>
    <w:div w:id="1495025512">
      <w:bodyDiv w:val="1"/>
      <w:marLeft w:val="0"/>
      <w:marRight w:val="0"/>
      <w:marTop w:val="0"/>
      <w:marBottom w:val="0"/>
      <w:divBdr>
        <w:top w:val="none" w:sz="0" w:space="0" w:color="auto"/>
        <w:left w:val="none" w:sz="0" w:space="0" w:color="auto"/>
        <w:bottom w:val="none" w:sz="0" w:space="0" w:color="auto"/>
        <w:right w:val="none" w:sz="0" w:space="0" w:color="auto"/>
      </w:divBdr>
    </w:div>
    <w:div w:id="1496065047">
      <w:bodyDiv w:val="1"/>
      <w:marLeft w:val="0"/>
      <w:marRight w:val="0"/>
      <w:marTop w:val="0"/>
      <w:marBottom w:val="0"/>
      <w:divBdr>
        <w:top w:val="none" w:sz="0" w:space="0" w:color="auto"/>
        <w:left w:val="none" w:sz="0" w:space="0" w:color="auto"/>
        <w:bottom w:val="none" w:sz="0" w:space="0" w:color="auto"/>
        <w:right w:val="none" w:sz="0" w:space="0" w:color="auto"/>
      </w:divBdr>
    </w:div>
    <w:div w:id="1496218167">
      <w:bodyDiv w:val="1"/>
      <w:marLeft w:val="0"/>
      <w:marRight w:val="0"/>
      <w:marTop w:val="0"/>
      <w:marBottom w:val="0"/>
      <w:divBdr>
        <w:top w:val="none" w:sz="0" w:space="0" w:color="auto"/>
        <w:left w:val="none" w:sz="0" w:space="0" w:color="auto"/>
        <w:bottom w:val="none" w:sz="0" w:space="0" w:color="auto"/>
        <w:right w:val="none" w:sz="0" w:space="0" w:color="auto"/>
      </w:divBdr>
    </w:div>
    <w:div w:id="1496605850">
      <w:bodyDiv w:val="1"/>
      <w:marLeft w:val="0"/>
      <w:marRight w:val="0"/>
      <w:marTop w:val="0"/>
      <w:marBottom w:val="0"/>
      <w:divBdr>
        <w:top w:val="none" w:sz="0" w:space="0" w:color="auto"/>
        <w:left w:val="none" w:sz="0" w:space="0" w:color="auto"/>
        <w:bottom w:val="none" w:sz="0" w:space="0" w:color="auto"/>
        <w:right w:val="none" w:sz="0" w:space="0" w:color="auto"/>
      </w:divBdr>
    </w:div>
    <w:div w:id="1497770648">
      <w:bodyDiv w:val="1"/>
      <w:marLeft w:val="0"/>
      <w:marRight w:val="0"/>
      <w:marTop w:val="0"/>
      <w:marBottom w:val="0"/>
      <w:divBdr>
        <w:top w:val="none" w:sz="0" w:space="0" w:color="auto"/>
        <w:left w:val="none" w:sz="0" w:space="0" w:color="auto"/>
        <w:bottom w:val="none" w:sz="0" w:space="0" w:color="auto"/>
        <w:right w:val="none" w:sz="0" w:space="0" w:color="auto"/>
      </w:divBdr>
    </w:div>
    <w:div w:id="1497921653">
      <w:bodyDiv w:val="1"/>
      <w:marLeft w:val="0"/>
      <w:marRight w:val="0"/>
      <w:marTop w:val="0"/>
      <w:marBottom w:val="0"/>
      <w:divBdr>
        <w:top w:val="none" w:sz="0" w:space="0" w:color="auto"/>
        <w:left w:val="none" w:sz="0" w:space="0" w:color="auto"/>
        <w:bottom w:val="none" w:sz="0" w:space="0" w:color="auto"/>
        <w:right w:val="none" w:sz="0" w:space="0" w:color="auto"/>
      </w:divBdr>
    </w:div>
    <w:div w:id="1498881177">
      <w:bodyDiv w:val="1"/>
      <w:marLeft w:val="0"/>
      <w:marRight w:val="0"/>
      <w:marTop w:val="0"/>
      <w:marBottom w:val="0"/>
      <w:divBdr>
        <w:top w:val="none" w:sz="0" w:space="0" w:color="auto"/>
        <w:left w:val="none" w:sz="0" w:space="0" w:color="auto"/>
        <w:bottom w:val="none" w:sz="0" w:space="0" w:color="auto"/>
        <w:right w:val="none" w:sz="0" w:space="0" w:color="auto"/>
      </w:divBdr>
    </w:div>
    <w:div w:id="1498954932">
      <w:bodyDiv w:val="1"/>
      <w:marLeft w:val="0"/>
      <w:marRight w:val="0"/>
      <w:marTop w:val="0"/>
      <w:marBottom w:val="0"/>
      <w:divBdr>
        <w:top w:val="none" w:sz="0" w:space="0" w:color="auto"/>
        <w:left w:val="none" w:sz="0" w:space="0" w:color="auto"/>
        <w:bottom w:val="none" w:sz="0" w:space="0" w:color="auto"/>
        <w:right w:val="none" w:sz="0" w:space="0" w:color="auto"/>
      </w:divBdr>
    </w:div>
    <w:div w:id="1499614053">
      <w:bodyDiv w:val="1"/>
      <w:marLeft w:val="0"/>
      <w:marRight w:val="0"/>
      <w:marTop w:val="0"/>
      <w:marBottom w:val="0"/>
      <w:divBdr>
        <w:top w:val="none" w:sz="0" w:space="0" w:color="auto"/>
        <w:left w:val="none" w:sz="0" w:space="0" w:color="auto"/>
        <w:bottom w:val="none" w:sz="0" w:space="0" w:color="auto"/>
        <w:right w:val="none" w:sz="0" w:space="0" w:color="auto"/>
      </w:divBdr>
    </w:div>
    <w:div w:id="1499805562">
      <w:bodyDiv w:val="1"/>
      <w:marLeft w:val="0"/>
      <w:marRight w:val="0"/>
      <w:marTop w:val="0"/>
      <w:marBottom w:val="0"/>
      <w:divBdr>
        <w:top w:val="none" w:sz="0" w:space="0" w:color="auto"/>
        <w:left w:val="none" w:sz="0" w:space="0" w:color="auto"/>
        <w:bottom w:val="none" w:sz="0" w:space="0" w:color="auto"/>
        <w:right w:val="none" w:sz="0" w:space="0" w:color="auto"/>
      </w:divBdr>
    </w:div>
    <w:div w:id="1500730526">
      <w:bodyDiv w:val="1"/>
      <w:marLeft w:val="0"/>
      <w:marRight w:val="0"/>
      <w:marTop w:val="0"/>
      <w:marBottom w:val="0"/>
      <w:divBdr>
        <w:top w:val="none" w:sz="0" w:space="0" w:color="auto"/>
        <w:left w:val="none" w:sz="0" w:space="0" w:color="auto"/>
        <w:bottom w:val="none" w:sz="0" w:space="0" w:color="auto"/>
        <w:right w:val="none" w:sz="0" w:space="0" w:color="auto"/>
      </w:divBdr>
    </w:div>
    <w:div w:id="1501501607">
      <w:bodyDiv w:val="1"/>
      <w:marLeft w:val="0"/>
      <w:marRight w:val="0"/>
      <w:marTop w:val="0"/>
      <w:marBottom w:val="0"/>
      <w:divBdr>
        <w:top w:val="none" w:sz="0" w:space="0" w:color="auto"/>
        <w:left w:val="none" w:sz="0" w:space="0" w:color="auto"/>
        <w:bottom w:val="none" w:sz="0" w:space="0" w:color="auto"/>
        <w:right w:val="none" w:sz="0" w:space="0" w:color="auto"/>
      </w:divBdr>
    </w:div>
    <w:div w:id="1502113564">
      <w:bodyDiv w:val="1"/>
      <w:marLeft w:val="0"/>
      <w:marRight w:val="0"/>
      <w:marTop w:val="0"/>
      <w:marBottom w:val="0"/>
      <w:divBdr>
        <w:top w:val="none" w:sz="0" w:space="0" w:color="auto"/>
        <w:left w:val="none" w:sz="0" w:space="0" w:color="auto"/>
        <w:bottom w:val="none" w:sz="0" w:space="0" w:color="auto"/>
        <w:right w:val="none" w:sz="0" w:space="0" w:color="auto"/>
      </w:divBdr>
    </w:div>
    <w:div w:id="1502814310">
      <w:bodyDiv w:val="1"/>
      <w:marLeft w:val="0"/>
      <w:marRight w:val="0"/>
      <w:marTop w:val="0"/>
      <w:marBottom w:val="0"/>
      <w:divBdr>
        <w:top w:val="none" w:sz="0" w:space="0" w:color="auto"/>
        <w:left w:val="none" w:sz="0" w:space="0" w:color="auto"/>
        <w:bottom w:val="none" w:sz="0" w:space="0" w:color="auto"/>
        <w:right w:val="none" w:sz="0" w:space="0" w:color="auto"/>
      </w:divBdr>
    </w:div>
    <w:div w:id="1504583300">
      <w:bodyDiv w:val="1"/>
      <w:marLeft w:val="0"/>
      <w:marRight w:val="0"/>
      <w:marTop w:val="0"/>
      <w:marBottom w:val="0"/>
      <w:divBdr>
        <w:top w:val="none" w:sz="0" w:space="0" w:color="auto"/>
        <w:left w:val="none" w:sz="0" w:space="0" w:color="auto"/>
        <w:bottom w:val="none" w:sz="0" w:space="0" w:color="auto"/>
        <w:right w:val="none" w:sz="0" w:space="0" w:color="auto"/>
      </w:divBdr>
    </w:div>
    <w:div w:id="1505048188">
      <w:bodyDiv w:val="1"/>
      <w:marLeft w:val="0"/>
      <w:marRight w:val="0"/>
      <w:marTop w:val="0"/>
      <w:marBottom w:val="0"/>
      <w:divBdr>
        <w:top w:val="none" w:sz="0" w:space="0" w:color="auto"/>
        <w:left w:val="none" w:sz="0" w:space="0" w:color="auto"/>
        <w:bottom w:val="none" w:sz="0" w:space="0" w:color="auto"/>
        <w:right w:val="none" w:sz="0" w:space="0" w:color="auto"/>
      </w:divBdr>
    </w:div>
    <w:div w:id="1505127537">
      <w:bodyDiv w:val="1"/>
      <w:marLeft w:val="0"/>
      <w:marRight w:val="0"/>
      <w:marTop w:val="0"/>
      <w:marBottom w:val="0"/>
      <w:divBdr>
        <w:top w:val="none" w:sz="0" w:space="0" w:color="auto"/>
        <w:left w:val="none" w:sz="0" w:space="0" w:color="auto"/>
        <w:bottom w:val="none" w:sz="0" w:space="0" w:color="auto"/>
        <w:right w:val="none" w:sz="0" w:space="0" w:color="auto"/>
      </w:divBdr>
    </w:div>
    <w:div w:id="1505318785">
      <w:bodyDiv w:val="1"/>
      <w:marLeft w:val="0"/>
      <w:marRight w:val="0"/>
      <w:marTop w:val="0"/>
      <w:marBottom w:val="0"/>
      <w:divBdr>
        <w:top w:val="none" w:sz="0" w:space="0" w:color="auto"/>
        <w:left w:val="none" w:sz="0" w:space="0" w:color="auto"/>
        <w:bottom w:val="none" w:sz="0" w:space="0" w:color="auto"/>
        <w:right w:val="none" w:sz="0" w:space="0" w:color="auto"/>
      </w:divBdr>
    </w:div>
    <w:div w:id="1505365779">
      <w:bodyDiv w:val="1"/>
      <w:marLeft w:val="0"/>
      <w:marRight w:val="0"/>
      <w:marTop w:val="0"/>
      <w:marBottom w:val="0"/>
      <w:divBdr>
        <w:top w:val="none" w:sz="0" w:space="0" w:color="auto"/>
        <w:left w:val="none" w:sz="0" w:space="0" w:color="auto"/>
        <w:bottom w:val="none" w:sz="0" w:space="0" w:color="auto"/>
        <w:right w:val="none" w:sz="0" w:space="0" w:color="auto"/>
      </w:divBdr>
    </w:div>
    <w:div w:id="1505588883">
      <w:bodyDiv w:val="1"/>
      <w:marLeft w:val="0"/>
      <w:marRight w:val="0"/>
      <w:marTop w:val="0"/>
      <w:marBottom w:val="0"/>
      <w:divBdr>
        <w:top w:val="none" w:sz="0" w:space="0" w:color="auto"/>
        <w:left w:val="none" w:sz="0" w:space="0" w:color="auto"/>
        <w:bottom w:val="none" w:sz="0" w:space="0" w:color="auto"/>
        <w:right w:val="none" w:sz="0" w:space="0" w:color="auto"/>
      </w:divBdr>
    </w:div>
    <w:div w:id="1505777606">
      <w:bodyDiv w:val="1"/>
      <w:marLeft w:val="0"/>
      <w:marRight w:val="0"/>
      <w:marTop w:val="0"/>
      <w:marBottom w:val="0"/>
      <w:divBdr>
        <w:top w:val="none" w:sz="0" w:space="0" w:color="auto"/>
        <w:left w:val="none" w:sz="0" w:space="0" w:color="auto"/>
        <w:bottom w:val="none" w:sz="0" w:space="0" w:color="auto"/>
        <w:right w:val="none" w:sz="0" w:space="0" w:color="auto"/>
      </w:divBdr>
    </w:div>
    <w:div w:id="1506166212">
      <w:bodyDiv w:val="1"/>
      <w:marLeft w:val="0"/>
      <w:marRight w:val="0"/>
      <w:marTop w:val="0"/>
      <w:marBottom w:val="0"/>
      <w:divBdr>
        <w:top w:val="none" w:sz="0" w:space="0" w:color="auto"/>
        <w:left w:val="none" w:sz="0" w:space="0" w:color="auto"/>
        <w:bottom w:val="none" w:sz="0" w:space="0" w:color="auto"/>
        <w:right w:val="none" w:sz="0" w:space="0" w:color="auto"/>
      </w:divBdr>
    </w:div>
    <w:div w:id="1507674227">
      <w:bodyDiv w:val="1"/>
      <w:marLeft w:val="0"/>
      <w:marRight w:val="0"/>
      <w:marTop w:val="0"/>
      <w:marBottom w:val="0"/>
      <w:divBdr>
        <w:top w:val="none" w:sz="0" w:space="0" w:color="auto"/>
        <w:left w:val="none" w:sz="0" w:space="0" w:color="auto"/>
        <w:bottom w:val="none" w:sz="0" w:space="0" w:color="auto"/>
        <w:right w:val="none" w:sz="0" w:space="0" w:color="auto"/>
      </w:divBdr>
    </w:div>
    <w:div w:id="1509439404">
      <w:bodyDiv w:val="1"/>
      <w:marLeft w:val="0"/>
      <w:marRight w:val="0"/>
      <w:marTop w:val="0"/>
      <w:marBottom w:val="0"/>
      <w:divBdr>
        <w:top w:val="none" w:sz="0" w:space="0" w:color="auto"/>
        <w:left w:val="none" w:sz="0" w:space="0" w:color="auto"/>
        <w:bottom w:val="none" w:sz="0" w:space="0" w:color="auto"/>
        <w:right w:val="none" w:sz="0" w:space="0" w:color="auto"/>
      </w:divBdr>
    </w:div>
    <w:div w:id="1510172386">
      <w:bodyDiv w:val="1"/>
      <w:marLeft w:val="0"/>
      <w:marRight w:val="0"/>
      <w:marTop w:val="0"/>
      <w:marBottom w:val="0"/>
      <w:divBdr>
        <w:top w:val="none" w:sz="0" w:space="0" w:color="auto"/>
        <w:left w:val="none" w:sz="0" w:space="0" w:color="auto"/>
        <w:bottom w:val="none" w:sz="0" w:space="0" w:color="auto"/>
        <w:right w:val="none" w:sz="0" w:space="0" w:color="auto"/>
      </w:divBdr>
    </w:div>
    <w:div w:id="1511488789">
      <w:bodyDiv w:val="1"/>
      <w:marLeft w:val="0"/>
      <w:marRight w:val="0"/>
      <w:marTop w:val="0"/>
      <w:marBottom w:val="0"/>
      <w:divBdr>
        <w:top w:val="none" w:sz="0" w:space="0" w:color="auto"/>
        <w:left w:val="none" w:sz="0" w:space="0" w:color="auto"/>
        <w:bottom w:val="none" w:sz="0" w:space="0" w:color="auto"/>
        <w:right w:val="none" w:sz="0" w:space="0" w:color="auto"/>
      </w:divBdr>
    </w:div>
    <w:div w:id="1511918197">
      <w:bodyDiv w:val="1"/>
      <w:marLeft w:val="0"/>
      <w:marRight w:val="0"/>
      <w:marTop w:val="0"/>
      <w:marBottom w:val="0"/>
      <w:divBdr>
        <w:top w:val="none" w:sz="0" w:space="0" w:color="auto"/>
        <w:left w:val="none" w:sz="0" w:space="0" w:color="auto"/>
        <w:bottom w:val="none" w:sz="0" w:space="0" w:color="auto"/>
        <w:right w:val="none" w:sz="0" w:space="0" w:color="auto"/>
      </w:divBdr>
    </w:div>
    <w:div w:id="1511993436">
      <w:bodyDiv w:val="1"/>
      <w:marLeft w:val="0"/>
      <w:marRight w:val="0"/>
      <w:marTop w:val="0"/>
      <w:marBottom w:val="0"/>
      <w:divBdr>
        <w:top w:val="none" w:sz="0" w:space="0" w:color="auto"/>
        <w:left w:val="none" w:sz="0" w:space="0" w:color="auto"/>
        <w:bottom w:val="none" w:sz="0" w:space="0" w:color="auto"/>
        <w:right w:val="none" w:sz="0" w:space="0" w:color="auto"/>
      </w:divBdr>
    </w:div>
    <w:div w:id="1511993462">
      <w:bodyDiv w:val="1"/>
      <w:marLeft w:val="0"/>
      <w:marRight w:val="0"/>
      <w:marTop w:val="0"/>
      <w:marBottom w:val="0"/>
      <w:divBdr>
        <w:top w:val="none" w:sz="0" w:space="0" w:color="auto"/>
        <w:left w:val="none" w:sz="0" w:space="0" w:color="auto"/>
        <w:bottom w:val="none" w:sz="0" w:space="0" w:color="auto"/>
        <w:right w:val="none" w:sz="0" w:space="0" w:color="auto"/>
      </w:divBdr>
    </w:div>
    <w:div w:id="1512454030">
      <w:bodyDiv w:val="1"/>
      <w:marLeft w:val="0"/>
      <w:marRight w:val="0"/>
      <w:marTop w:val="0"/>
      <w:marBottom w:val="0"/>
      <w:divBdr>
        <w:top w:val="none" w:sz="0" w:space="0" w:color="auto"/>
        <w:left w:val="none" w:sz="0" w:space="0" w:color="auto"/>
        <w:bottom w:val="none" w:sz="0" w:space="0" w:color="auto"/>
        <w:right w:val="none" w:sz="0" w:space="0" w:color="auto"/>
      </w:divBdr>
    </w:div>
    <w:div w:id="1512834537">
      <w:bodyDiv w:val="1"/>
      <w:marLeft w:val="0"/>
      <w:marRight w:val="0"/>
      <w:marTop w:val="0"/>
      <w:marBottom w:val="0"/>
      <w:divBdr>
        <w:top w:val="none" w:sz="0" w:space="0" w:color="auto"/>
        <w:left w:val="none" w:sz="0" w:space="0" w:color="auto"/>
        <w:bottom w:val="none" w:sz="0" w:space="0" w:color="auto"/>
        <w:right w:val="none" w:sz="0" w:space="0" w:color="auto"/>
      </w:divBdr>
    </w:div>
    <w:div w:id="1512910751">
      <w:bodyDiv w:val="1"/>
      <w:marLeft w:val="0"/>
      <w:marRight w:val="0"/>
      <w:marTop w:val="0"/>
      <w:marBottom w:val="0"/>
      <w:divBdr>
        <w:top w:val="none" w:sz="0" w:space="0" w:color="auto"/>
        <w:left w:val="none" w:sz="0" w:space="0" w:color="auto"/>
        <w:bottom w:val="none" w:sz="0" w:space="0" w:color="auto"/>
        <w:right w:val="none" w:sz="0" w:space="0" w:color="auto"/>
      </w:divBdr>
    </w:div>
    <w:div w:id="1513572267">
      <w:bodyDiv w:val="1"/>
      <w:marLeft w:val="0"/>
      <w:marRight w:val="0"/>
      <w:marTop w:val="0"/>
      <w:marBottom w:val="0"/>
      <w:divBdr>
        <w:top w:val="none" w:sz="0" w:space="0" w:color="auto"/>
        <w:left w:val="none" w:sz="0" w:space="0" w:color="auto"/>
        <w:bottom w:val="none" w:sz="0" w:space="0" w:color="auto"/>
        <w:right w:val="none" w:sz="0" w:space="0" w:color="auto"/>
      </w:divBdr>
    </w:div>
    <w:div w:id="1513645865">
      <w:bodyDiv w:val="1"/>
      <w:marLeft w:val="0"/>
      <w:marRight w:val="0"/>
      <w:marTop w:val="0"/>
      <w:marBottom w:val="0"/>
      <w:divBdr>
        <w:top w:val="none" w:sz="0" w:space="0" w:color="auto"/>
        <w:left w:val="none" w:sz="0" w:space="0" w:color="auto"/>
        <w:bottom w:val="none" w:sz="0" w:space="0" w:color="auto"/>
        <w:right w:val="none" w:sz="0" w:space="0" w:color="auto"/>
      </w:divBdr>
    </w:div>
    <w:div w:id="1514033639">
      <w:bodyDiv w:val="1"/>
      <w:marLeft w:val="0"/>
      <w:marRight w:val="0"/>
      <w:marTop w:val="0"/>
      <w:marBottom w:val="0"/>
      <w:divBdr>
        <w:top w:val="none" w:sz="0" w:space="0" w:color="auto"/>
        <w:left w:val="none" w:sz="0" w:space="0" w:color="auto"/>
        <w:bottom w:val="none" w:sz="0" w:space="0" w:color="auto"/>
        <w:right w:val="none" w:sz="0" w:space="0" w:color="auto"/>
      </w:divBdr>
    </w:div>
    <w:div w:id="1514110678">
      <w:bodyDiv w:val="1"/>
      <w:marLeft w:val="0"/>
      <w:marRight w:val="0"/>
      <w:marTop w:val="0"/>
      <w:marBottom w:val="0"/>
      <w:divBdr>
        <w:top w:val="none" w:sz="0" w:space="0" w:color="auto"/>
        <w:left w:val="none" w:sz="0" w:space="0" w:color="auto"/>
        <w:bottom w:val="none" w:sz="0" w:space="0" w:color="auto"/>
        <w:right w:val="none" w:sz="0" w:space="0" w:color="auto"/>
      </w:divBdr>
    </w:div>
    <w:div w:id="1515414377">
      <w:bodyDiv w:val="1"/>
      <w:marLeft w:val="0"/>
      <w:marRight w:val="0"/>
      <w:marTop w:val="0"/>
      <w:marBottom w:val="0"/>
      <w:divBdr>
        <w:top w:val="none" w:sz="0" w:space="0" w:color="auto"/>
        <w:left w:val="none" w:sz="0" w:space="0" w:color="auto"/>
        <w:bottom w:val="none" w:sz="0" w:space="0" w:color="auto"/>
        <w:right w:val="none" w:sz="0" w:space="0" w:color="auto"/>
      </w:divBdr>
    </w:div>
    <w:div w:id="1515456404">
      <w:bodyDiv w:val="1"/>
      <w:marLeft w:val="0"/>
      <w:marRight w:val="0"/>
      <w:marTop w:val="0"/>
      <w:marBottom w:val="0"/>
      <w:divBdr>
        <w:top w:val="none" w:sz="0" w:space="0" w:color="auto"/>
        <w:left w:val="none" w:sz="0" w:space="0" w:color="auto"/>
        <w:bottom w:val="none" w:sz="0" w:space="0" w:color="auto"/>
        <w:right w:val="none" w:sz="0" w:space="0" w:color="auto"/>
      </w:divBdr>
    </w:div>
    <w:div w:id="1516262466">
      <w:bodyDiv w:val="1"/>
      <w:marLeft w:val="0"/>
      <w:marRight w:val="0"/>
      <w:marTop w:val="0"/>
      <w:marBottom w:val="0"/>
      <w:divBdr>
        <w:top w:val="none" w:sz="0" w:space="0" w:color="auto"/>
        <w:left w:val="none" w:sz="0" w:space="0" w:color="auto"/>
        <w:bottom w:val="none" w:sz="0" w:space="0" w:color="auto"/>
        <w:right w:val="none" w:sz="0" w:space="0" w:color="auto"/>
      </w:divBdr>
    </w:div>
    <w:div w:id="1517185037">
      <w:bodyDiv w:val="1"/>
      <w:marLeft w:val="0"/>
      <w:marRight w:val="0"/>
      <w:marTop w:val="0"/>
      <w:marBottom w:val="0"/>
      <w:divBdr>
        <w:top w:val="none" w:sz="0" w:space="0" w:color="auto"/>
        <w:left w:val="none" w:sz="0" w:space="0" w:color="auto"/>
        <w:bottom w:val="none" w:sz="0" w:space="0" w:color="auto"/>
        <w:right w:val="none" w:sz="0" w:space="0" w:color="auto"/>
      </w:divBdr>
    </w:div>
    <w:div w:id="1517233166">
      <w:bodyDiv w:val="1"/>
      <w:marLeft w:val="0"/>
      <w:marRight w:val="0"/>
      <w:marTop w:val="0"/>
      <w:marBottom w:val="0"/>
      <w:divBdr>
        <w:top w:val="none" w:sz="0" w:space="0" w:color="auto"/>
        <w:left w:val="none" w:sz="0" w:space="0" w:color="auto"/>
        <w:bottom w:val="none" w:sz="0" w:space="0" w:color="auto"/>
        <w:right w:val="none" w:sz="0" w:space="0" w:color="auto"/>
      </w:divBdr>
    </w:div>
    <w:div w:id="1517646087">
      <w:bodyDiv w:val="1"/>
      <w:marLeft w:val="0"/>
      <w:marRight w:val="0"/>
      <w:marTop w:val="0"/>
      <w:marBottom w:val="0"/>
      <w:divBdr>
        <w:top w:val="none" w:sz="0" w:space="0" w:color="auto"/>
        <w:left w:val="none" w:sz="0" w:space="0" w:color="auto"/>
        <w:bottom w:val="none" w:sz="0" w:space="0" w:color="auto"/>
        <w:right w:val="none" w:sz="0" w:space="0" w:color="auto"/>
      </w:divBdr>
    </w:div>
    <w:div w:id="1517764760">
      <w:bodyDiv w:val="1"/>
      <w:marLeft w:val="0"/>
      <w:marRight w:val="0"/>
      <w:marTop w:val="0"/>
      <w:marBottom w:val="0"/>
      <w:divBdr>
        <w:top w:val="none" w:sz="0" w:space="0" w:color="auto"/>
        <w:left w:val="none" w:sz="0" w:space="0" w:color="auto"/>
        <w:bottom w:val="none" w:sz="0" w:space="0" w:color="auto"/>
        <w:right w:val="none" w:sz="0" w:space="0" w:color="auto"/>
      </w:divBdr>
    </w:div>
    <w:div w:id="1518427258">
      <w:bodyDiv w:val="1"/>
      <w:marLeft w:val="0"/>
      <w:marRight w:val="0"/>
      <w:marTop w:val="0"/>
      <w:marBottom w:val="0"/>
      <w:divBdr>
        <w:top w:val="none" w:sz="0" w:space="0" w:color="auto"/>
        <w:left w:val="none" w:sz="0" w:space="0" w:color="auto"/>
        <w:bottom w:val="none" w:sz="0" w:space="0" w:color="auto"/>
        <w:right w:val="none" w:sz="0" w:space="0" w:color="auto"/>
      </w:divBdr>
    </w:div>
    <w:div w:id="1518735152">
      <w:bodyDiv w:val="1"/>
      <w:marLeft w:val="0"/>
      <w:marRight w:val="0"/>
      <w:marTop w:val="0"/>
      <w:marBottom w:val="0"/>
      <w:divBdr>
        <w:top w:val="none" w:sz="0" w:space="0" w:color="auto"/>
        <w:left w:val="none" w:sz="0" w:space="0" w:color="auto"/>
        <w:bottom w:val="none" w:sz="0" w:space="0" w:color="auto"/>
        <w:right w:val="none" w:sz="0" w:space="0" w:color="auto"/>
      </w:divBdr>
    </w:div>
    <w:div w:id="1519274115">
      <w:bodyDiv w:val="1"/>
      <w:marLeft w:val="0"/>
      <w:marRight w:val="0"/>
      <w:marTop w:val="0"/>
      <w:marBottom w:val="0"/>
      <w:divBdr>
        <w:top w:val="none" w:sz="0" w:space="0" w:color="auto"/>
        <w:left w:val="none" w:sz="0" w:space="0" w:color="auto"/>
        <w:bottom w:val="none" w:sz="0" w:space="0" w:color="auto"/>
        <w:right w:val="none" w:sz="0" w:space="0" w:color="auto"/>
      </w:divBdr>
    </w:div>
    <w:div w:id="1520268900">
      <w:bodyDiv w:val="1"/>
      <w:marLeft w:val="0"/>
      <w:marRight w:val="0"/>
      <w:marTop w:val="0"/>
      <w:marBottom w:val="0"/>
      <w:divBdr>
        <w:top w:val="none" w:sz="0" w:space="0" w:color="auto"/>
        <w:left w:val="none" w:sz="0" w:space="0" w:color="auto"/>
        <w:bottom w:val="none" w:sz="0" w:space="0" w:color="auto"/>
        <w:right w:val="none" w:sz="0" w:space="0" w:color="auto"/>
      </w:divBdr>
    </w:div>
    <w:div w:id="1520700854">
      <w:bodyDiv w:val="1"/>
      <w:marLeft w:val="0"/>
      <w:marRight w:val="0"/>
      <w:marTop w:val="0"/>
      <w:marBottom w:val="0"/>
      <w:divBdr>
        <w:top w:val="none" w:sz="0" w:space="0" w:color="auto"/>
        <w:left w:val="none" w:sz="0" w:space="0" w:color="auto"/>
        <w:bottom w:val="none" w:sz="0" w:space="0" w:color="auto"/>
        <w:right w:val="none" w:sz="0" w:space="0" w:color="auto"/>
      </w:divBdr>
    </w:div>
    <w:div w:id="1522084113">
      <w:bodyDiv w:val="1"/>
      <w:marLeft w:val="0"/>
      <w:marRight w:val="0"/>
      <w:marTop w:val="0"/>
      <w:marBottom w:val="0"/>
      <w:divBdr>
        <w:top w:val="none" w:sz="0" w:space="0" w:color="auto"/>
        <w:left w:val="none" w:sz="0" w:space="0" w:color="auto"/>
        <w:bottom w:val="none" w:sz="0" w:space="0" w:color="auto"/>
        <w:right w:val="none" w:sz="0" w:space="0" w:color="auto"/>
      </w:divBdr>
    </w:div>
    <w:div w:id="1522204818">
      <w:bodyDiv w:val="1"/>
      <w:marLeft w:val="0"/>
      <w:marRight w:val="0"/>
      <w:marTop w:val="0"/>
      <w:marBottom w:val="0"/>
      <w:divBdr>
        <w:top w:val="none" w:sz="0" w:space="0" w:color="auto"/>
        <w:left w:val="none" w:sz="0" w:space="0" w:color="auto"/>
        <w:bottom w:val="none" w:sz="0" w:space="0" w:color="auto"/>
        <w:right w:val="none" w:sz="0" w:space="0" w:color="auto"/>
      </w:divBdr>
    </w:div>
    <w:div w:id="1522280924">
      <w:bodyDiv w:val="1"/>
      <w:marLeft w:val="0"/>
      <w:marRight w:val="0"/>
      <w:marTop w:val="0"/>
      <w:marBottom w:val="0"/>
      <w:divBdr>
        <w:top w:val="none" w:sz="0" w:space="0" w:color="auto"/>
        <w:left w:val="none" w:sz="0" w:space="0" w:color="auto"/>
        <w:bottom w:val="none" w:sz="0" w:space="0" w:color="auto"/>
        <w:right w:val="none" w:sz="0" w:space="0" w:color="auto"/>
      </w:divBdr>
    </w:div>
    <w:div w:id="1523321856">
      <w:bodyDiv w:val="1"/>
      <w:marLeft w:val="0"/>
      <w:marRight w:val="0"/>
      <w:marTop w:val="0"/>
      <w:marBottom w:val="0"/>
      <w:divBdr>
        <w:top w:val="none" w:sz="0" w:space="0" w:color="auto"/>
        <w:left w:val="none" w:sz="0" w:space="0" w:color="auto"/>
        <w:bottom w:val="none" w:sz="0" w:space="0" w:color="auto"/>
        <w:right w:val="none" w:sz="0" w:space="0" w:color="auto"/>
      </w:divBdr>
    </w:div>
    <w:div w:id="1523470058">
      <w:bodyDiv w:val="1"/>
      <w:marLeft w:val="0"/>
      <w:marRight w:val="0"/>
      <w:marTop w:val="0"/>
      <w:marBottom w:val="0"/>
      <w:divBdr>
        <w:top w:val="none" w:sz="0" w:space="0" w:color="auto"/>
        <w:left w:val="none" w:sz="0" w:space="0" w:color="auto"/>
        <w:bottom w:val="none" w:sz="0" w:space="0" w:color="auto"/>
        <w:right w:val="none" w:sz="0" w:space="0" w:color="auto"/>
      </w:divBdr>
    </w:div>
    <w:div w:id="1524903530">
      <w:bodyDiv w:val="1"/>
      <w:marLeft w:val="0"/>
      <w:marRight w:val="0"/>
      <w:marTop w:val="0"/>
      <w:marBottom w:val="0"/>
      <w:divBdr>
        <w:top w:val="none" w:sz="0" w:space="0" w:color="auto"/>
        <w:left w:val="none" w:sz="0" w:space="0" w:color="auto"/>
        <w:bottom w:val="none" w:sz="0" w:space="0" w:color="auto"/>
        <w:right w:val="none" w:sz="0" w:space="0" w:color="auto"/>
      </w:divBdr>
    </w:div>
    <w:div w:id="1525166886">
      <w:bodyDiv w:val="1"/>
      <w:marLeft w:val="0"/>
      <w:marRight w:val="0"/>
      <w:marTop w:val="0"/>
      <w:marBottom w:val="0"/>
      <w:divBdr>
        <w:top w:val="none" w:sz="0" w:space="0" w:color="auto"/>
        <w:left w:val="none" w:sz="0" w:space="0" w:color="auto"/>
        <w:bottom w:val="none" w:sz="0" w:space="0" w:color="auto"/>
        <w:right w:val="none" w:sz="0" w:space="0" w:color="auto"/>
      </w:divBdr>
    </w:div>
    <w:div w:id="1525285161">
      <w:bodyDiv w:val="1"/>
      <w:marLeft w:val="0"/>
      <w:marRight w:val="0"/>
      <w:marTop w:val="0"/>
      <w:marBottom w:val="0"/>
      <w:divBdr>
        <w:top w:val="none" w:sz="0" w:space="0" w:color="auto"/>
        <w:left w:val="none" w:sz="0" w:space="0" w:color="auto"/>
        <w:bottom w:val="none" w:sz="0" w:space="0" w:color="auto"/>
        <w:right w:val="none" w:sz="0" w:space="0" w:color="auto"/>
      </w:divBdr>
    </w:div>
    <w:div w:id="1527520147">
      <w:bodyDiv w:val="1"/>
      <w:marLeft w:val="0"/>
      <w:marRight w:val="0"/>
      <w:marTop w:val="0"/>
      <w:marBottom w:val="0"/>
      <w:divBdr>
        <w:top w:val="none" w:sz="0" w:space="0" w:color="auto"/>
        <w:left w:val="none" w:sz="0" w:space="0" w:color="auto"/>
        <w:bottom w:val="none" w:sz="0" w:space="0" w:color="auto"/>
        <w:right w:val="none" w:sz="0" w:space="0" w:color="auto"/>
      </w:divBdr>
    </w:div>
    <w:div w:id="1529173355">
      <w:bodyDiv w:val="1"/>
      <w:marLeft w:val="0"/>
      <w:marRight w:val="0"/>
      <w:marTop w:val="0"/>
      <w:marBottom w:val="0"/>
      <w:divBdr>
        <w:top w:val="none" w:sz="0" w:space="0" w:color="auto"/>
        <w:left w:val="none" w:sz="0" w:space="0" w:color="auto"/>
        <w:bottom w:val="none" w:sz="0" w:space="0" w:color="auto"/>
        <w:right w:val="none" w:sz="0" w:space="0" w:color="auto"/>
      </w:divBdr>
    </w:div>
    <w:div w:id="1529681735">
      <w:bodyDiv w:val="1"/>
      <w:marLeft w:val="0"/>
      <w:marRight w:val="0"/>
      <w:marTop w:val="0"/>
      <w:marBottom w:val="0"/>
      <w:divBdr>
        <w:top w:val="none" w:sz="0" w:space="0" w:color="auto"/>
        <w:left w:val="none" w:sz="0" w:space="0" w:color="auto"/>
        <w:bottom w:val="none" w:sz="0" w:space="0" w:color="auto"/>
        <w:right w:val="none" w:sz="0" w:space="0" w:color="auto"/>
      </w:divBdr>
    </w:div>
    <w:div w:id="1529682609">
      <w:bodyDiv w:val="1"/>
      <w:marLeft w:val="0"/>
      <w:marRight w:val="0"/>
      <w:marTop w:val="0"/>
      <w:marBottom w:val="0"/>
      <w:divBdr>
        <w:top w:val="none" w:sz="0" w:space="0" w:color="auto"/>
        <w:left w:val="none" w:sz="0" w:space="0" w:color="auto"/>
        <w:bottom w:val="none" w:sz="0" w:space="0" w:color="auto"/>
        <w:right w:val="none" w:sz="0" w:space="0" w:color="auto"/>
      </w:divBdr>
    </w:div>
    <w:div w:id="1530029275">
      <w:bodyDiv w:val="1"/>
      <w:marLeft w:val="0"/>
      <w:marRight w:val="0"/>
      <w:marTop w:val="0"/>
      <w:marBottom w:val="0"/>
      <w:divBdr>
        <w:top w:val="none" w:sz="0" w:space="0" w:color="auto"/>
        <w:left w:val="none" w:sz="0" w:space="0" w:color="auto"/>
        <w:bottom w:val="none" w:sz="0" w:space="0" w:color="auto"/>
        <w:right w:val="none" w:sz="0" w:space="0" w:color="auto"/>
      </w:divBdr>
    </w:div>
    <w:div w:id="1531065124">
      <w:bodyDiv w:val="1"/>
      <w:marLeft w:val="0"/>
      <w:marRight w:val="0"/>
      <w:marTop w:val="0"/>
      <w:marBottom w:val="0"/>
      <w:divBdr>
        <w:top w:val="none" w:sz="0" w:space="0" w:color="auto"/>
        <w:left w:val="none" w:sz="0" w:space="0" w:color="auto"/>
        <w:bottom w:val="none" w:sz="0" w:space="0" w:color="auto"/>
        <w:right w:val="none" w:sz="0" w:space="0" w:color="auto"/>
      </w:divBdr>
    </w:div>
    <w:div w:id="1531408086">
      <w:bodyDiv w:val="1"/>
      <w:marLeft w:val="0"/>
      <w:marRight w:val="0"/>
      <w:marTop w:val="0"/>
      <w:marBottom w:val="0"/>
      <w:divBdr>
        <w:top w:val="none" w:sz="0" w:space="0" w:color="auto"/>
        <w:left w:val="none" w:sz="0" w:space="0" w:color="auto"/>
        <w:bottom w:val="none" w:sz="0" w:space="0" w:color="auto"/>
        <w:right w:val="none" w:sz="0" w:space="0" w:color="auto"/>
      </w:divBdr>
    </w:div>
    <w:div w:id="1531911889">
      <w:bodyDiv w:val="1"/>
      <w:marLeft w:val="0"/>
      <w:marRight w:val="0"/>
      <w:marTop w:val="0"/>
      <w:marBottom w:val="0"/>
      <w:divBdr>
        <w:top w:val="none" w:sz="0" w:space="0" w:color="auto"/>
        <w:left w:val="none" w:sz="0" w:space="0" w:color="auto"/>
        <w:bottom w:val="none" w:sz="0" w:space="0" w:color="auto"/>
        <w:right w:val="none" w:sz="0" w:space="0" w:color="auto"/>
      </w:divBdr>
    </w:div>
    <w:div w:id="1534732465">
      <w:bodyDiv w:val="1"/>
      <w:marLeft w:val="0"/>
      <w:marRight w:val="0"/>
      <w:marTop w:val="0"/>
      <w:marBottom w:val="0"/>
      <w:divBdr>
        <w:top w:val="none" w:sz="0" w:space="0" w:color="auto"/>
        <w:left w:val="none" w:sz="0" w:space="0" w:color="auto"/>
        <w:bottom w:val="none" w:sz="0" w:space="0" w:color="auto"/>
        <w:right w:val="none" w:sz="0" w:space="0" w:color="auto"/>
      </w:divBdr>
    </w:div>
    <w:div w:id="1534923432">
      <w:bodyDiv w:val="1"/>
      <w:marLeft w:val="0"/>
      <w:marRight w:val="0"/>
      <w:marTop w:val="0"/>
      <w:marBottom w:val="0"/>
      <w:divBdr>
        <w:top w:val="none" w:sz="0" w:space="0" w:color="auto"/>
        <w:left w:val="none" w:sz="0" w:space="0" w:color="auto"/>
        <w:bottom w:val="none" w:sz="0" w:space="0" w:color="auto"/>
        <w:right w:val="none" w:sz="0" w:space="0" w:color="auto"/>
      </w:divBdr>
    </w:div>
    <w:div w:id="1536648917">
      <w:bodyDiv w:val="1"/>
      <w:marLeft w:val="0"/>
      <w:marRight w:val="0"/>
      <w:marTop w:val="0"/>
      <w:marBottom w:val="0"/>
      <w:divBdr>
        <w:top w:val="none" w:sz="0" w:space="0" w:color="auto"/>
        <w:left w:val="none" w:sz="0" w:space="0" w:color="auto"/>
        <w:bottom w:val="none" w:sz="0" w:space="0" w:color="auto"/>
        <w:right w:val="none" w:sz="0" w:space="0" w:color="auto"/>
      </w:divBdr>
    </w:div>
    <w:div w:id="1536698698">
      <w:bodyDiv w:val="1"/>
      <w:marLeft w:val="0"/>
      <w:marRight w:val="0"/>
      <w:marTop w:val="0"/>
      <w:marBottom w:val="0"/>
      <w:divBdr>
        <w:top w:val="none" w:sz="0" w:space="0" w:color="auto"/>
        <w:left w:val="none" w:sz="0" w:space="0" w:color="auto"/>
        <w:bottom w:val="none" w:sz="0" w:space="0" w:color="auto"/>
        <w:right w:val="none" w:sz="0" w:space="0" w:color="auto"/>
      </w:divBdr>
    </w:div>
    <w:div w:id="1537039897">
      <w:bodyDiv w:val="1"/>
      <w:marLeft w:val="0"/>
      <w:marRight w:val="0"/>
      <w:marTop w:val="0"/>
      <w:marBottom w:val="0"/>
      <w:divBdr>
        <w:top w:val="none" w:sz="0" w:space="0" w:color="auto"/>
        <w:left w:val="none" w:sz="0" w:space="0" w:color="auto"/>
        <w:bottom w:val="none" w:sz="0" w:space="0" w:color="auto"/>
        <w:right w:val="none" w:sz="0" w:space="0" w:color="auto"/>
      </w:divBdr>
    </w:div>
    <w:div w:id="1537963331">
      <w:bodyDiv w:val="1"/>
      <w:marLeft w:val="0"/>
      <w:marRight w:val="0"/>
      <w:marTop w:val="0"/>
      <w:marBottom w:val="0"/>
      <w:divBdr>
        <w:top w:val="none" w:sz="0" w:space="0" w:color="auto"/>
        <w:left w:val="none" w:sz="0" w:space="0" w:color="auto"/>
        <w:bottom w:val="none" w:sz="0" w:space="0" w:color="auto"/>
        <w:right w:val="none" w:sz="0" w:space="0" w:color="auto"/>
      </w:divBdr>
    </w:div>
    <w:div w:id="1539273099">
      <w:bodyDiv w:val="1"/>
      <w:marLeft w:val="0"/>
      <w:marRight w:val="0"/>
      <w:marTop w:val="0"/>
      <w:marBottom w:val="0"/>
      <w:divBdr>
        <w:top w:val="none" w:sz="0" w:space="0" w:color="auto"/>
        <w:left w:val="none" w:sz="0" w:space="0" w:color="auto"/>
        <w:bottom w:val="none" w:sz="0" w:space="0" w:color="auto"/>
        <w:right w:val="none" w:sz="0" w:space="0" w:color="auto"/>
      </w:divBdr>
    </w:div>
    <w:div w:id="1539313944">
      <w:bodyDiv w:val="1"/>
      <w:marLeft w:val="0"/>
      <w:marRight w:val="0"/>
      <w:marTop w:val="0"/>
      <w:marBottom w:val="0"/>
      <w:divBdr>
        <w:top w:val="none" w:sz="0" w:space="0" w:color="auto"/>
        <w:left w:val="none" w:sz="0" w:space="0" w:color="auto"/>
        <w:bottom w:val="none" w:sz="0" w:space="0" w:color="auto"/>
        <w:right w:val="none" w:sz="0" w:space="0" w:color="auto"/>
      </w:divBdr>
    </w:div>
    <w:div w:id="1539584100">
      <w:bodyDiv w:val="1"/>
      <w:marLeft w:val="0"/>
      <w:marRight w:val="0"/>
      <w:marTop w:val="0"/>
      <w:marBottom w:val="0"/>
      <w:divBdr>
        <w:top w:val="none" w:sz="0" w:space="0" w:color="auto"/>
        <w:left w:val="none" w:sz="0" w:space="0" w:color="auto"/>
        <w:bottom w:val="none" w:sz="0" w:space="0" w:color="auto"/>
        <w:right w:val="none" w:sz="0" w:space="0" w:color="auto"/>
      </w:divBdr>
    </w:div>
    <w:div w:id="1540779177">
      <w:bodyDiv w:val="1"/>
      <w:marLeft w:val="0"/>
      <w:marRight w:val="0"/>
      <w:marTop w:val="0"/>
      <w:marBottom w:val="0"/>
      <w:divBdr>
        <w:top w:val="none" w:sz="0" w:space="0" w:color="auto"/>
        <w:left w:val="none" w:sz="0" w:space="0" w:color="auto"/>
        <w:bottom w:val="none" w:sz="0" w:space="0" w:color="auto"/>
        <w:right w:val="none" w:sz="0" w:space="0" w:color="auto"/>
      </w:divBdr>
    </w:div>
    <w:div w:id="1541433322">
      <w:bodyDiv w:val="1"/>
      <w:marLeft w:val="0"/>
      <w:marRight w:val="0"/>
      <w:marTop w:val="0"/>
      <w:marBottom w:val="0"/>
      <w:divBdr>
        <w:top w:val="none" w:sz="0" w:space="0" w:color="auto"/>
        <w:left w:val="none" w:sz="0" w:space="0" w:color="auto"/>
        <w:bottom w:val="none" w:sz="0" w:space="0" w:color="auto"/>
        <w:right w:val="none" w:sz="0" w:space="0" w:color="auto"/>
      </w:divBdr>
    </w:div>
    <w:div w:id="1541939178">
      <w:bodyDiv w:val="1"/>
      <w:marLeft w:val="0"/>
      <w:marRight w:val="0"/>
      <w:marTop w:val="0"/>
      <w:marBottom w:val="0"/>
      <w:divBdr>
        <w:top w:val="none" w:sz="0" w:space="0" w:color="auto"/>
        <w:left w:val="none" w:sz="0" w:space="0" w:color="auto"/>
        <w:bottom w:val="none" w:sz="0" w:space="0" w:color="auto"/>
        <w:right w:val="none" w:sz="0" w:space="0" w:color="auto"/>
      </w:divBdr>
    </w:div>
    <w:div w:id="1542476033">
      <w:bodyDiv w:val="1"/>
      <w:marLeft w:val="0"/>
      <w:marRight w:val="0"/>
      <w:marTop w:val="0"/>
      <w:marBottom w:val="0"/>
      <w:divBdr>
        <w:top w:val="none" w:sz="0" w:space="0" w:color="auto"/>
        <w:left w:val="none" w:sz="0" w:space="0" w:color="auto"/>
        <w:bottom w:val="none" w:sz="0" w:space="0" w:color="auto"/>
        <w:right w:val="none" w:sz="0" w:space="0" w:color="auto"/>
      </w:divBdr>
    </w:div>
    <w:div w:id="1543593708">
      <w:bodyDiv w:val="1"/>
      <w:marLeft w:val="0"/>
      <w:marRight w:val="0"/>
      <w:marTop w:val="0"/>
      <w:marBottom w:val="0"/>
      <w:divBdr>
        <w:top w:val="none" w:sz="0" w:space="0" w:color="auto"/>
        <w:left w:val="none" w:sz="0" w:space="0" w:color="auto"/>
        <w:bottom w:val="none" w:sz="0" w:space="0" w:color="auto"/>
        <w:right w:val="none" w:sz="0" w:space="0" w:color="auto"/>
      </w:divBdr>
    </w:div>
    <w:div w:id="1546676156">
      <w:bodyDiv w:val="1"/>
      <w:marLeft w:val="0"/>
      <w:marRight w:val="0"/>
      <w:marTop w:val="0"/>
      <w:marBottom w:val="0"/>
      <w:divBdr>
        <w:top w:val="none" w:sz="0" w:space="0" w:color="auto"/>
        <w:left w:val="none" w:sz="0" w:space="0" w:color="auto"/>
        <w:bottom w:val="none" w:sz="0" w:space="0" w:color="auto"/>
        <w:right w:val="none" w:sz="0" w:space="0" w:color="auto"/>
      </w:divBdr>
    </w:div>
    <w:div w:id="1546941787">
      <w:bodyDiv w:val="1"/>
      <w:marLeft w:val="0"/>
      <w:marRight w:val="0"/>
      <w:marTop w:val="0"/>
      <w:marBottom w:val="0"/>
      <w:divBdr>
        <w:top w:val="none" w:sz="0" w:space="0" w:color="auto"/>
        <w:left w:val="none" w:sz="0" w:space="0" w:color="auto"/>
        <w:bottom w:val="none" w:sz="0" w:space="0" w:color="auto"/>
        <w:right w:val="none" w:sz="0" w:space="0" w:color="auto"/>
      </w:divBdr>
    </w:div>
    <w:div w:id="1547060161">
      <w:bodyDiv w:val="1"/>
      <w:marLeft w:val="0"/>
      <w:marRight w:val="0"/>
      <w:marTop w:val="0"/>
      <w:marBottom w:val="0"/>
      <w:divBdr>
        <w:top w:val="none" w:sz="0" w:space="0" w:color="auto"/>
        <w:left w:val="none" w:sz="0" w:space="0" w:color="auto"/>
        <w:bottom w:val="none" w:sz="0" w:space="0" w:color="auto"/>
        <w:right w:val="none" w:sz="0" w:space="0" w:color="auto"/>
      </w:divBdr>
    </w:div>
    <w:div w:id="1548222993">
      <w:bodyDiv w:val="1"/>
      <w:marLeft w:val="0"/>
      <w:marRight w:val="0"/>
      <w:marTop w:val="0"/>
      <w:marBottom w:val="0"/>
      <w:divBdr>
        <w:top w:val="none" w:sz="0" w:space="0" w:color="auto"/>
        <w:left w:val="none" w:sz="0" w:space="0" w:color="auto"/>
        <w:bottom w:val="none" w:sz="0" w:space="0" w:color="auto"/>
        <w:right w:val="none" w:sz="0" w:space="0" w:color="auto"/>
      </w:divBdr>
    </w:div>
    <w:div w:id="1548445513">
      <w:bodyDiv w:val="1"/>
      <w:marLeft w:val="0"/>
      <w:marRight w:val="0"/>
      <w:marTop w:val="0"/>
      <w:marBottom w:val="0"/>
      <w:divBdr>
        <w:top w:val="none" w:sz="0" w:space="0" w:color="auto"/>
        <w:left w:val="none" w:sz="0" w:space="0" w:color="auto"/>
        <w:bottom w:val="none" w:sz="0" w:space="0" w:color="auto"/>
        <w:right w:val="none" w:sz="0" w:space="0" w:color="auto"/>
      </w:divBdr>
    </w:div>
    <w:div w:id="1548758126">
      <w:bodyDiv w:val="1"/>
      <w:marLeft w:val="0"/>
      <w:marRight w:val="0"/>
      <w:marTop w:val="0"/>
      <w:marBottom w:val="0"/>
      <w:divBdr>
        <w:top w:val="none" w:sz="0" w:space="0" w:color="auto"/>
        <w:left w:val="none" w:sz="0" w:space="0" w:color="auto"/>
        <w:bottom w:val="none" w:sz="0" w:space="0" w:color="auto"/>
        <w:right w:val="none" w:sz="0" w:space="0" w:color="auto"/>
      </w:divBdr>
    </w:div>
    <w:div w:id="1549759330">
      <w:bodyDiv w:val="1"/>
      <w:marLeft w:val="0"/>
      <w:marRight w:val="0"/>
      <w:marTop w:val="0"/>
      <w:marBottom w:val="0"/>
      <w:divBdr>
        <w:top w:val="none" w:sz="0" w:space="0" w:color="auto"/>
        <w:left w:val="none" w:sz="0" w:space="0" w:color="auto"/>
        <w:bottom w:val="none" w:sz="0" w:space="0" w:color="auto"/>
        <w:right w:val="none" w:sz="0" w:space="0" w:color="auto"/>
      </w:divBdr>
    </w:div>
    <w:div w:id="1552577512">
      <w:bodyDiv w:val="1"/>
      <w:marLeft w:val="0"/>
      <w:marRight w:val="0"/>
      <w:marTop w:val="0"/>
      <w:marBottom w:val="0"/>
      <w:divBdr>
        <w:top w:val="none" w:sz="0" w:space="0" w:color="auto"/>
        <w:left w:val="none" w:sz="0" w:space="0" w:color="auto"/>
        <w:bottom w:val="none" w:sz="0" w:space="0" w:color="auto"/>
        <w:right w:val="none" w:sz="0" w:space="0" w:color="auto"/>
      </w:divBdr>
    </w:div>
    <w:div w:id="1552963553">
      <w:bodyDiv w:val="1"/>
      <w:marLeft w:val="0"/>
      <w:marRight w:val="0"/>
      <w:marTop w:val="0"/>
      <w:marBottom w:val="0"/>
      <w:divBdr>
        <w:top w:val="none" w:sz="0" w:space="0" w:color="auto"/>
        <w:left w:val="none" w:sz="0" w:space="0" w:color="auto"/>
        <w:bottom w:val="none" w:sz="0" w:space="0" w:color="auto"/>
        <w:right w:val="none" w:sz="0" w:space="0" w:color="auto"/>
      </w:divBdr>
    </w:div>
    <w:div w:id="1553466902">
      <w:bodyDiv w:val="1"/>
      <w:marLeft w:val="0"/>
      <w:marRight w:val="0"/>
      <w:marTop w:val="0"/>
      <w:marBottom w:val="0"/>
      <w:divBdr>
        <w:top w:val="none" w:sz="0" w:space="0" w:color="auto"/>
        <w:left w:val="none" w:sz="0" w:space="0" w:color="auto"/>
        <w:bottom w:val="none" w:sz="0" w:space="0" w:color="auto"/>
        <w:right w:val="none" w:sz="0" w:space="0" w:color="auto"/>
      </w:divBdr>
    </w:div>
    <w:div w:id="1554076738">
      <w:bodyDiv w:val="1"/>
      <w:marLeft w:val="0"/>
      <w:marRight w:val="0"/>
      <w:marTop w:val="0"/>
      <w:marBottom w:val="0"/>
      <w:divBdr>
        <w:top w:val="none" w:sz="0" w:space="0" w:color="auto"/>
        <w:left w:val="none" w:sz="0" w:space="0" w:color="auto"/>
        <w:bottom w:val="none" w:sz="0" w:space="0" w:color="auto"/>
        <w:right w:val="none" w:sz="0" w:space="0" w:color="auto"/>
      </w:divBdr>
    </w:div>
    <w:div w:id="1554150687">
      <w:bodyDiv w:val="1"/>
      <w:marLeft w:val="0"/>
      <w:marRight w:val="0"/>
      <w:marTop w:val="0"/>
      <w:marBottom w:val="0"/>
      <w:divBdr>
        <w:top w:val="none" w:sz="0" w:space="0" w:color="auto"/>
        <w:left w:val="none" w:sz="0" w:space="0" w:color="auto"/>
        <w:bottom w:val="none" w:sz="0" w:space="0" w:color="auto"/>
        <w:right w:val="none" w:sz="0" w:space="0" w:color="auto"/>
      </w:divBdr>
    </w:div>
    <w:div w:id="1554193843">
      <w:bodyDiv w:val="1"/>
      <w:marLeft w:val="0"/>
      <w:marRight w:val="0"/>
      <w:marTop w:val="0"/>
      <w:marBottom w:val="0"/>
      <w:divBdr>
        <w:top w:val="none" w:sz="0" w:space="0" w:color="auto"/>
        <w:left w:val="none" w:sz="0" w:space="0" w:color="auto"/>
        <w:bottom w:val="none" w:sz="0" w:space="0" w:color="auto"/>
        <w:right w:val="none" w:sz="0" w:space="0" w:color="auto"/>
      </w:divBdr>
    </w:div>
    <w:div w:id="1555502487">
      <w:bodyDiv w:val="1"/>
      <w:marLeft w:val="0"/>
      <w:marRight w:val="0"/>
      <w:marTop w:val="0"/>
      <w:marBottom w:val="0"/>
      <w:divBdr>
        <w:top w:val="none" w:sz="0" w:space="0" w:color="auto"/>
        <w:left w:val="none" w:sz="0" w:space="0" w:color="auto"/>
        <w:bottom w:val="none" w:sz="0" w:space="0" w:color="auto"/>
        <w:right w:val="none" w:sz="0" w:space="0" w:color="auto"/>
      </w:divBdr>
    </w:div>
    <w:div w:id="1555701536">
      <w:bodyDiv w:val="1"/>
      <w:marLeft w:val="0"/>
      <w:marRight w:val="0"/>
      <w:marTop w:val="0"/>
      <w:marBottom w:val="0"/>
      <w:divBdr>
        <w:top w:val="none" w:sz="0" w:space="0" w:color="auto"/>
        <w:left w:val="none" w:sz="0" w:space="0" w:color="auto"/>
        <w:bottom w:val="none" w:sz="0" w:space="0" w:color="auto"/>
        <w:right w:val="none" w:sz="0" w:space="0" w:color="auto"/>
      </w:divBdr>
    </w:div>
    <w:div w:id="1556238089">
      <w:bodyDiv w:val="1"/>
      <w:marLeft w:val="0"/>
      <w:marRight w:val="0"/>
      <w:marTop w:val="0"/>
      <w:marBottom w:val="0"/>
      <w:divBdr>
        <w:top w:val="none" w:sz="0" w:space="0" w:color="auto"/>
        <w:left w:val="none" w:sz="0" w:space="0" w:color="auto"/>
        <w:bottom w:val="none" w:sz="0" w:space="0" w:color="auto"/>
        <w:right w:val="none" w:sz="0" w:space="0" w:color="auto"/>
      </w:divBdr>
    </w:div>
    <w:div w:id="1556576264">
      <w:bodyDiv w:val="1"/>
      <w:marLeft w:val="0"/>
      <w:marRight w:val="0"/>
      <w:marTop w:val="0"/>
      <w:marBottom w:val="0"/>
      <w:divBdr>
        <w:top w:val="none" w:sz="0" w:space="0" w:color="auto"/>
        <w:left w:val="none" w:sz="0" w:space="0" w:color="auto"/>
        <w:bottom w:val="none" w:sz="0" w:space="0" w:color="auto"/>
        <w:right w:val="none" w:sz="0" w:space="0" w:color="auto"/>
      </w:divBdr>
    </w:div>
    <w:div w:id="1557160133">
      <w:bodyDiv w:val="1"/>
      <w:marLeft w:val="0"/>
      <w:marRight w:val="0"/>
      <w:marTop w:val="0"/>
      <w:marBottom w:val="0"/>
      <w:divBdr>
        <w:top w:val="none" w:sz="0" w:space="0" w:color="auto"/>
        <w:left w:val="none" w:sz="0" w:space="0" w:color="auto"/>
        <w:bottom w:val="none" w:sz="0" w:space="0" w:color="auto"/>
        <w:right w:val="none" w:sz="0" w:space="0" w:color="auto"/>
      </w:divBdr>
    </w:div>
    <w:div w:id="1557819164">
      <w:bodyDiv w:val="1"/>
      <w:marLeft w:val="0"/>
      <w:marRight w:val="0"/>
      <w:marTop w:val="0"/>
      <w:marBottom w:val="0"/>
      <w:divBdr>
        <w:top w:val="none" w:sz="0" w:space="0" w:color="auto"/>
        <w:left w:val="none" w:sz="0" w:space="0" w:color="auto"/>
        <w:bottom w:val="none" w:sz="0" w:space="0" w:color="auto"/>
        <w:right w:val="none" w:sz="0" w:space="0" w:color="auto"/>
      </w:divBdr>
    </w:div>
    <w:div w:id="1557857717">
      <w:bodyDiv w:val="1"/>
      <w:marLeft w:val="0"/>
      <w:marRight w:val="0"/>
      <w:marTop w:val="0"/>
      <w:marBottom w:val="0"/>
      <w:divBdr>
        <w:top w:val="none" w:sz="0" w:space="0" w:color="auto"/>
        <w:left w:val="none" w:sz="0" w:space="0" w:color="auto"/>
        <w:bottom w:val="none" w:sz="0" w:space="0" w:color="auto"/>
        <w:right w:val="none" w:sz="0" w:space="0" w:color="auto"/>
      </w:divBdr>
    </w:div>
    <w:div w:id="1558280308">
      <w:bodyDiv w:val="1"/>
      <w:marLeft w:val="0"/>
      <w:marRight w:val="0"/>
      <w:marTop w:val="0"/>
      <w:marBottom w:val="0"/>
      <w:divBdr>
        <w:top w:val="none" w:sz="0" w:space="0" w:color="auto"/>
        <w:left w:val="none" w:sz="0" w:space="0" w:color="auto"/>
        <w:bottom w:val="none" w:sz="0" w:space="0" w:color="auto"/>
        <w:right w:val="none" w:sz="0" w:space="0" w:color="auto"/>
      </w:divBdr>
    </w:div>
    <w:div w:id="1559440798">
      <w:bodyDiv w:val="1"/>
      <w:marLeft w:val="0"/>
      <w:marRight w:val="0"/>
      <w:marTop w:val="0"/>
      <w:marBottom w:val="0"/>
      <w:divBdr>
        <w:top w:val="none" w:sz="0" w:space="0" w:color="auto"/>
        <w:left w:val="none" w:sz="0" w:space="0" w:color="auto"/>
        <w:bottom w:val="none" w:sz="0" w:space="0" w:color="auto"/>
        <w:right w:val="none" w:sz="0" w:space="0" w:color="auto"/>
      </w:divBdr>
    </w:div>
    <w:div w:id="1561743771">
      <w:bodyDiv w:val="1"/>
      <w:marLeft w:val="0"/>
      <w:marRight w:val="0"/>
      <w:marTop w:val="0"/>
      <w:marBottom w:val="0"/>
      <w:divBdr>
        <w:top w:val="none" w:sz="0" w:space="0" w:color="auto"/>
        <w:left w:val="none" w:sz="0" w:space="0" w:color="auto"/>
        <w:bottom w:val="none" w:sz="0" w:space="0" w:color="auto"/>
        <w:right w:val="none" w:sz="0" w:space="0" w:color="auto"/>
      </w:divBdr>
    </w:div>
    <w:div w:id="1563785611">
      <w:bodyDiv w:val="1"/>
      <w:marLeft w:val="0"/>
      <w:marRight w:val="0"/>
      <w:marTop w:val="0"/>
      <w:marBottom w:val="0"/>
      <w:divBdr>
        <w:top w:val="none" w:sz="0" w:space="0" w:color="auto"/>
        <w:left w:val="none" w:sz="0" w:space="0" w:color="auto"/>
        <w:bottom w:val="none" w:sz="0" w:space="0" w:color="auto"/>
        <w:right w:val="none" w:sz="0" w:space="0" w:color="auto"/>
      </w:divBdr>
    </w:div>
    <w:div w:id="1563830982">
      <w:bodyDiv w:val="1"/>
      <w:marLeft w:val="0"/>
      <w:marRight w:val="0"/>
      <w:marTop w:val="0"/>
      <w:marBottom w:val="0"/>
      <w:divBdr>
        <w:top w:val="none" w:sz="0" w:space="0" w:color="auto"/>
        <w:left w:val="none" w:sz="0" w:space="0" w:color="auto"/>
        <w:bottom w:val="none" w:sz="0" w:space="0" w:color="auto"/>
        <w:right w:val="none" w:sz="0" w:space="0" w:color="auto"/>
      </w:divBdr>
    </w:div>
    <w:div w:id="1563905222">
      <w:bodyDiv w:val="1"/>
      <w:marLeft w:val="0"/>
      <w:marRight w:val="0"/>
      <w:marTop w:val="0"/>
      <w:marBottom w:val="0"/>
      <w:divBdr>
        <w:top w:val="none" w:sz="0" w:space="0" w:color="auto"/>
        <w:left w:val="none" w:sz="0" w:space="0" w:color="auto"/>
        <w:bottom w:val="none" w:sz="0" w:space="0" w:color="auto"/>
        <w:right w:val="none" w:sz="0" w:space="0" w:color="auto"/>
      </w:divBdr>
    </w:div>
    <w:div w:id="1565023059">
      <w:bodyDiv w:val="1"/>
      <w:marLeft w:val="0"/>
      <w:marRight w:val="0"/>
      <w:marTop w:val="0"/>
      <w:marBottom w:val="0"/>
      <w:divBdr>
        <w:top w:val="none" w:sz="0" w:space="0" w:color="auto"/>
        <w:left w:val="none" w:sz="0" w:space="0" w:color="auto"/>
        <w:bottom w:val="none" w:sz="0" w:space="0" w:color="auto"/>
        <w:right w:val="none" w:sz="0" w:space="0" w:color="auto"/>
      </w:divBdr>
    </w:div>
    <w:div w:id="1565876978">
      <w:bodyDiv w:val="1"/>
      <w:marLeft w:val="0"/>
      <w:marRight w:val="0"/>
      <w:marTop w:val="0"/>
      <w:marBottom w:val="0"/>
      <w:divBdr>
        <w:top w:val="none" w:sz="0" w:space="0" w:color="auto"/>
        <w:left w:val="none" w:sz="0" w:space="0" w:color="auto"/>
        <w:bottom w:val="none" w:sz="0" w:space="0" w:color="auto"/>
        <w:right w:val="none" w:sz="0" w:space="0" w:color="auto"/>
      </w:divBdr>
    </w:div>
    <w:div w:id="1566061583">
      <w:bodyDiv w:val="1"/>
      <w:marLeft w:val="0"/>
      <w:marRight w:val="0"/>
      <w:marTop w:val="0"/>
      <w:marBottom w:val="0"/>
      <w:divBdr>
        <w:top w:val="none" w:sz="0" w:space="0" w:color="auto"/>
        <w:left w:val="none" w:sz="0" w:space="0" w:color="auto"/>
        <w:bottom w:val="none" w:sz="0" w:space="0" w:color="auto"/>
        <w:right w:val="none" w:sz="0" w:space="0" w:color="auto"/>
      </w:divBdr>
    </w:div>
    <w:div w:id="1567958200">
      <w:bodyDiv w:val="1"/>
      <w:marLeft w:val="0"/>
      <w:marRight w:val="0"/>
      <w:marTop w:val="0"/>
      <w:marBottom w:val="0"/>
      <w:divBdr>
        <w:top w:val="none" w:sz="0" w:space="0" w:color="auto"/>
        <w:left w:val="none" w:sz="0" w:space="0" w:color="auto"/>
        <w:bottom w:val="none" w:sz="0" w:space="0" w:color="auto"/>
        <w:right w:val="none" w:sz="0" w:space="0" w:color="auto"/>
      </w:divBdr>
    </w:div>
    <w:div w:id="1569918082">
      <w:bodyDiv w:val="1"/>
      <w:marLeft w:val="0"/>
      <w:marRight w:val="0"/>
      <w:marTop w:val="0"/>
      <w:marBottom w:val="0"/>
      <w:divBdr>
        <w:top w:val="none" w:sz="0" w:space="0" w:color="auto"/>
        <w:left w:val="none" w:sz="0" w:space="0" w:color="auto"/>
        <w:bottom w:val="none" w:sz="0" w:space="0" w:color="auto"/>
        <w:right w:val="none" w:sz="0" w:space="0" w:color="auto"/>
      </w:divBdr>
    </w:div>
    <w:div w:id="1570387069">
      <w:bodyDiv w:val="1"/>
      <w:marLeft w:val="0"/>
      <w:marRight w:val="0"/>
      <w:marTop w:val="0"/>
      <w:marBottom w:val="0"/>
      <w:divBdr>
        <w:top w:val="none" w:sz="0" w:space="0" w:color="auto"/>
        <w:left w:val="none" w:sz="0" w:space="0" w:color="auto"/>
        <w:bottom w:val="none" w:sz="0" w:space="0" w:color="auto"/>
        <w:right w:val="none" w:sz="0" w:space="0" w:color="auto"/>
      </w:divBdr>
    </w:div>
    <w:div w:id="1571423388">
      <w:bodyDiv w:val="1"/>
      <w:marLeft w:val="0"/>
      <w:marRight w:val="0"/>
      <w:marTop w:val="0"/>
      <w:marBottom w:val="0"/>
      <w:divBdr>
        <w:top w:val="none" w:sz="0" w:space="0" w:color="auto"/>
        <w:left w:val="none" w:sz="0" w:space="0" w:color="auto"/>
        <w:bottom w:val="none" w:sz="0" w:space="0" w:color="auto"/>
        <w:right w:val="none" w:sz="0" w:space="0" w:color="auto"/>
      </w:divBdr>
    </w:div>
    <w:div w:id="1571961385">
      <w:bodyDiv w:val="1"/>
      <w:marLeft w:val="0"/>
      <w:marRight w:val="0"/>
      <w:marTop w:val="0"/>
      <w:marBottom w:val="0"/>
      <w:divBdr>
        <w:top w:val="none" w:sz="0" w:space="0" w:color="auto"/>
        <w:left w:val="none" w:sz="0" w:space="0" w:color="auto"/>
        <w:bottom w:val="none" w:sz="0" w:space="0" w:color="auto"/>
        <w:right w:val="none" w:sz="0" w:space="0" w:color="auto"/>
      </w:divBdr>
    </w:div>
    <w:div w:id="1572348412">
      <w:bodyDiv w:val="1"/>
      <w:marLeft w:val="0"/>
      <w:marRight w:val="0"/>
      <w:marTop w:val="0"/>
      <w:marBottom w:val="0"/>
      <w:divBdr>
        <w:top w:val="none" w:sz="0" w:space="0" w:color="auto"/>
        <w:left w:val="none" w:sz="0" w:space="0" w:color="auto"/>
        <w:bottom w:val="none" w:sz="0" w:space="0" w:color="auto"/>
        <w:right w:val="none" w:sz="0" w:space="0" w:color="auto"/>
      </w:divBdr>
    </w:div>
    <w:div w:id="1572735542">
      <w:bodyDiv w:val="1"/>
      <w:marLeft w:val="0"/>
      <w:marRight w:val="0"/>
      <w:marTop w:val="0"/>
      <w:marBottom w:val="0"/>
      <w:divBdr>
        <w:top w:val="none" w:sz="0" w:space="0" w:color="auto"/>
        <w:left w:val="none" w:sz="0" w:space="0" w:color="auto"/>
        <w:bottom w:val="none" w:sz="0" w:space="0" w:color="auto"/>
        <w:right w:val="none" w:sz="0" w:space="0" w:color="auto"/>
      </w:divBdr>
    </w:div>
    <w:div w:id="1573001976">
      <w:bodyDiv w:val="1"/>
      <w:marLeft w:val="0"/>
      <w:marRight w:val="0"/>
      <w:marTop w:val="0"/>
      <w:marBottom w:val="0"/>
      <w:divBdr>
        <w:top w:val="none" w:sz="0" w:space="0" w:color="auto"/>
        <w:left w:val="none" w:sz="0" w:space="0" w:color="auto"/>
        <w:bottom w:val="none" w:sz="0" w:space="0" w:color="auto"/>
        <w:right w:val="none" w:sz="0" w:space="0" w:color="auto"/>
      </w:divBdr>
    </w:div>
    <w:div w:id="1574050979">
      <w:bodyDiv w:val="1"/>
      <w:marLeft w:val="0"/>
      <w:marRight w:val="0"/>
      <w:marTop w:val="0"/>
      <w:marBottom w:val="0"/>
      <w:divBdr>
        <w:top w:val="none" w:sz="0" w:space="0" w:color="auto"/>
        <w:left w:val="none" w:sz="0" w:space="0" w:color="auto"/>
        <w:bottom w:val="none" w:sz="0" w:space="0" w:color="auto"/>
        <w:right w:val="none" w:sz="0" w:space="0" w:color="auto"/>
      </w:divBdr>
    </w:div>
    <w:div w:id="1574387464">
      <w:bodyDiv w:val="1"/>
      <w:marLeft w:val="0"/>
      <w:marRight w:val="0"/>
      <w:marTop w:val="0"/>
      <w:marBottom w:val="0"/>
      <w:divBdr>
        <w:top w:val="none" w:sz="0" w:space="0" w:color="auto"/>
        <w:left w:val="none" w:sz="0" w:space="0" w:color="auto"/>
        <w:bottom w:val="none" w:sz="0" w:space="0" w:color="auto"/>
        <w:right w:val="none" w:sz="0" w:space="0" w:color="auto"/>
      </w:divBdr>
    </w:div>
    <w:div w:id="1575355542">
      <w:bodyDiv w:val="1"/>
      <w:marLeft w:val="0"/>
      <w:marRight w:val="0"/>
      <w:marTop w:val="0"/>
      <w:marBottom w:val="0"/>
      <w:divBdr>
        <w:top w:val="none" w:sz="0" w:space="0" w:color="auto"/>
        <w:left w:val="none" w:sz="0" w:space="0" w:color="auto"/>
        <w:bottom w:val="none" w:sz="0" w:space="0" w:color="auto"/>
        <w:right w:val="none" w:sz="0" w:space="0" w:color="auto"/>
      </w:divBdr>
    </w:div>
    <w:div w:id="1575630192">
      <w:bodyDiv w:val="1"/>
      <w:marLeft w:val="0"/>
      <w:marRight w:val="0"/>
      <w:marTop w:val="0"/>
      <w:marBottom w:val="0"/>
      <w:divBdr>
        <w:top w:val="none" w:sz="0" w:space="0" w:color="auto"/>
        <w:left w:val="none" w:sz="0" w:space="0" w:color="auto"/>
        <w:bottom w:val="none" w:sz="0" w:space="0" w:color="auto"/>
        <w:right w:val="none" w:sz="0" w:space="0" w:color="auto"/>
      </w:divBdr>
    </w:div>
    <w:div w:id="1576552360">
      <w:bodyDiv w:val="1"/>
      <w:marLeft w:val="0"/>
      <w:marRight w:val="0"/>
      <w:marTop w:val="0"/>
      <w:marBottom w:val="0"/>
      <w:divBdr>
        <w:top w:val="none" w:sz="0" w:space="0" w:color="auto"/>
        <w:left w:val="none" w:sz="0" w:space="0" w:color="auto"/>
        <w:bottom w:val="none" w:sz="0" w:space="0" w:color="auto"/>
        <w:right w:val="none" w:sz="0" w:space="0" w:color="auto"/>
      </w:divBdr>
    </w:div>
    <w:div w:id="1577738369">
      <w:bodyDiv w:val="1"/>
      <w:marLeft w:val="0"/>
      <w:marRight w:val="0"/>
      <w:marTop w:val="0"/>
      <w:marBottom w:val="0"/>
      <w:divBdr>
        <w:top w:val="none" w:sz="0" w:space="0" w:color="auto"/>
        <w:left w:val="none" w:sz="0" w:space="0" w:color="auto"/>
        <w:bottom w:val="none" w:sz="0" w:space="0" w:color="auto"/>
        <w:right w:val="none" w:sz="0" w:space="0" w:color="auto"/>
      </w:divBdr>
    </w:div>
    <w:div w:id="1577937165">
      <w:bodyDiv w:val="1"/>
      <w:marLeft w:val="0"/>
      <w:marRight w:val="0"/>
      <w:marTop w:val="0"/>
      <w:marBottom w:val="0"/>
      <w:divBdr>
        <w:top w:val="none" w:sz="0" w:space="0" w:color="auto"/>
        <w:left w:val="none" w:sz="0" w:space="0" w:color="auto"/>
        <w:bottom w:val="none" w:sz="0" w:space="0" w:color="auto"/>
        <w:right w:val="none" w:sz="0" w:space="0" w:color="auto"/>
      </w:divBdr>
    </w:div>
    <w:div w:id="1581283560">
      <w:bodyDiv w:val="1"/>
      <w:marLeft w:val="0"/>
      <w:marRight w:val="0"/>
      <w:marTop w:val="0"/>
      <w:marBottom w:val="0"/>
      <w:divBdr>
        <w:top w:val="none" w:sz="0" w:space="0" w:color="auto"/>
        <w:left w:val="none" w:sz="0" w:space="0" w:color="auto"/>
        <w:bottom w:val="none" w:sz="0" w:space="0" w:color="auto"/>
        <w:right w:val="none" w:sz="0" w:space="0" w:color="auto"/>
      </w:divBdr>
    </w:div>
    <w:div w:id="1581717718">
      <w:bodyDiv w:val="1"/>
      <w:marLeft w:val="0"/>
      <w:marRight w:val="0"/>
      <w:marTop w:val="0"/>
      <w:marBottom w:val="0"/>
      <w:divBdr>
        <w:top w:val="none" w:sz="0" w:space="0" w:color="auto"/>
        <w:left w:val="none" w:sz="0" w:space="0" w:color="auto"/>
        <w:bottom w:val="none" w:sz="0" w:space="0" w:color="auto"/>
        <w:right w:val="none" w:sz="0" w:space="0" w:color="auto"/>
      </w:divBdr>
    </w:div>
    <w:div w:id="1582904682">
      <w:bodyDiv w:val="1"/>
      <w:marLeft w:val="0"/>
      <w:marRight w:val="0"/>
      <w:marTop w:val="0"/>
      <w:marBottom w:val="0"/>
      <w:divBdr>
        <w:top w:val="none" w:sz="0" w:space="0" w:color="auto"/>
        <w:left w:val="none" w:sz="0" w:space="0" w:color="auto"/>
        <w:bottom w:val="none" w:sz="0" w:space="0" w:color="auto"/>
        <w:right w:val="none" w:sz="0" w:space="0" w:color="auto"/>
      </w:divBdr>
    </w:div>
    <w:div w:id="1583679548">
      <w:bodyDiv w:val="1"/>
      <w:marLeft w:val="0"/>
      <w:marRight w:val="0"/>
      <w:marTop w:val="0"/>
      <w:marBottom w:val="0"/>
      <w:divBdr>
        <w:top w:val="none" w:sz="0" w:space="0" w:color="auto"/>
        <w:left w:val="none" w:sz="0" w:space="0" w:color="auto"/>
        <w:bottom w:val="none" w:sz="0" w:space="0" w:color="auto"/>
        <w:right w:val="none" w:sz="0" w:space="0" w:color="auto"/>
      </w:divBdr>
    </w:div>
    <w:div w:id="1584529871">
      <w:bodyDiv w:val="1"/>
      <w:marLeft w:val="0"/>
      <w:marRight w:val="0"/>
      <w:marTop w:val="0"/>
      <w:marBottom w:val="0"/>
      <w:divBdr>
        <w:top w:val="none" w:sz="0" w:space="0" w:color="auto"/>
        <w:left w:val="none" w:sz="0" w:space="0" w:color="auto"/>
        <w:bottom w:val="none" w:sz="0" w:space="0" w:color="auto"/>
        <w:right w:val="none" w:sz="0" w:space="0" w:color="auto"/>
      </w:divBdr>
    </w:div>
    <w:div w:id="1584755854">
      <w:bodyDiv w:val="1"/>
      <w:marLeft w:val="0"/>
      <w:marRight w:val="0"/>
      <w:marTop w:val="0"/>
      <w:marBottom w:val="0"/>
      <w:divBdr>
        <w:top w:val="none" w:sz="0" w:space="0" w:color="auto"/>
        <w:left w:val="none" w:sz="0" w:space="0" w:color="auto"/>
        <w:bottom w:val="none" w:sz="0" w:space="0" w:color="auto"/>
        <w:right w:val="none" w:sz="0" w:space="0" w:color="auto"/>
      </w:divBdr>
    </w:div>
    <w:div w:id="1584951015">
      <w:bodyDiv w:val="1"/>
      <w:marLeft w:val="0"/>
      <w:marRight w:val="0"/>
      <w:marTop w:val="0"/>
      <w:marBottom w:val="0"/>
      <w:divBdr>
        <w:top w:val="none" w:sz="0" w:space="0" w:color="auto"/>
        <w:left w:val="none" w:sz="0" w:space="0" w:color="auto"/>
        <w:bottom w:val="none" w:sz="0" w:space="0" w:color="auto"/>
        <w:right w:val="none" w:sz="0" w:space="0" w:color="auto"/>
      </w:divBdr>
    </w:div>
    <w:div w:id="1585189030">
      <w:bodyDiv w:val="1"/>
      <w:marLeft w:val="0"/>
      <w:marRight w:val="0"/>
      <w:marTop w:val="0"/>
      <w:marBottom w:val="0"/>
      <w:divBdr>
        <w:top w:val="none" w:sz="0" w:space="0" w:color="auto"/>
        <w:left w:val="none" w:sz="0" w:space="0" w:color="auto"/>
        <w:bottom w:val="none" w:sz="0" w:space="0" w:color="auto"/>
        <w:right w:val="none" w:sz="0" w:space="0" w:color="auto"/>
      </w:divBdr>
    </w:div>
    <w:div w:id="1585722896">
      <w:bodyDiv w:val="1"/>
      <w:marLeft w:val="0"/>
      <w:marRight w:val="0"/>
      <w:marTop w:val="0"/>
      <w:marBottom w:val="0"/>
      <w:divBdr>
        <w:top w:val="none" w:sz="0" w:space="0" w:color="auto"/>
        <w:left w:val="none" w:sz="0" w:space="0" w:color="auto"/>
        <w:bottom w:val="none" w:sz="0" w:space="0" w:color="auto"/>
        <w:right w:val="none" w:sz="0" w:space="0" w:color="auto"/>
      </w:divBdr>
    </w:div>
    <w:div w:id="1585725440">
      <w:bodyDiv w:val="1"/>
      <w:marLeft w:val="0"/>
      <w:marRight w:val="0"/>
      <w:marTop w:val="0"/>
      <w:marBottom w:val="0"/>
      <w:divBdr>
        <w:top w:val="none" w:sz="0" w:space="0" w:color="auto"/>
        <w:left w:val="none" w:sz="0" w:space="0" w:color="auto"/>
        <w:bottom w:val="none" w:sz="0" w:space="0" w:color="auto"/>
        <w:right w:val="none" w:sz="0" w:space="0" w:color="auto"/>
      </w:divBdr>
    </w:div>
    <w:div w:id="1586186983">
      <w:bodyDiv w:val="1"/>
      <w:marLeft w:val="0"/>
      <w:marRight w:val="0"/>
      <w:marTop w:val="0"/>
      <w:marBottom w:val="0"/>
      <w:divBdr>
        <w:top w:val="none" w:sz="0" w:space="0" w:color="auto"/>
        <w:left w:val="none" w:sz="0" w:space="0" w:color="auto"/>
        <w:bottom w:val="none" w:sz="0" w:space="0" w:color="auto"/>
        <w:right w:val="none" w:sz="0" w:space="0" w:color="auto"/>
      </w:divBdr>
    </w:div>
    <w:div w:id="1586645332">
      <w:bodyDiv w:val="1"/>
      <w:marLeft w:val="0"/>
      <w:marRight w:val="0"/>
      <w:marTop w:val="0"/>
      <w:marBottom w:val="0"/>
      <w:divBdr>
        <w:top w:val="none" w:sz="0" w:space="0" w:color="auto"/>
        <w:left w:val="none" w:sz="0" w:space="0" w:color="auto"/>
        <w:bottom w:val="none" w:sz="0" w:space="0" w:color="auto"/>
        <w:right w:val="none" w:sz="0" w:space="0" w:color="auto"/>
      </w:divBdr>
    </w:div>
    <w:div w:id="1587690086">
      <w:bodyDiv w:val="1"/>
      <w:marLeft w:val="0"/>
      <w:marRight w:val="0"/>
      <w:marTop w:val="0"/>
      <w:marBottom w:val="0"/>
      <w:divBdr>
        <w:top w:val="none" w:sz="0" w:space="0" w:color="auto"/>
        <w:left w:val="none" w:sz="0" w:space="0" w:color="auto"/>
        <w:bottom w:val="none" w:sz="0" w:space="0" w:color="auto"/>
        <w:right w:val="none" w:sz="0" w:space="0" w:color="auto"/>
      </w:divBdr>
    </w:div>
    <w:div w:id="1588344280">
      <w:bodyDiv w:val="1"/>
      <w:marLeft w:val="0"/>
      <w:marRight w:val="0"/>
      <w:marTop w:val="0"/>
      <w:marBottom w:val="0"/>
      <w:divBdr>
        <w:top w:val="none" w:sz="0" w:space="0" w:color="auto"/>
        <w:left w:val="none" w:sz="0" w:space="0" w:color="auto"/>
        <w:bottom w:val="none" w:sz="0" w:space="0" w:color="auto"/>
        <w:right w:val="none" w:sz="0" w:space="0" w:color="auto"/>
      </w:divBdr>
    </w:div>
    <w:div w:id="1588616146">
      <w:bodyDiv w:val="1"/>
      <w:marLeft w:val="0"/>
      <w:marRight w:val="0"/>
      <w:marTop w:val="0"/>
      <w:marBottom w:val="0"/>
      <w:divBdr>
        <w:top w:val="none" w:sz="0" w:space="0" w:color="auto"/>
        <w:left w:val="none" w:sz="0" w:space="0" w:color="auto"/>
        <w:bottom w:val="none" w:sz="0" w:space="0" w:color="auto"/>
        <w:right w:val="none" w:sz="0" w:space="0" w:color="auto"/>
      </w:divBdr>
    </w:div>
    <w:div w:id="1589772660">
      <w:bodyDiv w:val="1"/>
      <w:marLeft w:val="0"/>
      <w:marRight w:val="0"/>
      <w:marTop w:val="0"/>
      <w:marBottom w:val="0"/>
      <w:divBdr>
        <w:top w:val="none" w:sz="0" w:space="0" w:color="auto"/>
        <w:left w:val="none" w:sz="0" w:space="0" w:color="auto"/>
        <w:bottom w:val="none" w:sz="0" w:space="0" w:color="auto"/>
        <w:right w:val="none" w:sz="0" w:space="0" w:color="auto"/>
      </w:divBdr>
    </w:div>
    <w:div w:id="1589802668">
      <w:bodyDiv w:val="1"/>
      <w:marLeft w:val="0"/>
      <w:marRight w:val="0"/>
      <w:marTop w:val="0"/>
      <w:marBottom w:val="0"/>
      <w:divBdr>
        <w:top w:val="none" w:sz="0" w:space="0" w:color="auto"/>
        <w:left w:val="none" w:sz="0" w:space="0" w:color="auto"/>
        <w:bottom w:val="none" w:sz="0" w:space="0" w:color="auto"/>
        <w:right w:val="none" w:sz="0" w:space="0" w:color="auto"/>
      </w:divBdr>
    </w:div>
    <w:div w:id="1589998960">
      <w:bodyDiv w:val="1"/>
      <w:marLeft w:val="0"/>
      <w:marRight w:val="0"/>
      <w:marTop w:val="0"/>
      <w:marBottom w:val="0"/>
      <w:divBdr>
        <w:top w:val="none" w:sz="0" w:space="0" w:color="auto"/>
        <w:left w:val="none" w:sz="0" w:space="0" w:color="auto"/>
        <w:bottom w:val="none" w:sz="0" w:space="0" w:color="auto"/>
        <w:right w:val="none" w:sz="0" w:space="0" w:color="auto"/>
      </w:divBdr>
    </w:div>
    <w:div w:id="1590037591">
      <w:bodyDiv w:val="1"/>
      <w:marLeft w:val="0"/>
      <w:marRight w:val="0"/>
      <w:marTop w:val="0"/>
      <w:marBottom w:val="0"/>
      <w:divBdr>
        <w:top w:val="none" w:sz="0" w:space="0" w:color="auto"/>
        <w:left w:val="none" w:sz="0" w:space="0" w:color="auto"/>
        <w:bottom w:val="none" w:sz="0" w:space="0" w:color="auto"/>
        <w:right w:val="none" w:sz="0" w:space="0" w:color="auto"/>
      </w:divBdr>
    </w:div>
    <w:div w:id="1590385535">
      <w:bodyDiv w:val="1"/>
      <w:marLeft w:val="0"/>
      <w:marRight w:val="0"/>
      <w:marTop w:val="0"/>
      <w:marBottom w:val="0"/>
      <w:divBdr>
        <w:top w:val="none" w:sz="0" w:space="0" w:color="auto"/>
        <w:left w:val="none" w:sz="0" w:space="0" w:color="auto"/>
        <w:bottom w:val="none" w:sz="0" w:space="0" w:color="auto"/>
        <w:right w:val="none" w:sz="0" w:space="0" w:color="auto"/>
      </w:divBdr>
    </w:div>
    <w:div w:id="1591348053">
      <w:bodyDiv w:val="1"/>
      <w:marLeft w:val="0"/>
      <w:marRight w:val="0"/>
      <w:marTop w:val="0"/>
      <w:marBottom w:val="0"/>
      <w:divBdr>
        <w:top w:val="none" w:sz="0" w:space="0" w:color="auto"/>
        <w:left w:val="none" w:sz="0" w:space="0" w:color="auto"/>
        <w:bottom w:val="none" w:sz="0" w:space="0" w:color="auto"/>
        <w:right w:val="none" w:sz="0" w:space="0" w:color="auto"/>
      </w:divBdr>
    </w:div>
    <w:div w:id="1591428641">
      <w:bodyDiv w:val="1"/>
      <w:marLeft w:val="0"/>
      <w:marRight w:val="0"/>
      <w:marTop w:val="0"/>
      <w:marBottom w:val="0"/>
      <w:divBdr>
        <w:top w:val="none" w:sz="0" w:space="0" w:color="auto"/>
        <w:left w:val="none" w:sz="0" w:space="0" w:color="auto"/>
        <w:bottom w:val="none" w:sz="0" w:space="0" w:color="auto"/>
        <w:right w:val="none" w:sz="0" w:space="0" w:color="auto"/>
      </w:divBdr>
    </w:div>
    <w:div w:id="1591699622">
      <w:bodyDiv w:val="1"/>
      <w:marLeft w:val="0"/>
      <w:marRight w:val="0"/>
      <w:marTop w:val="0"/>
      <w:marBottom w:val="0"/>
      <w:divBdr>
        <w:top w:val="none" w:sz="0" w:space="0" w:color="auto"/>
        <w:left w:val="none" w:sz="0" w:space="0" w:color="auto"/>
        <w:bottom w:val="none" w:sz="0" w:space="0" w:color="auto"/>
        <w:right w:val="none" w:sz="0" w:space="0" w:color="auto"/>
      </w:divBdr>
    </w:div>
    <w:div w:id="1591818854">
      <w:bodyDiv w:val="1"/>
      <w:marLeft w:val="0"/>
      <w:marRight w:val="0"/>
      <w:marTop w:val="0"/>
      <w:marBottom w:val="0"/>
      <w:divBdr>
        <w:top w:val="none" w:sz="0" w:space="0" w:color="auto"/>
        <w:left w:val="none" w:sz="0" w:space="0" w:color="auto"/>
        <w:bottom w:val="none" w:sz="0" w:space="0" w:color="auto"/>
        <w:right w:val="none" w:sz="0" w:space="0" w:color="auto"/>
      </w:divBdr>
    </w:div>
    <w:div w:id="1593395644">
      <w:bodyDiv w:val="1"/>
      <w:marLeft w:val="0"/>
      <w:marRight w:val="0"/>
      <w:marTop w:val="0"/>
      <w:marBottom w:val="0"/>
      <w:divBdr>
        <w:top w:val="none" w:sz="0" w:space="0" w:color="auto"/>
        <w:left w:val="none" w:sz="0" w:space="0" w:color="auto"/>
        <w:bottom w:val="none" w:sz="0" w:space="0" w:color="auto"/>
        <w:right w:val="none" w:sz="0" w:space="0" w:color="auto"/>
      </w:divBdr>
    </w:div>
    <w:div w:id="1593469292">
      <w:bodyDiv w:val="1"/>
      <w:marLeft w:val="0"/>
      <w:marRight w:val="0"/>
      <w:marTop w:val="0"/>
      <w:marBottom w:val="0"/>
      <w:divBdr>
        <w:top w:val="none" w:sz="0" w:space="0" w:color="auto"/>
        <w:left w:val="none" w:sz="0" w:space="0" w:color="auto"/>
        <w:bottom w:val="none" w:sz="0" w:space="0" w:color="auto"/>
        <w:right w:val="none" w:sz="0" w:space="0" w:color="auto"/>
      </w:divBdr>
    </w:div>
    <w:div w:id="1593663433">
      <w:bodyDiv w:val="1"/>
      <w:marLeft w:val="0"/>
      <w:marRight w:val="0"/>
      <w:marTop w:val="0"/>
      <w:marBottom w:val="0"/>
      <w:divBdr>
        <w:top w:val="none" w:sz="0" w:space="0" w:color="auto"/>
        <w:left w:val="none" w:sz="0" w:space="0" w:color="auto"/>
        <w:bottom w:val="none" w:sz="0" w:space="0" w:color="auto"/>
        <w:right w:val="none" w:sz="0" w:space="0" w:color="auto"/>
      </w:divBdr>
    </w:div>
    <w:div w:id="1594164565">
      <w:bodyDiv w:val="1"/>
      <w:marLeft w:val="0"/>
      <w:marRight w:val="0"/>
      <w:marTop w:val="0"/>
      <w:marBottom w:val="0"/>
      <w:divBdr>
        <w:top w:val="none" w:sz="0" w:space="0" w:color="auto"/>
        <w:left w:val="none" w:sz="0" w:space="0" w:color="auto"/>
        <w:bottom w:val="none" w:sz="0" w:space="0" w:color="auto"/>
        <w:right w:val="none" w:sz="0" w:space="0" w:color="auto"/>
      </w:divBdr>
    </w:div>
    <w:div w:id="1594238509">
      <w:bodyDiv w:val="1"/>
      <w:marLeft w:val="0"/>
      <w:marRight w:val="0"/>
      <w:marTop w:val="0"/>
      <w:marBottom w:val="0"/>
      <w:divBdr>
        <w:top w:val="none" w:sz="0" w:space="0" w:color="auto"/>
        <w:left w:val="none" w:sz="0" w:space="0" w:color="auto"/>
        <w:bottom w:val="none" w:sz="0" w:space="0" w:color="auto"/>
        <w:right w:val="none" w:sz="0" w:space="0" w:color="auto"/>
      </w:divBdr>
    </w:div>
    <w:div w:id="1594246885">
      <w:bodyDiv w:val="1"/>
      <w:marLeft w:val="0"/>
      <w:marRight w:val="0"/>
      <w:marTop w:val="0"/>
      <w:marBottom w:val="0"/>
      <w:divBdr>
        <w:top w:val="none" w:sz="0" w:space="0" w:color="auto"/>
        <w:left w:val="none" w:sz="0" w:space="0" w:color="auto"/>
        <w:bottom w:val="none" w:sz="0" w:space="0" w:color="auto"/>
        <w:right w:val="none" w:sz="0" w:space="0" w:color="auto"/>
      </w:divBdr>
    </w:div>
    <w:div w:id="1595243475">
      <w:bodyDiv w:val="1"/>
      <w:marLeft w:val="0"/>
      <w:marRight w:val="0"/>
      <w:marTop w:val="0"/>
      <w:marBottom w:val="0"/>
      <w:divBdr>
        <w:top w:val="none" w:sz="0" w:space="0" w:color="auto"/>
        <w:left w:val="none" w:sz="0" w:space="0" w:color="auto"/>
        <w:bottom w:val="none" w:sz="0" w:space="0" w:color="auto"/>
        <w:right w:val="none" w:sz="0" w:space="0" w:color="auto"/>
      </w:divBdr>
    </w:div>
    <w:div w:id="1595244341">
      <w:bodyDiv w:val="1"/>
      <w:marLeft w:val="0"/>
      <w:marRight w:val="0"/>
      <w:marTop w:val="0"/>
      <w:marBottom w:val="0"/>
      <w:divBdr>
        <w:top w:val="none" w:sz="0" w:space="0" w:color="auto"/>
        <w:left w:val="none" w:sz="0" w:space="0" w:color="auto"/>
        <w:bottom w:val="none" w:sz="0" w:space="0" w:color="auto"/>
        <w:right w:val="none" w:sz="0" w:space="0" w:color="auto"/>
      </w:divBdr>
    </w:div>
    <w:div w:id="1595742096">
      <w:bodyDiv w:val="1"/>
      <w:marLeft w:val="0"/>
      <w:marRight w:val="0"/>
      <w:marTop w:val="0"/>
      <w:marBottom w:val="0"/>
      <w:divBdr>
        <w:top w:val="none" w:sz="0" w:space="0" w:color="auto"/>
        <w:left w:val="none" w:sz="0" w:space="0" w:color="auto"/>
        <w:bottom w:val="none" w:sz="0" w:space="0" w:color="auto"/>
        <w:right w:val="none" w:sz="0" w:space="0" w:color="auto"/>
      </w:divBdr>
    </w:div>
    <w:div w:id="1596401538">
      <w:bodyDiv w:val="1"/>
      <w:marLeft w:val="0"/>
      <w:marRight w:val="0"/>
      <w:marTop w:val="0"/>
      <w:marBottom w:val="0"/>
      <w:divBdr>
        <w:top w:val="none" w:sz="0" w:space="0" w:color="auto"/>
        <w:left w:val="none" w:sz="0" w:space="0" w:color="auto"/>
        <w:bottom w:val="none" w:sz="0" w:space="0" w:color="auto"/>
        <w:right w:val="none" w:sz="0" w:space="0" w:color="auto"/>
      </w:divBdr>
    </w:div>
    <w:div w:id="1596934851">
      <w:bodyDiv w:val="1"/>
      <w:marLeft w:val="0"/>
      <w:marRight w:val="0"/>
      <w:marTop w:val="0"/>
      <w:marBottom w:val="0"/>
      <w:divBdr>
        <w:top w:val="none" w:sz="0" w:space="0" w:color="auto"/>
        <w:left w:val="none" w:sz="0" w:space="0" w:color="auto"/>
        <w:bottom w:val="none" w:sz="0" w:space="0" w:color="auto"/>
        <w:right w:val="none" w:sz="0" w:space="0" w:color="auto"/>
      </w:divBdr>
    </w:div>
    <w:div w:id="1598055128">
      <w:bodyDiv w:val="1"/>
      <w:marLeft w:val="0"/>
      <w:marRight w:val="0"/>
      <w:marTop w:val="0"/>
      <w:marBottom w:val="0"/>
      <w:divBdr>
        <w:top w:val="none" w:sz="0" w:space="0" w:color="auto"/>
        <w:left w:val="none" w:sz="0" w:space="0" w:color="auto"/>
        <w:bottom w:val="none" w:sz="0" w:space="0" w:color="auto"/>
        <w:right w:val="none" w:sz="0" w:space="0" w:color="auto"/>
      </w:divBdr>
    </w:div>
    <w:div w:id="1598099055">
      <w:bodyDiv w:val="1"/>
      <w:marLeft w:val="0"/>
      <w:marRight w:val="0"/>
      <w:marTop w:val="0"/>
      <w:marBottom w:val="0"/>
      <w:divBdr>
        <w:top w:val="none" w:sz="0" w:space="0" w:color="auto"/>
        <w:left w:val="none" w:sz="0" w:space="0" w:color="auto"/>
        <w:bottom w:val="none" w:sz="0" w:space="0" w:color="auto"/>
        <w:right w:val="none" w:sz="0" w:space="0" w:color="auto"/>
      </w:divBdr>
    </w:div>
    <w:div w:id="1598488785">
      <w:bodyDiv w:val="1"/>
      <w:marLeft w:val="0"/>
      <w:marRight w:val="0"/>
      <w:marTop w:val="0"/>
      <w:marBottom w:val="0"/>
      <w:divBdr>
        <w:top w:val="none" w:sz="0" w:space="0" w:color="auto"/>
        <w:left w:val="none" w:sz="0" w:space="0" w:color="auto"/>
        <w:bottom w:val="none" w:sz="0" w:space="0" w:color="auto"/>
        <w:right w:val="none" w:sz="0" w:space="0" w:color="auto"/>
      </w:divBdr>
    </w:div>
    <w:div w:id="1598520647">
      <w:bodyDiv w:val="1"/>
      <w:marLeft w:val="0"/>
      <w:marRight w:val="0"/>
      <w:marTop w:val="0"/>
      <w:marBottom w:val="0"/>
      <w:divBdr>
        <w:top w:val="none" w:sz="0" w:space="0" w:color="auto"/>
        <w:left w:val="none" w:sz="0" w:space="0" w:color="auto"/>
        <w:bottom w:val="none" w:sz="0" w:space="0" w:color="auto"/>
        <w:right w:val="none" w:sz="0" w:space="0" w:color="auto"/>
      </w:divBdr>
    </w:div>
    <w:div w:id="1599487696">
      <w:bodyDiv w:val="1"/>
      <w:marLeft w:val="0"/>
      <w:marRight w:val="0"/>
      <w:marTop w:val="0"/>
      <w:marBottom w:val="0"/>
      <w:divBdr>
        <w:top w:val="none" w:sz="0" w:space="0" w:color="auto"/>
        <w:left w:val="none" w:sz="0" w:space="0" w:color="auto"/>
        <w:bottom w:val="none" w:sz="0" w:space="0" w:color="auto"/>
        <w:right w:val="none" w:sz="0" w:space="0" w:color="auto"/>
      </w:divBdr>
    </w:div>
    <w:div w:id="1600484803">
      <w:bodyDiv w:val="1"/>
      <w:marLeft w:val="0"/>
      <w:marRight w:val="0"/>
      <w:marTop w:val="0"/>
      <w:marBottom w:val="0"/>
      <w:divBdr>
        <w:top w:val="none" w:sz="0" w:space="0" w:color="auto"/>
        <w:left w:val="none" w:sz="0" w:space="0" w:color="auto"/>
        <w:bottom w:val="none" w:sz="0" w:space="0" w:color="auto"/>
        <w:right w:val="none" w:sz="0" w:space="0" w:color="auto"/>
      </w:divBdr>
    </w:div>
    <w:div w:id="1600865775">
      <w:bodyDiv w:val="1"/>
      <w:marLeft w:val="0"/>
      <w:marRight w:val="0"/>
      <w:marTop w:val="0"/>
      <w:marBottom w:val="0"/>
      <w:divBdr>
        <w:top w:val="none" w:sz="0" w:space="0" w:color="auto"/>
        <w:left w:val="none" w:sz="0" w:space="0" w:color="auto"/>
        <w:bottom w:val="none" w:sz="0" w:space="0" w:color="auto"/>
        <w:right w:val="none" w:sz="0" w:space="0" w:color="auto"/>
      </w:divBdr>
    </w:div>
    <w:div w:id="1602029985">
      <w:bodyDiv w:val="1"/>
      <w:marLeft w:val="0"/>
      <w:marRight w:val="0"/>
      <w:marTop w:val="0"/>
      <w:marBottom w:val="0"/>
      <w:divBdr>
        <w:top w:val="none" w:sz="0" w:space="0" w:color="auto"/>
        <w:left w:val="none" w:sz="0" w:space="0" w:color="auto"/>
        <w:bottom w:val="none" w:sz="0" w:space="0" w:color="auto"/>
        <w:right w:val="none" w:sz="0" w:space="0" w:color="auto"/>
      </w:divBdr>
    </w:div>
    <w:div w:id="1602251376">
      <w:bodyDiv w:val="1"/>
      <w:marLeft w:val="0"/>
      <w:marRight w:val="0"/>
      <w:marTop w:val="0"/>
      <w:marBottom w:val="0"/>
      <w:divBdr>
        <w:top w:val="none" w:sz="0" w:space="0" w:color="auto"/>
        <w:left w:val="none" w:sz="0" w:space="0" w:color="auto"/>
        <w:bottom w:val="none" w:sz="0" w:space="0" w:color="auto"/>
        <w:right w:val="none" w:sz="0" w:space="0" w:color="auto"/>
      </w:divBdr>
    </w:div>
    <w:div w:id="1602255558">
      <w:bodyDiv w:val="1"/>
      <w:marLeft w:val="0"/>
      <w:marRight w:val="0"/>
      <w:marTop w:val="0"/>
      <w:marBottom w:val="0"/>
      <w:divBdr>
        <w:top w:val="none" w:sz="0" w:space="0" w:color="auto"/>
        <w:left w:val="none" w:sz="0" w:space="0" w:color="auto"/>
        <w:bottom w:val="none" w:sz="0" w:space="0" w:color="auto"/>
        <w:right w:val="none" w:sz="0" w:space="0" w:color="auto"/>
      </w:divBdr>
    </w:div>
    <w:div w:id="1602375250">
      <w:bodyDiv w:val="1"/>
      <w:marLeft w:val="0"/>
      <w:marRight w:val="0"/>
      <w:marTop w:val="0"/>
      <w:marBottom w:val="0"/>
      <w:divBdr>
        <w:top w:val="none" w:sz="0" w:space="0" w:color="auto"/>
        <w:left w:val="none" w:sz="0" w:space="0" w:color="auto"/>
        <w:bottom w:val="none" w:sz="0" w:space="0" w:color="auto"/>
        <w:right w:val="none" w:sz="0" w:space="0" w:color="auto"/>
      </w:divBdr>
    </w:div>
    <w:div w:id="1603565397">
      <w:bodyDiv w:val="1"/>
      <w:marLeft w:val="0"/>
      <w:marRight w:val="0"/>
      <w:marTop w:val="0"/>
      <w:marBottom w:val="0"/>
      <w:divBdr>
        <w:top w:val="none" w:sz="0" w:space="0" w:color="auto"/>
        <w:left w:val="none" w:sz="0" w:space="0" w:color="auto"/>
        <w:bottom w:val="none" w:sz="0" w:space="0" w:color="auto"/>
        <w:right w:val="none" w:sz="0" w:space="0" w:color="auto"/>
      </w:divBdr>
    </w:div>
    <w:div w:id="1604259485">
      <w:bodyDiv w:val="1"/>
      <w:marLeft w:val="0"/>
      <w:marRight w:val="0"/>
      <w:marTop w:val="0"/>
      <w:marBottom w:val="0"/>
      <w:divBdr>
        <w:top w:val="none" w:sz="0" w:space="0" w:color="auto"/>
        <w:left w:val="none" w:sz="0" w:space="0" w:color="auto"/>
        <w:bottom w:val="none" w:sz="0" w:space="0" w:color="auto"/>
        <w:right w:val="none" w:sz="0" w:space="0" w:color="auto"/>
      </w:divBdr>
    </w:div>
    <w:div w:id="1604876797">
      <w:bodyDiv w:val="1"/>
      <w:marLeft w:val="0"/>
      <w:marRight w:val="0"/>
      <w:marTop w:val="0"/>
      <w:marBottom w:val="0"/>
      <w:divBdr>
        <w:top w:val="none" w:sz="0" w:space="0" w:color="auto"/>
        <w:left w:val="none" w:sz="0" w:space="0" w:color="auto"/>
        <w:bottom w:val="none" w:sz="0" w:space="0" w:color="auto"/>
        <w:right w:val="none" w:sz="0" w:space="0" w:color="auto"/>
      </w:divBdr>
    </w:div>
    <w:div w:id="1605576991">
      <w:bodyDiv w:val="1"/>
      <w:marLeft w:val="0"/>
      <w:marRight w:val="0"/>
      <w:marTop w:val="0"/>
      <w:marBottom w:val="0"/>
      <w:divBdr>
        <w:top w:val="none" w:sz="0" w:space="0" w:color="auto"/>
        <w:left w:val="none" w:sz="0" w:space="0" w:color="auto"/>
        <w:bottom w:val="none" w:sz="0" w:space="0" w:color="auto"/>
        <w:right w:val="none" w:sz="0" w:space="0" w:color="auto"/>
      </w:divBdr>
    </w:div>
    <w:div w:id="1606040108">
      <w:bodyDiv w:val="1"/>
      <w:marLeft w:val="0"/>
      <w:marRight w:val="0"/>
      <w:marTop w:val="0"/>
      <w:marBottom w:val="0"/>
      <w:divBdr>
        <w:top w:val="none" w:sz="0" w:space="0" w:color="auto"/>
        <w:left w:val="none" w:sz="0" w:space="0" w:color="auto"/>
        <w:bottom w:val="none" w:sz="0" w:space="0" w:color="auto"/>
        <w:right w:val="none" w:sz="0" w:space="0" w:color="auto"/>
      </w:divBdr>
    </w:div>
    <w:div w:id="1606157752">
      <w:bodyDiv w:val="1"/>
      <w:marLeft w:val="0"/>
      <w:marRight w:val="0"/>
      <w:marTop w:val="0"/>
      <w:marBottom w:val="0"/>
      <w:divBdr>
        <w:top w:val="none" w:sz="0" w:space="0" w:color="auto"/>
        <w:left w:val="none" w:sz="0" w:space="0" w:color="auto"/>
        <w:bottom w:val="none" w:sz="0" w:space="0" w:color="auto"/>
        <w:right w:val="none" w:sz="0" w:space="0" w:color="auto"/>
      </w:divBdr>
    </w:div>
    <w:div w:id="1606231527">
      <w:bodyDiv w:val="1"/>
      <w:marLeft w:val="0"/>
      <w:marRight w:val="0"/>
      <w:marTop w:val="0"/>
      <w:marBottom w:val="0"/>
      <w:divBdr>
        <w:top w:val="none" w:sz="0" w:space="0" w:color="auto"/>
        <w:left w:val="none" w:sz="0" w:space="0" w:color="auto"/>
        <w:bottom w:val="none" w:sz="0" w:space="0" w:color="auto"/>
        <w:right w:val="none" w:sz="0" w:space="0" w:color="auto"/>
      </w:divBdr>
    </w:div>
    <w:div w:id="1606615511">
      <w:bodyDiv w:val="1"/>
      <w:marLeft w:val="0"/>
      <w:marRight w:val="0"/>
      <w:marTop w:val="0"/>
      <w:marBottom w:val="0"/>
      <w:divBdr>
        <w:top w:val="none" w:sz="0" w:space="0" w:color="auto"/>
        <w:left w:val="none" w:sz="0" w:space="0" w:color="auto"/>
        <w:bottom w:val="none" w:sz="0" w:space="0" w:color="auto"/>
        <w:right w:val="none" w:sz="0" w:space="0" w:color="auto"/>
      </w:divBdr>
    </w:div>
    <w:div w:id="1608073848">
      <w:bodyDiv w:val="1"/>
      <w:marLeft w:val="0"/>
      <w:marRight w:val="0"/>
      <w:marTop w:val="0"/>
      <w:marBottom w:val="0"/>
      <w:divBdr>
        <w:top w:val="none" w:sz="0" w:space="0" w:color="auto"/>
        <w:left w:val="none" w:sz="0" w:space="0" w:color="auto"/>
        <w:bottom w:val="none" w:sz="0" w:space="0" w:color="auto"/>
        <w:right w:val="none" w:sz="0" w:space="0" w:color="auto"/>
      </w:divBdr>
    </w:div>
    <w:div w:id="1610090033">
      <w:bodyDiv w:val="1"/>
      <w:marLeft w:val="0"/>
      <w:marRight w:val="0"/>
      <w:marTop w:val="0"/>
      <w:marBottom w:val="0"/>
      <w:divBdr>
        <w:top w:val="none" w:sz="0" w:space="0" w:color="auto"/>
        <w:left w:val="none" w:sz="0" w:space="0" w:color="auto"/>
        <w:bottom w:val="none" w:sz="0" w:space="0" w:color="auto"/>
        <w:right w:val="none" w:sz="0" w:space="0" w:color="auto"/>
      </w:divBdr>
    </w:div>
    <w:div w:id="1611472960">
      <w:bodyDiv w:val="1"/>
      <w:marLeft w:val="0"/>
      <w:marRight w:val="0"/>
      <w:marTop w:val="0"/>
      <w:marBottom w:val="0"/>
      <w:divBdr>
        <w:top w:val="none" w:sz="0" w:space="0" w:color="auto"/>
        <w:left w:val="none" w:sz="0" w:space="0" w:color="auto"/>
        <w:bottom w:val="none" w:sz="0" w:space="0" w:color="auto"/>
        <w:right w:val="none" w:sz="0" w:space="0" w:color="auto"/>
      </w:divBdr>
    </w:div>
    <w:div w:id="1612200516">
      <w:bodyDiv w:val="1"/>
      <w:marLeft w:val="0"/>
      <w:marRight w:val="0"/>
      <w:marTop w:val="0"/>
      <w:marBottom w:val="0"/>
      <w:divBdr>
        <w:top w:val="none" w:sz="0" w:space="0" w:color="auto"/>
        <w:left w:val="none" w:sz="0" w:space="0" w:color="auto"/>
        <w:bottom w:val="none" w:sz="0" w:space="0" w:color="auto"/>
        <w:right w:val="none" w:sz="0" w:space="0" w:color="auto"/>
      </w:divBdr>
    </w:div>
    <w:div w:id="1612930168">
      <w:bodyDiv w:val="1"/>
      <w:marLeft w:val="0"/>
      <w:marRight w:val="0"/>
      <w:marTop w:val="0"/>
      <w:marBottom w:val="0"/>
      <w:divBdr>
        <w:top w:val="none" w:sz="0" w:space="0" w:color="auto"/>
        <w:left w:val="none" w:sz="0" w:space="0" w:color="auto"/>
        <w:bottom w:val="none" w:sz="0" w:space="0" w:color="auto"/>
        <w:right w:val="none" w:sz="0" w:space="0" w:color="auto"/>
      </w:divBdr>
    </w:div>
    <w:div w:id="1613516452">
      <w:bodyDiv w:val="1"/>
      <w:marLeft w:val="0"/>
      <w:marRight w:val="0"/>
      <w:marTop w:val="0"/>
      <w:marBottom w:val="0"/>
      <w:divBdr>
        <w:top w:val="none" w:sz="0" w:space="0" w:color="auto"/>
        <w:left w:val="none" w:sz="0" w:space="0" w:color="auto"/>
        <w:bottom w:val="none" w:sz="0" w:space="0" w:color="auto"/>
        <w:right w:val="none" w:sz="0" w:space="0" w:color="auto"/>
      </w:divBdr>
    </w:div>
    <w:div w:id="1613853492">
      <w:bodyDiv w:val="1"/>
      <w:marLeft w:val="0"/>
      <w:marRight w:val="0"/>
      <w:marTop w:val="0"/>
      <w:marBottom w:val="0"/>
      <w:divBdr>
        <w:top w:val="none" w:sz="0" w:space="0" w:color="auto"/>
        <w:left w:val="none" w:sz="0" w:space="0" w:color="auto"/>
        <w:bottom w:val="none" w:sz="0" w:space="0" w:color="auto"/>
        <w:right w:val="none" w:sz="0" w:space="0" w:color="auto"/>
      </w:divBdr>
    </w:div>
    <w:div w:id="1614093845">
      <w:bodyDiv w:val="1"/>
      <w:marLeft w:val="0"/>
      <w:marRight w:val="0"/>
      <w:marTop w:val="0"/>
      <w:marBottom w:val="0"/>
      <w:divBdr>
        <w:top w:val="none" w:sz="0" w:space="0" w:color="auto"/>
        <w:left w:val="none" w:sz="0" w:space="0" w:color="auto"/>
        <w:bottom w:val="none" w:sz="0" w:space="0" w:color="auto"/>
        <w:right w:val="none" w:sz="0" w:space="0" w:color="auto"/>
      </w:divBdr>
    </w:div>
    <w:div w:id="1614708081">
      <w:bodyDiv w:val="1"/>
      <w:marLeft w:val="0"/>
      <w:marRight w:val="0"/>
      <w:marTop w:val="0"/>
      <w:marBottom w:val="0"/>
      <w:divBdr>
        <w:top w:val="none" w:sz="0" w:space="0" w:color="auto"/>
        <w:left w:val="none" w:sz="0" w:space="0" w:color="auto"/>
        <w:bottom w:val="none" w:sz="0" w:space="0" w:color="auto"/>
        <w:right w:val="none" w:sz="0" w:space="0" w:color="auto"/>
      </w:divBdr>
    </w:div>
    <w:div w:id="1615480371">
      <w:bodyDiv w:val="1"/>
      <w:marLeft w:val="0"/>
      <w:marRight w:val="0"/>
      <w:marTop w:val="0"/>
      <w:marBottom w:val="0"/>
      <w:divBdr>
        <w:top w:val="none" w:sz="0" w:space="0" w:color="auto"/>
        <w:left w:val="none" w:sz="0" w:space="0" w:color="auto"/>
        <w:bottom w:val="none" w:sz="0" w:space="0" w:color="auto"/>
        <w:right w:val="none" w:sz="0" w:space="0" w:color="auto"/>
      </w:divBdr>
    </w:div>
    <w:div w:id="1616672389">
      <w:bodyDiv w:val="1"/>
      <w:marLeft w:val="0"/>
      <w:marRight w:val="0"/>
      <w:marTop w:val="0"/>
      <w:marBottom w:val="0"/>
      <w:divBdr>
        <w:top w:val="none" w:sz="0" w:space="0" w:color="auto"/>
        <w:left w:val="none" w:sz="0" w:space="0" w:color="auto"/>
        <w:bottom w:val="none" w:sz="0" w:space="0" w:color="auto"/>
        <w:right w:val="none" w:sz="0" w:space="0" w:color="auto"/>
      </w:divBdr>
    </w:div>
    <w:div w:id="1617060758">
      <w:bodyDiv w:val="1"/>
      <w:marLeft w:val="0"/>
      <w:marRight w:val="0"/>
      <w:marTop w:val="0"/>
      <w:marBottom w:val="0"/>
      <w:divBdr>
        <w:top w:val="none" w:sz="0" w:space="0" w:color="auto"/>
        <w:left w:val="none" w:sz="0" w:space="0" w:color="auto"/>
        <w:bottom w:val="none" w:sz="0" w:space="0" w:color="auto"/>
        <w:right w:val="none" w:sz="0" w:space="0" w:color="auto"/>
      </w:divBdr>
    </w:div>
    <w:div w:id="1617327613">
      <w:bodyDiv w:val="1"/>
      <w:marLeft w:val="0"/>
      <w:marRight w:val="0"/>
      <w:marTop w:val="0"/>
      <w:marBottom w:val="0"/>
      <w:divBdr>
        <w:top w:val="none" w:sz="0" w:space="0" w:color="auto"/>
        <w:left w:val="none" w:sz="0" w:space="0" w:color="auto"/>
        <w:bottom w:val="none" w:sz="0" w:space="0" w:color="auto"/>
        <w:right w:val="none" w:sz="0" w:space="0" w:color="auto"/>
      </w:divBdr>
    </w:div>
    <w:div w:id="1617327949">
      <w:bodyDiv w:val="1"/>
      <w:marLeft w:val="0"/>
      <w:marRight w:val="0"/>
      <w:marTop w:val="0"/>
      <w:marBottom w:val="0"/>
      <w:divBdr>
        <w:top w:val="none" w:sz="0" w:space="0" w:color="auto"/>
        <w:left w:val="none" w:sz="0" w:space="0" w:color="auto"/>
        <w:bottom w:val="none" w:sz="0" w:space="0" w:color="auto"/>
        <w:right w:val="none" w:sz="0" w:space="0" w:color="auto"/>
      </w:divBdr>
    </w:div>
    <w:div w:id="1617562581">
      <w:bodyDiv w:val="1"/>
      <w:marLeft w:val="0"/>
      <w:marRight w:val="0"/>
      <w:marTop w:val="0"/>
      <w:marBottom w:val="0"/>
      <w:divBdr>
        <w:top w:val="none" w:sz="0" w:space="0" w:color="auto"/>
        <w:left w:val="none" w:sz="0" w:space="0" w:color="auto"/>
        <w:bottom w:val="none" w:sz="0" w:space="0" w:color="auto"/>
        <w:right w:val="none" w:sz="0" w:space="0" w:color="auto"/>
      </w:divBdr>
    </w:div>
    <w:div w:id="1618292004">
      <w:bodyDiv w:val="1"/>
      <w:marLeft w:val="0"/>
      <w:marRight w:val="0"/>
      <w:marTop w:val="0"/>
      <w:marBottom w:val="0"/>
      <w:divBdr>
        <w:top w:val="none" w:sz="0" w:space="0" w:color="auto"/>
        <w:left w:val="none" w:sz="0" w:space="0" w:color="auto"/>
        <w:bottom w:val="none" w:sz="0" w:space="0" w:color="auto"/>
        <w:right w:val="none" w:sz="0" w:space="0" w:color="auto"/>
      </w:divBdr>
    </w:div>
    <w:div w:id="1618834320">
      <w:bodyDiv w:val="1"/>
      <w:marLeft w:val="0"/>
      <w:marRight w:val="0"/>
      <w:marTop w:val="0"/>
      <w:marBottom w:val="0"/>
      <w:divBdr>
        <w:top w:val="none" w:sz="0" w:space="0" w:color="auto"/>
        <w:left w:val="none" w:sz="0" w:space="0" w:color="auto"/>
        <w:bottom w:val="none" w:sz="0" w:space="0" w:color="auto"/>
        <w:right w:val="none" w:sz="0" w:space="0" w:color="auto"/>
      </w:divBdr>
    </w:div>
    <w:div w:id="1619218604">
      <w:bodyDiv w:val="1"/>
      <w:marLeft w:val="0"/>
      <w:marRight w:val="0"/>
      <w:marTop w:val="0"/>
      <w:marBottom w:val="0"/>
      <w:divBdr>
        <w:top w:val="none" w:sz="0" w:space="0" w:color="auto"/>
        <w:left w:val="none" w:sz="0" w:space="0" w:color="auto"/>
        <w:bottom w:val="none" w:sz="0" w:space="0" w:color="auto"/>
        <w:right w:val="none" w:sz="0" w:space="0" w:color="auto"/>
      </w:divBdr>
    </w:div>
    <w:div w:id="1620452462">
      <w:bodyDiv w:val="1"/>
      <w:marLeft w:val="0"/>
      <w:marRight w:val="0"/>
      <w:marTop w:val="0"/>
      <w:marBottom w:val="0"/>
      <w:divBdr>
        <w:top w:val="none" w:sz="0" w:space="0" w:color="auto"/>
        <w:left w:val="none" w:sz="0" w:space="0" w:color="auto"/>
        <w:bottom w:val="none" w:sz="0" w:space="0" w:color="auto"/>
        <w:right w:val="none" w:sz="0" w:space="0" w:color="auto"/>
      </w:divBdr>
    </w:div>
    <w:div w:id="1620721001">
      <w:bodyDiv w:val="1"/>
      <w:marLeft w:val="0"/>
      <w:marRight w:val="0"/>
      <w:marTop w:val="0"/>
      <w:marBottom w:val="0"/>
      <w:divBdr>
        <w:top w:val="none" w:sz="0" w:space="0" w:color="auto"/>
        <w:left w:val="none" w:sz="0" w:space="0" w:color="auto"/>
        <w:bottom w:val="none" w:sz="0" w:space="0" w:color="auto"/>
        <w:right w:val="none" w:sz="0" w:space="0" w:color="auto"/>
      </w:divBdr>
    </w:div>
    <w:div w:id="1620726110">
      <w:bodyDiv w:val="1"/>
      <w:marLeft w:val="0"/>
      <w:marRight w:val="0"/>
      <w:marTop w:val="0"/>
      <w:marBottom w:val="0"/>
      <w:divBdr>
        <w:top w:val="none" w:sz="0" w:space="0" w:color="auto"/>
        <w:left w:val="none" w:sz="0" w:space="0" w:color="auto"/>
        <w:bottom w:val="none" w:sz="0" w:space="0" w:color="auto"/>
        <w:right w:val="none" w:sz="0" w:space="0" w:color="auto"/>
      </w:divBdr>
    </w:div>
    <w:div w:id="1621378980">
      <w:bodyDiv w:val="1"/>
      <w:marLeft w:val="0"/>
      <w:marRight w:val="0"/>
      <w:marTop w:val="0"/>
      <w:marBottom w:val="0"/>
      <w:divBdr>
        <w:top w:val="none" w:sz="0" w:space="0" w:color="auto"/>
        <w:left w:val="none" w:sz="0" w:space="0" w:color="auto"/>
        <w:bottom w:val="none" w:sz="0" w:space="0" w:color="auto"/>
        <w:right w:val="none" w:sz="0" w:space="0" w:color="auto"/>
      </w:divBdr>
    </w:div>
    <w:div w:id="1621758584">
      <w:bodyDiv w:val="1"/>
      <w:marLeft w:val="0"/>
      <w:marRight w:val="0"/>
      <w:marTop w:val="0"/>
      <w:marBottom w:val="0"/>
      <w:divBdr>
        <w:top w:val="none" w:sz="0" w:space="0" w:color="auto"/>
        <w:left w:val="none" w:sz="0" w:space="0" w:color="auto"/>
        <w:bottom w:val="none" w:sz="0" w:space="0" w:color="auto"/>
        <w:right w:val="none" w:sz="0" w:space="0" w:color="auto"/>
      </w:divBdr>
    </w:div>
    <w:div w:id="1621839825">
      <w:bodyDiv w:val="1"/>
      <w:marLeft w:val="0"/>
      <w:marRight w:val="0"/>
      <w:marTop w:val="0"/>
      <w:marBottom w:val="0"/>
      <w:divBdr>
        <w:top w:val="none" w:sz="0" w:space="0" w:color="auto"/>
        <w:left w:val="none" w:sz="0" w:space="0" w:color="auto"/>
        <w:bottom w:val="none" w:sz="0" w:space="0" w:color="auto"/>
        <w:right w:val="none" w:sz="0" w:space="0" w:color="auto"/>
      </w:divBdr>
    </w:div>
    <w:div w:id="1621910775">
      <w:bodyDiv w:val="1"/>
      <w:marLeft w:val="0"/>
      <w:marRight w:val="0"/>
      <w:marTop w:val="0"/>
      <w:marBottom w:val="0"/>
      <w:divBdr>
        <w:top w:val="none" w:sz="0" w:space="0" w:color="auto"/>
        <w:left w:val="none" w:sz="0" w:space="0" w:color="auto"/>
        <w:bottom w:val="none" w:sz="0" w:space="0" w:color="auto"/>
        <w:right w:val="none" w:sz="0" w:space="0" w:color="auto"/>
      </w:divBdr>
    </w:div>
    <w:div w:id="1622683700">
      <w:bodyDiv w:val="1"/>
      <w:marLeft w:val="0"/>
      <w:marRight w:val="0"/>
      <w:marTop w:val="0"/>
      <w:marBottom w:val="0"/>
      <w:divBdr>
        <w:top w:val="none" w:sz="0" w:space="0" w:color="auto"/>
        <w:left w:val="none" w:sz="0" w:space="0" w:color="auto"/>
        <w:bottom w:val="none" w:sz="0" w:space="0" w:color="auto"/>
        <w:right w:val="none" w:sz="0" w:space="0" w:color="auto"/>
      </w:divBdr>
    </w:div>
    <w:div w:id="1623027215">
      <w:bodyDiv w:val="1"/>
      <w:marLeft w:val="0"/>
      <w:marRight w:val="0"/>
      <w:marTop w:val="0"/>
      <w:marBottom w:val="0"/>
      <w:divBdr>
        <w:top w:val="none" w:sz="0" w:space="0" w:color="auto"/>
        <w:left w:val="none" w:sz="0" w:space="0" w:color="auto"/>
        <w:bottom w:val="none" w:sz="0" w:space="0" w:color="auto"/>
        <w:right w:val="none" w:sz="0" w:space="0" w:color="auto"/>
      </w:divBdr>
    </w:div>
    <w:div w:id="1623225607">
      <w:bodyDiv w:val="1"/>
      <w:marLeft w:val="0"/>
      <w:marRight w:val="0"/>
      <w:marTop w:val="0"/>
      <w:marBottom w:val="0"/>
      <w:divBdr>
        <w:top w:val="none" w:sz="0" w:space="0" w:color="auto"/>
        <w:left w:val="none" w:sz="0" w:space="0" w:color="auto"/>
        <w:bottom w:val="none" w:sz="0" w:space="0" w:color="auto"/>
        <w:right w:val="none" w:sz="0" w:space="0" w:color="auto"/>
      </w:divBdr>
    </w:div>
    <w:div w:id="1623458589">
      <w:bodyDiv w:val="1"/>
      <w:marLeft w:val="0"/>
      <w:marRight w:val="0"/>
      <w:marTop w:val="0"/>
      <w:marBottom w:val="0"/>
      <w:divBdr>
        <w:top w:val="none" w:sz="0" w:space="0" w:color="auto"/>
        <w:left w:val="none" w:sz="0" w:space="0" w:color="auto"/>
        <w:bottom w:val="none" w:sz="0" w:space="0" w:color="auto"/>
        <w:right w:val="none" w:sz="0" w:space="0" w:color="auto"/>
      </w:divBdr>
    </w:div>
    <w:div w:id="1623999429">
      <w:bodyDiv w:val="1"/>
      <w:marLeft w:val="0"/>
      <w:marRight w:val="0"/>
      <w:marTop w:val="0"/>
      <w:marBottom w:val="0"/>
      <w:divBdr>
        <w:top w:val="none" w:sz="0" w:space="0" w:color="auto"/>
        <w:left w:val="none" w:sz="0" w:space="0" w:color="auto"/>
        <w:bottom w:val="none" w:sz="0" w:space="0" w:color="auto"/>
        <w:right w:val="none" w:sz="0" w:space="0" w:color="auto"/>
      </w:divBdr>
    </w:div>
    <w:div w:id="1624382911">
      <w:bodyDiv w:val="1"/>
      <w:marLeft w:val="0"/>
      <w:marRight w:val="0"/>
      <w:marTop w:val="0"/>
      <w:marBottom w:val="0"/>
      <w:divBdr>
        <w:top w:val="none" w:sz="0" w:space="0" w:color="auto"/>
        <w:left w:val="none" w:sz="0" w:space="0" w:color="auto"/>
        <w:bottom w:val="none" w:sz="0" w:space="0" w:color="auto"/>
        <w:right w:val="none" w:sz="0" w:space="0" w:color="auto"/>
      </w:divBdr>
    </w:div>
    <w:div w:id="1624463223">
      <w:bodyDiv w:val="1"/>
      <w:marLeft w:val="0"/>
      <w:marRight w:val="0"/>
      <w:marTop w:val="0"/>
      <w:marBottom w:val="0"/>
      <w:divBdr>
        <w:top w:val="none" w:sz="0" w:space="0" w:color="auto"/>
        <w:left w:val="none" w:sz="0" w:space="0" w:color="auto"/>
        <w:bottom w:val="none" w:sz="0" w:space="0" w:color="auto"/>
        <w:right w:val="none" w:sz="0" w:space="0" w:color="auto"/>
      </w:divBdr>
    </w:div>
    <w:div w:id="1624847555">
      <w:bodyDiv w:val="1"/>
      <w:marLeft w:val="0"/>
      <w:marRight w:val="0"/>
      <w:marTop w:val="0"/>
      <w:marBottom w:val="0"/>
      <w:divBdr>
        <w:top w:val="none" w:sz="0" w:space="0" w:color="auto"/>
        <w:left w:val="none" w:sz="0" w:space="0" w:color="auto"/>
        <w:bottom w:val="none" w:sz="0" w:space="0" w:color="auto"/>
        <w:right w:val="none" w:sz="0" w:space="0" w:color="auto"/>
      </w:divBdr>
    </w:div>
    <w:div w:id="1625771287">
      <w:bodyDiv w:val="1"/>
      <w:marLeft w:val="0"/>
      <w:marRight w:val="0"/>
      <w:marTop w:val="0"/>
      <w:marBottom w:val="0"/>
      <w:divBdr>
        <w:top w:val="none" w:sz="0" w:space="0" w:color="auto"/>
        <w:left w:val="none" w:sz="0" w:space="0" w:color="auto"/>
        <w:bottom w:val="none" w:sz="0" w:space="0" w:color="auto"/>
        <w:right w:val="none" w:sz="0" w:space="0" w:color="auto"/>
      </w:divBdr>
    </w:div>
    <w:div w:id="1626235281">
      <w:bodyDiv w:val="1"/>
      <w:marLeft w:val="0"/>
      <w:marRight w:val="0"/>
      <w:marTop w:val="0"/>
      <w:marBottom w:val="0"/>
      <w:divBdr>
        <w:top w:val="none" w:sz="0" w:space="0" w:color="auto"/>
        <w:left w:val="none" w:sz="0" w:space="0" w:color="auto"/>
        <w:bottom w:val="none" w:sz="0" w:space="0" w:color="auto"/>
        <w:right w:val="none" w:sz="0" w:space="0" w:color="auto"/>
      </w:divBdr>
    </w:div>
    <w:div w:id="1627203407">
      <w:bodyDiv w:val="1"/>
      <w:marLeft w:val="0"/>
      <w:marRight w:val="0"/>
      <w:marTop w:val="0"/>
      <w:marBottom w:val="0"/>
      <w:divBdr>
        <w:top w:val="none" w:sz="0" w:space="0" w:color="auto"/>
        <w:left w:val="none" w:sz="0" w:space="0" w:color="auto"/>
        <w:bottom w:val="none" w:sz="0" w:space="0" w:color="auto"/>
        <w:right w:val="none" w:sz="0" w:space="0" w:color="auto"/>
      </w:divBdr>
    </w:div>
    <w:div w:id="1628004179">
      <w:bodyDiv w:val="1"/>
      <w:marLeft w:val="0"/>
      <w:marRight w:val="0"/>
      <w:marTop w:val="0"/>
      <w:marBottom w:val="0"/>
      <w:divBdr>
        <w:top w:val="none" w:sz="0" w:space="0" w:color="auto"/>
        <w:left w:val="none" w:sz="0" w:space="0" w:color="auto"/>
        <w:bottom w:val="none" w:sz="0" w:space="0" w:color="auto"/>
        <w:right w:val="none" w:sz="0" w:space="0" w:color="auto"/>
      </w:divBdr>
    </w:div>
    <w:div w:id="1628008484">
      <w:bodyDiv w:val="1"/>
      <w:marLeft w:val="0"/>
      <w:marRight w:val="0"/>
      <w:marTop w:val="0"/>
      <w:marBottom w:val="0"/>
      <w:divBdr>
        <w:top w:val="none" w:sz="0" w:space="0" w:color="auto"/>
        <w:left w:val="none" w:sz="0" w:space="0" w:color="auto"/>
        <w:bottom w:val="none" w:sz="0" w:space="0" w:color="auto"/>
        <w:right w:val="none" w:sz="0" w:space="0" w:color="auto"/>
      </w:divBdr>
    </w:div>
    <w:div w:id="1628274474">
      <w:bodyDiv w:val="1"/>
      <w:marLeft w:val="0"/>
      <w:marRight w:val="0"/>
      <w:marTop w:val="0"/>
      <w:marBottom w:val="0"/>
      <w:divBdr>
        <w:top w:val="none" w:sz="0" w:space="0" w:color="auto"/>
        <w:left w:val="none" w:sz="0" w:space="0" w:color="auto"/>
        <w:bottom w:val="none" w:sz="0" w:space="0" w:color="auto"/>
        <w:right w:val="none" w:sz="0" w:space="0" w:color="auto"/>
      </w:divBdr>
    </w:div>
    <w:div w:id="1628467662">
      <w:bodyDiv w:val="1"/>
      <w:marLeft w:val="0"/>
      <w:marRight w:val="0"/>
      <w:marTop w:val="0"/>
      <w:marBottom w:val="0"/>
      <w:divBdr>
        <w:top w:val="none" w:sz="0" w:space="0" w:color="auto"/>
        <w:left w:val="none" w:sz="0" w:space="0" w:color="auto"/>
        <w:bottom w:val="none" w:sz="0" w:space="0" w:color="auto"/>
        <w:right w:val="none" w:sz="0" w:space="0" w:color="auto"/>
      </w:divBdr>
    </w:div>
    <w:div w:id="1629700727">
      <w:bodyDiv w:val="1"/>
      <w:marLeft w:val="0"/>
      <w:marRight w:val="0"/>
      <w:marTop w:val="0"/>
      <w:marBottom w:val="0"/>
      <w:divBdr>
        <w:top w:val="none" w:sz="0" w:space="0" w:color="auto"/>
        <w:left w:val="none" w:sz="0" w:space="0" w:color="auto"/>
        <w:bottom w:val="none" w:sz="0" w:space="0" w:color="auto"/>
        <w:right w:val="none" w:sz="0" w:space="0" w:color="auto"/>
      </w:divBdr>
    </w:div>
    <w:div w:id="1630552403">
      <w:bodyDiv w:val="1"/>
      <w:marLeft w:val="0"/>
      <w:marRight w:val="0"/>
      <w:marTop w:val="0"/>
      <w:marBottom w:val="0"/>
      <w:divBdr>
        <w:top w:val="none" w:sz="0" w:space="0" w:color="auto"/>
        <w:left w:val="none" w:sz="0" w:space="0" w:color="auto"/>
        <w:bottom w:val="none" w:sz="0" w:space="0" w:color="auto"/>
        <w:right w:val="none" w:sz="0" w:space="0" w:color="auto"/>
      </w:divBdr>
    </w:div>
    <w:div w:id="1631011372">
      <w:bodyDiv w:val="1"/>
      <w:marLeft w:val="0"/>
      <w:marRight w:val="0"/>
      <w:marTop w:val="0"/>
      <w:marBottom w:val="0"/>
      <w:divBdr>
        <w:top w:val="none" w:sz="0" w:space="0" w:color="auto"/>
        <w:left w:val="none" w:sz="0" w:space="0" w:color="auto"/>
        <w:bottom w:val="none" w:sz="0" w:space="0" w:color="auto"/>
        <w:right w:val="none" w:sz="0" w:space="0" w:color="auto"/>
      </w:divBdr>
    </w:div>
    <w:div w:id="1631472837">
      <w:bodyDiv w:val="1"/>
      <w:marLeft w:val="0"/>
      <w:marRight w:val="0"/>
      <w:marTop w:val="0"/>
      <w:marBottom w:val="0"/>
      <w:divBdr>
        <w:top w:val="none" w:sz="0" w:space="0" w:color="auto"/>
        <w:left w:val="none" w:sz="0" w:space="0" w:color="auto"/>
        <w:bottom w:val="none" w:sz="0" w:space="0" w:color="auto"/>
        <w:right w:val="none" w:sz="0" w:space="0" w:color="auto"/>
      </w:divBdr>
    </w:div>
    <w:div w:id="1635258135">
      <w:bodyDiv w:val="1"/>
      <w:marLeft w:val="0"/>
      <w:marRight w:val="0"/>
      <w:marTop w:val="0"/>
      <w:marBottom w:val="0"/>
      <w:divBdr>
        <w:top w:val="none" w:sz="0" w:space="0" w:color="auto"/>
        <w:left w:val="none" w:sz="0" w:space="0" w:color="auto"/>
        <w:bottom w:val="none" w:sz="0" w:space="0" w:color="auto"/>
        <w:right w:val="none" w:sz="0" w:space="0" w:color="auto"/>
      </w:divBdr>
    </w:div>
    <w:div w:id="1635863321">
      <w:bodyDiv w:val="1"/>
      <w:marLeft w:val="0"/>
      <w:marRight w:val="0"/>
      <w:marTop w:val="0"/>
      <w:marBottom w:val="0"/>
      <w:divBdr>
        <w:top w:val="none" w:sz="0" w:space="0" w:color="auto"/>
        <w:left w:val="none" w:sz="0" w:space="0" w:color="auto"/>
        <w:bottom w:val="none" w:sz="0" w:space="0" w:color="auto"/>
        <w:right w:val="none" w:sz="0" w:space="0" w:color="auto"/>
      </w:divBdr>
    </w:div>
    <w:div w:id="1636833607">
      <w:bodyDiv w:val="1"/>
      <w:marLeft w:val="0"/>
      <w:marRight w:val="0"/>
      <w:marTop w:val="0"/>
      <w:marBottom w:val="0"/>
      <w:divBdr>
        <w:top w:val="none" w:sz="0" w:space="0" w:color="auto"/>
        <w:left w:val="none" w:sz="0" w:space="0" w:color="auto"/>
        <w:bottom w:val="none" w:sz="0" w:space="0" w:color="auto"/>
        <w:right w:val="none" w:sz="0" w:space="0" w:color="auto"/>
      </w:divBdr>
    </w:div>
    <w:div w:id="1636837609">
      <w:bodyDiv w:val="1"/>
      <w:marLeft w:val="0"/>
      <w:marRight w:val="0"/>
      <w:marTop w:val="0"/>
      <w:marBottom w:val="0"/>
      <w:divBdr>
        <w:top w:val="none" w:sz="0" w:space="0" w:color="auto"/>
        <w:left w:val="none" w:sz="0" w:space="0" w:color="auto"/>
        <w:bottom w:val="none" w:sz="0" w:space="0" w:color="auto"/>
        <w:right w:val="none" w:sz="0" w:space="0" w:color="auto"/>
      </w:divBdr>
    </w:div>
    <w:div w:id="1638216698">
      <w:bodyDiv w:val="1"/>
      <w:marLeft w:val="0"/>
      <w:marRight w:val="0"/>
      <w:marTop w:val="0"/>
      <w:marBottom w:val="0"/>
      <w:divBdr>
        <w:top w:val="none" w:sz="0" w:space="0" w:color="auto"/>
        <w:left w:val="none" w:sz="0" w:space="0" w:color="auto"/>
        <w:bottom w:val="none" w:sz="0" w:space="0" w:color="auto"/>
        <w:right w:val="none" w:sz="0" w:space="0" w:color="auto"/>
      </w:divBdr>
    </w:div>
    <w:div w:id="1640114450">
      <w:bodyDiv w:val="1"/>
      <w:marLeft w:val="0"/>
      <w:marRight w:val="0"/>
      <w:marTop w:val="0"/>
      <w:marBottom w:val="0"/>
      <w:divBdr>
        <w:top w:val="none" w:sz="0" w:space="0" w:color="auto"/>
        <w:left w:val="none" w:sz="0" w:space="0" w:color="auto"/>
        <w:bottom w:val="none" w:sz="0" w:space="0" w:color="auto"/>
        <w:right w:val="none" w:sz="0" w:space="0" w:color="auto"/>
      </w:divBdr>
    </w:div>
    <w:div w:id="1642231852">
      <w:bodyDiv w:val="1"/>
      <w:marLeft w:val="0"/>
      <w:marRight w:val="0"/>
      <w:marTop w:val="0"/>
      <w:marBottom w:val="0"/>
      <w:divBdr>
        <w:top w:val="none" w:sz="0" w:space="0" w:color="auto"/>
        <w:left w:val="none" w:sz="0" w:space="0" w:color="auto"/>
        <w:bottom w:val="none" w:sz="0" w:space="0" w:color="auto"/>
        <w:right w:val="none" w:sz="0" w:space="0" w:color="auto"/>
      </w:divBdr>
    </w:div>
    <w:div w:id="1643268023">
      <w:bodyDiv w:val="1"/>
      <w:marLeft w:val="0"/>
      <w:marRight w:val="0"/>
      <w:marTop w:val="0"/>
      <w:marBottom w:val="0"/>
      <w:divBdr>
        <w:top w:val="none" w:sz="0" w:space="0" w:color="auto"/>
        <w:left w:val="none" w:sz="0" w:space="0" w:color="auto"/>
        <w:bottom w:val="none" w:sz="0" w:space="0" w:color="auto"/>
        <w:right w:val="none" w:sz="0" w:space="0" w:color="auto"/>
      </w:divBdr>
    </w:div>
    <w:div w:id="1643733132">
      <w:bodyDiv w:val="1"/>
      <w:marLeft w:val="0"/>
      <w:marRight w:val="0"/>
      <w:marTop w:val="0"/>
      <w:marBottom w:val="0"/>
      <w:divBdr>
        <w:top w:val="none" w:sz="0" w:space="0" w:color="auto"/>
        <w:left w:val="none" w:sz="0" w:space="0" w:color="auto"/>
        <w:bottom w:val="none" w:sz="0" w:space="0" w:color="auto"/>
        <w:right w:val="none" w:sz="0" w:space="0" w:color="auto"/>
      </w:divBdr>
    </w:div>
    <w:div w:id="1644114748">
      <w:bodyDiv w:val="1"/>
      <w:marLeft w:val="0"/>
      <w:marRight w:val="0"/>
      <w:marTop w:val="0"/>
      <w:marBottom w:val="0"/>
      <w:divBdr>
        <w:top w:val="none" w:sz="0" w:space="0" w:color="auto"/>
        <w:left w:val="none" w:sz="0" w:space="0" w:color="auto"/>
        <w:bottom w:val="none" w:sz="0" w:space="0" w:color="auto"/>
        <w:right w:val="none" w:sz="0" w:space="0" w:color="auto"/>
      </w:divBdr>
    </w:div>
    <w:div w:id="1644236385">
      <w:bodyDiv w:val="1"/>
      <w:marLeft w:val="0"/>
      <w:marRight w:val="0"/>
      <w:marTop w:val="0"/>
      <w:marBottom w:val="0"/>
      <w:divBdr>
        <w:top w:val="none" w:sz="0" w:space="0" w:color="auto"/>
        <w:left w:val="none" w:sz="0" w:space="0" w:color="auto"/>
        <w:bottom w:val="none" w:sz="0" w:space="0" w:color="auto"/>
        <w:right w:val="none" w:sz="0" w:space="0" w:color="auto"/>
      </w:divBdr>
    </w:div>
    <w:div w:id="1644505544">
      <w:bodyDiv w:val="1"/>
      <w:marLeft w:val="0"/>
      <w:marRight w:val="0"/>
      <w:marTop w:val="0"/>
      <w:marBottom w:val="0"/>
      <w:divBdr>
        <w:top w:val="none" w:sz="0" w:space="0" w:color="auto"/>
        <w:left w:val="none" w:sz="0" w:space="0" w:color="auto"/>
        <w:bottom w:val="none" w:sz="0" w:space="0" w:color="auto"/>
        <w:right w:val="none" w:sz="0" w:space="0" w:color="auto"/>
      </w:divBdr>
    </w:div>
    <w:div w:id="1645507316">
      <w:bodyDiv w:val="1"/>
      <w:marLeft w:val="0"/>
      <w:marRight w:val="0"/>
      <w:marTop w:val="0"/>
      <w:marBottom w:val="0"/>
      <w:divBdr>
        <w:top w:val="none" w:sz="0" w:space="0" w:color="auto"/>
        <w:left w:val="none" w:sz="0" w:space="0" w:color="auto"/>
        <w:bottom w:val="none" w:sz="0" w:space="0" w:color="auto"/>
        <w:right w:val="none" w:sz="0" w:space="0" w:color="auto"/>
      </w:divBdr>
    </w:div>
    <w:div w:id="1646470667">
      <w:bodyDiv w:val="1"/>
      <w:marLeft w:val="0"/>
      <w:marRight w:val="0"/>
      <w:marTop w:val="0"/>
      <w:marBottom w:val="0"/>
      <w:divBdr>
        <w:top w:val="none" w:sz="0" w:space="0" w:color="auto"/>
        <w:left w:val="none" w:sz="0" w:space="0" w:color="auto"/>
        <w:bottom w:val="none" w:sz="0" w:space="0" w:color="auto"/>
        <w:right w:val="none" w:sz="0" w:space="0" w:color="auto"/>
      </w:divBdr>
    </w:div>
    <w:div w:id="1647391848">
      <w:bodyDiv w:val="1"/>
      <w:marLeft w:val="0"/>
      <w:marRight w:val="0"/>
      <w:marTop w:val="0"/>
      <w:marBottom w:val="0"/>
      <w:divBdr>
        <w:top w:val="none" w:sz="0" w:space="0" w:color="auto"/>
        <w:left w:val="none" w:sz="0" w:space="0" w:color="auto"/>
        <w:bottom w:val="none" w:sz="0" w:space="0" w:color="auto"/>
        <w:right w:val="none" w:sz="0" w:space="0" w:color="auto"/>
      </w:divBdr>
    </w:div>
    <w:div w:id="1647588453">
      <w:bodyDiv w:val="1"/>
      <w:marLeft w:val="0"/>
      <w:marRight w:val="0"/>
      <w:marTop w:val="0"/>
      <w:marBottom w:val="0"/>
      <w:divBdr>
        <w:top w:val="none" w:sz="0" w:space="0" w:color="auto"/>
        <w:left w:val="none" w:sz="0" w:space="0" w:color="auto"/>
        <w:bottom w:val="none" w:sz="0" w:space="0" w:color="auto"/>
        <w:right w:val="none" w:sz="0" w:space="0" w:color="auto"/>
      </w:divBdr>
    </w:div>
    <w:div w:id="1647931546">
      <w:bodyDiv w:val="1"/>
      <w:marLeft w:val="0"/>
      <w:marRight w:val="0"/>
      <w:marTop w:val="0"/>
      <w:marBottom w:val="0"/>
      <w:divBdr>
        <w:top w:val="none" w:sz="0" w:space="0" w:color="auto"/>
        <w:left w:val="none" w:sz="0" w:space="0" w:color="auto"/>
        <w:bottom w:val="none" w:sz="0" w:space="0" w:color="auto"/>
        <w:right w:val="none" w:sz="0" w:space="0" w:color="auto"/>
      </w:divBdr>
    </w:div>
    <w:div w:id="1648971269">
      <w:bodyDiv w:val="1"/>
      <w:marLeft w:val="0"/>
      <w:marRight w:val="0"/>
      <w:marTop w:val="0"/>
      <w:marBottom w:val="0"/>
      <w:divBdr>
        <w:top w:val="none" w:sz="0" w:space="0" w:color="auto"/>
        <w:left w:val="none" w:sz="0" w:space="0" w:color="auto"/>
        <w:bottom w:val="none" w:sz="0" w:space="0" w:color="auto"/>
        <w:right w:val="none" w:sz="0" w:space="0" w:color="auto"/>
      </w:divBdr>
    </w:div>
    <w:div w:id="1649626720">
      <w:bodyDiv w:val="1"/>
      <w:marLeft w:val="0"/>
      <w:marRight w:val="0"/>
      <w:marTop w:val="0"/>
      <w:marBottom w:val="0"/>
      <w:divBdr>
        <w:top w:val="none" w:sz="0" w:space="0" w:color="auto"/>
        <w:left w:val="none" w:sz="0" w:space="0" w:color="auto"/>
        <w:bottom w:val="none" w:sz="0" w:space="0" w:color="auto"/>
        <w:right w:val="none" w:sz="0" w:space="0" w:color="auto"/>
      </w:divBdr>
    </w:div>
    <w:div w:id="1649899930">
      <w:bodyDiv w:val="1"/>
      <w:marLeft w:val="0"/>
      <w:marRight w:val="0"/>
      <w:marTop w:val="0"/>
      <w:marBottom w:val="0"/>
      <w:divBdr>
        <w:top w:val="none" w:sz="0" w:space="0" w:color="auto"/>
        <w:left w:val="none" w:sz="0" w:space="0" w:color="auto"/>
        <w:bottom w:val="none" w:sz="0" w:space="0" w:color="auto"/>
        <w:right w:val="none" w:sz="0" w:space="0" w:color="auto"/>
      </w:divBdr>
    </w:div>
    <w:div w:id="1650095410">
      <w:bodyDiv w:val="1"/>
      <w:marLeft w:val="0"/>
      <w:marRight w:val="0"/>
      <w:marTop w:val="0"/>
      <w:marBottom w:val="0"/>
      <w:divBdr>
        <w:top w:val="none" w:sz="0" w:space="0" w:color="auto"/>
        <w:left w:val="none" w:sz="0" w:space="0" w:color="auto"/>
        <w:bottom w:val="none" w:sz="0" w:space="0" w:color="auto"/>
        <w:right w:val="none" w:sz="0" w:space="0" w:color="auto"/>
      </w:divBdr>
    </w:div>
    <w:div w:id="1651785648">
      <w:bodyDiv w:val="1"/>
      <w:marLeft w:val="0"/>
      <w:marRight w:val="0"/>
      <w:marTop w:val="0"/>
      <w:marBottom w:val="0"/>
      <w:divBdr>
        <w:top w:val="none" w:sz="0" w:space="0" w:color="auto"/>
        <w:left w:val="none" w:sz="0" w:space="0" w:color="auto"/>
        <w:bottom w:val="none" w:sz="0" w:space="0" w:color="auto"/>
        <w:right w:val="none" w:sz="0" w:space="0" w:color="auto"/>
      </w:divBdr>
    </w:div>
    <w:div w:id="1654527710">
      <w:bodyDiv w:val="1"/>
      <w:marLeft w:val="0"/>
      <w:marRight w:val="0"/>
      <w:marTop w:val="0"/>
      <w:marBottom w:val="0"/>
      <w:divBdr>
        <w:top w:val="none" w:sz="0" w:space="0" w:color="auto"/>
        <w:left w:val="none" w:sz="0" w:space="0" w:color="auto"/>
        <w:bottom w:val="none" w:sz="0" w:space="0" w:color="auto"/>
        <w:right w:val="none" w:sz="0" w:space="0" w:color="auto"/>
      </w:divBdr>
    </w:div>
    <w:div w:id="1654601001">
      <w:bodyDiv w:val="1"/>
      <w:marLeft w:val="0"/>
      <w:marRight w:val="0"/>
      <w:marTop w:val="0"/>
      <w:marBottom w:val="0"/>
      <w:divBdr>
        <w:top w:val="none" w:sz="0" w:space="0" w:color="auto"/>
        <w:left w:val="none" w:sz="0" w:space="0" w:color="auto"/>
        <w:bottom w:val="none" w:sz="0" w:space="0" w:color="auto"/>
        <w:right w:val="none" w:sz="0" w:space="0" w:color="auto"/>
      </w:divBdr>
    </w:div>
    <w:div w:id="1655644146">
      <w:bodyDiv w:val="1"/>
      <w:marLeft w:val="0"/>
      <w:marRight w:val="0"/>
      <w:marTop w:val="0"/>
      <w:marBottom w:val="0"/>
      <w:divBdr>
        <w:top w:val="none" w:sz="0" w:space="0" w:color="auto"/>
        <w:left w:val="none" w:sz="0" w:space="0" w:color="auto"/>
        <w:bottom w:val="none" w:sz="0" w:space="0" w:color="auto"/>
        <w:right w:val="none" w:sz="0" w:space="0" w:color="auto"/>
      </w:divBdr>
    </w:div>
    <w:div w:id="1655914827">
      <w:bodyDiv w:val="1"/>
      <w:marLeft w:val="0"/>
      <w:marRight w:val="0"/>
      <w:marTop w:val="0"/>
      <w:marBottom w:val="0"/>
      <w:divBdr>
        <w:top w:val="none" w:sz="0" w:space="0" w:color="auto"/>
        <w:left w:val="none" w:sz="0" w:space="0" w:color="auto"/>
        <w:bottom w:val="none" w:sz="0" w:space="0" w:color="auto"/>
        <w:right w:val="none" w:sz="0" w:space="0" w:color="auto"/>
      </w:divBdr>
    </w:div>
    <w:div w:id="1655992025">
      <w:bodyDiv w:val="1"/>
      <w:marLeft w:val="0"/>
      <w:marRight w:val="0"/>
      <w:marTop w:val="0"/>
      <w:marBottom w:val="0"/>
      <w:divBdr>
        <w:top w:val="none" w:sz="0" w:space="0" w:color="auto"/>
        <w:left w:val="none" w:sz="0" w:space="0" w:color="auto"/>
        <w:bottom w:val="none" w:sz="0" w:space="0" w:color="auto"/>
        <w:right w:val="none" w:sz="0" w:space="0" w:color="auto"/>
      </w:divBdr>
    </w:div>
    <w:div w:id="1657296104">
      <w:bodyDiv w:val="1"/>
      <w:marLeft w:val="0"/>
      <w:marRight w:val="0"/>
      <w:marTop w:val="0"/>
      <w:marBottom w:val="0"/>
      <w:divBdr>
        <w:top w:val="none" w:sz="0" w:space="0" w:color="auto"/>
        <w:left w:val="none" w:sz="0" w:space="0" w:color="auto"/>
        <w:bottom w:val="none" w:sz="0" w:space="0" w:color="auto"/>
        <w:right w:val="none" w:sz="0" w:space="0" w:color="auto"/>
      </w:divBdr>
    </w:div>
    <w:div w:id="1657299323">
      <w:bodyDiv w:val="1"/>
      <w:marLeft w:val="0"/>
      <w:marRight w:val="0"/>
      <w:marTop w:val="0"/>
      <w:marBottom w:val="0"/>
      <w:divBdr>
        <w:top w:val="none" w:sz="0" w:space="0" w:color="auto"/>
        <w:left w:val="none" w:sz="0" w:space="0" w:color="auto"/>
        <w:bottom w:val="none" w:sz="0" w:space="0" w:color="auto"/>
        <w:right w:val="none" w:sz="0" w:space="0" w:color="auto"/>
      </w:divBdr>
    </w:div>
    <w:div w:id="1658025653">
      <w:bodyDiv w:val="1"/>
      <w:marLeft w:val="0"/>
      <w:marRight w:val="0"/>
      <w:marTop w:val="0"/>
      <w:marBottom w:val="0"/>
      <w:divBdr>
        <w:top w:val="none" w:sz="0" w:space="0" w:color="auto"/>
        <w:left w:val="none" w:sz="0" w:space="0" w:color="auto"/>
        <w:bottom w:val="none" w:sz="0" w:space="0" w:color="auto"/>
        <w:right w:val="none" w:sz="0" w:space="0" w:color="auto"/>
      </w:divBdr>
    </w:div>
    <w:div w:id="1658613469">
      <w:bodyDiv w:val="1"/>
      <w:marLeft w:val="0"/>
      <w:marRight w:val="0"/>
      <w:marTop w:val="0"/>
      <w:marBottom w:val="0"/>
      <w:divBdr>
        <w:top w:val="none" w:sz="0" w:space="0" w:color="auto"/>
        <w:left w:val="none" w:sz="0" w:space="0" w:color="auto"/>
        <w:bottom w:val="none" w:sz="0" w:space="0" w:color="auto"/>
        <w:right w:val="none" w:sz="0" w:space="0" w:color="auto"/>
      </w:divBdr>
    </w:div>
    <w:div w:id="1659309780">
      <w:bodyDiv w:val="1"/>
      <w:marLeft w:val="0"/>
      <w:marRight w:val="0"/>
      <w:marTop w:val="0"/>
      <w:marBottom w:val="0"/>
      <w:divBdr>
        <w:top w:val="none" w:sz="0" w:space="0" w:color="auto"/>
        <w:left w:val="none" w:sz="0" w:space="0" w:color="auto"/>
        <w:bottom w:val="none" w:sz="0" w:space="0" w:color="auto"/>
        <w:right w:val="none" w:sz="0" w:space="0" w:color="auto"/>
      </w:divBdr>
    </w:div>
    <w:div w:id="1660113420">
      <w:bodyDiv w:val="1"/>
      <w:marLeft w:val="0"/>
      <w:marRight w:val="0"/>
      <w:marTop w:val="0"/>
      <w:marBottom w:val="0"/>
      <w:divBdr>
        <w:top w:val="none" w:sz="0" w:space="0" w:color="auto"/>
        <w:left w:val="none" w:sz="0" w:space="0" w:color="auto"/>
        <w:bottom w:val="none" w:sz="0" w:space="0" w:color="auto"/>
        <w:right w:val="none" w:sz="0" w:space="0" w:color="auto"/>
      </w:divBdr>
    </w:div>
    <w:div w:id="1660888712">
      <w:bodyDiv w:val="1"/>
      <w:marLeft w:val="0"/>
      <w:marRight w:val="0"/>
      <w:marTop w:val="0"/>
      <w:marBottom w:val="0"/>
      <w:divBdr>
        <w:top w:val="none" w:sz="0" w:space="0" w:color="auto"/>
        <w:left w:val="none" w:sz="0" w:space="0" w:color="auto"/>
        <w:bottom w:val="none" w:sz="0" w:space="0" w:color="auto"/>
        <w:right w:val="none" w:sz="0" w:space="0" w:color="auto"/>
      </w:divBdr>
    </w:div>
    <w:div w:id="1662345918">
      <w:bodyDiv w:val="1"/>
      <w:marLeft w:val="0"/>
      <w:marRight w:val="0"/>
      <w:marTop w:val="0"/>
      <w:marBottom w:val="0"/>
      <w:divBdr>
        <w:top w:val="none" w:sz="0" w:space="0" w:color="auto"/>
        <w:left w:val="none" w:sz="0" w:space="0" w:color="auto"/>
        <w:bottom w:val="none" w:sz="0" w:space="0" w:color="auto"/>
        <w:right w:val="none" w:sz="0" w:space="0" w:color="auto"/>
      </w:divBdr>
    </w:div>
    <w:div w:id="1662418472">
      <w:bodyDiv w:val="1"/>
      <w:marLeft w:val="0"/>
      <w:marRight w:val="0"/>
      <w:marTop w:val="0"/>
      <w:marBottom w:val="0"/>
      <w:divBdr>
        <w:top w:val="none" w:sz="0" w:space="0" w:color="auto"/>
        <w:left w:val="none" w:sz="0" w:space="0" w:color="auto"/>
        <w:bottom w:val="none" w:sz="0" w:space="0" w:color="auto"/>
        <w:right w:val="none" w:sz="0" w:space="0" w:color="auto"/>
      </w:divBdr>
    </w:div>
    <w:div w:id="1663122545">
      <w:bodyDiv w:val="1"/>
      <w:marLeft w:val="0"/>
      <w:marRight w:val="0"/>
      <w:marTop w:val="0"/>
      <w:marBottom w:val="0"/>
      <w:divBdr>
        <w:top w:val="none" w:sz="0" w:space="0" w:color="auto"/>
        <w:left w:val="none" w:sz="0" w:space="0" w:color="auto"/>
        <w:bottom w:val="none" w:sz="0" w:space="0" w:color="auto"/>
        <w:right w:val="none" w:sz="0" w:space="0" w:color="auto"/>
      </w:divBdr>
    </w:div>
    <w:div w:id="1663583998">
      <w:bodyDiv w:val="1"/>
      <w:marLeft w:val="0"/>
      <w:marRight w:val="0"/>
      <w:marTop w:val="0"/>
      <w:marBottom w:val="0"/>
      <w:divBdr>
        <w:top w:val="none" w:sz="0" w:space="0" w:color="auto"/>
        <w:left w:val="none" w:sz="0" w:space="0" w:color="auto"/>
        <w:bottom w:val="none" w:sz="0" w:space="0" w:color="auto"/>
        <w:right w:val="none" w:sz="0" w:space="0" w:color="auto"/>
      </w:divBdr>
    </w:div>
    <w:div w:id="1663584636">
      <w:bodyDiv w:val="1"/>
      <w:marLeft w:val="0"/>
      <w:marRight w:val="0"/>
      <w:marTop w:val="0"/>
      <w:marBottom w:val="0"/>
      <w:divBdr>
        <w:top w:val="none" w:sz="0" w:space="0" w:color="auto"/>
        <w:left w:val="none" w:sz="0" w:space="0" w:color="auto"/>
        <w:bottom w:val="none" w:sz="0" w:space="0" w:color="auto"/>
        <w:right w:val="none" w:sz="0" w:space="0" w:color="auto"/>
      </w:divBdr>
    </w:div>
    <w:div w:id="1663924847">
      <w:bodyDiv w:val="1"/>
      <w:marLeft w:val="0"/>
      <w:marRight w:val="0"/>
      <w:marTop w:val="0"/>
      <w:marBottom w:val="0"/>
      <w:divBdr>
        <w:top w:val="none" w:sz="0" w:space="0" w:color="auto"/>
        <w:left w:val="none" w:sz="0" w:space="0" w:color="auto"/>
        <w:bottom w:val="none" w:sz="0" w:space="0" w:color="auto"/>
        <w:right w:val="none" w:sz="0" w:space="0" w:color="auto"/>
      </w:divBdr>
    </w:div>
    <w:div w:id="1664160338">
      <w:bodyDiv w:val="1"/>
      <w:marLeft w:val="0"/>
      <w:marRight w:val="0"/>
      <w:marTop w:val="0"/>
      <w:marBottom w:val="0"/>
      <w:divBdr>
        <w:top w:val="none" w:sz="0" w:space="0" w:color="auto"/>
        <w:left w:val="none" w:sz="0" w:space="0" w:color="auto"/>
        <w:bottom w:val="none" w:sz="0" w:space="0" w:color="auto"/>
        <w:right w:val="none" w:sz="0" w:space="0" w:color="auto"/>
      </w:divBdr>
    </w:div>
    <w:div w:id="1664436019">
      <w:bodyDiv w:val="1"/>
      <w:marLeft w:val="0"/>
      <w:marRight w:val="0"/>
      <w:marTop w:val="0"/>
      <w:marBottom w:val="0"/>
      <w:divBdr>
        <w:top w:val="none" w:sz="0" w:space="0" w:color="auto"/>
        <w:left w:val="none" w:sz="0" w:space="0" w:color="auto"/>
        <w:bottom w:val="none" w:sz="0" w:space="0" w:color="auto"/>
        <w:right w:val="none" w:sz="0" w:space="0" w:color="auto"/>
      </w:divBdr>
    </w:div>
    <w:div w:id="1665008005">
      <w:bodyDiv w:val="1"/>
      <w:marLeft w:val="0"/>
      <w:marRight w:val="0"/>
      <w:marTop w:val="0"/>
      <w:marBottom w:val="0"/>
      <w:divBdr>
        <w:top w:val="none" w:sz="0" w:space="0" w:color="auto"/>
        <w:left w:val="none" w:sz="0" w:space="0" w:color="auto"/>
        <w:bottom w:val="none" w:sz="0" w:space="0" w:color="auto"/>
        <w:right w:val="none" w:sz="0" w:space="0" w:color="auto"/>
      </w:divBdr>
    </w:div>
    <w:div w:id="1665011537">
      <w:bodyDiv w:val="1"/>
      <w:marLeft w:val="0"/>
      <w:marRight w:val="0"/>
      <w:marTop w:val="0"/>
      <w:marBottom w:val="0"/>
      <w:divBdr>
        <w:top w:val="none" w:sz="0" w:space="0" w:color="auto"/>
        <w:left w:val="none" w:sz="0" w:space="0" w:color="auto"/>
        <w:bottom w:val="none" w:sz="0" w:space="0" w:color="auto"/>
        <w:right w:val="none" w:sz="0" w:space="0" w:color="auto"/>
      </w:divBdr>
    </w:div>
    <w:div w:id="1665205466">
      <w:bodyDiv w:val="1"/>
      <w:marLeft w:val="0"/>
      <w:marRight w:val="0"/>
      <w:marTop w:val="0"/>
      <w:marBottom w:val="0"/>
      <w:divBdr>
        <w:top w:val="none" w:sz="0" w:space="0" w:color="auto"/>
        <w:left w:val="none" w:sz="0" w:space="0" w:color="auto"/>
        <w:bottom w:val="none" w:sz="0" w:space="0" w:color="auto"/>
        <w:right w:val="none" w:sz="0" w:space="0" w:color="auto"/>
      </w:divBdr>
    </w:div>
    <w:div w:id="1665813491">
      <w:bodyDiv w:val="1"/>
      <w:marLeft w:val="0"/>
      <w:marRight w:val="0"/>
      <w:marTop w:val="0"/>
      <w:marBottom w:val="0"/>
      <w:divBdr>
        <w:top w:val="none" w:sz="0" w:space="0" w:color="auto"/>
        <w:left w:val="none" w:sz="0" w:space="0" w:color="auto"/>
        <w:bottom w:val="none" w:sz="0" w:space="0" w:color="auto"/>
        <w:right w:val="none" w:sz="0" w:space="0" w:color="auto"/>
      </w:divBdr>
    </w:div>
    <w:div w:id="1666591449">
      <w:bodyDiv w:val="1"/>
      <w:marLeft w:val="0"/>
      <w:marRight w:val="0"/>
      <w:marTop w:val="0"/>
      <w:marBottom w:val="0"/>
      <w:divBdr>
        <w:top w:val="none" w:sz="0" w:space="0" w:color="auto"/>
        <w:left w:val="none" w:sz="0" w:space="0" w:color="auto"/>
        <w:bottom w:val="none" w:sz="0" w:space="0" w:color="auto"/>
        <w:right w:val="none" w:sz="0" w:space="0" w:color="auto"/>
      </w:divBdr>
    </w:div>
    <w:div w:id="1668169838">
      <w:bodyDiv w:val="1"/>
      <w:marLeft w:val="0"/>
      <w:marRight w:val="0"/>
      <w:marTop w:val="0"/>
      <w:marBottom w:val="0"/>
      <w:divBdr>
        <w:top w:val="none" w:sz="0" w:space="0" w:color="auto"/>
        <w:left w:val="none" w:sz="0" w:space="0" w:color="auto"/>
        <w:bottom w:val="none" w:sz="0" w:space="0" w:color="auto"/>
        <w:right w:val="none" w:sz="0" w:space="0" w:color="auto"/>
      </w:divBdr>
    </w:div>
    <w:div w:id="1668745752">
      <w:bodyDiv w:val="1"/>
      <w:marLeft w:val="0"/>
      <w:marRight w:val="0"/>
      <w:marTop w:val="0"/>
      <w:marBottom w:val="0"/>
      <w:divBdr>
        <w:top w:val="none" w:sz="0" w:space="0" w:color="auto"/>
        <w:left w:val="none" w:sz="0" w:space="0" w:color="auto"/>
        <w:bottom w:val="none" w:sz="0" w:space="0" w:color="auto"/>
        <w:right w:val="none" w:sz="0" w:space="0" w:color="auto"/>
      </w:divBdr>
    </w:div>
    <w:div w:id="1669674025">
      <w:bodyDiv w:val="1"/>
      <w:marLeft w:val="0"/>
      <w:marRight w:val="0"/>
      <w:marTop w:val="0"/>
      <w:marBottom w:val="0"/>
      <w:divBdr>
        <w:top w:val="none" w:sz="0" w:space="0" w:color="auto"/>
        <w:left w:val="none" w:sz="0" w:space="0" w:color="auto"/>
        <w:bottom w:val="none" w:sz="0" w:space="0" w:color="auto"/>
        <w:right w:val="none" w:sz="0" w:space="0" w:color="auto"/>
      </w:divBdr>
    </w:div>
    <w:div w:id="1670206174">
      <w:bodyDiv w:val="1"/>
      <w:marLeft w:val="0"/>
      <w:marRight w:val="0"/>
      <w:marTop w:val="0"/>
      <w:marBottom w:val="0"/>
      <w:divBdr>
        <w:top w:val="none" w:sz="0" w:space="0" w:color="auto"/>
        <w:left w:val="none" w:sz="0" w:space="0" w:color="auto"/>
        <w:bottom w:val="none" w:sz="0" w:space="0" w:color="auto"/>
        <w:right w:val="none" w:sz="0" w:space="0" w:color="auto"/>
      </w:divBdr>
    </w:div>
    <w:div w:id="1671105237">
      <w:bodyDiv w:val="1"/>
      <w:marLeft w:val="0"/>
      <w:marRight w:val="0"/>
      <w:marTop w:val="0"/>
      <w:marBottom w:val="0"/>
      <w:divBdr>
        <w:top w:val="none" w:sz="0" w:space="0" w:color="auto"/>
        <w:left w:val="none" w:sz="0" w:space="0" w:color="auto"/>
        <w:bottom w:val="none" w:sz="0" w:space="0" w:color="auto"/>
        <w:right w:val="none" w:sz="0" w:space="0" w:color="auto"/>
      </w:divBdr>
    </w:div>
    <w:div w:id="1671175398">
      <w:bodyDiv w:val="1"/>
      <w:marLeft w:val="0"/>
      <w:marRight w:val="0"/>
      <w:marTop w:val="0"/>
      <w:marBottom w:val="0"/>
      <w:divBdr>
        <w:top w:val="none" w:sz="0" w:space="0" w:color="auto"/>
        <w:left w:val="none" w:sz="0" w:space="0" w:color="auto"/>
        <w:bottom w:val="none" w:sz="0" w:space="0" w:color="auto"/>
        <w:right w:val="none" w:sz="0" w:space="0" w:color="auto"/>
      </w:divBdr>
    </w:div>
    <w:div w:id="1671447566">
      <w:bodyDiv w:val="1"/>
      <w:marLeft w:val="0"/>
      <w:marRight w:val="0"/>
      <w:marTop w:val="0"/>
      <w:marBottom w:val="0"/>
      <w:divBdr>
        <w:top w:val="none" w:sz="0" w:space="0" w:color="auto"/>
        <w:left w:val="none" w:sz="0" w:space="0" w:color="auto"/>
        <w:bottom w:val="none" w:sz="0" w:space="0" w:color="auto"/>
        <w:right w:val="none" w:sz="0" w:space="0" w:color="auto"/>
      </w:divBdr>
    </w:div>
    <w:div w:id="1671641081">
      <w:bodyDiv w:val="1"/>
      <w:marLeft w:val="0"/>
      <w:marRight w:val="0"/>
      <w:marTop w:val="0"/>
      <w:marBottom w:val="0"/>
      <w:divBdr>
        <w:top w:val="none" w:sz="0" w:space="0" w:color="auto"/>
        <w:left w:val="none" w:sz="0" w:space="0" w:color="auto"/>
        <w:bottom w:val="none" w:sz="0" w:space="0" w:color="auto"/>
        <w:right w:val="none" w:sz="0" w:space="0" w:color="auto"/>
      </w:divBdr>
    </w:div>
    <w:div w:id="1672097909">
      <w:bodyDiv w:val="1"/>
      <w:marLeft w:val="0"/>
      <w:marRight w:val="0"/>
      <w:marTop w:val="0"/>
      <w:marBottom w:val="0"/>
      <w:divBdr>
        <w:top w:val="none" w:sz="0" w:space="0" w:color="auto"/>
        <w:left w:val="none" w:sz="0" w:space="0" w:color="auto"/>
        <w:bottom w:val="none" w:sz="0" w:space="0" w:color="auto"/>
        <w:right w:val="none" w:sz="0" w:space="0" w:color="auto"/>
      </w:divBdr>
    </w:div>
    <w:div w:id="1672247222">
      <w:bodyDiv w:val="1"/>
      <w:marLeft w:val="0"/>
      <w:marRight w:val="0"/>
      <w:marTop w:val="0"/>
      <w:marBottom w:val="0"/>
      <w:divBdr>
        <w:top w:val="none" w:sz="0" w:space="0" w:color="auto"/>
        <w:left w:val="none" w:sz="0" w:space="0" w:color="auto"/>
        <w:bottom w:val="none" w:sz="0" w:space="0" w:color="auto"/>
        <w:right w:val="none" w:sz="0" w:space="0" w:color="auto"/>
      </w:divBdr>
    </w:div>
    <w:div w:id="1673293507">
      <w:bodyDiv w:val="1"/>
      <w:marLeft w:val="0"/>
      <w:marRight w:val="0"/>
      <w:marTop w:val="0"/>
      <w:marBottom w:val="0"/>
      <w:divBdr>
        <w:top w:val="none" w:sz="0" w:space="0" w:color="auto"/>
        <w:left w:val="none" w:sz="0" w:space="0" w:color="auto"/>
        <w:bottom w:val="none" w:sz="0" w:space="0" w:color="auto"/>
        <w:right w:val="none" w:sz="0" w:space="0" w:color="auto"/>
      </w:divBdr>
    </w:div>
    <w:div w:id="1673409024">
      <w:bodyDiv w:val="1"/>
      <w:marLeft w:val="0"/>
      <w:marRight w:val="0"/>
      <w:marTop w:val="0"/>
      <w:marBottom w:val="0"/>
      <w:divBdr>
        <w:top w:val="none" w:sz="0" w:space="0" w:color="auto"/>
        <w:left w:val="none" w:sz="0" w:space="0" w:color="auto"/>
        <w:bottom w:val="none" w:sz="0" w:space="0" w:color="auto"/>
        <w:right w:val="none" w:sz="0" w:space="0" w:color="auto"/>
      </w:divBdr>
    </w:div>
    <w:div w:id="1674336522">
      <w:bodyDiv w:val="1"/>
      <w:marLeft w:val="0"/>
      <w:marRight w:val="0"/>
      <w:marTop w:val="0"/>
      <w:marBottom w:val="0"/>
      <w:divBdr>
        <w:top w:val="none" w:sz="0" w:space="0" w:color="auto"/>
        <w:left w:val="none" w:sz="0" w:space="0" w:color="auto"/>
        <w:bottom w:val="none" w:sz="0" w:space="0" w:color="auto"/>
        <w:right w:val="none" w:sz="0" w:space="0" w:color="auto"/>
      </w:divBdr>
    </w:div>
    <w:div w:id="1676151704">
      <w:bodyDiv w:val="1"/>
      <w:marLeft w:val="0"/>
      <w:marRight w:val="0"/>
      <w:marTop w:val="0"/>
      <w:marBottom w:val="0"/>
      <w:divBdr>
        <w:top w:val="none" w:sz="0" w:space="0" w:color="auto"/>
        <w:left w:val="none" w:sz="0" w:space="0" w:color="auto"/>
        <w:bottom w:val="none" w:sz="0" w:space="0" w:color="auto"/>
        <w:right w:val="none" w:sz="0" w:space="0" w:color="auto"/>
      </w:divBdr>
    </w:div>
    <w:div w:id="1677154209">
      <w:bodyDiv w:val="1"/>
      <w:marLeft w:val="0"/>
      <w:marRight w:val="0"/>
      <w:marTop w:val="0"/>
      <w:marBottom w:val="0"/>
      <w:divBdr>
        <w:top w:val="none" w:sz="0" w:space="0" w:color="auto"/>
        <w:left w:val="none" w:sz="0" w:space="0" w:color="auto"/>
        <w:bottom w:val="none" w:sz="0" w:space="0" w:color="auto"/>
        <w:right w:val="none" w:sz="0" w:space="0" w:color="auto"/>
      </w:divBdr>
    </w:div>
    <w:div w:id="1678072644">
      <w:bodyDiv w:val="1"/>
      <w:marLeft w:val="0"/>
      <w:marRight w:val="0"/>
      <w:marTop w:val="0"/>
      <w:marBottom w:val="0"/>
      <w:divBdr>
        <w:top w:val="none" w:sz="0" w:space="0" w:color="auto"/>
        <w:left w:val="none" w:sz="0" w:space="0" w:color="auto"/>
        <w:bottom w:val="none" w:sz="0" w:space="0" w:color="auto"/>
        <w:right w:val="none" w:sz="0" w:space="0" w:color="auto"/>
      </w:divBdr>
    </w:div>
    <w:div w:id="1678312367">
      <w:bodyDiv w:val="1"/>
      <w:marLeft w:val="0"/>
      <w:marRight w:val="0"/>
      <w:marTop w:val="0"/>
      <w:marBottom w:val="0"/>
      <w:divBdr>
        <w:top w:val="none" w:sz="0" w:space="0" w:color="auto"/>
        <w:left w:val="none" w:sz="0" w:space="0" w:color="auto"/>
        <w:bottom w:val="none" w:sz="0" w:space="0" w:color="auto"/>
        <w:right w:val="none" w:sz="0" w:space="0" w:color="auto"/>
      </w:divBdr>
    </w:div>
    <w:div w:id="1678770652">
      <w:bodyDiv w:val="1"/>
      <w:marLeft w:val="0"/>
      <w:marRight w:val="0"/>
      <w:marTop w:val="0"/>
      <w:marBottom w:val="0"/>
      <w:divBdr>
        <w:top w:val="none" w:sz="0" w:space="0" w:color="auto"/>
        <w:left w:val="none" w:sz="0" w:space="0" w:color="auto"/>
        <w:bottom w:val="none" w:sz="0" w:space="0" w:color="auto"/>
        <w:right w:val="none" w:sz="0" w:space="0" w:color="auto"/>
      </w:divBdr>
    </w:div>
    <w:div w:id="1679309633">
      <w:bodyDiv w:val="1"/>
      <w:marLeft w:val="0"/>
      <w:marRight w:val="0"/>
      <w:marTop w:val="0"/>
      <w:marBottom w:val="0"/>
      <w:divBdr>
        <w:top w:val="none" w:sz="0" w:space="0" w:color="auto"/>
        <w:left w:val="none" w:sz="0" w:space="0" w:color="auto"/>
        <w:bottom w:val="none" w:sz="0" w:space="0" w:color="auto"/>
        <w:right w:val="none" w:sz="0" w:space="0" w:color="auto"/>
      </w:divBdr>
    </w:div>
    <w:div w:id="1679694753">
      <w:bodyDiv w:val="1"/>
      <w:marLeft w:val="0"/>
      <w:marRight w:val="0"/>
      <w:marTop w:val="0"/>
      <w:marBottom w:val="0"/>
      <w:divBdr>
        <w:top w:val="none" w:sz="0" w:space="0" w:color="auto"/>
        <w:left w:val="none" w:sz="0" w:space="0" w:color="auto"/>
        <w:bottom w:val="none" w:sz="0" w:space="0" w:color="auto"/>
        <w:right w:val="none" w:sz="0" w:space="0" w:color="auto"/>
      </w:divBdr>
    </w:div>
    <w:div w:id="1679696763">
      <w:bodyDiv w:val="1"/>
      <w:marLeft w:val="0"/>
      <w:marRight w:val="0"/>
      <w:marTop w:val="0"/>
      <w:marBottom w:val="0"/>
      <w:divBdr>
        <w:top w:val="none" w:sz="0" w:space="0" w:color="auto"/>
        <w:left w:val="none" w:sz="0" w:space="0" w:color="auto"/>
        <w:bottom w:val="none" w:sz="0" w:space="0" w:color="auto"/>
        <w:right w:val="none" w:sz="0" w:space="0" w:color="auto"/>
      </w:divBdr>
    </w:div>
    <w:div w:id="1680961612">
      <w:bodyDiv w:val="1"/>
      <w:marLeft w:val="0"/>
      <w:marRight w:val="0"/>
      <w:marTop w:val="0"/>
      <w:marBottom w:val="0"/>
      <w:divBdr>
        <w:top w:val="none" w:sz="0" w:space="0" w:color="auto"/>
        <w:left w:val="none" w:sz="0" w:space="0" w:color="auto"/>
        <w:bottom w:val="none" w:sz="0" w:space="0" w:color="auto"/>
        <w:right w:val="none" w:sz="0" w:space="0" w:color="auto"/>
      </w:divBdr>
    </w:div>
    <w:div w:id="1682119394">
      <w:bodyDiv w:val="1"/>
      <w:marLeft w:val="0"/>
      <w:marRight w:val="0"/>
      <w:marTop w:val="0"/>
      <w:marBottom w:val="0"/>
      <w:divBdr>
        <w:top w:val="none" w:sz="0" w:space="0" w:color="auto"/>
        <w:left w:val="none" w:sz="0" w:space="0" w:color="auto"/>
        <w:bottom w:val="none" w:sz="0" w:space="0" w:color="auto"/>
        <w:right w:val="none" w:sz="0" w:space="0" w:color="auto"/>
      </w:divBdr>
    </w:div>
    <w:div w:id="1683432455">
      <w:bodyDiv w:val="1"/>
      <w:marLeft w:val="0"/>
      <w:marRight w:val="0"/>
      <w:marTop w:val="0"/>
      <w:marBottom w:val="0"/>
      <w:divBdr>
        <w:top w:val="none" w:sz="0" w:space="0" w:color="auto"/>
        <w:left w:val="none" w:sz="0" w:space="0" w:color="auto"/>
        <w:bottom w:val="none" w:sz="0" w:space="0" w:color="auto"/>
        <w:right w:val="none" w:sz="0" w:space="0" w:color="auto"/>
      </w:divBdr>
    </w:div>
    <w:div w:id="1683974946">
      <w:bodyDiv w:val="1"/>
      <w:marLeft w:val="0"/>
      <w:marRight w:val="0"/>
      <w:marTop w:val="0"/>
      <w:marBottom w:val="0"/>
      <w:divBdr>
        <w:top w:val="none" w:sz="0" w:space="0" w:color="auto"/>
        <w:left w:val="none" w:sz="0" w:space="0" w:color="auto"/>
        <w:bottom w:val="none" w:sz="0" w:space="0" w:color="auto"/>
        <w:right w:val="none" w:sz="0" w:space="0" w:color="auto"/>
      </w:divBdr>
    </w:div>
    <w:div w:id="1684277909">
      <w:bodyDiv w:val="1"/>
      <w:marLeft w:val="0"/>
      <w:marRight w:val="0"/>
      <w:marTop w:val="0"/>
      <w:marBottom w:val="0"/>
      <w:divBdr>
        <w:top w:val="none" w:sz="0" w:space="0" w:color="auto"/>
        <w:left w:val="none" w:sz="0" w:space="0" w:color="auto"/>
        <w:bottom w:val="none" w:sz="0" w:space="0" w:color="auto"/>
        <w:right w:val="none" w:sz="0" w:space="0" w:color="auto"/>
      </w:divBdr>
    </w:div>
    <w:div w:id="1685135782">
      <w:bodyDiv w:val="1"/>
      <w:marLeft w:val="0"/>
      <w:marRight w:val="0"/>
      <w:marTop w:val="0"/>
      <w:marBottom w:val="0"/>
      <w:divBdr>
        <w:top w:val="none" w:sz="0" w:space="0" w:color="auto"/>
        <w:left w:val="none" w:sz="0" w:space="0" w:color="auto"/>
        <w:bottom w:val="none" w:sz="0" w:space="0" w:color="auto"/>
        <w:right w:val="none" w:sz="0" w:space="0" w:color="auto"/>
      </w:divBdr>
    </w:div>
    <w:div w:id="1685399085">
      <w:bodyDiv w:val="1"/>
      <w:marLeft w:val="0"/>
      <w:marRight w:val="0"/>
      <w:marTop w:val="0"/>
      <w:marBottom w:val="0"/>
      <w:divBdr>
        <w:top w:val="none" w:sz="0" w:space="0" w:color="auto"/>
        <w:left w:val="none" w:sz="0" w:space="0" w:color="auto"/>
        <w:bottom w:val="none" w:sz="0" w:space="0" w:color="auto"/>
        <w:right w:val="none" w:sz="0" w:space="0" w:color="auto"/>
      </w:divBdr>
    </w:div>
    <w:div w:id="1686439641">
      <w:bodyDiv w:val="1"/>
      <w:marLeft w:val="0"/>
      <w:marRight w:val="0"/>
      <w:marTop w:val="0"/>
      <w:marBottom w:val="0"/>
      <w:divBdr>
        <w:top w:val="none" w:sz="0" w:space="0" w:color="auto"/>
        <w:left w:val="none" w:sz="0" w:space="0" w:color="auto"/>
        <w:bottom w:val="none" w:sz="0" w:space="0" w:color="auto"/>
        <w:right w:val="none" w:sz="0" w:space="0" w:color="auto"/>
      </w:divBdr>
    </w:div>
    <w:div w:id="1687290353">
      <w:bodyDiv w:val="1"/>
      <w:marLeft w:val="0"/>
      <w:marRight w:val="0"/>
      <w:marTop w:val="0"/>
      <w:marBottom w:val="0"/>
      <w:divBdr>
        <w:top w:val="none" w:sz="0" w:space="0" w:color="auto"/>
        <w:left w:val="none" w:sz="0" w:space="0" w:color="auto"/>
        <w:bottom w:val="none" w:sz="0" w:space="0" w:color="auto"/>
        <w:right w:val="none" w:sz="0" w:space="0" w:color="auto"/>
      </w:divBdr>
    </w:div>
    <w:div w:id="1688092634">
      <w:bodyDiv w:val="1"/>
      <w:marLeft w:val="0"/>
      <w:marRight w:val="0"/>
      <w:marTop w:val="0"/>
      <w:marBottom w:val="0"/>
      <w:divBdr>
        <w:top w:val="none" w:sz="0" w:space="0" w:color="auto"/>
        <w:left w:val="none" w:sz="0" w:space="0" w:color="auto"/>
        <w:bottom w:val="none" w:sz="0" w:space="0" w:color="auto"/>
        <w:right w:val="none" w:sz="0" w:space="0" w:color="auto"/>
      </w:divBdr>
    </w:div>
    <w:div w:id="1690329577">
      <w:bodyDiv w:val="1"/>
      <w:marLeft w:val="0"/>
      <w:marRight w:val="0"/>
      <w:marTop w:val="0"/>
      <w:marBottom w:val="0"/>
      <w:divBdr>
        <w:top w:val="none" w:sz="0" w:space="0" w:color="auto"/>
        <w:left w:val="none" w:sz="0" w:space="0" w:color="auto"/>
        <w:bottom w:val="none" w:sz="0" w:space="0" w:color="auto"/>
        <w:right w:val="none" w:sz="0" w:space="0" w:color="auto"/>
      </w:divBdr>
    </w:div>
    <w:div w:id="1690718534">
      <w:bodyDiv w:val="1"/>
      <w:marLeft w:val="0"/>
      <w:marRight w:val="0"/>
      <w:marTop w:val="0"/>
      <w:marBottom w:val="0"/>
      <w:divBdr>
        <w:top w:val="none" w:sz="0" w:space="0" w:color="auto"/>
        <w:left w:val="none" w:sz="0" w:space="0" w:color="auto"/>
        <w:bottom w:val="none" w:sz="0" w:space="0" w:color="auto"/>
        <w:right w:val="none" w:sz="0" w:space="0" w:color="auto"/>
      </w:divBdr>
    </w:div>
    <w:div w:id="1691367773">
      <w:bodyDiv w:val="1"/>
      <w:marLeft w:val="0"/>
      <w:marRight w:val="0"/>
      <w:marTop w:val="0"/>
      <w:marBottom w:val="0"/>
      <w:divBdr>
        <w:top w:val="none" w:sz="0" w:space="0" w:color="auto"/>
        <w:left w:val="none" w:sz="0" w:space="0" w:color="auto"/>
        <w:bottom w:val="none" w:sz="0" w:space="0" w:color="auto"/>
        <w:right w:val="none" w:sz="0" w:space="0" w:color="auto"/>
      </w:divBdr>
    </w:div>
    <w:div w:id="1691568200">
      <w:bodyDiv w:val="1"/>
      <w:marLeft w:val="0"/>
      <w:marRight w:val="0"/>
      <w:marTop w:val="0"/>
      <w:marBottom w:val="0"/>
      <w:divBdr>
        <w:top w:val="none" w:sz="0" w:space="0" w:color="auto"/>
        <w:left w:val="none" w:sz="0" w:space="0" w:color="auto"/>
        <w:bottom w:val="none" w:sz="0" w:space="0" w:color="auto"/>
        <w:right w:val="none" w:sz="0" w:space="0" w:color="auto"/>
      </w:divBdr>
    </w:div>
    <w:div w:id="1692105094">
      <w:bodyDiv w:val="1"/>
      <w:marLeft w:val="0"/>
      <w:marRight w:val="0"/>
      <w:marTop w:val="0"/>
      <w:marBottom w:val="0"/>
      <w:divBdr>
        <w:top w:val="none" w:sz="0" w:space="0" w:color="auto"/>
        <w:left w:val="none" w:sz="0" w:space="0" w:color="auto"/>
        <w:bottom w:val="none" w:sz="0" w:space="0" w:color="auto"/>
        <w:right w:val="none" w:sz="0" w:space="0" w:color="auto"/>
      </w:divBdr>
    </w:div>
    <w:div w:id="1693069465">
      <w:bodyDiv w:val="1"/>
      <w:marLeft w:val="0"/>
      <w:marRight w:val="0"/>
      <w:marTop w:val="0"/>
      <w:marBottom w:val="0"/>
      <w:divBdr>
        <w:top w:val="none" w:sz="0" w:space="0" w:color="auto"/>
        <w:left w:val="none" w:sz="0" w:space="0" w:color="auto"/>
        <w:bottom w:val="none" w:sz="0" w:space="0" w:color="auto"/>
        <w:right w:val="none" w:sz="0" w:space="0" w:color="auto"/>
      </w:divBdr>
    </w:div>
    <w:div w:id="1693916330">
      <w:bodyDiv w:val="1"/>
      <w:marLeft w:val="0"/>
      <w:marRight w:val="0"/>
      <w:marTop w:val="0"/>
      <w:marBottom w:val="0"/>
      <w:divBdr>
        <w:top w:val="none" w:sz="0" w:space="0" w:color="auto"/>
        <w:left w:val="none" w:sz="0" w:space="0" w:color="auto"/>
        <w:bottom w:val="none" w:sz="0" w:space="0" w:color="auto"/>
        <w:right w:val="none" w:sz="0" w:space="0" w:color="auto"/>
      </w:divBdr>
    </w:div>
    <w:div w:id="1694067432">
      <w:bodyDiv w:val="1"/>
      <w:marLeft w:val="0"/>
      <w:marRight w:val="0"/>
      <w:marTop w:val="0"/>
      <w:marBottom w:val="0"/>
      <w:divBdr>
        <w:top w:val="none" w:sz="0" w:space="0" w:color="auto"/>
        <w:left w:val="none" w:sz="0" w:space="0" w:color="auto"/>
        <w:bottom w:val="none" w:sz="0" w:space="0" w:color="auto"/>
        <w:right w:val="none" w:sz="0" w:space="0" w:color="auto"/>
      </w:divBdr>
    </w:div>
    <w:div w:id="1696349605">
      <w:bodyDiv w:val="1"/>
      <w:marLeft w:val="0"/>
      <w:marRight w:val="0"/>
      <w:marTop w:val="0"/>
      <w:marBottom w:val="0"/>
      <w:divBdr>
        <w:top w:val="none" w:sz="0" w:space="0" w:color="auto"/>
        <w:left w:val="none" w:sz="0" w:space="0" w:color="auto"/>
        <w:bottom w:val="none" w:sz="0" w:space="0" w:color="auto"/>
        <w:right w:val="none" w:sz="0" w:space="0" w:color="auto"/>
      </w:divBdr>
    </w:div>
    <w:div w:id="1696686045">
      <w:bodyDiv w:val="1"/>
      <w:marLeft w:val="0"/>
      <w:marRight w:val="0"/>
      <w:marTop w:val="0"/>
      <w:marBottom w:val="0"/>
      <w:divBdr>
        <w:top w:val="none" w:sz="0" w:space="0" w:color="auto"/>
        <w:left w:val="none" w:sz="0" w:space="0" w:color="auto"/>
        <w:bottom w:val="none" w:sz="0" w:space="0" w:color="auto"/>
        <w:right w:val="none" w:sz="0" w:space="0" w:color="auto"/>
      </w:divBdr>
    </w:div>
    <w:div w:id="1696688064">
      <w:bodyDiv w:val="1"/>
      <w:marLeft w:val="0"/>
      <w:marRight w:val="0"/>
      <w:marTop w:val="0"/>
      <w:marBottom w:val="0"/>
      <w:divBdr>
        <w:top w:val="none" w:sz="0" w:space="0" w:color="auto"/>
        <w:left w:val="none" w:sz="0" w:space="0" w:color="auto"/>
        <w:bottom w:val="none" w:sz="0" w:space="0" w:color="auto"/>
        <w:right w:val="none" w:sz="0" w:space="0" w:color="auto"/>
      </w:divBdr>
    </w:div>
    <w:div w:id="1697392219">
      <w:bodyDiv w:val="1"/>
      <w:marLeft w:val="0"/>
      <w:marRight w:val="0"/>
      <w:marTop w:val="0"/>
      <w:marBottom w:val="0"/>
      <w:divBdr>
        <w:top w:val="none" w:sz="0" w:space="0" w:color="auto"/>
        <w:left w:val="none" w:sz="0" w:space="0" w:color="auto"/>
        <w:bottom w:val="none" w:sz="0" w:space="0" w:color="auto"/>
        <w:right w:val="none" w:sz="0" w:space="0" w:color="auto"/>
      </w:divBdr>
    </w:div>
    <w:div w:id="1697459037">
      <w:bodyDiv w:val="1"/>
      <w:marLeft w:val="0"/>
      <w:marRight w:val="0"/>
      <w:marTop w:val="0"/>
      <w:marBottom w:val="0"/>
      <w:divBdr>
        <w:top w:val="none" w:sz="0" w:space="0" w:color="auto"/>
        <w:left w:val="none" w:sz="0" w:space="0" w:color="auto"/>
        <w:bottom w:val="none" w:sz="0" w:space="0" w:color="auto"/>
        <w:right w:val="none" w:sz="0" w:space="0" w:color="auto"/>
      </w:divBdr>
    </w:div>
    <w:div w:id="1697654009">
      <w:bodyDiv w:val="1"/>
      <w:marLeft w:val="0"/>
      <w:marRight w:val="0"/>
      <w:marTop w:val="0"/>
      <w:marBottom w:val="0"/>
      <w:divBdr>
        <w:top w:val="none" w:sz="0" w:space="0" w:color="auto"/>
        <w:left w:val="none" w:sz="0" w:space="0" w:color="auto"/>
        <w:bottom w:val="none" w:sz="0" w:space="0" w:color="auto"/>
        <w:right w:val="none" w:sz="0" w:space="0" w:color="auto"/>
      </w:divBdr>
    </w:div>
    <w:div w:id="1698039203">
      <w:bodyDiv w:val="1"/>
      <w:marLeft w:val="0"/>
      <w:marRight w:val="0"/>
      <w:marTop w:val="0"/>
      <w:marBottom w:val="0"/>
      <w:divBdr>
        <w:top w:val="none" w:sz="0" w:space="0" w:color="auto"/>
        <w:left w:val="none" w:sz="0" w:space="0" w:color="auto"/>
        <w:bottom w:val="none" w:sz="0" w:space="0" w:color="auto"/>
        <w:right w:val="none" w:sz="0" w:space="0" w:color="auto"/>
      </w:divBdr>
    </w:div>
    <w:div w:id="1698698505">
      <w:bodyDiv w:val="1"/>
      <w:marLeft w:val="0"/>
      <w:marRight w:val="0"/>
      <w:marTop w:val="0"/>
      <w:marBottom w:val="0"/>
      <w:divBdr>
        <w:top w:val="none" w:sz="0" w:space="0" w:color="auto"/>
        <w:left w:val="none" w:sz="0" w:space="0" w:color="auto"/>
        <w:bottom w:val="none" w:sz="0" w:space="0" w:color="auto"/>
        <w:right w:val="none" w:sz="0" w:space="0" w:color="auto"/>
      </w:divBdr>
    </w:div>
    <w:div w:id="1698847061">
      <w:bodyDiv w:val="1"/>
      <w:marLeft w:val="0"/>
      <w:marRight w:val="0"/>
      <w:marTop w:val="0"/>
      <w:marBottom w:val="0"/>
      <w:divBdr>
        <w:top w:val="none" w:sz="0" w:space="0" w:color="auto"/>
        <w:left w:val="none" w:sz="0" w:space="0" w:color="auto"/>
        <w:bottom w:val="none" w:sz="0" w:space="0" w:color="auto"/>
        <w:right w:val="none" w:sz="0" w:space="0" w:color="auto"/>
      </w:divBdr>
    </w:div>
    <w:div w:id="1699427262">
      <w:bodyDiv w:val="1"/>
      <w:marLeft w:val="0"/>
      <w:marRight w:val="0"/>
      <w:marTop w:val="0"/>
      <w:marBottom w:val="0"/>
      <w:divBdr>
        <w:top w:val="none" w:sz="0" w:space="0" w:color="auto"/>
        <w:left w:val="none" w:sz="0" w:space="0" w:color="auto"/>
        <w:bottom w:val="none" w:sz="0" w:space="0" w:color="auto"/>
        <w:right w:val="none" w:sz="0" w:space="0" w:color="auto"/>
      </w:divBdr>
    </w:div>
    <w:div w:id="1700818728">
      <w:bodyDiv w:val="1"/>
      <w:marLeft w:val="0"/>
      <w:marRight w:val="0"/>
      <w:marTop w:val="0"/>
      <w:marBottom w:val="0"/>
      <w:divBdr>
        <w:top w:val="none" w:sz="0" w:space="0" w:color="auto"/>
        <w:left w:val="none" w:sz="0" w:space="0" w:color="auto"/>
        <w:bottom w:val="none" w:sz="0" w:space="0" w:color="auto"/>
        <w:right w:val="none" w:sz="0" w:space="0" w:color="auto"/>
      </w:divBdr>
    </w:div>
    <w:div w:id="1701053721">
      <w:bodyDiv w:val="1"/>
      <w:marLeft w:val="0"/>
      <w:marRight w:val="0"/>
      <w:marTop w:val="0"/>
      <w:marBottom w:val="0"/>
      <w:divBdr>
        <w:top w:val="none" w:sz="0" w:space="0" w:color="auto"/>
        <w:left w:val="none" w:sz="0" w:space="0" w:color="auto"/>
        <w:bottom w:val="none" w:sz="0" w:space="0" w:color="auto"/>
        <w:right w:val="none" w:sz="0" w:space="0" w:color="auto"/>
      </w:divBdr>
    </w:div>
    <w:div w:id="1701785150">
      <w:bodyDiv w:val="1"/>
      <w:marLeft w:val="0"/>
      <w:marRight w:val="0"/>
      <w:marTop w:val="0"/>
      <w:marBottom w:val="0"/>
      <w:divBdr>
        <w:top w:val="none" w:sz="0" w:space="0" w:color="auto"/>
        <w:left w:val="none" w:sz="0" w:space="0" w:color="auto"/>
        <w:bottom w:val="none" w:sz="0" w:space="0" w:color="auto"/>
        <w:right w:val="none" w:sz="0" w:space="0" w:color="auto"/>
      </w:divBdr>
    </w:div>
    <w:div w:id="1702974425">
      <w:bodyDiv w:val="1"/>
      <w:marLeft w:val="0"/>
      <w:marRight w:val="0"/>
      <w:marTop w:val="0"/>
      <w:marBottom w:val="0"/>
      <w:divBdr>
        <w:top w:val="none" w:sz="0" w:space="0" w:color="auto"/>
        <w:left w:val="none" w:sz="0" w:space="0" w:color="auto"/>
        <w:bottom w:val="none" w:sz="0" w:space="0" w:color="auto"/>
        <w:right w:val="none" w:sz="0" w:space="0" w:color="auto"/>
      </w:divBdr>
    </w:div>
    <w:div w:id="1703675300">
      <w:bodyDiv w:val="1"/>
      <w:marLeft w:val="0"/>
      <w:marRight w:val="0"/>
      <w:marTop w:val="0"/>
      <w:marBottom w:val="0"/>
      <w:divBdr>
        <w:top w:val="none" w:sz="0" w:space="0" w:color="auto"/>
        <w:left w:val="none" w:sz="0" w:space="0" w:color="auto"/>
        <w:bottom w:val="none" w:sz="0" w:space="0" w:color="auto"/>
        <w:right w:val="none" w:sz="0" w:space="0" w:color="auto"/>
      </w:divBdr>
    </w:div>
    <w:div w:id="1704138035">
      <w:bodyDiv w:val="1"/>
      <w:marLeft w:val="0"/>
      <w:marRight w:val="0"/>
      <w:marTop w:val="0"/>
      <w:marBottom w:val="0"/>
      <w:divBdr>
        <w:top w:val="none" w:sz="0" w:space="0" w:color="auto"/>
        <w:left w:val="none" w:sz="0" w:space="0" w:color="auto"/>
        <w:bottom w:val="none" w:sz="0" w:space="0" w:color="auto"/>
        <w:right w:val="none" w:sz="0" w:space="0" w:color="auto"/>
      </w:divBdr>
    </w:div>
    <w:div w:id="1704745509">
      <w:bodyDiv w:val="1"/>
      <w:marLeft w:val="0"/>
      <w:marRight w:val="0"/>
      <w:marTop w:val="0"/>
      <w:marBottom w:val="0"/>
      <w:divBdr>
        <w:top w:val="none" w:sz="0" w:space="0" w:color="auto"/>
        <w:left w:val="none" w:sz="0" w:space="0" w:color="auto"/>
        <w:bottom w:val="none" w:sz="0" w:space="0" w:color="auto"/>
        <w:right w:val="none" w:sz="0" w:space="0" w:color="auto"/>
      </w:divBdr>
    </w:div>
    <w:div w:id="1704939846">
      <w:bodyDiv w:val="1"/>
      <w:marLeft w:val="0"/>
      <w:marRight w:val="0"/>
      <w:marTop w:val="0"/>
      <w:marBottom w:val="0"/>
      <w:divBdr>
        <w:top w:val="none" w:sz="0" w:space="0" w:color="auto"/>
        <w:left w:val="none" w:sz="0" w:space="0" w:color="auto"/>
        <w:bottom w:val="none" w:sz="0" w:space="0" w:color="auto"/>
        <w:right w:val="none" w:sz="0" w:space="0" w:color="auto"/>
      </w:divBdr>
    </w:div>
    <w:div w:id="1705130801">
      <w:bodyDiv w:val="1"/>
      <w:marLeft w:val="0"/>
      <w:marRight w:val="0"/>
      <w:marTop w:val="0"/>
      <w:marBottom w:val="0"/>
      <w:divBdr>
        <w:top w:val="none" w:sz="0" w:space="0" w:color="auto"/>
        <w:left w:val="none" w:sz="0" w:space="0" w:color="auto"/>
        <w:bottom w:val="none" w:sz="0" w:space="0" w:color="auto"/>
        <w:right w:val="none" w:sz="0" w:space="0" w:color="auto"/>
      </w:divBdr>
    </w:div>
    <w:div w:id="1708330180">
      <w:bodyDiv w:val="1"/>
      <w:marLeft w:val="0"/>
      <w:marRight w:val="0"/>
      <w:marTop w:val="0"/>
      <w:marBottom w:val="0"/>
      <w:divBdr>
        <w:top w:val="none" w:sz="0" w:space="0" w:color="auto"/>
        <w:left w:val="none" w:sz="0" w:space="0" w:color="auto"/>
        <w:bottom w:val="none" w:sz="0" w:space="0" w:color="auto"/>
        <w:right w:val="none" w:sz="0" w:space="0" w:color="auto"/>
      </w:divBdr>
    </w:div>
    <w:div w:id="1708799951">
      <w:bodyDiv w:val="1"/>
      <w:marLeft w:val="0"/>
      <w:marRight w:val="0"/>
      <w:marTop w:val="0"/>
      <w:marBottom w:val="0"/>
      <w:divBdr>
        <w:top w:val="none" w:sz="0" w:space="0" w:color="auto"/>
        <w:left w:val="none" w:sz="0" w:space="0" w:color="auto"/>
        <w:bottom w:val="none" w:sz="0" w:space="0" w:color="auto"/>
        <w:right w:val="none" w:sz="0" w:space="0" w:color="auto"/>
      </w:divBdr>
    </w:div>
    <w:div w:id="1708873388">
      <w:bodyDiv w:val="1"/>
      <w:marLeft w:val="0"/>
      <w:marRight w:val="0"/>
      <w:marTop w:val="0"/>
      <w:marBottom w:val="0"/>
      <w:divBdr>
        <w:top w:val="none" w:sz="0" w:space="0" w:color="auto"/>
        <w:left w:val="none" w:sz="0" w:space="0" w:color="auto"/>
        <w:bottom w:val="none" w:sz="0" w:space="0" w:color="auto"/>
        <w:right w:val="none" w:sz="0" w:space="0" w:color="auto"/>
      </w:divBdr>
    </w:div>
    <w:div w:id="1712458238">
      <w:bodyDiv w:val="1"/>
      <w:marLeft w:val="0"/>
      <w:marRight w:val="0"/>
      <w:marTop w:val="0"/>
      <w:marBottom w:val="0"/>
      <w:divBdr>
        <w:top w:val="none" w:sz="0" w:space="0" w:color="auto"/>
        <w:left w:val="none" w:sz="0" w:space="0" w:color="auto"/>
        <w:bottom w:val="none" w:sz="0" w:space="0" w:color="auto"/>
        <w:right w:val="none" w:sz="0" w:space="0" w:color="auto"/>
      </w:divBdr>
    </w:div>
    <w:div w:id="1713382203">
      <w:bodyDiv w:val="1"/>
      <w:marLeft w:val="0"/>
      <w:marRight w:val="0"/>
      <w:marTop w:val="0"/>
      <w:marBottom w:val="0"/>
      <w:divBdr>
        <w:top w:val="none" w:sz="0" w:space="0" w:color="auto"/>
        <w:left w:val="none" w:sz="0" w:space="0" w:color="auto"/>
        <w:bottom w:val="none" w:sz="0" w:space="0" w:color="auto"/>
        <w:right w:val="none" w:sz="0" w:space="0" w:color="auto"/>
      </w:divBdr>
    </w:div>
    <w:div w:id="1713843373">
      <w:bodyDiv w:val="1"/>
      <w:marLeft w:val="0"/>
      <w:marRight w:val="0"/>
      <w:marTop w:val="0"/>
      <w:marBottom w:val="0"/>
      <w:divBdr>
        <w:top w:val="none" w:sz="0" w:space="0" w:color="auto"/>
        <w:left w:val="none" w:sz="0" w:space="0" w:color="auto"/>
        <w:bottom w:val="none" w:sz="0" w:space="0" w:color="auto"/>
        <w:right w:val="none" w:sz="0" w:space="0" w:color="auto"/>
      </w:divBdr>
    </w:div>
    <w:div w:id="1714036398">
      <w:bodyDiv w:val="1"/>
      <w:marLeft w:val="0"/>
      <w:marRight w:val="0"/>
      <w:marTop w:val="0"/>
      <w:marBottom w:val="0"/>
      <w:divBdr>
        <w:top w:val="none" w:sz="0" w:space="0" w:color="auto"/>
        <w:left w:val="none" w:sz="0" w:space="0" w:color="auto"/>
        <w:bottom w:val="none" w:sz="0" w:space="0" w:color="auto"/>
        <w:right w:val="none" w:sz="0" w:space="0" w:color="auto"/>
      </w:divBdr>
    </w:div>
    <w:div w:id="1714040198">
      <w:bodyDiv w:val="1"/>
      <w:marLeft w:val="0"/>
      <w:marRight w:val="0"/>
      <w:marTop w:val="0"/>
      <w:marBottom w:val="0"/>
      <w:divBdr>
        <w:top w:val="none" w:sz="0" w:space="0" w:color="auto"/>
        <w:left w:val="none" w:sz="0" w:space="0" w:color="auto"/>
        <w:bottom w:val="none" w:sz="0" w:space="0" w:color="auto"/>
        <w:right w:val="none" w:sz="0" w:space="0" w:color="auto"/>
      </w:divBdr>
    </w:div>
    <w:div w:id="1714497130">
      <w:bodyDiv w:val="1"/>
      <w:marLeft w:val="0"/>
      <w:marRight w:val="0"/>
      <w:marTop w:val="0"/>
      <w:marBottom w:val="0"/>
      <w:divBdr>
        <w:top w:val="none" w:sz="0" w:space="0" w:color="auto"/>
        <w:left w:val="none" w:sz="0" w:space="0" w:color="auto"/>
        <w:bottom w:val="none" w:sz="0" w:space="0" w:color="auto"/>
        <w:right w:val="none" w:sz="0" w:space="0" w:color="auto"/>
      </w:divBdr>
    </w:div>
    <w:div w:id="1715350023">
      <w:bodyDiv w:val="1"/>
      <w:marLeft w:val="0"/>
      <w:marRight w:val="0"/>
      <w:marTop w:val="0"/>
      <w:marBottom w:val="0"/>
      <w:divBdr>
        <w:top w:val="none" w:sz="0" w:space="0" w:color="auto"/>
        <w:left w:val="none" w:sz="0" w:space="0" w:color="auto"/>
        <w:bottom w:val="none" w:sz="0" w:space="0" w:color="auto"/>
        <w:right w:val="none" w:sz="0" w:space="0" w:color="auto"/>
      </w:divBdr>
    </w:div>
    <w:div w:id="1716732370">
      <w:bodyDiv w:val="1"/>
      <w:marLeft w:val="0"/>
      <w:marRight w:val="0"/>
      <w:marTop w:val="0"/>
      <w:marBottom w:val="0"/>
      <w:divBdr>
        <w:top w:val="none" w:sz="0" w:space="0" w:color="auto"/>
        <w:left w:val="none" w:sz="0" w:space="0" w:color="auto"/>
        <w:bottom w:val="none" w:sz="0" w:space="0" w:color="auto"/>
        <w:right w:val="none" w:sz="0" w:space="0" w:color="auto"/>
      </w:divBdr>
    </w:div>
    <w:div w:id="1716999798">
      <w:bodyDiv w:val="1"/>
      <w:marLeft w:val="0"/>
      <w:marRight w:val="0"/>
      <w:marTop w:val="0"/>
      <w:marBottom w:val="0"/>
      <w:divBdr>
        <w:top w:val="none" w:sz="0" w:space="0" w:color="auto"/>
        <w:left w:val="none" w:sz="0" w:space="0" w:color="auto"/>
        <w:bottom w:val="none" w:sz="0" w:space="0" w:color="auto"/>
        <w:right w:val="none" w:sz="0" w:space="0" w:color="auto"/>
      </w:divBdr>
    </w:div>
    <w:div w:id="1717002334">
      <w:bodyDiv w:val="1"/>
      <w:marLeft w:val="0"/>
      <w:marRight w:val="0"/>
      <w:marTop w:val="0"/>
      <w:marBottom w:val="0"/>
      <w:divBdr>
        <w:top w:val="none" w:sz="0" w:space="0" w:color="auto"/>
        <w:left w:val="none" w:sz="0" w:space="0" w:color="auto"/>
        <w:bottom w:val="none" w:sz="0" w:space="0" w:color="auto"/>
        <w:right w:val="none" w:sz="0" w:space="0" w:color="auto"/>
      </w:divBdr>
    </w:div>
    <w:div w:id="1717469171">
      <w:bodyDiv w:val="1"/>
      <w:marLeft w:val="0"/>
      <w:marRight w:val="0"/>
      <w:marTop w:val="0"/>
      <w:marBottom w:val="0"/>
      <w:divBdr>
        <w:top w:val="none" w:sz="0" w:space="0" w:color="auto"/>
        <w:left w:val="none" w:sz="0" w:space="0" w:color="auto"/>
        <w:bottom w:val="none" w:sz="0" w:space="0" w:color="auto"/>
        <w:right w:val="none" w:sz="0" w:space="0" w:color="auto"/>
      </w:divBdr>
    </w:div>
    <w:div w:id="1718356008">
      <w:bodyDiv w:val="1"/>
      <w:marLeft w:val="0"/>
      <w:marRight w:val="0"/>
      <w:marTop w:val="0"/>
      <w:marBottom w:val="0"/>
      <w:divBdr>
        <w:top w:val="none" w:sz="0" w:space="0" w:color="auto"/>
        <w:left w:val="none" w:sz="0" w:space="0" w:color="auto"/>
        <w:bottom w:val="none" w:sz="0" w:space="0" w:color="auto"/>
        <w:right w:val="none" w:sz="0" w:space="0" w:color="auto"/>
      </w:divBdr>
    </w:div>
    <w:div w:id="1719010219">
      <w:bodyDiv w:val="1"/>
      <w:marLeft w:val="0"/>
      <w:marRight w:val="0"/>
      <w:marTop w:val="0"/>
      <w:marBottom w:val="0"/>
      <w:divBdr>
        <w:top w:val="none" w:sz="0" w:space="0" w:color="auto"/>
        <w:left w:val="none" w:sz="0" w:space="0" w:color="auto"/>
        <w:bottom w:val="none" w:sz="0" w:space="0" w:color="auto"/>
        <w:right w:val="none" w:sz="0" w:space="0" w:color="auto"/>
      </w:divBdr>
    </w:div>
    <w:div w:id="1719864547">
      <w:bodyDiv w:val="1"/>
      <w:marLeft w:val="0"/>
      <w:marRight w:val="0"/>
      <w:marTop w:val="0"/>
      <w:marBottom w:val="0"/>
      <w:divBdr>
        <w:top w:val="none" w:sz="0" w:space="0" w:color="auto"/>
        <w:left w:val="none" w:sz="0" w:space="0" w:color="auto"/>
        <w:bottom w:val="none" w:sz="0" w:space="0" w:color="auto"/>
        <w:right w:val="none" w:sz="0" w:space="0" w:color="auto"/>
      </w:divBdr>
    </w:div>
    <w:div w:id="1719938408">
      <w:bodyDiv w:val="1"/>
      <w:marLeft w:val="0"/>
      <w:marRight w:val="0"/>
      <w:marTop w:val="0"/>
      <w:marBottom w:val="0"/>
      <w:divBdr>
        <w:top w:val="none" w:sz="0" w:space="0" w:color="auto"/>
        <w:left w:val="none" w:sz="0" w:space="0" w:color="auto"/>
        <w:bottom w:val="none" w:sz="0" w:space="0" w:color="auto"/>
        <w:right w:val="none" w:sz="0" w:space="0" w:color="auto"/>
      </w:divBdr>
    </w:div>
    <w:div w:id="1720200547">
      <w:bodyDiv w:val="1"/>
      <w:marLeft w:val="0"/>
      <w:marRight w:val="0"/>
      <w:marTop w:val="0"/>
      <w:marBottom w:val="0"/>
      <w:divBdr>
        <w:top w:val="none" w:sz="0" w:space="0" w:color="auto"/>
        <w:left w:val="none" w:sz="0" w:space="0" w:color="auto"/>
        <w:bottom w:val="none" w:sz="0" w:space="0" w:color="auto"/>
        <w:right w:val="none" w:sz="0" w:space="0" w:color="auto"/>
      </w:divBdr>
    </w:div>
    <w:div w:id="1720979935">
      <w:bodyDiv w:val="1"/>
      <w:marLeft w:val="0"/>
      <w:marRight w:val="0"/>
      <w:marTop w:val="0"/>
      <w:marBottom w:val="0"/>
      <w:divBdr>
        <w:top w:val="none" w:sz="0" w:space="0" w:color="auto"/>
        <w:left w:val="none" w:sz="0" w:space="0" w:color="auto"/>
        <w:bottom w:val="none" w:sz="0" w:space="0" w:color="auto"/>
        <w:right w:val="none" w:sz="0" w:space="0" w:color="auto"/>
      </w:divBdr>
    </w:div>
    <w:div w:id="1721860011">
      <w:bodyDiv w:val="1"/>
      <w:marLeft w:val="0"/>
      <w:marRight w:val="0"/>
      <w:marTop w:val="0"/>
      <w:marBottom w:val="0"/>
      <w:divBdr>
        <w:top w:val="none" w:sz="0" w:space="0" w:color="auto"/>
        <w:left w:val="none" w:sz="0" w:space="0" w:color="auto"/>
        <w:bottom w:val="none" w:sz="0" w:space="0" w:color="auto"/>
        <w:right w:val="none" w:sz="0" w:space="0" w:color="auto"/>
      </w:divBdr>
    </w:div>
    <w:div w:id="1722170621">
      <w:bodyDiv w:val="1"/>
      <w:marLeft w:val="0"/>
      <w:marRight w:val="0"/>
      <w:marTop w:val="0"/>
      <w:marBottom w:val="0"/>
      <w:divBdr>
        <w:top w:val="none" w:sz="0" w:space="0" w:color="auto"/>
        <w:left w:val="none" w:sz="0" w:space="0" w:color="auto"/>
        <w:bottom w:val="none" w:sz="0" w:space="0" w:color="auto"/>
        <w:right w:val="none" w:sz="0" w:space="0" w:color="auto"/>
      </w:divBdr>
    </w:div>
    <w:div w:id="1722825484">
      <w:bodyDiv w:val="1"/>
      <w:marLeft w:val="0"/>
      <w:marRight w:val="0"/>
      <w:marTop w:val="0"/>
      <w:marBottom w:val="0"/>
      <w:divBdr>
        <w:top w:val="none" w:sz="0" w:space="0" w:color="auto"/>
        <w:left w:val="none" w:sz="0" w:space="0" w:color="auto"/>
        <w:bottom w:val="none" w:sz="0" w:space="0" w:color="auto"/>
        <w:right w:val="none" w:sz="0" w:space="0" w:color="auto"/>
      </w:divBdr>
    </w:div>
    <w:div w:id="1724330985">
      <w:bodyDiv w:val="1"/>
      <w:marLeft w:val="0"/>
      <w:marRight w:val="0"/>
      <w:marTop w:val="0"/>
      <w:marBottom w:val="0"/>
      <w:divBdr>
        <w:top w:val="none" w:sz="0" w:space="0" w:color="auto"/>
        <w:left w:val="none" w:sz="0" w:space="0" w:color="auto"/>
        <w:bottom w:val="none" w:sz="0" w:space="0" w:color="auto"/>
        <w:right w:val="none" w:sz="0" w:space="0" w:color="auto"/>
      </w:divBdr>
    </w:div>
    <w:div w:id="1724332122">
      <w:bodyDiv w:val="1"/>
      <w:marLeft w:val="0"/>
      <w:marRight w:val="0"/>
      <w:marTop w:val="0"/>
      <w:marBottom w:val="0"/>
      <w:divBdr>
        <w:top w:val="none" w:sz="0" w:space="0" w:color="auto"/>
        <w:left w:val="none" w:sz="0" w:space="0" w:color="auto"/>
        <w:bottom w:val="none" w:sz="0" w:space="0" w:color="auto"/>
        <w:right w:val="none" w:sz="0" w:space="0" w:color="auto"/>
      </w:divBdr>
    </w:div>
    <w:div w:id="1724717827">
      <w:bodyDiv w:val="1"/>
      <w:marLeft w:val="0"/>
      <w:marRight w:val="0"/>
      <w:marTop w:val="0"/>
      <w:marBottom w:val="0"/>
      <w:divBdr>
        <w:top w:val="none" w:sz="0" w:space="0" w:color="auto"/>
        <w:left w:val="none" w:sz="0" w:space="0" w:color="auto"/>
        <w:bottom w:val="none" w:sz="0" w:space="0" w:color="auto"/>
        <w:right w:val="none" w:sz="0" w:space="0" w:color="auto"/>
      </w:divBdr>
    </w:div>
    <w:div w:id="1724982261">
      <w:bodyDiv w:val="1"/>
      <w:marLeft w:val="0"/>
      <w:marRight w:val="0"/>
      <w:marTop w:val="0"/>
      <w:marBottom w:val="0"/>
      <w:divBdr>
        <w:top w:val="none" w:sz="0" w:space="0" w:color="auto"/>
        <w:left w:val="none" w:sz="0" w:space="0" w:color="auto"/>
        <w:bottom w:val="none" w:sz="0" w:space="0" w:color="auto"/>
        <w:right w:val="none" w:sz="0" w:space="0" w:color="auto"/>
      </w:divBdr>
    </w:div>
    <w:div w:id="1725593972">
      <w:bodyDiv w:val="1"/>
      <w:marLeft w:val="0"/>
      <w:marRight w:val="0"/>
      <w:marTop w:val="0"/>
      <w:marBottom w:val="0"/>
      <w:divBdr>
        <w:top w:val="none" w:sz="0" w:space="0" w:color="auto"/>
        <w:left w:val="none" w:sz="0" w:space="0" w:color="auto"/>
        <w:bottom w:val="none" w:sz="0" w:space="0" w:color="auto"/>
        <w:right w:val="none" w:sz="0" w:space="0" w:color="auto"/>
      </w:divBdr>
    </w:div>
    <w:div w:id="1727141522">
      <w:bodyDiv w:val="1"/>
      <w:marLeft w:val="0"/>
      <w:marRight w:val="0"/>
      <w:marTop w:val="0"/>
      <w:marBottom w:val="0"/>
      <w:divBdr>
        <w:top w:val="none" w:sz="0" w:space="0" w:color="auto"/>
        <w:left w:val="none" w:sz="0" w:space="0" w:color="auto"/>
        <w:bottom w:val="none" w:sz="0" w:space="0" w:color="auto"/>
        <w:right w:val="none" w:sz="0" w:space="0" w:color="auto"/>
      </w:divBdr>
    </w:div>
    <w:div w:id="1727754457">
      <w:bodyDiv w:val="1"/>
      <w:marLeft w:val="0"/>
      <w:marRight w:val="0"/>
      <w:marTop w:val="0"/>
      <w:marBottom w:val="0"/>
      <w:divBdr>
        <w:top w:val="none" w:sz="0" w:space="0" w:color="auto"/>
        <w:left w:val="none" w:sz="0" w:space="0" w:color="auto"/>
        <w:bottom w:val="none" w:sz="0" w:space="0" w:color="auto"/>
        <w:right w:val="none" w:sz="0" w:space="0" w:color="auto"/>
      </w:divBdr>
    </w:div>
    <w:div w:id="1727796710">
      <w:bodyDiv w:val="1"/>
      <w:marLeft w:val="0"/>
      <w:marRight w:val="0"/>
      <w:marTop w:val="0"/>
      <w:marBottom w:val="0"/>
      <w:divBdr>
        <w:top w:val="none" w:sz="0" w:space="0" w:color="auto"/>
        <w:left w:val="none" w:sz="0" w:space="0" w:color="auto"/>
        <w:bottom w:val="none" w:sz="0" w:space="0" w:color="auto"/>
        <w:right w:val="none" w:sz="0" w:space="0" w:color="auto"/>
      </w:divBdr>
    </w:div>
    <w:div w:id="1727946282">
      <w:bodyDiv w:val="1"/>
      <w:marLeft w:val="0"/>
      <w:marRight w:val="0"/>
      <w:marTop w:val="0"/>
      <w:marBottom w:val="0"/>
      <w:divBdr>
        <w:top w:val="none" w:sz="0" w:space="0" w:color="auto"/>
        <w:left w:val="none" w:sz="0" w:space="0" w:color="auto"/>
        <w:bottom w:val="none" w:sz="0" w:space="0" w:color="auto"/>
        <w:right w:val="none" w:sz="0" w:space="0" w:color="auto"/>
      </w:divBdr>
    </w:div>
    <w:div w:id="1728339733">
      <w:bodyDiv w:val="1"/>
      <w:marLeft w:val="0"/>
      <w:marRight w:val="0"/>
      <w:marTop w:val="0"/>
      <w:marBottom w:val="0"/>
      <w:divBdr>
        <w:top w:val="none" w:sz="0" w:space="0" w:color="auto"/>
        <w:left w:val="none" w:sz="0" w:space="0" w:color="auto"/>
        <w:bottom w:val="none" w:sz="0" w:space="0" w:color="auto"/>
        <w:right w:val="none" w:sz="0" w:space="0" w:color="auto"/>
      </w:divBdr>
    </w:div>
    <w:div w:id="1728383187">
      <w:bodyDiv w:val="1"/>
      <w:marLeft w:val="0"/>
      <w:marRight w:val="0"/>
      <w:marTop w:val="0"/>
      <w:marBottom w:val="0"/>
      <w:divBdr>
        <w:top w:val="none" w:sz="0" w:space="0" w:color="auto"/>
        <w:left w:val="none" w:sz="0" w:space="0" w:color="auto"/>
        <w:bottom w:val="none" w:sz="0" w:space="0" w:color="auto"/>
        <w:right w:val="none" w:sz="0" w:space="0" w:color="auto"/>
      </w:divBdr>
    </w:div>
    <w:div w:id="1728796980">
      <w:bodyDiv w:val="1"/>
      <w:marLeft w:val="0"/>
      <w:marRight w:val="0"/>
      <w:marTop w:val="0"/>
      <w:marBottom w:val="0"/>
      <w:divBdr>
        <w:top w:val="none" w:sz="0" w:space="0" w:color="auto"/>
        <w:left w:val="none" w:sz="0" w:space="0" w:color="auto"/>
        <w:bottom w:val="none" w:sz="0" w:space="0" w:color="auto"/>
        <w:right w:val="none" w:sz="0" w:space="0" w:color="auto"/>
      </w:divBdr>
    </w:div>
    <w:div w:id="1728841968">
      <w:bodyDiv w:val="1"/>
      <w:marLeft w:val="0"/>
      <w:marRight w:val="0"/>
      <w:marTop w:val="0"/>
      <w:marBottom w:val="0"/>
      <w:divBdr>
        <w:top w:val="none" w:sz="0" w:space="0" w:color="auto"/>
        <w:left w:val="none" w:sz="0" w:space="0" w:color="auto"/>
        <w:bottom w:val="none" w:sz="0" w:space="0" w:color="auto"/>
        <w:right w:val="none" w:sz="0" w:space="0" w:color="auto"/>
      </w:divBdr>
    </w:div>
    <w:div w:id="1729062983">
      <w:bodyDiv w:val="1"/>
      <w:marLeft w:val="0"/>
      <w:marRight w:val="0"/>
      <w:marTop w:val="0"/>
      <w:marBottom w:val="0"/>
      <w:divBdr>
        <w:top w:val="none" w:sz="0" w:space="0" w:color="auto"/>
        <w:left w:val="none" w:sz="0" w:space="0" w:color="auto"/>
        <w:bottom w:val="none" w:sz="0" w:space="0" w:color="auto"/>
        <w:right w:val="none" w:sz="0" w:space="0" w:color="auto"/>
      </w:divBdr>
    </w:div>
    <w:div w:id="1729306550">
      <w:bodyDiv w:val="1"/>
      <w:marLeft w:val="0"/>
      <w:marRight w:val="0"/>
      <w:marTop w:val="0"/>
      <w:marBottom w:val="0"/>
      <w:divBdr>
        <w:top w:val="none" w:sz="0" w:space="0" w:color="auto"/>
        <w:left w:val="none" w:sz="0" w:space="0" w:color="auto"/>
        <w:bottom w:val="none" w:sz="0" w:space="0" w:color="auto"/>
        <w:right w:val="none" w:sz="0" w:space="0" w:color="auto"/>
      </w:divBdr>
    </w:div>
    <w:div w:id="1729450585">
      <w:bodyDiv w:val="1"/>
      <w:marLeft w:val="0"/>
      <w:marRight w:val="0"/>
      <w:marTop w:val="0"/>
      <w:marBottom w:val="0"/>
      <w:divBdr>
        <w:top w:val="none" w:sz="0" w:space="0" w:color="auto"/>
        <w:left w:val="none" w:sz="0" w:space="0" w:color="auto"/>
        <w:bottom w:val="none" w:sz="0" w:space="0" w:color="auto"/>
        <w:right w:val="none" w:sz="0" w:space="0" w:color="auto"/>
      </w:divBdr>
    </w:div>
    <w:div w:id="1729913911">
      <w:bodyDiv w:val="1"/>
      <w:marLeft w:val="0"/>
      <w:marRight w:val="0"/>
      <w:marTop w:val="0"/>
      <w:marBottom w:val="0"/>
      <w:divBdr>
        <w:top w:val="none" w:sz="0" w:space="0" w:color="auto"/>
        <w:left w:val="none" w:sz="0" w:space="0" w:color="auto"/>
        <w:bottom w:val="none" w:sz="0" w:space="0" w:color="auto"/>
        <w:right w:val="none" w:sz="0" w:space="0" w:color="auto"/>
      </w:divBdr>
    </w:div>
    <w:div w:id="1730036277">
      <w:bodyDiv w:val="1"/>
      <w:marLeft w:val="0"/>
      <w:marRight w:val="0"/>
      <w:marTop w:val="0"/>
      <w:marBottom w:val="0"/>
      <w:divBdr>
        <w:top w:val="none" w:sz="0" w:space="0" w:color="auto"/>
        <w:left w:val="none" w:sz="0" w:space="0" w:color="auto"/>
        <w:bottom w:val="none" w:sz="0" w:space="0" w:color="auto"/>
        <w:right w:val="none" w:sz="0" w:space="0" w:color="auto"/>
      </w:divBdr>
    </w:div>
    <w:div w:id="1730877488">
      <w:bodyDiv w:val="1"/>
      <w:marLeft w:val="0"/>
      <w:marRight w:val="0"/>
      <w:marTop w:val="0"/>
      <w:marBottom w:val="0"/>
      <w:divBdr>
        <w:top w:val="none" w:sz="0" w:space="0" w:color="auto"/>
        <w:left w:val="none" w:sz="0" w:space="0" w:color="auto"/>
        <w:bottom w:val="none" w:sz="0" w:space="0" w:color="auto"/>
        <w:right w:val="none" w:sz="0" w:space="0" w:color="auto"/>
      </w:divBdr>
    </w:div>
    <w:div w:id="1731608479">
      <w:bodyDiv w:val="1"/>
      <w:marLeft w:val="0"/>
      <w:marRight w:val="0"/>
      <w:marTop w:val="0"/>
      <w:marBottom w:val="0"/>
      <w:divBdr>
        <w:top w:val="none" w:sz="0" w:space="0" w:color="auto"/>
        <w:left w:val="none" w:sz="0" w:space="0" w:color="auto"/>
        <w:bottom w:val="none" w:sz="0" w:space="0" w:color="auto"/>
        <w:right w:val="none" w:sz="0" w:space="0" w:color="auto"/>
      </w:divBdr>
    </w:div>
    <w:div w:id="1731998229">
      <w:bodyDiv w:val="1"/>
      <w:marLeft w:val="0"/>
      <w:marRight w:val="0"/>
      <w:marTop w:val="0"/>
      <w:marBottom w:val="0"/>
      <w:divBdr>
        <w:top w:val="none" w:sz="0" w:space="0" w:color="auto"/>
        <w:left w:val="none" w:sz="0" w:space="0" w:color="auto"/>
        <w:bottom w:val="none" w:sz="0" w:space="0" w:color="auto"/>
        <w:right w:val="none" w:sz="0" w:space="0" w:color="auto"/>
      </w:divBdr>
    </w:div>
    <w:div w:id="1732116946">
      <w:bodyDiv w:val="1"/>
      <w:marLeft w:val="0"/>
      <w:marRight w:val="0"/>
      <w:marTop w:val="0"/>
      <w:marBottom w:val="0"/>
      <w:divBdr>
        <w:top w:val="none" w:sz="0" w:space="0" w:color="auto"/>
        <w:left w:val="none" w:sz="0" w:space="0" w:color="auto"/>
        <w:bottom w:val="none" w:sz="0" w:space="0" w:color="auto"/>
        <w:right w:val="none" w:sz="0" w:space="0" w:color="auto"/>
      </w:divBdr>
    </w:div>
    <w:div w:id="1733262424">
      <w:bodyDiv w:val="1"/>
      <w:marLeft w:val="0"/>
      <w:marRight w:val="0"/>
      <w:marTop w:val="0"/>
      <w:marBottom w:val="0"/>
      <w:divBdr>
        <w:top w:val="none" w:sz="0" w:space="0" w:color="auto"/>
        <w:left w:val="none" w:sz="0" w:space="0" w:color="auto"/>
        <w:bottom w:val="none" w:sz="0" w:space="0" w:color="auto"/>
        <w:right w:val="none" w:sz="0" w:space="0" w:color="auto"/>
      </w:divBdr>
    </w:div>
    <w:div w:id="1733457028">
      <w:bodyDiv w:val="1"/>
      <w:marLeft w:val="0"/>
      <w:marRight w:val="0"/>
      <w:marTop w:val="0"/>
      <w:marBottom w:val="0"/>
      <w:divBdr>
        <w:top w:val="none" w:sz="0" w:space="0" w:color="auto"/>
        <w:left w:val="none" w:sz="0" w:space="0" w:color="auto"/>
        <w:bottom w:val="none" w:sz="0" w:space="0" w:color="auto"/>
        <w:right w:val="none" w:sz="0" w:space="0" w:color="auto"/>
      </w:divBdr>
    </w:div>
    <w:div w:id="1733503119">
      <w:bodyDiv w:val="1"/>
      <w:marLeft w:val="0"/>
      <w:marRight w:val="0"/>
      <w:marTop w:val="0"/>
      <w:marBottom w:val="0"/>
      <w:divBdr>
        <w:top w:val="none" w:sz="0" w:space="0" w:color="auto"/>
        <w:left w:val="none" w:sz="0" w:space="0" w:color="auto"/>
        <w:bottom w:val="none" w:sz="0" w:space="0" w:color="auto"/>
        <w:right w:val="none" w:sz="0" w:space="0" w:color="auto"/>
      </w:divBdr>
    </w:div>
    <w:div w:id="1733580183">
      <w:bodyDiv w:val="1"/>
      <w:marLeft w:val="0"/>
      <w:marRight w:val="0"/>
      <w:marTop w:val="0"/>
      <w:marBottom w:val="0"/>
      <w:divBdr>
        <w:top w:val="none" w:sz="0" w:space="0" w:color="auto"/>
        <w:left w:val="none" w:sz="0" w:space="0" w:color="auto"/>
        <w:bottom w:val="none" w:sz="0" w:space="0" w:color="auto"/>
        <w:right w:val="none" w:sz="0" w:space="0" w:color="auto"/>
      </w:divBdr>
    </w:div>
    <w:div w:id="1734040567">
      <w:bodyDiv w:val="1"/>
      <w:marLeft w:val="0"/>
      <w:marRight w:val="0"/>
      <w:marTop w:val="0"/>
      <w:marBottom w:val="0"/>
      <w:divBdr>
        <w:top w:val="none" w:sz="0" w:space="0" w:color="auto"/>
        <w:left w:val="none" w:sz="0" w:space="0" w:color="auto"/>
        <w:bottom w:val="none" w:sz="0" w:space="0" w:color="auto"/>
        <w:right w:val="none" w:sz="0" w:space="0" w:color="auto"/>
      </w:divBdr>
    </w:div>
    <w:div w:id="1734889011">
      <w:bodyDiv w:val="1"/>
      <w:marLeft w:val="0"/>
      <w:marRight w:val="0"/>
      <w:marTop w:val="0"/>
      <w:marBottom w:val="0"/>
      <w:divBdr>
        <w:top w:val="none" w:sz="0" w:space="0" w:color="auto"/>
        <w:left w:val="none" w:sz="0" w:space="0" w:color="auto"/>
        <w:bottom w:val="none" w:sz="0" w:space="0" w:color="auto"/>
        <w:right w:val="none" w:sz="0" w:space="0" w:color="auto"/>
      </w:divBdr>
    </w:div>
    <w:div w:id="1735546784">
      <w:bodyDiv w:val="1"/>
      <w:marLeft w:val="0"/>
      <w:marRight w:val="0"/>
      <w:marTop w:val="0"/>
      <w:marBottom w:val="0"/>
      <w:divBdr>
        <w:top w:val="none" w:sz="0" w:space="0" w:color="auto"/>
        <w:left w:val="none" w:sz="0" w:space="0" w:color="auto"/>
        <w:bottom w:val="none" w:sz="0" w:space="0" w:color="auto"/>
        <w:right w:val="none" w:sz="0" w:space="0" w:color="auto"/>
      </w:divBdr>
    </w:div>
    <w:div w:id="1735927783">
      <w:bodyDiv w:val="1"/>
      <w:marLeft w:val="0"/>
      <w:marRight w:val="0"/>
      <w:marTop w:val="0"/>
      <w:marBottom w:val="0"/>
      <w:divBdr>
        <w:top w:val="none" w:sz="0" w:space="0" w:color="auto"/>
        <w:left w:val="none" w:sz="0" w:space="0" w:color="auto"/>
        <w:bottom w:val="none" w:sz="0" w:space="0" w:color="auto"/>
        <w:right w:val="none" w:sz="0" w:space="0" w:color="auto"/>
      </w:divBdr>
    </w:div>
    <w:div w:id="1736856869">
      <w:bodyDiv w:val="1"/>
      <w:marLeft w:val="0"/>
      <w:marRight w:val="0"/>
      <w:marTop w:val="0"/>
      <w:marBottom w:val="0"/>
      <w:divBdr>
        <w:top w:val="none" w:sz="0" w:space="0" w:color="auto"/>
        <w:left w:val="none" w:sz="0" w:space="0" w:color="auto"/>
        <w:bottom w:val="none" w:sz="0" w:space="0" w:color="auto"/>
        <w:right w:val="none" w:sz="0" w:space="0" w:color="auto"/>
      </w:divBdr>
    </w:div>
    <w:div w:id="1737164208">
      <w:bodyDiv w:val="1"/>
      <w:marLeft w:val="0"/>
      <w:marRight w:val="0"/>
      <w:marTop w:val="0"/>
      <w:marBottom w:val="0"/>
      <w:divBdr>
        <w:top w:val="none" w:sz="0" w:space="0" w:color="auto"/>
        <w:left w:val="none" w:sz="0" w:space="0" w:color="auto"/>
        <w:bottom w:val="none" w:sz="0" w:space="0" w:color="auto"/>
        <w:right w:val="none" w:sz="0" w:space="0" w:color="auto"/>
      </w:divBdr>
    </w:div>
    <w:div w:id="1737169332">
      <w:bodyDiv w:val="1"/>
      <w:marLeft w:val="0"/>
      <w:marRight w:val="0"/>
      <w:marTop w:val="0"/>
      <w:marBottom w:val="0"/>
      <w:divBdr>
        <w:top w:val="none" w:sz="0" w:space="0" w:color="auto"/>
        <w:left w:val="none" w:sz="0" w:space="0" w:color="auto"/>
        <w:bottom w:val="none" w:sz="0" w:space="0" w:color="auto"/>
        <w:right w:val="none" w:sz="0" w:space="0" w:color="auto"/>
      </w:divBdr>
    </w:div>
    <w:div w:id="1738016531">
      <w:bodyDiv w:val="1"/>
      <w:marLeft w:val="0"/>
      <w:marRight w:val="0"/>
      <w:marTop w:val="0"/>
      <w:marBottom w:val="0"/>
      <w:divBdr>
        <w:top w:val="none" w:sz="0" w:space="0" w:color="auto"/>
        <w:left w:val="none" w:sz="0" w:space="0" w:color="auto"/>
        <w:bottom w:val="none" w:sz="0" w:space="0" w:color="auto"/>
        <w:right w:val="none" w:sz="0" w:space="0" w:color="auto"/>
      </w:divBdr>
    </w:div>
    <w:div w:id="1738235824">
      <w:bodyDiv w:val="1"/>
      <w:marLeft w:val="0"/>
      <w:marRight w:val="0"/>
      <w:marTop w:val="0"/>
      <w:marBottom w:val="0"/>
      <w:divBdr>
        <w:top w:val="none" w:sz="0" w:space="0" w:color="auto"/>
        <w:left w:val="none" w:sz="0" w:space="0" w:color="auto"/>
        <w:bottom w:val="none" w:sz="0" w:space="0" w:color="auto"/>
        <w:right w:val="none" w:sz="0" w:space="0" w:color="auto"/>
      </w:divBdr>
    </w:div>
    <w:div w:id="1738237021">
      <w:bodyDiv w:val="1"/>
      <w:marLeft w:val="0"/>
      <w:marRight w:val="0"/>
      <w:marTop w:val="0"/>
      <w:marBottom w:val="0"/>
      <w:divBdr>
        <w:top w:val="none" w:sz="0" w:space="0" w:color="auto"/>
        <w:left w:val="none" w:sz="0" w:space="0" w:color="auto"/>
        <w:bottom w:val="none" w:sz="0" w:space="0" w:color="auto"/>
        <w:right w:val="none" w:sz="0" w:space="0" w:color="auto"/>
      </w:divBdr>
    </w:div>
    <w:div w:id="1739211143">
      <w:bodyDiv w:val="1"/>
      <w:marLeft w:val="0"/>
      <w:marRight w:val="0"/>
      <w:marTop w:val="0"/>
      <w:marBottom w:val="0"/>
      <w:divBdr>
        <w:top w:val="none" w:sz="0" w:space="0" w:color="auto"/>
        <w:left w:val="none" w:sz="0" w:space="0" w:color="auto"/>
        <w:bottom w:val="none" w:sz="0" w:space="0" w:color="auto"/>
        <w:right w:val="none" w:sz="0" w:space="0" w:color="auto"/>
      </w:divBdr>
    </w:div>
    <w:div w:id="1739547546">
      <w:bodyDiv w:val="1"/>
      <w:marLeft w:val="0"/>
      <w:marRight w:val="0"/>
      <w:marTop w:val="0"/>
      <w:marBottom w:val="0"/>
      <w:divBdr>
        <w:top w:val="none" w:sz="0" w:space="0" w:color="auto"/>
        <w:left w:val="none" w:sz="0" w:space="0" w:color="auto"/>
        <w:bottom w:val="none" w:sz="0" w:space="0" w:color="auto"/>
        <w:right w:val="none" w:sz="0" w:space="0" w:color="auto"/>
      </w:divBdr>
    </w:div>
    <w:div w:id="1739864049">
      <w:bodyDiv w:val="1"/>
      <w:marLeft w:val="0"/>
      <w:marRight w:val="0"/>
      <w:marTop w:val="0"/>
      <w:marBottom w:val="0"/>
      <w:divBdr>
        <w:top w:val="none" w:sz="0" w:space="0" w:color="auto"/>
        <w:left w:val="none" w:sz="0" w:space="0" w:color="auto"/>
        <w:bottom w:val="none" w:sz="0" w:space="0" w:color="auto"/>
        <w:right w:val="none" w:sz="0" w:space="0" w:color="auto"/>
      </w:divBdr>
    </w:div>
    <w:div w:id="1740398830">
      <w:bodyDiv w:val="1"/>
      <w:marLeft w:val="0"/>
      <w:marRight w:val="0"/>
      <w:marTop w:val="0"/>
      <w:marBottom w:val="0"/>
      <w:divBdr>
        <w:top w:val="none" w:sz="0" w:space="0" w:color="auto"/>
        <w:left w:val="none" w:sz="0" w:space="0" w:color="auto"/>
        <w:bottom w:val="none" w:sz="0" w:space="0" w:color="auto"/>
        <w:right w:val="none" w:sz="0" w:space="0" w:color="auto"/>
      </w:divBdr>
    </w:div>
    <w:div w:id="1741826881">
      <w:bodyDiv w:val="1"/>
      <w:marLeft w:val="0"/>
      <w:marRight w:val="0"/>
      <w:marTop w:val="0"/>
      <w:marBottom w:val="0"/>
      <w:divBdr>
        <w:top w:val="none" w:sz="0" w:space="0" w:color="auto"/>
        <w:left w:val="none" w:sz="0" w:space="0" w:color="auto"/>
        <w:bottom w:val="none" w:sz="0" w:space="0" w:color="auto"/>
        <w:right w:val="none" w:sz="0" w:space="0" w:color="auto"/>
      </w:divBdr>
    </w:div>
    <w:div w:id="1741949731">
      <w:bodyDiv w:val="1"/>
      <w:marLeft w:val="0"/>
      <w:marRight w:val="0"/>
      <w:marTop w:val="0"/>
      <w:marBottom w:val="0"/>
      <w:divBdr>
        <w:top w:val="none" w:sz="0" w:space="0" w:color="auto"/>
        <w:left w:val="none" w:sz="0" w:space="0" w:color="auto"/>
        <w:bottom w:val="none" w:sz="0" w:space="0" w:color="auto"/>
        <w:right w:val="none" w:sz="0" w:space="0" w:color="auto"/>
      </w:divBdr>
    </w:div>
    <w:div w:id="1742366401">
      <w:bodyDiv w:val="1"/>
      <w:marLeft w:val="0"/>
      <w:marRight w:val="0"/>
      <w:marTop w:val="0"/>
      <w:marBottom w:val="0"/>
      <w:divBdr>
        <w:top w:val="none" w:sz="0" w:space="0" w:color="auto"/>
        <w:left w:val="none" w:sz="0" w:space="0" w:color="auto"/>
        <w:bottom w:val="none" w:sz="0" w:space="0" w:color="auto"/>
        <w:right w:val="none" w:sz="0" w:space="0" w:color="auto"/>
      </w:divBdr>
    </w:div>
    <w:div w:id="1743288089">
      <w:bodyDiv w:val="1"/>
      <w:marLeft w:val="0"/>
      <w:marRight w:val="0"/>
      <w:marTop w:val="0"/>
      <w:marBottom w:val="0"/>
      <w:divBdr>
        <w:top w:val="none" w:sz="0" w:space="0" w:color="auto"/>
        <w:left w:val="none" w:sz="0" w:space="0" w:color="auto"/>
        <w:bottom w:val="none" w:sz="0" w:space="0" w:color="auto"/>
        <w:right w:val="none" w:sz="0" w:space="0" w:color="auto"/>
      </w:divBdr>
    </w:div>
    <w:div w:id="1743403563">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4259248">
      <w:bodyDiv w:val="1"/>
      <w:marLeft w:val="0"/>
      <w:marRight w:val="0"/>
      <w:marTop w:val="0"/>
      <w:marBottom w:val="0"/>
      <w:divBdr>
        <w:top w:val="none" w:sz="0" w:space="0" w:color="auto"/>
        <w:left w:val="none" w:sz="0" w:space="0" w:color="auto"/>
        <w:bottom w:val="none" w:sz="0" w:space="0" w:color="auto"/>
        <w:right w:val="none" w:sz="0" w:space="0" w:color="auto"/>
      </w:divBdr>
    </w:div>
    <w:div w:id="1745176612">
      <w:bodyDiv w:val="1"/>
      <w:marLeft w:val="0"/>
      <w:marRight w:val="0"/>
      <w:marTop w:val="0"/>
      <w:marBottom w:val="0"/>
      <w:divBdr>
        <w:top w:val="none" w:sz="0" w:space="0" w:color="auto"/>
        <w:left w:val="none" w:sz="0" w:space="0" w:color="auto"/>
        <w:bottom w:val="none" w:sz="0" w:space="0" w:color="auto"/>
        <w:right w:val="none" w:sz="0" w:space="0" w:color="auto"/>
      </w:divBdr>
    </w:div>
    <w:div w:id="1746805635">
      <w:bodyDiv w:val="1"/>
      <w:marLeft w:val="0"/>
      <w:marRight w:val="0"/>
      <w:marTop w:val="0"/>
      <w:marBottom w:val="0"/>
      <w:divBdr>
        <w:top w:val="none" w:sz="0" w:space="0" w:color="auto"/>
        <w:left w:val="none" w:sz="0" w:space="0" w:color="auto"/>
        <w:bottom w:val="none" w:sz="0" w:space="0" w:color="auto"/>
        <w:right w:val="none" w:sz="0" w:space="0" w:color="auto"/>
      </w:divBdr>
    </w:div>
    <w:div w:id="1750886950">
      <w:bodyDiv w:val="1"/>
      <w:marLeft w:val="0"/>
      <w:marRight w:val="0"/>
      <w:marTop w:val="0"/>
      <w:marBottom w:val="0"/>
      <w:divBdr>
        <w:top w:val="none" w:sz="0" w:space="0" w:color="auto"/>
        <w:left w:val="none" w:sz="0" w:space="0" w:color="auto"/>
        <w:bottom w:val="none" w:sz="0" w:space="0" w:color="auto"/>
        <w:right w:val="none" w:sz="0" w:space="0" w:color="auto"/>
      </w:divBdr>
    </w:div>
    <w:div w:id="1752005365">
      <w:bodyDiv w:val="1"/>
      <w:marLeft w:val="0"/>
      <w:marRight w:val="0"/>
      <w:marTop w:val="0"/>
      <w:marBottom w:val="0"/>
      <w:divBdr>
        <w:top w:val="none" w:sz="0" w:space="0" w:color="auto"/>
        <w:left w:val="none" w:sz="0" w:space="0" w:color="auto"/>
        <w:bottom w:val="none" w:sz="0" w:space="0" w:color="auto"/>
        <w:right w:val="none" w:sz="0" w:space="0" w:color="auto"/>
      </w:divBdr>
    </w:div>
    <w:div w:id="1752464373">
      <w:bodyDiv w:val="1"/>
      <w:marLeft w:val="0"/>
      <w:marRight w:val="0"/>
      <w:marTop w:val="0"/>
      <w:marBottom w:val="0"/>
      <w:divBdr>
        <w:top w:val="none" w:sz="0" w:space="0" w:color="auto"/>
        <w:left w:val="none" w:sz="0" w:space="0" w:color="auto"/>
        <w:bottom w:val="none" w:sz="0" w:space="0" w:color="auto"/>
        <w:right w:val="none" w:sz="0" w:space="0" w:color="auto"/>
      </w:divBdr>
    </w:div>
    <w:div w:id="1754085362">
      <w:bodyDiv w:val="1"/>
      <w:marLeft w:val="0"/>
      <w:marRight w:val="0"/>
      <w:marTop w:val="0"/>
      <w:marBottom w:val="0"/>
      <w:divBdr>
        <w:top w:val="none" w:sz="0" w:space="0" w:color="auto"/>
        <w:left w:val="none" w:sz="0" w:space="0" w:color="auto"/>
        <w:bottom w:val="none" w:sz="0" w:space="0" w:color="auto"/>
        <w:right w:val="none" w:sz="0" w:space="0" w:color="auto"/>
      </w:divBdr>
    </w:div>
    <w:div w:id="1755084110">
      <w:bodyDiv w:val="1"/>
      <w:marLeft w:val="0"/>
      <w:marRight w:val="0"/>
      <w:marTop w:val="0"/>
      <w:marBottom w:val="0"/>
      <w:divBdr>
        <w:top w:val="none" w:sz="0" w:space="0" w:color="auto"/>
        <w:left w:val="none" w:sz="0" w:space="0" w:color="auto"/>
        <w:bottom w:val="none" w:sz="0" w:space="0" w:color="auto"/>
        <w:right w:val="none" w:sz="0" w:space="0" w:color="auto"/>
      </w:divBdr>
    </w:div>
    <w:div w:id="1755276329">
      <w:bodyDiv w:val="1"/>
      <w:marLeft w:val="0"/>
      <w:marRight w:val="0"/>
      <w:marTop w:val="0"/>
      <w:marBottom w:val="0"/>
      <w:divBdr>
        <w:top w:val="none" w:sz="0" w:space="0" w:color="auto"/>
        <w:left w:val="none" w:sz="0" w:space="0" w:color="auto"/>
        <w:bottom w:val="none" w:sz="0" w:space="0" w:color="auto"/>
        <w:right w:val="none" w:sz="0" w:space="0" w:color="auto"/>
      </w:divBdr>
    </w:div>
    <w:div w:id="1757314641">
      <w:bodyDiv w:val="1"/>
      <w:marLeft w:val="0"/>
      <w:marRight w:val="0"/>
      <w:marTop w:val="0"/>
      <w:marBottom w:val="0"/>
      <w:divBdr>
        <w:top w:val="none" w:sz="0" w:space="0" w:color="auto"/>
        <w:left w:val="none" w:sz="0" w:space="0" w:color="auto"/>
        <w:bottom w:val="none" w:sz="0" w:space="0" w:color="auto"/>
        <w:right w:val="none" w:sz="0" w:space="0" w:color="auto"/>
      </w:divBdr>
    </w:div>
    <w:div w:id="1757479425">
      <w:bodyDiv w:val="1"/>
      <w:marLeft w:val="0"/>
      <w:marRight w:val="0"/>
      <w:marTop w:val="0"/>
      <w:marBottom w:val="0"/>
      <w:divBdr>
        <w:top w:val="none" w:sz="0" w:space="0" w:color="auto"/>
        <w:left w:val="none" w:sz="0" w:space="0" w:color="auto"/>
        <w:bottom w:val="none" w:sz="0" w:space="0" w:color="auto"/>
        <w:right w:val="none" w:sz="0" w:space="0" w:color="auto"/>
      </w:divBdr>
    </w:div>
    <w:div w:id="1759793333">
      <w:bodyDiv w:val="1"/>
      <w:marLeft w:val="0"/>
      <w:marRight w:val="0"/>
      <w:marTop w:val="0"/>
      <w:marBottom w:val="0"/>
      <w:divBdr>
        <w:top w:val="none" w:sz="0" w:space="0" w:color="auto"/>
        <w:left w:val="none" w:sz="0" w:space="0" w:color="auto"/>
        <w:bottom w:val="none" w:sz="0" w:space="0" w:color="auto"/>
        <w:right w:val="none" w:sz="0" w:space="0" w:color="auto"/>
      </w:divBdr>
    </w:div>
    <w:div w:id="1761175424">
      <w:bodyDiv w:val="1"/>
      <w:marLeft w:val="0"/>
      <w:marRight w:val="0"/>
      <w:marTop w:val="0"/>
      <w:marBottom w:val="0"/>
      <w:divBdr>
        <w:top w:val="none" w:sz="0" w:space="0" w:color="auto"/>
        <w:left w:val="none" w:sz="0" w:space="0" w:color="auto"/>
        <w:bottom w:val="none" w:sz="0" w:space="0" w:color="auto"/>
        <w:right w:val="none" w:sz="0" w:space="0" w:color="auto"/>
      </w:divBdr>
    </w:div>
    <w:div w:id="1761678629">
      <w:bodyDiv w:val="1"/>
      <w:marLeft w:val="0"/>
      <w:marRight w:val="0"/>
      <w:marTop w:val="0"/>
      <w:marBottom w:val="0"/>
      <w:divBdr>
        <w:top w:val="none" w:sz="0" w:space="0" w:color="auto"/>
        <w:left w:val="none" w:sz="0" w:space="0" w:color="auto"/>
        <w:bottom w:val="none" w:sz="0" w:space="0" w:color="auto"/>
        <w:right w:val="none" w:sz="0" w:space="0" w:color="auto"/>
      </w:divBdr>
    </w:div>
    <w:div w:id="1761756722">
      <w:bodyDiv w:val="1"/>
      <w:marLeft w:val="0"/>
      <w:marRight w:val="0"/>
      <w:marTop w:val="0"/>
      <w:marBottom w:val="0"/>
      <w:divBdr>
        <w:top w:val="none" w:sz="0" w:space="0" w:color="auto"/>
        <w:left w:val="none" w:sz="0" w:space="0" w:color="auto"/>
        <w:bottom w:val="none" w:sz="0" w:space="0" w:color="auto"/>
        <w:right w:val="none" w:sz="0" w:space="0" w:color="auto"/>
      </w:divBdr>
    </w:div>
    <w:div w:id="1763335709">
      <w:bodyDiv w:val="1"/>
      <w:marLeft w:val="0"/>
      <w:marRight w:val="0"/>
      <w:marTop w:val="0"/>
      <w:marBottom w:val="0"/>
      <w:divBdr>
        <w:top w:val="none" w:sz="0" w:space="0" w:color="auto"/>
        <w:left w:val="none" w:sz="0" w:space="0" w:color="auto"/>
        <w:bottom w:val="none" w:sz="0" w:space="0" w:color="auto"/>
        <w:right w:val="none" w:sz="0" w:space="0" w:color="auto"/>
      </w:divBdr>
    </w:div>
    <w:div w:id="1763380652">
      <w:bodyDiv w:val="1"/>
      <w:marLeft w:val="0"/>
      <w:marRight w:val="0"/>
      <w:marTop w:val="0"/>
      <w:marBottom w:val="0"/>
      <w:divBdr>
        <w:top w:val="none" w:sz="0" w:space="0" w:color="auto"/>
        <w:left w:val="none" w:sz="0" w:space="0" w:color="auto"/>
        <w:bottom w:val="none" w:sz="0" w:space="0" w:color="auto"/>
        <w:right w:val="none" w:sz="0" w:space="0" w:color="auto"/>
      </w:divBdr>
    </w:div>
    <w:div w:id="1767266707">
      <w:bodyDiv w:val="1"/>
      <w:marLeft w:val="0"/>
      <w:marRight w:val="0"/>
      <w:marTop w:val="0"/>
      <w:marBottom w:val="0"/>
      <w:divBdr>
        <w:top w:val="none" w:sz="0" w:space="0" w:color="auto"/>
        <w:left w:val="none" w:sz="0" w:space="0" w:color="auto"/>
        <w:bottom w:val="none" w:sz="0" w:space="0" w:color="auto"/>
        <w:right w:val="none" w:sz="0" w:space="0" w:color="auto"/>
      </w:divBdr>
    </w:div>
    <w:div w:id="1767921838">
      <w:bodyDiv w:val="1"/>
      <w:marLeft w:val="0"/>
      <w:marRight w:val="0"/>
      <w:marTop w:val="0"/>
      <w:marBottom w:val="0"/>
      <w:divBdr>
        <w:top w:val="none" w:sz="0" w:space="0" w:color="auto"/>
        <w:left w:val="none" w:sz="0" w:space="0" w:color="auto"/>
        <w:bottom w:val="none" w:sz="0" w:space="0" w:color="auto"/>
        <w:right w:val="none" w:sz="0" w:space="0" w:color="auto"/>
      </w:divBdr>
    </w:div>
    <w:div w:id="1767923505">
      <w:bodyDiv w:val="1"/>
      <w:marLeft w:val="0"/>
      <w:marRight w:val="0"/>
      <w:marTop w:val="0"/>
      <w:marBottom w:val="0"/>
      <w:divBdr>
        <w:top w:val="none" w:sz="0" w:space="0" w:color="auto"/>
        <w:left w:val="none" w:sz="0" w:space="0" w:color="auto"/>
        <w:bottom w:val="none" w:sz="0" w:space="0" w:color="auto"/>
        <w:right w:val="none" w:sz="0" w:space="0" w:color="auto"/>
      </w:divBdr>
    </w:div>
    <w:div w:id="1768651761">
      <w:bodyDiv w:val="1"/>
      <w:marLeft w:val="0"/>
      <w:marRight w:val="0"/>
      <w:marTop w:val="0"/>
      <w:marBottom w:val="0"/>
      <w:divBdr>
        <w:top w:val="none" w:sz="0" w:space="0" w:color="auto"/>
        <w:left w:val="none" w:sz="0" w:space="0" w:color="auto"/>
        <w:bottom w:val="none" w:sz="0" w:space="0" w:color="auto"/>
        <w:right w:val="none" w:sz="0" w:space="0" w:color="auto"/>
      </w:divBdr>
    </w:div>
    <w:div w:id="1770077222">
      <w:bodyDiv w:val="1"/>
      <w:marLeft w:val="0"/>
      <w:marRight w:val="0"/>
      <w:marTop w:val="0"/>
      <w:marBottom w:val="0"/>
      <w:divBdr>
        <w:top w:val="none" w:sz="0" w:space="0" w:color="auto"/>
        <w:left w:val="none" w:sz="0" w:space="0" w:color="auto"/>
        <w:bottom w:val="none" w:sz="0" w:space="0" w:color="auto"/>
        <w:right w:val="none" w:sz="0" w:space="0" w:color="auto"/>
      </w:divBdr>
    </w:div>
    <w:div w:id="1770199219">
      <w:bodyDiv w:val="1"/>
      <w:marLeft w:val="0"/>
      <w:marRight w:val="0"/>
      <w:marTop w:val="0"/>
      <w:marBottom w:val="0"/>
      <w:divBdr>
        <w:top w:val="none" w:sz="0" w:space="0" w:color="auto"/>
        <w:left w:val="none" w:sz="0" w:space="0" w:color="auto"/>
        <w:bottom w:val="none" w:sz="0" w:space="0" w:color="auto"/>
        <w:right w:val="none" w:sz="0" w:space="0" w:color="auto"/>
      </w:divBdr>
    </w:div>
    <w:div w:id="1771705820">
      <w:bodyDiv w:val="1"/>
      <w:marLeft w:val="0"/>
      <w:marRight w:val="0"/>
      <w:marTop w:val="0"/>
      <w:marBottom w:val="0"/>
      <w:divBdr>
        <w:top w:val="none" w:sz="0" w:space="0" w:color="auto"/>
        <w:left w:val="none" w:sz="0" w:space="0" w:color="auto"/>
        <w:bottom w:val="none" w:sz="0" w:space="0" w:color="auto"/>
        <w:right w:val="none" w:sz="0" w:space="0" w:color="auto"/>
      </w:divBdr>
    </w:div>
    <w:div w:id="1772435896">
      <w:bodyDiv w:val="1"/>
      <w:marLeft w:val="0"/>
      <w:marRight w:val="0"/>
      <w:marTop w:val="0"/>
      <w:marBottom w:val="0"/>
      <w:divBdr>
        <w:top w:val="none" w:sz="0" w:space="0" w:color="auto"/>
        <w:left w:val="none" w:sz="0" w:space="0" w:color="auto"/>
        <w:bottom w:val="none" w:sz="0" w:space="0" w:color="auto"/>
        <w:right w:val="none" w:sz="0" w:space="0" w:color="auto"/>
      </w:divBdr>
    </w:div>
    <w:div w:id="1774126375">
      <w:bodyDiv w:val="1"/>
      <w:marLeft w:val="0"/>
      <w:marRight w:val="0"/>
      <w:marTop w:val="0"/>
      <w:marBottom w:val="0"/>
      <w:divBdr>
        <w:top w:val="none" w:sz="0" w:space="0" w:color="auto"/>
        <w:left w:val="none" w:sz="0" w:space="0" w:color="auto"/>
        <w:bottom w:val="none" w:sz="0" w:space="0" w:color="auto"/>
        <w:right w:val="none" w:sz="0" w:space="0" w:color="auto"/>
      </w:divBdr>
    </w:div>
    <w:div w:id="1775129647">
      <w:bodyDiv w:val="1"/>
      <w:marLeft w:val="0"/>
      <w:marRight w:val="0"/>
      <w:marTop w:val="0"/>
      <w:marBottom w:val="0"/>
      <w:divBdr>
        <w:top w:val="none" w:sz="0" w:space="0" w:color="auto"/>
        <w:left w:val="none" w:sz="0" w:space="0" w:color="auto"/>
        <w:bottom w:val="none" w:sz="0" w:space="0" w:color="auto"/>
        <w:right w:val="none" w:sz="0" w:space="0" w:color="auto"/>
      </w:divBdr>
    </w:div>
    <w:div w:id="1775855335">
      <w:bodyDiv w:val="1"/>
      <w:marLeft w:val="0"/>
      <w:marRight w:val="0"/>
      <w:marTop w:val="0"/>
      <w:marBottom w:val="0"/>
      <w:divBdr>
        <w:top w:val="none" w:sz="0" w:space="0" w:color="auto"/>
        <w:left w:val="none" w:sz="0" w:space="0" w:color="auto"/>
        <w:bottom w:val="none" w:sz="0" w:space="0" w:color="auto"/>
        <w:right w:val="none" w:sz="0" w:space="0" w:color="auto"/>
      </w:divBdr>
    </w:div>
    <w:div w:id="1776168316">
      <w:bodyDiv w:val="1"/>
      <w:marLeft w:val="0"/>
      <w:marRight w:val="0"/>
      <w:marTop w:val="0"/>
      <w:marBottom w:val="0"/>
      <w:divBdr>
        <w:top w:val="none" w:sz="0" w:space="0" w:color="auto"/>
        <w:left w:val="none" w:sz="0" w:space="0" w:color="auto"/>
        <w:bottom w:val="none" w:sz="0" w:space="0" w:color="auto"/>
        <w:right w:val="none" w:sz="0" w:space="0" w:color="auto"/>
      </w:divBdr>
    </w:div>
    <w:div w:id="1776747976">
      <w:bodyDiv w:val="1"/>
      <w:marLeft w:val="0"/>
      <w:marRight w:val="0"/>
      <w:marTop w:val="0"/>
      <w:marBottom w:val="0"/>
      <w:divBdr>
        <w:top w:val="none" w:sz="0" w:space="0" w:color="auto"/>
        <w:left w:val="none" w:sz="0" w:space="0" w:color="auto"/>
        <w:bottom w:val="none" w:sz="0" w:space="0" w:color="auto"/>
        <w:right w:val="none" w:sz="0" w:space="0" w:color="auto"/>
      </w:divBdr>
    </w:div>
    <w:div w:id="1776827124">
      <w:bodyDiv w:val="1"/>
      <w:marLeft w:val="0"/>
      <w:marRight w:val="0"/>
      <w:marTop w:val="0"/>
      <w:marBottom w:val="0"/>
      <w:divBdr>
        <w:top w:val="none" w:sz="0" w:space="0" w:color="auto"/>
        <w:left w:val="none" w:sz="0" w:space="0" w:color="auto"/>
        <w:bottom w:val="none" w:sz="0" w:space="0" w:color="auto"/>
        <w:right w:val="none" w:sz="0" w:space="0" w:color="auto"/>
      </w:divBdr>
    </w:div>
    <w:div w:id="1777097427">
      <w:bodyDiv w:val="1"/>
      <w:marLeft w:val="0"/>
      <w:marRight w:val="0"/>
      <w:marTop w:val="0"/>
      <w:marBottom w:val="0"/>
      <w:divBdr>
        <w:top w:val="none" w:sz="0" w:space="0" w:color="auto"/>
        <w:left w:val="none" w:sz="0" w:space="0" w:color="auto"/>
        <w:bottom w:val="none" w:sz="0" w:space="0" w:color="auto"/>
        <w:right w:val="none" w:sz="0" w:space="0" w:color="auto"/>
      </w:divBdr>
    </w:div>
    <w:div w:id="1777600062">
      <w:bodyDiv w:val="1"/>
      <w:marLeft w:val="0"/>
      <w:marRight w:val="0"/>
      <w:marTop w:val="0"/>
      <w:marBottom w:val="0"/>
      <w:divBdr>
        <w:top w:val="none" w:sz="0" w:space="0" w:color="auto"/>
        <w:left w:val="none" w:sz="0" w:space="0" w:color="auto"/>
        <w:bottom w:val="none" w:sz="0" w:space="0" w:color="auto"/>
        <w:right w:val="none" w:sz="0" w:space="0" w:color="auto"/>
      </w:divBdr>
    </w:div>
    <w:div w:id="1777601348">
      <w:bodyDiv w:val="1"/>
      <w:marLeft w:val="0"/>
      <w:marRight w:val="0"/>
      <w:marTop w:val="0"/>
      <w:marBottom w:val="0"/>
      <w:divBdr>
        <w:top w:val="none" w:sz="0" w:space="0" w:color="auto"/>
        <w:left w:val="none" w:sz="0" w:space="0" w:color="auto"/>
        <w:bottom w:val="none" w:sz="0" w:space="0" w:color="auto"/>
        <w:right w:val="none" w:sz="0" w:space="0" w:color="auto"/>
      </w:divBdr>
    </w:div>
    <w:div w:id="1777868211">
      <w:bodyDiv w:val="1"/>
      <w:marLeft w:val="0"/>
      <w:marRight w:val="0"/>
      <w:marTop w:val="0"/>
      <w:marBottom w:val="0"/>
      <w:divBdr>
        <w:top w:val="none" w:sz="0" w:space="0" w:color="auto"/>
        <w:left w:val="none" w:sz="0" w:space="0" w:color="auto"/>
        <w:bottom w:val="none" w:sz="0" w:space="0" w:color="auto"/>
        <w:right w:val="none" w:sz="0" w:space="0" w:color="auto"/>
      </w:divBdr>
    </w:div>
    <w:div w:id="1778023559">
      <w:bodyDiv w:val="1"/>
      <w:marLeft w:val="0"/>
      <w:marRight w:val="0"/>
      <w:marTop w:val="0"/>
      <w:marBottom w:val="0"/>
      <w:divBdr>
        <w:top w:val="none" w:sz="0" w:space="0" w:color="auto"/>
        <w:left w:val="none" w:sz="0" w:space="0" w:color="auto"/>
        <w:bottom w:val="none" w:sz="0" w:space="0" w:color="auto"/>
        <w:right w:val="none" w:sz="0" w:space="0" w:color="auto"/>
      </w:divBdr>
    </w:div>
    <w:div w:id="1778216240">
      <w:bodyDiv w:val="1"/>
      <w:marLeft w:val="0"/>
      <w:marRight w:val="0"/>
      <w:marTop w:val="0"/>
      <w:marBottom w:val="0"/>
      <w:divBdr>
        <w:top w:val="none" w:sz="0" w:space="0" w:color="auto"/>
        <w:left w:val="none" w:sz="0" w:space="0" w:color="auto"/>
        <w:bottom w:val="none" w:sz="0" w:space="0" w:color="auto"/>
        <w:right w:val="none" w:sz="0" w:space="0" w:color="auto"/>
      </w:divBdr>
    </w:div>
    <w:div w:id="1779518892">
      <w:bodyDiv w:val="1"/>
      <w:marLeft w:val="0"/>
      <w:marRight w:val="0"/>
      <w:marTop w:val="0"/>
      <w:marBottom w:val="0"/>
      <w:divBdr>
        <w:top w:val="none" w:sz="0" w:space="0" w:color="auto"/>
        <w:left w:val="none" w:sz="0" w:space="0" w:color="auto"/>
        <w:bottom w:val="none" w:sz="0" w:space="0" w:color="auto"/>
        <w:right w:val="none" w:sz="0" w:space="0" w:color="auto"/>
      </w:divBdr>
    </w:div>
    <w:div w:id="1780831437">
      <w:bodyDiv w:val="1"/>
      <w:marLeft w:val="0"/>
      <w:marRight w:val="0"/>
      <w:marTop w:val="0"/>
      <w:marBottom w:val="0"/>
      <w:divBdr>
        <w:top w:val="none" w:sz="0" w:space="0" w:color="auto"/>
        <w:left w:val="none" w:sz="0" w:space="0" w:color="auto"/>
        <w:bottom w:val="none" w:sz="0" w:space="0" w:color="auto"/>
        <w:right w:val="none" w:sz="0" w:space="0" w:color="auto"/>
      </w:divBdr>
    </w:div>
    <w:div w:id="1781103984">
      <w:bodyDiv w:val="1"/>
      <w:marLeft w:val="0"/>
      <w:marRight w:val="0"/>
      <w:marTop w:val="0"/>
      <w:marBottom w:val="0"/>
      <w:divBdr>
        <w:top w:val="none" w:sz="0" w:space="0" w:color="auto"/>
        <w:left w:val="none" w:sz="0" w:space="0" w:color="auto"/>
        <w:bottom w:val="none" w:sz="0" w:space="0" w:color="auto"/>
        <w:right w:val="none" w:sz="0" w:space="0" w:color="auto"/>
      </w:divBdr>
    </w:div>
    <w:div w:id="1784424072">
      <w:bodyDiv w:val="1"/>
      <w:marLeft w:val="0"/>
      <w:marRight w:val="0"/>
      <w:marTop w:val="0"/>
      <w:marBottom w:val="0"/>
      <w:divBdr>
        <w:top w:val="none" w:sz="0" w:space="0" w:color="auto"/>
        <w:left w:val="none" w:sz="0" w:space="0" w:color="auto"/>
        <w:bottom w:val="none" w:sz="0" w:space="0" w:color="auto"/>
        <w:right w:val="none" w:sz="0" w:space="0" w:color="auto"/>
      </w:divBdr>
    </w:div>
    <w:div w:id="1784642321">
      <w:bodyDiv w:val="1"/>
      <w:marLeft w:val="0"/>
      <w:marRight w:val="0"/>
      <w:marTop w:val="0"/>
      <w:marBottom w:val="0"/>
      <w:divBdr>
        <w:top w:val="none" w:sz="0" w:space="0" w:color="auto"/>
        <w:left w:val="none" w:sz="0" w:space="0" w:color="auto"/>
        <w:bottom w:val="none" w:sz="0" w:space="0" w:color="auto"/>
        <w:right w:val="none" w:sz="0" w:space="0" w:color="auto"/>
      </w:divBdr>
    </w:div>
    <w:div w:id="1785735354">
      <w:bodyDiv w:val="1"/>
      <w:marLeft w:val="0"/>
      <w:marRight w:val="0"/>
      <w:marTop w:val="0"/>
      <w:marBottom w:val="0"/>
      <w:divBdr>
        <w:top w:val="none" w:sz="0" w:space="0" w:color="auto"/>
        <w:left w:val="none" w:sz="0" w:space="0" w:color="auto"/>
        <w:bottom w:val="none" w:sz="0" w:space="0" w:color="auto"/>
        <w:right w:val="none" w:sz="0" w:space="0" w:color="auto"/>
      </w:divBdr>
    </w:div>
    <w:div w:id="1787113496">
      <w:bodyDiv w:val="1"/>
      <w:marLeft w:val="0"/>
      <w:marRight w:val="0"/>
      <w:marTop w:val="0"/>
      <w:marBottom w:val="0"/>
      <w:divBdr>
        <w:top w:val="none" w:sz="0" w:space="0" w:color="auto"/>
        <w:left w:val="none" w:sz="0" w:space="0" w:color="auto"/>
        <w:bottom w:val="none" w:sz="0" w:space="0" w:color="auto"/>
        <w:right w:val="none" w:sz="0" w:space="0" w:color="auto"/>
      </w:divBdr>
    </w:div>
    <w:div w:id="1788040985">
      <w:bodyDiv w:val="1"/>
      <w:marLeft w:val="0"/>
      <w:marRight w:val="0"/>
      <w:marTop w:val="0"/>
      <w:marBottom w:val="0"/>
      <w:divBdr>
        <w:top w:val="none" w:sz="0" w:space="0" w:color="auto"/>
        <w:left w:val="none" w:sz="0" w:space="0" w:color="auto"/>
        <w:bottom w:val="none" w:sz="0" w:space="0" w:color="auto"/>
        <w:right w:val="none" w:sz="0" w:space="0" w:color="auto"/>
      </w:divBdr>
    </w:div>
    <w:div w:id="1788348862">
      <w:bodyDiv w:val="1"/>
      <w:marLeft w:val="0"/>
      <w:marRight w:val="0"/>
      <w:marTop w:val="0"/>
      <w:marBottom w:val="0"/>
      <w:divBdr>
        <w:top w:val="none" w:sz="0" w:space="0" w:color="auto"/>
        <w:left w:val="none" w:sz="0" w:space="0" w:color="auto"/>
        <w:bottom w:val="none" w:sz="0" w:space="0" w:color="auto"/>
        <w:right w:val="none" w:sz="0" w:space="0" w:color="auto"/>
      </w:divBdr>
    </w:div>
    <w:div w:id="1788625710">
      <w:bodyDiv w:val="1"/>
      <w:marLeft w:val="0"/>
      <w:marRight w:val="0"/>
      <w:marTop w:val="0"/>
      <w:marBottom w:val="0"/>
      <w:divBdr>
        <w:top w:val="none" w:sz="0" w:space="0" w:color="auto"/>
        <w:left w:val="none" w:sz="0" w:space="0" w:color="auto"/>
        <w:bottom w:val="none" w:sz="0" w:space="0" w:color="auto"/>
        <w:right w:val="none" w:sz="0" w:space="0" w:color="auto"/>
      </w:divBdr>
    </w:div>
    <w:div w:id="1788968798">
      <w:bodyDiv w:val="1"/>
      <w:marLeft w:val="0"/>
      <w:marRight w:val="0"/>
      <w:marTop w:val="0"/>
      <w:marBottom w:val="0"/>
      <w:divBdr>
        <w:top w:val="none" w:sz="0" w:space="0" w:color="auto"/>
        <w:left w:val="none" w:sz="0" w:space="0" w:color="auto"/>
        <w:bottom w:val="none" w:sz="0" w:space="0" w:color="auto"/>
        <w:right w:val="none" w:sz="0" w:space="0" w:color="auto"/>
      </w:divBdr>
    </w:div>
    <w:div w:id="1789084801">
      <w:bodyDiv w:val="1"/>
      <w:marLeft w:val="0"/>
      <w:marRight w:val="0"/>
      <w:marTop w:val="0"/>
      <w:marBottom w:val="0"/>
      <w:divBdr>
        <w:top w:val="none" w:sz="0" w:space="0" w:color="auto"/>
        <w:left w:val="none" w:sz="0" w:space="0" w:color="auto"/>
        <w:bottom w:val="none" w:sz="0" w:space="0" w:color="auto"/>
        <w:right w:val="none" w:sz="0" w:space="0" w:color="auto"/>
      </w:divBdr>
    </w:div>
    <w:div w:id="1789884876">
      <w:bodyDiv w:val="1"/>
      <w:marLeft w:val="0"/>
      <w:marRight w:val="0"/>
      <w:marTop w:val="0"/>
      <w:marBottom w:val="0"/>
      <w:divBdr>
        <w:top w:val="none" w:sz="0" w:space="0" w:color="auto"/>
        <w:left w:val="none" w:sz="0" w:space="0" w:color="auto"/>
        <w:bottom w:val="none" w:sz="0" w:space="0" w:color="auto"/>
        <w:right w:val="none" w:sz="0" w:space="0" w:color="auto"/>
      </w:divBdr>
    </w:div>
    <w:div w:id="1791582999">
      <w:bodyDiv w:val="1"/>
      <w:marLeft w:val="0"/>
      <w:marRight w:val="0"/>
      <w:marTop w:val="0"/>
      <w:marBottom w:val="0"/>
      <w:divBdr>
        <w:top w:val="none" w:sz="0" w:space="0" w:color="auto"/>
        <w:left w:val="none" w:sz="0" w:space="0" w:color="auto"/>
        <w:bottom w:val="none" w:sz="0" w:space="0" w:color="auto"/>
        <w:right w:val="none" w:sz="0" w:space="0" w:color="auto"/>
      </w:divBdr>
    </w:div>
    <w:div w:id="1793401491">
      <w:bodyDiv w:val="1"/>
      <w:marLeft w:val="0"/>
      <w:marRight w:val="0"/>
      <w:marTop w:val="0"/>
      <w:marBottom w:val="0"/>
      <w:divBdr>
        <w:top w:val="none" w:sz="0" w:space="0" w:color="auto"/>
        <w:left w:val="none" w:sz="0" w:space="0" w:color="auto"/>
        <w:bottom w:val="none" w:sz="0" w:space="0" w:color="auto"/>
        <w:right w:val="none" w:sz="0" w:space="0" w:color="auto"/>
      </w:divBdr>
    </w:div>
    <w:div w:id="1794248750">
      <w:bodyDiv w:val="1"/>
      <w:marLeft w:val="0"/>
      <w:marRight w:val="0"/>
      <w:marTop w:val="0"/>
      <w:marBottom w:val="0"/>
      <w:divBdr>
        <w:top w:val="none" w:sz="0" w:space="0" w:color="auto"/>
        <w:left w:val="none" w:sz="0" w:space="0" w:color="auto"/>
        <w:bottom w:val="none" w:sz="0" w:space="0" w:color="auto"/>
        <w:right w:val="none" w:sz="0" w:space="0" w:color="auto"/>
      </w:divBdr>
    </w:div>
    <w:div w:id="1795368115">
      <w:bodyDiv w:val="1"/>
      <w:marLeft w:val="0"/>
      <w:marRight w:val="0"/>
      <w:marTop w:val="0"/>
      <w:marBottom w:val="0"/>
      <w:divBdr>
        <w:top w:val="none" w:sz="0" w:space="0" w:color="auto"/>
        <w:left w:val="none" w:sz="0" w:space="0" w:color="auto"/>
        <w:bottom w:val="none" w:sz="0" w:space="0" w:color="auto"/>
        <w:right w:val="none" w:sz="0" w:space="0" w:color="auto"/>
      </w:divBdr>
    </w:div>
    <w:div w:id="1795439195">
      <w:bodyDiv w:val="1"/>
      <w:marLeft w:val="0"/>
      <w:marRight w:val="0"/>
      <w:marTop w:val="0"/>
      <w:marBottom w:val="0"/>
      <w:divBdr>
        <w:top w:val="none" w:sz="0" w:space="0" w:color="auto"/>
        <w:left w:val="none" w:sz="0" w:space="0" w:color="auto"/>
        <w:bottom w:val="none" w:sz="0" w:space="0" w:color="auto"/>
        <w:right w:val="none" w:sz="0" w:space="0" w:color="auto"/>
      </w:divBdr>
    </w:div>
    <w:div w:id="1796096006">
      <w:bodyDiv w:val="1"/>
      <w:marLeft w:val="0"/>
      <w:marRight w:val="0"/>
      <w:marTop w:val="0"/>
      <w:marBottom w:val="0"/>
      <w:divBdr>
        <w:top w:val="none" w:sz="0" w:space="0" w:color="auto"/>
        <w:left w:val="none" w:sz="0" w:space="0" w:color="auto"/>
        <w:bottom w:val="none" w:sz="0" w:space="0" w:color="auto"/>
        <w:right w:val="none" w:sz="0" w:space="0" w:color="auto"/>
      </w:divBdr>
    </w:div>
    <w:div w:id="1796410478">
      <w:bodyDiv w:val="1"/>
      <w:marLeft w:val="0"/>
      <w:marRight w:val="0"/>
      <w:marTop w:val="0"/>
      <w:marBottom w:val="0"/>
      <w:divBdr>
        <w:top w:val="none" w:sz="0" w:space="0" w:color="auto"/>
        <w:left w:val="none" w:sz="0" w:space="0" w:color="auto"/>
        <w:bottom w:val="none" w:sz="0" w:space="0" w:color="auto"/>
        <w:right w:val="none" w:sz="0" w:space="0" w:color="auto"/>
      </w:divBdr>
    </w:div>
    <w:div w:id="1796485724">
      <w:bodyDiv w:val="1"/>
      <w:marLeft w:val="0"/>
      <w:marRight w:val="0"/>
      <w:marTop w:val="0"/>
      <w:marBottom w:val="0"/>
      <w:divBdr>
        <w:top w:val="none" w:sz="0" w:space="0" w:color="auto"/>
        <w:left w:val="none" w:sz="0" w:space="0" w:color="auto"/>
        <w:bottom w:val="none" w:sz="0" w:space="0" w:color="auto"/>
        <w:right w:val="none" w:sz="0" w:space="0" w:color="auto"/>
      </w:divBdr>
    </w:div>
    <w:div w:id="1796942167">
      <w:bodyDiv w:val="1"/>
      <w:marLeft w:val="0"/>
      <w:marRight w:val="0"/>
      <w:marTop w:val="0"/>
      <w:marBottom w:val="0"/>
      <w:divBdr>
        <w:top w:val="none" w:sz="0" w:space="0" w:color="auto"/>
        <w:left w:val="none" w:sz="0" w:space="0" w:color="auto"/>
        <w:bottom w:val="none" w:sz="0" w:space="0" w:color="auto"/>
        <w:right w:val="none" w:sz="0" w:space="0" w:color="auto"/>
      </w:divBdr>
    </w:div>
    <w:div w:id="1797139958">
      <w:bodyDiv w:val="1"/>
      <w:marLeft w:val="0"/>
      <w:marRight w:val="0"/>
      <w:marTop w:val="0"/>
      <w:marBottom w:val="0"/>
      <w:divBdr>
        <w:top w:val="none" w:sz="0" w:space="0" w:color="auto"/>
        <w:left w:val="none" w:sz="0" w:space="0" w:color="auto"/>
        <w:bottom w:val="none" w:sz="0" w:space="0" w:color="auto"/>
        <w:right w:val="none" w:sz="0" w:space="0" w:color="auto"/>
      </w:divBdr>
    </w:div>
    <w:div w:id="1798646195">
      <w:bodyDiv w:val="1"/>
      <w:marLeft w:val="0"/>
      <w:marRight w:val="0"/>
      <w:marTop w:val="0"/>
      <w:marBottom w:val="0"/>
      <w:divBdr>
        <w:top w:val="none" w:sz="0" w:space="0" w:color="auto"/>
        <w:left w:val="none" w:sz="0" w:space="0" w:color="auto"/>
        <w:bottom w:val="none" w:sz="0" w:space="0" w:color="auto"/>
        <w:right w:val="none" w:sz="0" w:space="0" w:color="auto"/>
      </w:divBdr>
    </w:div>
    <w:div w:id="1798715898">
      <w:bodyDiv w:val="1"/>
      <w:marLeft w:val="0"/>
      <w:marRight w:val="0"/>
      <w:marTop w:val="0"/>
      <w:marBottom w:val="0"/>
      <w:divBdr>
        <w:top w:val="none" w:sz="0" w:space="0" w:color="auto"/>
        <w:left w:val="none" w:sz="0" w:space="0" w:color="auto"/>
        <w:bottom w:val="none" w:sz="0" w:space="0" w:color="auto"/>
        <w:right w:val="none" w:sz="0" w:space="0" w:color="auto"/>
      </w:divBdr>
    </w:div>
    <w:div w:id="1799183874">
      <w:bodyDiv w:val="1"/>
      <w:marLeft w:val="0"/>
      <w:marRight w:val="0"/>
      <w:marTop w:val="0"/>
      <w:marBottom w:val="0"/>
      <w:divBdr>
        <w:top w:val="none" w:sz="0" w:space="0" w:color="auto"/>
        <w:left w:val="none" w:sz="0" w:space="0" w:color="auto"/>
        <w:bottom w:val="none" w:sz="0" w:space="0" w:color="auto"/>
        <w:right w:val="none" w:sz="0" w:space="0" w:color="auto"/>
      </w:divBdr>
    </w:div>
    <w:div w:id="1799642116">
      <w:bodyDiv w:val="1"/>
      <w:marLeft w:val="0"/>
      <w:marRight w:val="0"/>
      <w:marTop w:val="0"/>
      <w:marBottom w:val="0"/>
      <w:divBdr>
        <w:top w:val="none" w:sz="0" w:space="0" w:color="auto"/>
        <w:left w:val="none" w:sz="0" w:space="0" w:color="auto"/>
        <w:bottom w:val="none" w:sz="0" w:space="0" w:color="auto"/>
        <w:right w:val="none" w:sz="0" w:space="0" w:color="auto"/>
      </w:divBdr>
    </w:div>
    <w:div w:id="1799757898">
      <w:bodyDiv w:val="1"/>
      <w:marLeft w:val="0"/>
      <w:marRight w:val="0"/>
      <w:marTop w:val="0"/>
      <w:marBottom w:val="0"/>
      <w:divBdr>
        <w:top w:val="none" w:sz="0" w:space="0" w:color="auto"/>
        <w:left w:val="none" w:sz="0" w:space="0" w:color="auto"/>
        <w:bottom w:val="none" w:sz="0" w:space="0" w:color="auto"/>
        <w:right w:val="none" w:sz="0" w:space="0" w:color="auto"/>
      </w:divBdr>
    </w:div>
    <w:div w:id="1800877294">
      <w:bodyDiv w:val="1"/>
      <w:marLeft w:val="0"/>
      <w:marRight w:val="0"/>
      <w:marTop w:val="0"/>
      <w:marBottom w:val="0"/>
      <w:divBdr>
        <w:top w:val="none" w:sz="0" w:space="0" w:color="auto"/>
        <w:left w:val="none" w:sz="0" w:space="0" w:color="auto"/>
        <w:bottom w:val="none" w:sz="0" w:space="0" w:color="auto"/>
        <w:right w:val="none" w:sz="0" w:space="0" w:color="auto"/>
      </w:divBdr>
    </w:div>
    <w:div w:id="1801146654">
      <w:bodyDiv w:val="1"/>
      <w:marLeft w:val="0"/>
      <w:marRight w:val="0"/>
      <w:marTop w:val="0"/>
      <w:marBottom w:val="0"/>
      <w:divBdr>
        <w:top w:val="none" w:sz="0" w:space="0" w:color="auto"/>
        <w:left w:val="none" w:sz="0" w:space="0" w:color="auto"/>
        <w:bottom w:val="none" w:sz="0" w:space="0" w:color="auto"/>
        <w:right w:val="none" w:sz="0" w:space="0" w:color="auto"/>
      </w:divBdr>
    </w:div>
    <w:div w:id="1801721865">
      <w:bodyDiv w:val="1"/>
      <w:marLeft w:val="0"/>
      <w:marRight w:val="0"/>
      <w:marTop w:val="0"/>
      <w:marBottom w:val="0"/>
      <w:divBdr>
        <w:top w:val="none" w:sz="0" w:space="0" w:color="auto"/>
        <w:left w:val="none" w:sz="0" w:space="0" w:color="auto"/>
        <w:bottom w:val="none" w:sz="0" w:space="0" w:color="auto"/>
        <w:right w:val="none" w:sz="0" w:space="0" w:color="auto"/>
      </w:divBdr>
    </w:div>
    <w:div w:id="1802307914">
      <w:bodyDiv w:val="1"/>
      <w:marLeft w:val="0"/>
      <w:marRight w:val="0"/>
      <w:marTop w:val="0"/>
      <w:marBottom w:val="0"/>
      <w:divBdr>
        <w:top w:val="none" w:sz="0" w:space="0" w:color="auto"/>
        <w:left w:val="none" w:sz="0" w:space="0" w:color="auto"/>
        <w:bottom w:val="none" w:sz="0" w:space="0" w:color="auto"/>
        <w:right w:val="none" w:sz="0" w:space="0" w:color="auto"/>
      </w:divBdr>
    </w:div>
    <w:div w:id="1802461216">
      <w:bodyDiv w:val="1"/>
      <w:marLeft w:val="0"/>
      <w:marRight w:val="0"/>
      <w:marTop w:val="0"/>
      <w:marBottom w:val="0"/>
      <w:divBdr>
        <w:top w:val="none" w:sz="0" w:space="0" w:color="auto"/>
        <w:left w:val="none" w:sz="0" w:space="0" w:color="auto"/>
        <w:bottom w:val="none" w:sz="0" w:space="0" w:color="auto"/>
        <w:right w:val="none" w:sz="0" w:space="0" w:color="auto"/>
      </w:divBdr>
    </w:div>
    <w:div w:id="1803620082">
      <w:bodyDiv w:val="1"/>
      <w:marLeft w:val="0"/>
      <w:marRight w:val="0"/>
      <w:marTop w:val="0"/>
      <w:marBottom w:val="0"/>
      <w:divBdr>
        <w:top w:val="none" w:sz="0" w:space="0" w:color="auto"/>
        <w:left w:val="none" w:sz="0" w:space="0" w:color="auto"/>
        <w:bottom w:val="none" w:sz="0" w:space="0" w:color="auto"/>
        <w:right w:val="none" w:sz="0" w:space="0" w:color="auto"/>
      </w:divBdr>
    </w:div>
    <w:div w:id="1804736633">
      <w:bodyDiv w:val="1"/>
      <w:marLeft w:val="0"/>
      <w:marRight w:val="0"/>
      <w:marTop w:val="0"/>
      <w:marBottom w:val="0"/>
      <w:divBdr>
        <w:top w:val="none" w:sz="0" w:space="0" w:color="auto"/>
        <w:left w:val="none" w:sz="0" w:space="0" w:color="auto"/>
        <w:bottom w:val="none" w:sz="0" w:space="0" w:color="auto"/>
        <w:right w:val="none" w:sz="0" w:space="0" w:color="auto"/>
      </w:divBdr>
    </w:div>
    <w:div w:id="1805000867">
      <w:bodyDiv w:val="1"/>
      <w:marLeft w:val="0"/>
      <w:marRight w:val="0"/>
      <w:marTop w:val="0"/>
      <w:marBottom w:val="0"/>
      <w:divBdr>
        <w:top w:val="none" w:sz="0" w:space="0" w:color="auto"/>
        <w:left w:val="none" w:sz="0" w:space="0" w:color="auto"/>
        <w:bottom w:val="none" w:sz="0" w:space="0" w:color="auto"/>
        <w:right w:val="none" w:sz="0" w:space="0" w:color="auto"/>
      </w:divBdr>
    </w:div>
    <w:div w:id="1805198444">
      <w:bodyDiv w:val="1"/>
      <w:marLeft w:val="0"/>
      <w:marRight w:val="0"/>
      <w:marTop w:val="0"/>
      <w:marBottom w:val="0"/>
      <w:divBdr>
        <w:top w:val="none" w:sz="0" w:space="0" w:color="auto"/>
        <w:left w:val="none" w:sz="0" w:space="0" w:color="auto"/>
        <w:bottom w:val="none" w:sz="0" w:space="0" w:color="auto"/>
        <w:right w:val="none" w:sz="0" w:space="0" w:color="auto"/>
      </w:divBdr>
    </w:div>
    <w:div w:id="1805269610">
      <w:bodyDiv w:val="1"/>
      <w:marLeft w:val="0"/>
      <w:marRight w:val="0"/>
      <w:marTop w:val="0"/>
      <w:marBottom w:val="0"/>
      <w:divBdr>
        <w:top w:val="none" w:sz="0" w:space="0" w:color="auto"/>
        <w:left w:val="none" w:sz="0" w:space="0" w:color="auto"/>
        <w:bottom w:val="none" w:sz="0" w:space="0" w:color="auto"/>
        <w:right w:val="none" w:sz="0" w:space="0" w:color="auto"/>
      </w:divBdr>
    </w:div>
    <w:div w:id="1807235028">
      <w:bodyDiv w:val="1"/>
      <w:marLeft w:val="0"/>
      <w:marRight w:val="0"/>
      <w:marTop w:val="0"/>
      <w:marBottom w:val="0"/>
      <w:divBdr>
        <w:top w:val="none" w:sz="0" w:space="0" w:color="auto"/>
        <w:left w:val="none" w:sz="0" w:space="0" w:color="auto"/>
        <w:bottom w:val="none" w:sz="0" w:space="0" w:color="auto"/>
        <w:right w:val="none" w:sz="0" w:space="0" w:color="auto"/>
      </w:divBdr>
    </w:div>
    <w:div w:id="1807314125">
      <w:bodyDiv w:val="1"/>
      <w:marLeft w:val="0"/>
      <w:marRight w:val="0"/>
      <w:marTop w:val="0"/>
      <w:marBottom w:val="0"/>
      <w:divBdr>
        <w:top w:val="none" w:sz="0" w:space="0" w:color="auto"/>
        <w:left w:val="none" w:sz="0" w:space="0" w:color="auto"/>
        <w:bottom w:val="none" w:sz="0" w:space="0" w:color="auto"/>
        <w:right w:val="none" w:sz="0" w:space="0" w:color="auto"/>
      </w:divBdr>
    </w:div>
    <w:div w:id="1807356341">
      <w:bodyDiv w:val="1"/>
      <w:marLeft w:val="0"/>
      <w:marRight w:val="0"/>
      <w:marTop w:val="0"/>
      <w:marBottom w:val="0"/>
      <w:divBdr>
        <w:top w:val="none" w:sz="0" w:space="0" w:color="auto"/>
        <w:left w:val="none" w:sz="0" w:space="0" w:color="auto"/>
        <w:bottom w:val="none" w:sz="0" w:space="0" w:color="auto"/>
        <w:right w:val="none" w:sz="0" w:space="0" w:color="auto"/>
      </w:divBdr>
    </w:div>
    <w:div w:id="1807696407">
      <w:bodyDiv w:val="1"/>
      <w:marLeft w:val="0"/>
      <w:marRight w:val="0"/>
      <w:marTop w:val="0"/>
      <w:marBottom w:val="0"/>
      <w:divBdr>
        <w:top w:val="none" w:sz="0" w:space="0" w:color="auto"/>
        <w:left w:val="none" w:sz="0" w:space="0" w:color="auto"/>
        <w:bottom w:val="none" w:sz="0" w:space="0" w:color="auto"/>
        <w:right w:val="none" w:sz="0" w:space="0" w:color="auto"/>
      </w:divBdr>
    </w:div>
    <w:div w:id="1807773763">
      <w:bodyDiv w:val="1"/>
      <w:marLeft w:val="0"/>
      <w:marRight w:val="0"/>
      <w:marTop w:val="0"/>
      <w:marBottom w:val="0"/>
      <w:divBdr>
        <w:top w:val="none" w:sz="0" w:space="0" w:color="auto"/>
        <w:left w:val="none" w:sz="0" w:space="0" w:color="auto"/>
        <w:bottom w:val="none" w:sz="0" w:space="0" w:color="auto"/>
        <w:right w:val="none" w:sz="0" w:space="0" w:color="auto"/>
      </w:divBdr>
    </w:div>
    <w:div w:id="1807969947">
      <w:bodyDiv w:val="1"/>
      <w:marLeft w:val="0"/>
      <w:marRight w:val="0"/>
      <w:marTop w:val="0"/>
      <w:marBottom w:val="0"/>
      <w:divBdr>
        <w:top w:val="none" w:sz="0" w:space="0" w:color="auto"/>
        <w:left w:val="none" w:sz="0" w:space="0" w:color="auto"/>
        <w:bottom w:val="none" w:sz="0" w:space="0" w:color="auto"/>
        <w:right w:val="none" w:sz="0" w:space="0" w:color="auto"/>
      </w:divBdr>
    </w:div>
    <w:div w:id="1808552533">
      <w:bodyDiv w:val="1"/>
      <w:marLeft w:val="0"/>
      <w:marRight w:val="0"/>
      <w:marTop w:val="0"/>
      <w:marBottom w:val="0"/>
      <w:divBdr>
        <w:top w:val="none" w:sz="0" w:space="0" w:color="auto"/>
        <w:left w:val="none" w:sz="0" w:space="0" w:color="auto"/>
        <w:bottom w:val="none" w:sz="0" w:space="0" w:color="auto"/>
        <w:right w:val="none" w:sz="0" w:space="0" w:color="auto"/>
      </w:divBdr>
    </w:div>
    <w:div w:id="1808623935">
      <w:bodyDiv w:val="1"/>
      <w:marLeft w:val="0"/>
      <w:marRight w:val="0"/>
      <w:marTop w:val="0"/>
      <w:marBottom w:val="0"/>
      <w:divBdr>
        <w:top w:val="none" w:sz="0" w:space="0" w:color="auto"/>
        <w:left w:val="none" w:sz="0" w:space="0" w:color="auto"/>
        <w:bottom w:val="none" w:sz="0" w:space="0" w:color="auto"/>
        <w:right w:val="none" w:sz="0" w:space="0" w:color="auto"/>
      </w:divBdr>
    </w:div>
    <w:div w:id="1808741698">
      <w:bodyDiv w:val="1"/>
      <w:marLeft w:val="0"/>
      <w:marRight w:val="0"/>
      <w:marTop w:val="0"/>
      <w:marBottom w:val="0"/>
      <w:divBdr>
        <w:top w:val="none" w:sz="0" w:space="0" w:color="auto"/>
        <w:left w:val="none" w:sz="0" w:space="0" w:color="auto"/>
        <w:bottom w:val="none" w:sz="0" w:space="0" w:color="auto"/>
        <w:right w:val="none" w:sz="0" w:space="0" w:color="auto"/>
      </w:divBdr>
    </w:div>
    <w:div w:id="1810442662">
      <w:bodyDiv w:val="1"/>
      <w:marLeft w:val="0"/>
      <w:marRight w:val="0"/>
      <w:marTop w:val="0"/>
      <w:marBottom w:val="0"/>
      <w:divBdr>
        <w:top w:val="none" w:sz="0" w:space="0" w:color="auto"/>
        <w:left w:val="none" w:sz="0" w:space="0" w:color="auto"/>
        <w:bottom w:val="none" w:sz="0" w:space="0" w:color="auto"/>
        <w:right w:val="none" w:sz="0" w:space="0" w:color="auto"/>
      </w:divBdr>
    </w:div>
    <w:div w:id="1811363651">
      <w:bodyDiv w:val="1"/>
      <w:marLeft w:val="0"/>
      <w:marRight w:val="0"/>
      <w:marTop w:val="0"/>
      <w:marBottom w:val="0"/>
      <w:divBdr>
        <w:top w:val="none" w:sz="0" w:space="0" w:color="auto"/>
        <w:left w:val="none" w:sz="0" w:space="0" w:color="auto"/>
        <w:bottom w:val="none" w:sz="0" w:space="0" w:color="auto"/>
        <w:right w:val="none" w:sz="0" w:space="0" w:color="auto"/>
      </w:divBdr>
    </w:div>
    <w:div w:id="1812400994">
      <w:bodyDiv w:val="1"/>
      <w:marLeft w:val="0"/>
      <w:marRight w:val="0"/>
      <w:marTop w:val="0"/>
      <w:marBottom w:val="0"/>
      <w:divBdr>
        <w:top w:val="none" w:sz="0" w:space="0" w:color="auto"/>
        <w:left w:val="none" w:sz="0" w:space="0" w:color="auto"/>
        <w:bottom w:val="none" w:sz="0" w:space="0" w:color="auto"/>
        <w:right w:val="none" w:sz="0" w:space="0" w:color="auto"/>
      </w:divBdr>
    </w:div>
    <w:div w:id="1812794314">
      <w:bodyDiv w:val="1"/>
      <w:marLeft w:val="0"/>
      <w:marRight w:val="0"/>
      <w:marTop w:val="0"/>
      <w:marBottom w:val="0"/>
      <w:divBdr>
        <w:top w:val="none" w:sz="0" w:space="0" w:color="auto"/>
        <w:left w:val="none" w:sz="0" w:space="0" w:color="auto"/>
        <w:bottom w:val="none" w:sz="0" w:space="0" w:color="auto"/>
        <w:right w:val="none" w:sz="0" w:space="0" w:color="auto"/>
      </w:divBdr>
    </w:div>
    <w:div w:id="1813473835">
      <w:bodyDiv w:val="1"/>
      <w:marLeft w:val="0"/>
      <w:marRight w:val="0"/>
      <w:marTop w:val="0"/>
      <w:marBottom w:val="0"/>
      <w:divBdr>
        <w:top w:val="none" w:sz="0" w:space="0" w:color="auto"/>
        <w:left w:val="none" w:sz="0" w:space="0" w:color="auto"/>
        <w:bottom w:val="none" w:sz="0" w:space="0" w:color="auto"/>
        <w:right w:val="none" w:sz="0" w:space="0" w:color="auto"/>
      </w:divBdr>
    </w:div>
    <w:div w:id="1813787550">
      <w:bodyDiv w:val="1"/>
      <w:marLeft w:val="0"/>
      <w:marRight w:val="0"/>
      <w:marTop w:val="0"/>
      <w:marBottom w:val="0"/>
      <w:divBdr>
        <w:top w:val="none" w:sz="0" w:space="0" w:color="auto"/>
        <w:left w:val="none" w:sz="0" w:space="0" w:color="auto"/>
        <w:bottom w:val="none" w:sz="0" w:space="0" w:color="auto"/>
        <w:right w:val="none" w:sz="0" w:space="0" w:color="auto"/>
      </w:divBdr>
    </w:div>
    <w:div w:id="1814710666">
      <w:bodyDiv w:val="1"/>
      <w:marLeft w:val="0"/>
      <w:marRight w:val="0"/>
      <w:marTop w:val="0"/>
      <w:marBottom w:val="0"/>
      <w:divBdr>
        <w:top w:val="none" w:sz="0" w:space="0" w:color="auto"/>
        <w:left w:val="none" w:sz="0" w:space="0" w:color="auto"/>
        <w:bottom w:val="none" w:sz="0" w:space="0" w:color="auto"/>
        <w:right w:val="none" w:sz="0" w:space="0" w:color="auto"/>
      </w:divBdr>
    </w:div>
    <w:div w:id="1816068736">
      <w:bodyDiv w:val="1"/>
      <w:marLeft w:val="0"/>
      <w:marRight w:val="0"/>
      <w:marTop w:val="0"/>
      <w:marBottom w:val="0"/>
      <w:divBdr>
        <w:top w:val="none" w:sz="0" w:space="0" w:color="auto"/>
        <w:left w:val="none" w:sz="0" w:space="0" w:color="auto"/>
        <w:bottom w:val="none" w:sz="0" w:space="0" w:color="auto"/>
        <w:right w:val="none" w:sz="0" w:space="0" w:color="auto"/>
      </w:divBdr>
    </w:div>
    <w:div w:id="1817450746">
      <w:bodyDiv w:val="1"/>
      <w:marLeft w:val="0"/>
      <w:marRight w:val="0"/>
      <w:marTop w:val="0"/>
      <w:marBottom w:val="0"/>
      <w:divBdr>
        <w:top w:val="none" w:sz="0" w:space="0" w:color="auto"/>
        <w:left w:val="none" w:sz="0" w:space="0" w:color="auto"/>
        <w:bottom w:val="none" w:sz="0" w:space="0" w:color="auto"/>
        <w:right w:val="none" w:sz="0" w:space="0" w:color="auto"/>
      </w:divBdr>
    </w:div>
    <w:div w:id="1817600832">
      <w:bodyDiv w:val="1"/>
      <w:marLeft w:val="0"/>
      <w:marRight w:val="0"/>
      <w:marTop w:val="0"/>
      <w:marBottom w:val="0"/>
      <w:divBdr>
        <w:top w:val="none" w:sz="0" w:space="0" w:color="auto"/>
        <w:left w:val="none" w:sz="0" w:space="0" w:color="auto"/>
        <w:bottom w:val="none" w:sz="0" w:space="0" w:color="auto"/>
        <w:right w:val="none" w:sz="0" w:space="0" w:color="auto"/>
      </w:divBdr>
    </w:div>
    <w:div w:id="1818064243">
      <w:bodyDiv w:val="1"/>
      <w:marLeft w:val="0"/>
      <w:marRight w:val="0"/>
      <w:marTop w:val="0"/>
      <w:marBottom w:val="0"/>
      <w:divBdr>
        <w:top w:val="none" w:sz="0" w:space="0" w:color="auto"/>
        <w:left w:val="none" w:sz="0" w:space="0" w:color="auto"/>
        <w:bottom w:val="none" w:sz="0" w:space="0" w:color="auto"/>
        <w:right w:val="none" w:sz="0" w:space="0" w:color="auto"/>
      </w:divBdr>
    </w:div>
    <w:div w:id="1818181084">
      <w:bodyDiv w:val="1"/>
      <w:marLeft w:val="0"/>
      <w:marRight w:val="0"/>
      <w:marTop w:val="0"/>
      <w:marBottom w:val="0"/>
      <w:divBdr>
        <w:top w:val="none" w:sz="0" w:space="0" w:color="auto"/>
        <w:left w:val="none" w:sz="0" w:space="0" w:color="auto"/>
        <w:bottom w:val="none" w:sz="0" w:space="0" w:color="auto"/>
        <w:right w:val="none" w:sz="0" w:space="0" w:color="auto"/>
      </w:divBdr>
    </w:div>
    <w:div w:id="1818640675">
      <w:bodyDiv w:val="1"/>
      <w:marLeft w:val="0"/>
      <w:marRight w:val="0"/>
      <w:marTop w:val="0"/>
      <w:marBottom w:val="0"/>
      <w:divBdr>
        <w:top w:val="none" w:sz="0" w:space="0" w:color="auto"/>
        <w:left w:val="none" w:sz="0" w:space="0" w:color="auto"/>
        <w:bottom w:val="none" w:sz="0" w:space="0" w:color="auto"/>
        <w:right w:val="none" w:sz="0" w:space="0" w:color="auto"/>
      </w:divBdr>
    </w:div>
    <w:div w:id="1819758315">
      <w:bodyDiv w:val="1"/>
      <w:marLeft w:val="0"/>
      <w:marRight w:val="0"/>
      <w:marTop w:val="0"/>
      <w:marBottom w:val="0"/>
      <w:divBdr>
        <w:top w:val="none" w:sz="0" w:space="0" w:color="auto"/>
        <w:left w:val="none" w:sz="0" w:space="0" w:color="auto"/>
        <w:bottom w:val="none" w:sz="0" w:space="0" w:color="auto"/>
        <w:right w:val="none" w:sz="0" w:space="0" w:color="auto"/>
      </w:divBdr>
    </w:div>
    <w:div w:id="1819759048">
      <w:bodyDiv w:val="1"/>
      <w:marLeft w:val="0"/>
      <w:marRight w:val="0"/>
      <w:marTop w:val="0"/>
      <w:marBottom w:val="0"/>
      <w:divBdr>
        <w:top w:val="none" w:sz="0" w:space="0" w:color="auto"/>
        <w:left w:val="none" w:sz="0" w:space="0" w:color="auto"/>
        <w:bottom w:val="none" w:sz="0" w:space="0" w:color="auto"/>
        <w:right w:val="none" w:sz="0" w:space="0" w:color="auto"/>
      </w:divBdr>
    </w:div>
    <w:div w:id="1820227466">
      <w:bodyDiv w:val="1"/>
      <w:marLeft w:val="0"/>
      <w:marRight w:val="0"/>
      <w:marTop w:val="0"/>
      <w:marBottom w:val="0"/>
      <w:divBdr>
        <w:top w:val="none" w:sz="0" w:space="0" w:color="auto"/>
        <w:left w:val="none" w:sz="0" w:space="0" w:color="auto"/>
        <w:bottom w:val="none" w:sz="0" w:space="0" w:color="auto"/>
        <w:right w:val="none" w:sz="0" w:space="0" w:color="auto"/>
      </w:divBdr>
    </w:div>
    <w:div w:id="1823425523">
      <w:bodyDiv w:val="1"/>
      <w:marLeft w:val="0"/>
      <w:marRight w:val="0"/>
      <w:marTop w:val="0"/>
      <w:marBottom w:val="0"/>
      <w:divBdr>
        <w:top w:val="none" w:sz="0" w:space="0" w:color="auto"/>
        <w:left w:val="none" w:sz="0" w:space="0" w:color="auto"/>
        <w:bottom w:val="none" w:sz="0" w:space="0" w:color="auto"/>
        <w:right w:val="none" w:sz="0" w:space="0" w:color="auto"/>
      </w:divBdr>
    </w:div>
    <w:div w:id="1824006637">
      <w:bodyDiv w:val="1"/>
      <w:marLeft w:val="0"/>
      <w:marRight w:val="0"/>
      <w:marTop w:val="0"/>
      <w:marBottom w:val="0"/>
      <w:divBdr>
        <w:top w:val="none" w:sz="0" w:space="0" w:color="auto"/>
        <w:left w:val="none" w:sz="0" w:space="0" w:color="auto"/>
        <w:bottom w:val="none" w:sz="0" w:space="0" w:color="auto"/>
        <w:right w:val="none" w:sz="0" w:space="0" w:color="auto"/>
      </w:divBdr>
    </w:div>
    <w:div w:id="1824614202">
      <w:bodyDiv w:val="1"/>
      <w:marLeft w:val="0"/>
      <w:marRight w:val="0"/>
      <w:marTop w:val="0"/>
      <w:marBottom w:val="0"/>
      <w:divBdr>
        <w:top w:val="none" w:sz="0" w:space="0" w:color="auto"/>
        <w:left w:val="none" w:sz="0" w:space="0" w:color="auto"/>
        <w:bottom w:val="none" w:sz="0" w:space="0" w:color="auto"/>
        <w:right w:val="none" w:sz="0" w:space="0" w:color="auto"/>
      </w:divBdr>
    </w:div>
    <w:div w:id="1824617456">
      <w:bodyDiv w:val="1"/>
      <w:marLeft w:val="0"/>
      <w:marRight w:val="0"/>
      <w:marTop w:val="0"/>
      <w:marBottom w:val="0"/>
      <w:divBdr>
        <w:top w:val="none" w:sz="0" w:space="0" w:color="auto"/>
        <w:left w:val="none" w:sz="0" w:space="0" w:color="auto"/>
        <w:bottom w:val="none" w:sz="0" w:space="0" w:color="auto"/>
        <w:right w:val="none" w:sz="0" w:space="0" w:color="auto"/>
      </w:divBdr>
    </w:div>
    <w:div w:id="1825469138">
      <w:bodyDiv w:val="1"/>
      <w:marLeft w:val="0"/>
      <w:marRight w:val="0"/>
      <w:marTop w:val="0"/>
      <w:marBottom w:val="0"/>
      <w:divBdr>
        <w:top w:val="none" w:sz="0" w:space="0" w:color="auto"/>
        <w:left w:val="none" w:sz="0" w:space="0" w:color="auto"/>
        <w:bottom w:val="none" w:sz="0" w:space="0" w:color="auto"/>
        <w:right w:val="none" w:sz="0" w:space="0" w:color="auto"/>
      </w:divBdr>
    </w:div>
    <w:div w:id="1825850882">
      <w:bodyDiv w:val="1"/>
      <w:marLeft w:val="0"/>
      <w:marRight w:val="0"/>
      <w:marTop w:val="0"/>
      <w:marBottom w:val="0"/>
      <w:divBdr>
        <w:top w:val="none" w:sz="0" w:space="0" w:color="auto"/>
        <w:left w:val="none" w:sz="0" w:space="0" w:color="auto"/>
        <w:bottom w:val="none" w:sz="0" w:space="0" w:color="auto"/>
        <w:right w:val="none" w:sz="0" w:space="0" w:color="auto"/>
      </w:divBdr>
    </w:div>
    <w:div w:id="1826580110">
      <w:bodyDiv w:val="1"/>
      <w:marLeft w:val="0"/>
      <w:marRight w:val="0"/>
      <w:marTop w:val="0"/>
      <w:marBottom w:val="0"/>
      <w:divBdr>
        <w:top w:val="none" w:sz="0" w:space="0" w:color="auto"/>
        <w:left w:val="none" w:sz="0" w:space="0" w:color="auto"/>
        <w:bottom w:val="none" w:sz="0" w:space="0" w:color="auto"/>
        <w:right w:val="none" w:sz="0" w:space="0" w:color="auto"/>
      </w:divBdr>
    </w:div>
    <w:div w:id="1826585139">
      <w:bodyDiv w:val="1"/>
      <w:marLeft w:val="0"/>
      <w:marRight w:val="0"/>
      <w:marTop w:val="0"/>
      <w:marBottom w:val="0"/>
      <w:divBdr>
        <w:top w:val="none" w:sz="0" w:space="0" w:color="auto"/>
        <w:left w:val="none" w:sz="0" w:space="0" w:color="auto"/>
        <w:bottom w:val="none" w:sz="0" w:space="0" w:color="auto"/>
        <w:right w:val="none" w:sz="0" w:space="0" w:color="auto"/>
      </w:divBdr>
    </w:div>
    <w:div w:id="1826781028">
      <w:bodyDiv w:val="1"/>
      <w:marLeft w:val="0"/>
      <w:marRight w:val="0"/>
      <w:marTop w:val="0"/>
      <w:marBottom w:val="0"/>
      <w:divBdr>
        <w:top w:val="none" w:sz="0" w:space="0" w:color="auto"/>
        <w:left w:val="none" w:sz="0" w:space="0" w:color="auto"/>
        <w:bottom w:val="none" w:sz="0" w:space="0" w:color="auto"/>
        <w:right w:val="none" w:sz="0" w:space="0" w:color="auto"/>
      </w:divBdr>
    </w:div>
    <w:div w:id="1829011276">
      <w:bodyDiv w:val="1"/>
      <w:marLeft w:val="0"/>
      <w:marRight w:val="0"/>
      <w:marTop w:val="0"/>
      <w:marBottom w:val="0"/>
      <w:divBdr>
        <w:top w:val="none" w:sz="0" w:space="0" w:color="auto"/>
        <w:left w:val="none" w:sz="0" w:space="0" w:color="auto"/>
        <w:bottom w:val="none" w:sz="0" w:space="0" w:color="auto"/>
        <w:right w:val="none" w:sz="0" w:space="0" w:color="auto"/>
      </w:divBdr>
    </w:div>
    <w:div w:id="1830553797">
      <w:bodyDiv w:val="1"/>
      <w:marLeft w:val="0"/>
      <w:marRight w:val="0"/>
      <w:marTop w:val="0"/>
      <w:marBottom w:val="0"/>
      <w:divBdr>
        <w:top w:val="none" w:sz="0" w:space="0" w:color="auto"/>
        <w:left w:val="none" w:sz="0" w:space="0" w:color="auto"/>
        <w:bottom w:val="none" w:sz="0" w:space="0" w:color="auto"/>
        <w:right w:val="none" w:sz="0" w:space="0" w:color="auto"/>
      </w:divBdr>
    </w:div>
    <w:div w:id="1830756260">
      <w:bodyDiv w:val="1"/>
      <w:marLeft w:val="0"/>
      <w:marRight w:val="0"/>
      <w:marTop w:val="0"/>
      <w:marBottom w:val="0"/>
      <w:divBdr>
        <w:top w:val="none" w:sz="0" w:space="0" w:color="auto"/>
        <w:left w:val="none" w:sz="0" w:space="0" w:color="auto"/>
        <w:bottom w:val="none" w:sz="0" w:space="0" w:color="auto"/>
        <w:right w:val="none" w:sz="0" w:space="0" w:color="auto"/>
      </w:divBdr>
    </w:div>
    <w:div w:id="1831872933">
      <w:bodyDiv w:val="1"/>
      <w:marLeft w:val="0"/>
      <w:marRight w:val="0"/>
      <w:marTop w:val="0"/>
      <w:marBottom w:val="0"/>
      <w:divBdr>
        <w:top w:val="none" w:sz="0" w:space="0" w:color="auto"/>
        <w:left w:val="none" w:sz="0" w:space="0" w:color="auto"/>
        <w:bottom w:val="none" w:sz="0" w:space="0" w:color="auto"/>
        <w:right w:val="none" w:sz="0" w:space="0" w:color="auto"/>
      </w:divBdr>
    </w:div>
    <w:div w:id="1832479925">
      <w:bodyDiv w:val="1"/>
      <w:marLeft w:val="0"/>
      <w:marRight w:val="0"/>
      <w:marTop w:val="0"/>
      <w:marBottom w:val="0"/>
      <w:divBdr>
        <w:top w:val="none" w:sz="0" w:space="0" w:color="auto"/>
        <w:left w:val="none" w:sz="0" w:space="0" w:color="auto"/>
        <w:bottom w:val="none" w:sz="0" w:space="0" w:color="auto"/>
        <w:right w:val="none" w:sz="0" w:space="0" w:color="auto"/>
      </w:divBdr>
    </w:div>
    <w:div w:id="1832522714">
      <w:bodyDiv w:val="1"/>
      <w:marLeft w:val="0"/>
      <w:marRight w:val="0"/>
      <w:marTop w:val="0"/>
      <w:marBottom w:val="0"/>
      <w:divBdr>
        <w:top w:val="none" w:sz="0" w:space="0" w:color="auto"/>
        <w:left w:val="none" w:sz="0" w:space="0" w:color="auto"/>
        <w:bottom w:val="none" w:sz="0" w:space="0" w:color="auto"/>
        <w:right w:val="none" w:sz="0" w:space="0" w:color="auto"/>
      </w:divBdr>
    </w:div>
    <w:div w:id="1832525524">
      <w:bodyDiv w:val="1"/>
      <w:marLeft w:val="0"/>
      <w:marRight w:val="0"/>
      <w:marTop w:val="0"/>
      <w:marBottom w:val="0"/>
      <w:divBdr>
        <w:top w:val="none" w:sz="0" w:space="0" w:color="auto"/>
        <w:left w:val="none" w:sz="0" w:space="0" w:color="auto"/>
        <w:bottom w:val="none" w:sz="0" w:space="0" w:color="auto"/>
        <w:right w:val="none" w:sz="0" w:space="0" w:color="auto"/>
      </w:divBdr>
    </w:div>
    <w:div w:id="1832797300">
      <w:bodyDiv w:val="1"/>
      <w:marLeft w:val="0"/>
      <w:marRight w:val="0"/>
      <w:marTop w:val="0"/>
      <w:marBottom w:val="0"/>
      <w:divBdr>
        <w:top w:val="none" w:sz="0" w:space="0" w:color="auto"/>
        <w:left w:val="none" w:sz="0" w:space="0" w:color="auto"/>
        <w:bottom w:val="none" w:sz="0" w:space="0" w:color="auto"/>
        <w:right w:val="none" w:sz="0" w:space="0" w:color="auto"/>
      </w:divBdr>
    </w:div>
    <w:div w:id="1833570823">
      <w:bodyDiv w:val="1"/>
      <w:marLeft w:val="0"/>
      <w:marRight w:val="0"/>
      <w:marTop w:val="0"/>
      <w:marBottom w:val="0"/>
      <w:divBdr>
        <w:top w:val="none" w:sz="0" w:space="0" w:color="auto"/>
        <w:left w:val="none" w:sz="0" w:space="0" w:color="auto"/>
        <w:bottom w:val="none" w:sz="0" w:space="0" w:color="auto"/>
        <w:right w:val="none" w:sz="0" w:space="0" w:color="auto"/>
      </w:divBdr>
    </w:div>
    <w:div w:id="1833595581">
      <w:bodyDiv w:val="1"/>
      <w:marLeft w:val="0"/>
      <w:marRight w:val="0"/>
      <w:marTop w:val="0"/>
      <w:marBottom w:val="0"/>
      <w:divBdr>
        <w:top w:val="none" w:sz="0" w:space="0" w:color="auto"/>
        <w:left w:val="none" w:sz="0" w:space="0" w:color="auto"/>
        <w:bottom w:val="none" w:sz="0" w:space="0" w:color="auto"/>
        <w:right w:val="none" w:sz="0" w:space="0" w:color="auto"/>
      </w:divBdr>
    </w:div>
    <w:div w:id="1834489835">
      <w:bodyDiv w:val="1"/>
      <w:marLeft w:val="0"/>
      <w:marRight w:val="0"/>
      <w:marTop w:val="0"/>
      <w:marBottom w:val="0"/>
      <w:divBdr>
        <w:top w:val="none" w:sz="0" w:space="0" w:color="auto"/>
        <w:left w:val="none" w:sz="0" w:space="0" w:color="auto"/>
        <w:bottom w:val="none" w:sz="0" w:space="0" w:color="auto"/>
        <w:right w:val="none" w:sz="0" w:space="0" w:color="auto"/>
      </w:divBdr>
    </w:div>
    <w:div w:id="1834681101">
      <w:bodyDiv w:val="1"/>
      <w:marLeft w:val="0"/>
      <w:marRight w:val="0"/>
      <w:marTop w:val="0"/>
      <w:marBottom w:val="0"/>
      <w:divBdr>
        <w:top w:val="none" w:sz="0" w:space="0" w:color="auto"/>
        <w:left w:val="none" w:sz="0" w:space="0" w:color="auto"/>
        <w:bottom w:val="none" w:sz="0" w:space="0" w:color="auto"/>
        <w:right w:val="none" w:sz="0" w:space="0" w:color="auto"/>
      </w:divBdr>
    </w:div>
    <w:div w:id="1834755068">
      <w:bodyDiv w:val="1"/>
      <w:marLeft w:val="0"/>
      <w:marRight w:val="0"/>
      <w:marTop w:val="0"/>
      <w:marBottom w:val="0"/>
      <w:divBdr>
        <w:top w:val="none" w:sz="0" w:space="0" w:color="auto"/>
        <w:left w:val="none" w:sz="0" w:space="0" w:color="auto"/>
        <w:bottom w:val="none" w:sz="0" w:space="0" w:color="auto"/>
        <w:right w:val="none" w:sz="0" w:space="0" w:color="auto"/>
      </w:divBdr>
    </w:div>
    <w:div w:id="1834907116">
      <w:bodyDiv w:val="1"/>
      <w:marLeft w:val="0"/>
      <w:marRight w:val="0"/>
      <w:marTop w:val="0"/>
      <w:marBottom w:val="0"/>
      <w:divBdr>
        <w:top w:val="none" w:sz="0" w:space="0" w:color="auto"/>
        <w:left w:val="none" w:sz="0" w:space="0" w:color="auto"/>
        <w:bottom w:val="none" w:sz="0" w:space="0" w:color="auto"/>
        <w:right w:val="none" w:sz="0" w:space="0" w:color="auto"/>
      </w:divBdr>
    </w:div>
    <w:div w:id="1834907622">
      <w:bodyDiv w:val="1"/>
      <w:marLeft w:val="0"/>
      <w:marRight w:val="0"/>
      <w:marTop w:val="0"/>
      <w:marBottom w:val="0"/>
      <w:divBdr>
        <w:top w:val="none" w:sz="0" w:space="0" w:color="auto"/>
        <w:left w:val="none" w:sz="0" w:space="0" w:color="auto"/>
        <w:bottom w:val="none" w:sz="0" w:space="0" w:color="auto"/>
        <w:right w:val="none" w:sz="0" w:space="0" w:color="auto"/>
      </w:divBdr>
    </w:div>
    <w:div w:id="1835678953">
      <w:bodyDiv w:val="1"/>
      <w:marLeft w:val="0"/>
      <w:marRight w:val="0"/>
      <w:marTop w:val="0"/>
      <w:marBottom w:val="0"/>
      <w:divBdr>
        <w:top w:val="none" w:sz="0" w:space="0" w:color="auto"/>
        <w:left w:val="none" w:sz="0" w:space="0" w:color="auto"/>
        <w:bottom w:val="none" w:sz="0" w:space="0" w:color="auto"/>
        <w:right w:val="none" w:sz="0" w:space="0" w:color="auto"/>
      </w:divBdr>
    </w:div>
    <w:div w:id="1835804177">
      <w:bodyDiv w:val="1"/>
      <w:marLeft w:val="0"/>
      <w:marRight w:val="0"/>
      <w:marTop w:val="0"/>
      <w:marBottom w:val="0"/>
      <w:divBdr>
        <w:top w:val="none" w:sz="0" w:space="0" w:color="auto"/>
        <w:left w:val="none" w:sz="0" w:space="0" w:color="auto"/>
        <w:bottom w:val="none" w:sz="0" w:space="0" w:color="auto"/>
        <w:right w:val="none" w:sz="0" w:space="0" w:color="auto"/>
      </w:divBdr>
    </w:div>
    <w:div w:id="1835993480">
      <w:bodyDiv w:val="1"/>
      <w:marLeft w:val="0"/>
      <w:marRight w:val="0"/>
      <w:marTop w:val="0"/>
      <w:marBottom w:val="0"/>
      <w:divBdr>
        <w:top w:val="none" w:sz="0" w:space="0" w:color="auto"/>
        <w:left w:val="none" w:sz="0" w:space="0" w:color="auto"/>
        <w:bottom w:val="none" w:sz="0" w:space="0" w:color="auto"/>
        <w:right w:val="none" w:sz="0" w:space="0" w:color="auto"/>
      </w:divBdr>
    </w:div>
    <w:div w:id="1835995459">
      <w:bodyDiv w:val="1"/>
      <w:marLeft w:val="0"/>
      <w:marRight w:val="0"/>
      <w:marTop w:val="0"/>
      <w:marBottom w:val="0"/>
      <w:divBdr>
        <w:top w:val="none" w:sz="0" w:space="0" w:color="auto"/>
        <w:left w:val="none" w:sz="0" w:space="0" w:color="auto"/>
        <w:bottom w:val="none" w:sz="0" w:space="0" w:color="auto"/>
        <w:right w:val="none" w:sz="0" w:space="0" w:color="auto"/>
      </w:divBdr>
    </w:div>
    <w:div w:id="1836190772">
      <w:bodyDiv w:val="1"/>
      <w:marLeft w:val="0"/>
      <w:marRight w:val="0"/>
      <w:marTop w:val="0"/>
      <w:marBottom w:val="0"/>
      <w:divBdr>
        <w:top w:val="none" w:sz="0" w:space="0" w:color="auto"/>
        <w:left w:val="none" w:sz="0" w:space="0" w:color="auto"/>
        <w:bottom w:val="none" w:sz="0" w:space="0" w:color="auto"/>
        <w:right w:val="none" w:sz="0" w:space="0" w:color="auto"/>
      </w:divBdr>
    </w:div>
    <w:div w:id="1836649652">
      <w:bodyDiv w:val="1"/>
      <w:marLeft w:val="0"/>
      <w:marRight w:val="0"/>
      <w:marTop w:val="0"/>
      <w:marBottom w:val="0"/>
      <w:divBdr>
        <w:top w:val="none" w:sz="0" w:space="0" w:color="auto"/>
        <w:left w:val="none" w:sz="0" w:space="0" w:color="auto"/>
        <w:bottom w:val="none" w:sz="0" w:space="0" w:color="auto"/>
        <w:right w:val="none" w:sz="0" w:space="0" w:color="auto"/>
      </w:divBdr>
    </w:div>
    <w:div w:id="1837501321">
      <w:bodyDiv w:val="1"/>
      <w:marLeft w:val="0"/>
      <w:marRight w:val="0"/>
      <w:marTop w:val="0"/>
      <w:marBottom w:val="0"/>
      <w:divBdr>
        <w:top w:val="none" w:sz="0" w:space="0" w:color="auto"/>
        <w:left w:val="none" w:sz="0" w:space="0" w:color="auto"/>
        <w:bottom w:val="none" w:sz="0" w:space="0" w:color="auto"/>
        <w:right w:val="none" w:sz="0" w:space="0" w:color="auto"/>
      </w:divBdr>
    </w:div>
    <w:div w:id="1839535868">
      <w:bodyDiv w:val="1"/>
      <w:marLeft w:val="0"/>
      <w:marRight w:val="0"/>
      <w:marTop w:val="0"/>
      <w:marBottom w:val="0"/>
      <w:divBdr>
        <w:top w:val="none" w:sz="0" w:space="0" w:color="auto"/>
        <w:left w:val="none" w:sz="0" w:space="0" w:color="auto"/>
        <w:bottom w:val="none" w:sz="0" w:space="0" w:color="auto"/>
        <w:right w:val="none" w:sz="0" w:space="0" w:color="auto"/>
      </w:divBdr>
    </w:div>
    <w:div w:id="1841192070">
      <w:bodyDiv w:val="1"/>
      <w:marLeft w:val="0"/>
      <w:marRight w:val="0"/>
      <w:marTop w:val="0"/>
      <w:marBottom w:val="0"/>
      <w:divBdr>
        <w:top w:val="none" w:sz="0" w:space="0" w:color="auto"/>
        <w:left w:val="none" w:sz="0" w:space="0" w:color="auto"/>
        <w:bottom w:val="none" w:sz="0" w:space="0" w:color="auto"/>
        <w:right w:val="none" w:sz="0" w:space="0" w:color="auto"/>
      </w:divBdr>
    </w:div>
    <w:div w:id="1842816212">
      <w:bodyDiv w:val="1"/>
      <w:marLeft w:val="0"/>
      <w:marRight w:val="0"/>
      <w:marTop w:val="0"/>
      <w:marBottom w:val="0"/>
      <w:divBdr>
        <w:top w:val="none" w:sz="0" w:space="0" w:color="auto"/>
        <w:left w:val="none" w:sz="0" w:space="0" w:color="auto"/>
        <w:bottom w:val="none" w:sz="0" w:space="0" w:color="auto"/>
        <w:right w:val="none" w:sz="0" w:space="0" w:color="auto"/>
      </w:divBdr>
    </w:div>
    <w:div w:id="1843427742">
      <w:bodyDiv w:val="1"/>
      <w:marLeft w:val="0"/>
      <w:marRight w:val="0"/>
      <w:marTop w:val="0"/>
      <w:marBottom w:val="0"/>
      <w:divBdr>
        <w:top w:val="none" w:sz="0" w:space="0" w:color="auto"/>
        <w:left w:val="none" w:sz="0" w:space="0" w:color="auto"/>
        <w:bottom w:val="none" w:sz="0" w:space="0" w:color="auto"/>
        <w:right w:val="none" w:sz="0" w:space="0" w:color="auto"/>
      </w:divBdr>
    </w:div>
    <w:div w:id="1843617464">
      <w:bodyDiv w:val="1"/>
      <w:marLeft w:val="0"/>
      <w:marRight w:val="0"/>
      <w:marTop w:val="0"/>
      <w:marBottom w:val="0"/>
      <w:divBdr>
        <w:top w:val="none" w:sz="0" w:space="0" w:color="auto"/>
        <w:left w:val="none" w:sz="0" w:space="0" w:color="auto"/>
        <w:bottom w:val="none" w:sz="0" w:space="0" w:color="auto"/>
        <w:right w:val="none" w:sz="0" w:space="0" w:color="auto"/>
      </w:divBdr>
    </w:div>
    <w:div w:id="1844852082">
      <w:bodyDiv w:val="1"/>
      <w:marLeft w:val="0"/>
      <w:marRight w:val="0"/>
      <w:marTop w:val="0"/>
      <w:marBottom w:val="0"/>
      <w:divBdr>
        <w:top w:val="none" w:sz="0" w:space="0" w:color="auto"/>
        <w:left w:val="none" w:sz="0" w:space="0" w:color="auto"/>
        <w:bottom w:val="none" w:sz="0" w:space="0" w:color="auto"/>
        <w:right w:val="none" w:sz="0" w:space="0" w:color="auto"/>
      </w:divBdr>
    </w:div>
    <w:div w:id="1847016614">
      <w:bodyDiv w:val="1"/>
      <w:marLeft w:val="0"/>
      <w:marRight w:val="0"/>
      <w:marTop w:val="0"/>
      <w:marBottom w:val="0"/>
      <w:divBdr>
        <w:top w:val="none" w:sz="0" w:space="0" w:color="auto"/>
        <w:left w:val="none" w:sz="0" w:space="0" w:color="auto"/>
        <w:bottom w:val="none" w:sz="0" w:space="0" w:color="auto"/>
        <w:right w:val="none" w:sz="0" w:space="0" w:color="auto"/>
      </w:divBdr>
    </w:div>
    <w:div w:id="1847397089">
      <w:bodyDiv w:val="1"/>
      <w:marLeft w:val="0"/>
      <w:marRight w:val="0"/>
      <w:marTop w:val="0"/>
      <w:marBottom w:val="0"/>
      <w:divBdr>
        <w:top w:val="none" w:sz="0" w:space="0" w:color="auto"/>
        <w:left w:val="none" w:sz="0" w:space="0" w:color="auto"/>
        <w:bottom w:val="none" w:sz="0" w:space="0" w:color="auto"/>
        <w:right w:val="none" w:sz="0" w:space="0" w:color="auto"/>
      </w:divBdr>
    </w:div>
    <w:div w:id="1847399645">
      <w:bodyDiv w:val="1"/>
      <w:marLeft w:val="0"/>
      <w:marRight w:val="0"/>
      <w:marTop w:val="0"/>
      <w:marBottom w:val="0"/>
      <w:divBdr>
        <w:top w:val="none" w:sz="0" w:space="0" w:color="auto"/>
        <w:left w:val="none" w:sz="0" w:space="0" w:color="auto"/>
        <w:bottom w:val="none" w:sz="0" w:space="0" w:color="auto"/>
        <w:right w:val="none" w:sz="0" w:space="0" w:color="auto"/>
      </w:divBdr>
    </w:div>
    <w:div w:id="1847551031">
      <w:bodyDiv w:val="1"/>
      <w:marLeft w:val="0"/>
      <w:marRight w:val="0"/>
      <w:marTop w:val="0"/>
      <w:marBottom w:val="0"/>
      <w:divBdr>
        <w:top w:val="none" w:sz="0" w:space="0" w:color="auto"/>
        <w:left w:val="none" w:sz="0" w:space="0" w:color="auto"/>
        <w:bottom w:val="none" w:sz="0" w:space="0" w:color="auto"/>
        <w:right w:val="none" w:sz="0" w:space="0" w:color="auto"/>
      </w:divBdr>
    </w:div>
    <w:div w:id="1848405769">
      <w:bodyDiv w:val="1"/>
      <w:marLeft w:val="0"/>
      <w:marRight w:val="0"/>
      <w:marTop w:val="0"/>
      <w:marBottom w:val="0"/>
      <w:divBdr>
        <w:top w:val="none" w:sz="0" w:space="0" w:color="auto"/>
        <w:left w:val="none" w:sz="0" w:space="0" w:color="auto"/>
        <w:bottom w:val="none" w:sz="0" w:space="0" w:color="auto"/>
        <w:right w:val="none" w:sz="0" w:space="0" w:color="auto"/>
      </w:divBdr>
    </w:div>
    <w:div w:id="1849173562">
      <w:bodyDiv w:val="1"/>
      <w:marLeft w:val="0"/>
      <w:marRight w:val="0"/>
      <w:marTop w:val="0"/>
      <w:marBottom w:val="0"/>
      <w:divBdr>
        <w:top w:val="none" w:sz="0" w:space="0" w:color="auto"/>
        <w:left w:val="none" w:sz="0" w:space="0" w:color="auto"/>
        <w:bottom w:val="none" w:sz="0" w:space="0" w:color="auto"/>
        <w:right w:val="none" w:sz="0" w:space="0" w:color="auto"/>
      </w:divBdr>
    </w:div>
    <w:div w:id="1849251431">
      <w:bodyDiv w:val="1"/>
      <w:marLeft w:val="0"/>
      <w:marRight w:val="0"/>
      <w:marTop w:val="0"/>
      <w:marBottom w:val="0"/>
      <w:divBdr>
        <w:top w:val="none" w:sz="0" w:space="0" w:color="auto"/>
        <w:left w:val="none" w:sz="0" w:space="0" w:color="auto"/>
        <w:bottom w:val="none" w:sz="0" w:space="0" w:color="auto"/>
        <w:right w:val="none" w:sz="0" w:space="0" w:color="auto"/>
      </w:divBdr>
    </w:div>
    <w:div w:id="1849709640">
      <w:bodyDiv w:val="1"/>
      <w:marLeft w:val="0"/>
      <w:marRight w:val="0"/>
      <w:marTop w:val="0"/>
      <w:marBottom w:val="0"/>
      <w:divBdr>
        <w:top w:val="none" w:sz="0" w:space="0" w:color="auto"/>
        <w:left w:val="none" w:sz="0" w:space="0" w:color="auto"/>
        <w:bottom w:val="none" w:sz="0" w:space="0" w:color="auto"/>
        <w:right w:val="none" w:sz="0" w:space="0" w:color="auto"/>
      </w:divBdr>
    </w:div>
    <w:div w:id="1850410165">
      <w:bodyDiv w:val="1"/>
      <w:marLeft w:val="0"/>
      <w:marRight w:val="0"/>
      <w:marTop w:val="0"/>
      <w:marBottom w:val="0"/>
      <w:divBdr>
        <w:top w:val="none" w:sz="0" w:space="0" w:color="auto"/>
        <w:left w:val="none" w:sz="0" w:space="0" w:color="auto"/>
        <w:bottom w:val="none" w:sz="0" w:space="0" w:color="auto"/>
        <w:right w:val="none" w:sz="0" w:space="0" w:color="auto"/>
      </w:divBdr>
    </w:div>
    <w:div w:id="1850942257">
      <w:bodyDiv w:val="1"/>
      <w:marLeft w:val="0"/>
      <w:marRight w:val="0"/>
      <w:marTop w:val="0"/>
      <w:marBottom w:val="0"/>
      <w:divBdr>
        <w:top w:val="none" w:sz="0" w:space="0" w:color="auto"/>
        <w:left w:val="none" w:sz="0" w:space="0" w:color="auto"/>
        <w:bottom w:val="none" w:sz="0" w:space="0" w:color="auto"/>
        <w:right w:val="none" w:sz="0" w:space="0" w:color="auto"/>
      </w:divBdr>
    </w:div>
    <w:div w:id="1851211315">
      <w:bodyDiv w:val="1"/>
      <w:marLeft w:val="0"/>
      <w:marRight w:val="0"/>
      <w:marTop w:val="0"/>
      <w:marBottom w:val="0"/>
      <w:divBdr>
        <w:top w:val="none" w:sz="0" w:space="0" w:color="auto"/>
        <w:left w:val="none" w:sz="0" w:space="0" w:color="auto"/>
        <w:bottom w:val="none" w:sz="0" w:space="0" w:color="auto"/>
        <w:right w:val="none" w:sz="0" w:space="0" w:color="auto"/>
      </w:divBdr>
    </w:div>
    <w:div w:id="1852450841">
      <w:bodyDiv w:val="1"/>
      <w:marLeft w:val="0"/>
      <w:marRight w:val="0"/>
      <w:marTop w:val="0"/>
      <w:marBottom w:val="0"/>
      <w:divBdr>
        <w:top w:val="none" w:sz="0" w:space="0" w:color="auto"/>
        <w:left w:val="none" w:sz="0" w:space="0" w:color="auto"/>
        <w:bottom w:val="none" w:sz="0" w:space="0" w:color="auto"/>
        <w:right w:val="none" w:sz="0" w:space="0" w:color="auto"/>
      </w:divBdr>
    </w:div>
    <w:div w:id="1852573021">
      <w:bodyDiv w:val="1"/>
      <w:marLeft w:val="0"/>
      <w:marRight w:val="0"/>
      <w:marTop w:val="0"/>
      <w:marBottom w:val="0"/>
      <w:divBdr>
        <w:top w:val="none" w:sz="0" w:space="0" w:color="auto"/>
        <w:left w:val="none" w:sz="0" w:space="0" w:color="auto"/>
        <w:bottom w:val="none" w:sz="0" w:space="0" w:color="auto"/>
        <w:right w:val="none" w:sz="0" w:space="0" w:color="auto"/>
      </w:divBdr>
    </w:div>
    <w:div w:id="1852596844">
      <w:bodyDiv w:val="1"/>
      <w:marLeft w:val="0"/>
      <w:marRight w:val="0"/>
      <w:marTop w:val="0"/>
      <w:marBottom w:val="0"/>
      <w:divBdr>
        <w:top w:val="none" w:sz="0" w:space="0" w:color="auto"/>
        <w:left w:val="none" w:sz="0" w:space="0" w:color="auto"/>
        <w:bottom w:val="none" w:sz="0" w:space="0" w:color="auto"/>
        <w:right w:val="none" w:sz="0" w:space="0" w:color="auto"/>
      </w:divBdr>
    </w:div>
    <w:div w:id="1852793501">
      <w:bodyDiv w:val="1"/>
      <w:marLeft w:val="0"/>
      <w:marRight w:val="0"/>
      <w:marTop w:val="0"/>
      <w:marBottom w:val="0"/>
      <w:divBdr>
        <w:top w:val="none" w:sz="0" w:space="0" w:color="auto"/>
        <w:left w:val="none" w:sz="0" w:space="0" w:color="auto"/>
        <w:bottom w:val="none" w:sz="0" w:space="0" w:color="auto"/>
        <w:right w:val="none" w:sz="0" w:space="0" w:color="auto"/>
      </w:divBdr>
    </w:div>
    <w:div w:id="1852910698">
      <w:bodyDiv w:val="1"/>
      <w:marLeft w:val="0"/>
      <w:marRight w:val="0"/>
      <w:marTop w:val="0"/>
      <w:marBottom w:val="0"/>
      <w:divBdr>
        <w:top w:val="none" w:sz="0" w:space="0" w:color="auto"/>
        <w:left w:val="none" w:sz="0" w:space="0" w:color="auto"/>
        <w:bottom w:val="none" w:sz="0" w:space="0" w:color="auto"/>
        <w:right w:val="none" w:sz="0" w:space="0" w:color="auto"/>
      </w:divBdr>
    </w:div>
    <w:div w:id="1853563659">
      <w:bodyDiv w:val="1"/>
      <w:marLeft w:val="0"/>
      <w:marRight w:val="0"/>
      <w:marTop w:val="0"/>
      <w:marBottom w:val="0"/>
      <w:divBdr>
        <w:top w:val="none" w:sz="0" w:space="0" w:color="auto"/>
        <w:left w:val="none" w:sz="0" w:space="0" w:color="auto"/>
        <w:bottom w:val="none" w:sz="0" w:space="0" w:color="auto"/>
        <w:right w:val="none" w:sz="0" w:space="0" w:color="auto"/>
      </w:divBdr>
    </w:div>
    <w:div w:id="1853759264">
      <w:bodyDiv w:val="1"/>
      <w:marLeft w:val="0"/>
      <w:marRight w:val="0"/>
      <w:marTop w:val="0"/>
      <w:marBottom w:val="0"/>
      <w:divBdr>
        <w:top w:val="none" w:sz="0" w:space="0" w:color="auto"/>
        <w:left w:val="none" w:sz="0" w:space="0" w:color="auto"/>
        <w:bottom w:val="none" w:sz="0" w:space="0" w:color="auto"/>
        <w:right w:val="none" w:sz="0" w:space="0" w:color="auto"/>
      </w:divBdr>
    </w:div>
    <w:div w:id="1857690390">
      <w:bodyDiv w:val="1"/>
      <w:marLeft w:val="0"/>
      <w:marRight w:val="0"/>
      <w:marTop w:val="0"/>
      <w:marBottom w:val="0"/>
      <w:divBdr>
        <w:top w:val="none" w:sz="0" w:space="0" w:color="auto"/>
        <w:left w:val="none" w:sz="0" w:space="0" w:color="auto"/>
        <w:bottom w:val="none" w:sz="0" w:space="0" w:color="auto"/>
        <w:right w:val="none" w:sz="0" w:space="0" w:color="auto"/>
      </w:divBdr>
    </w:div>
    <w:div w:id="1857764579">
      <w:bodyDiv w:val="1"/>
      <w:marLeft w:val="0"/>
      <w:marRight w:val="0"/>
      <w:marTop w:val="0"/>
      <w:marBottom w:val="0"/>
      <w:divBdr>
        <w:top w:val="none" w:sz="0" w:space="0" w:color="auto"/>
        <w:left w:val="none" w:sz="0" w:space="0" w:color="auto"/>
        <w:bottom w:val="none" w:sz="0" w:space="0" w:color="auto"/>
        <w:right w:val="none" w:sz="0" w:space="0" w:color="auto"/>
      </w:divBdr>
    </w:div>
    <w:div w:id="1859998634">
      <w:bodyDiv w:val="1"/>
      <w:marLeft w:val="0"/>
      <w:marRight w:val="0"/>
      <w:marTop w:val="0"/>
      <w:marBottom w:val="0"/>
      <w:divBdr>
        <w:top w:val="none" w:sz="0" w:space="0" w:color="auto"/>
        <w:left w:val="none" w:sz="0" w:space="0" w:color="auto"/>
        <w:bottom w:val="none" w:sz="0" w:space="0" w:color="auto"/>
        <w:right w:val="none" w:sz="0" w:space="0" w:color="auto"/>
      </w:divBdr>
    </w:div>
    <w:div w:id="1860389071">
      <w:bodyDiv w:val="1"/>
      <w:marLeft w:val="0"/>
      <w:marRight w:val="0"/>
      <w:marTop w:val="0"/>
      <w:marBottom w:val="0"/>
      <w:divBdr>
        <w:top w:val="none" w:sz="0" w:space="0" w:color="auto"/>
        <w:left w:val="none" w:sz="0" w:space="0" w:color="auto"/>
        <w:bottom w:val="none" w:sz="0" w:space="0" w:color="auto"/>
        <w:right w:val="none" w:sz="0" w:space="0" w:color="auto"/>
      </w:divBdr>
    </w:div>
    <w:div w:id="1860657473">
      <w:bodyDiv w:val="1"/>
      <w:marLeft w:val="0"/>
      <w:marRight w:val="0"/>
      <w:marTop w:val="0"/>
      <w:marBottom w:val="0"/>
      <w:divBdr>
        <w:top w:val="none" w:sz="0" w:space="0" w:color="auto"/>
        <w:left w:val="none" w:sz="0" w:space="0" w:color="auto"/>
        <w:bottom w:val="none" w:sz="0" w:space="0" w:color="auto"/>
        <w:right w:val="none" w:sz="0" w:space="0" w:color="auto"/>
      </w:divBdr>
    </w:div>
    <w:div w:id="1861164730">
      <w:bodyDiv w:val="1"/>
      <w:marLeft w:val="0"/>
      <w:marRight w:val="0"/>
      <w:marTop w:val="0"/>
      <w:marBottom w:val="0"/>
      <w:divBdr>
        <w:top w:val="none" w:sz="0" w:space="0" w:color="auto"/>
        <w:left w:val="none" w:sz="0" w:space="0" w:color="auto"/>
        <w:bottom w:val="none" w:sz="0" w:space="0" w:color="auto"/>
        <w:right w:val="none" w:sz="0" w:space="0" w:color="auto"/>
      </w:divBdr>
    </w:div>
    <w:div w:id="1861503269">
      <w:bodyDiv w:val="1"/>
      <w:marLeft w:val="0"/>
      <w:marRight w:val="0"/>
      <w:marTop w:val="0"/>
      <w:marBottom w:val="0"/>
      <w:divBdr>
        <w:top w:val="none" w:sz="0" w:space="0" w:color="auto"/>
        <w:left w:val="none" w:sz="0" w:space="0" w:color="auto"/>
        <w:bottom w:val="none" w:sz="0" w:space="0" w:color="auto"/>
        <w:right w:val="none" w:sz="0" w:space="0" w:color="auto"/>
      </w:divBdr>
    </w:div>
    <w:div w:id="1861964364">
      <w:bodyDiv w:val="1"/>
      <w:marLeft w:val="0"/>
      <w:marRight w:val="0"/>
      <w:marTop w:val="0"/>
      <w:marBottom w:val="0"/>
      <w:divBdr>
        <w:top w:val="none" w:sz="0" w:space="0" w:color="auto"/>
        <w:left w:val="none" w:sz="0" w:space="0" w:color="auto"/>
        <w:bottom w:val="none" w:sz="0" w:space="0" w:color="auto"/>
        <w:right w:val="none" w:sz="0" w:space="0" w:color="auto"/>
      </w:divBdr>
    </w:div>
    <w:div w:id="1863085121">
      <w:bodyDiv w:val="1"/>
      <w:marLeft w:val="0"/>
      <w:marRight w:val="0"/>
      <w:marTop w:val="0"/>
      <w:marBottom w:val="0"/>
      <w:divBdr>
        <w:top w:val="none" w:sz="0" w:space="0" w:color="auto"/>
        <w:left w:val="none" w:sz="0" w:space="0" w:color="auto"/>
        <w:bottom w:val="none" w:sz="0" w:space="0" w:color="auto"/>
        <w:right w:val="none" w:sz="0" w:space="0" w:color="auto"/>
      </w:divBdr>
    </w:div>
    <w:div w:id="1863280819">
      <w:bodyDiv w:val="1"/>
      <w:marLeft w:val="0"/>
      <w:marRight w:val="0"/>
      <w:marTop w:val="0"/>
      <w:marBottom w:val="0"/>
      <w:divBdr>
        <w:top w:val="none" w:sz="0" w:space="0" w:color="auto"/>
        <w:left w:val="none" w:sz="0" w:space="0" w:color="auto"/>
        <w:bottom w:val="none" w:sz="0" w:space="0" w:color="auto"/>
        <w:right w:val="none" w:sz="0" w:space="0" w:color="auto"/>
      </w:divBdr>
    </w:div>
    <w:div w:id="1864128728">
      <w:bodyDiv w:val="1"/>
      <w:marLeft w:val="0"/>
      <w:marRight w:val="0"/>
      <w:marTop w:val="0"/>
      <w:marBottom w:val="0"/>
      <w:divBdr>
        <w:top w:val="none" w:sz="0" w:space="0" w:color="auto"/>
        <w:left w:val="none" w:sz="0" w:space="0" w:color="auto"/>
        <w:bottom w:val="none" w:sz="0" w:space="0" w:color="auto"/>
        <w:right w:val="none" w:sz="0" w:space="0" w:color="auto"/>
      </w:divBdr>
    </w:div>
    <w:div w:id="1866092160">
      <w:bodyDiv w:val="1"/>
      <w:marLeft w:val="0"/>
      <w:marRight w:val="0"/>
      <w:marTop w:val="0"/>
      <w:marBottom w:val="0"/>
      <w:divBdr>
        <w:top w:val="none" w:sz="0" w:space="0" w:color="auto"/>
        <w:left w:val="none" w:sz="0" w:space="0" w:color="auto"/>
        <w:bottom w:val="none" w:sz="0" w:space="0" w:color="auto"/>
        <w:right w:val="none" w:sz="0" w:space="0" w:color="auto"/>
      </w:divBdr>
    </w:div>
    <w:div w:id="1866550742">
      <w:bodyDiv w:val="1"/>
      <w:marLeft w:val="0"/>
      <w:marRight w:val="0"/>
      <w:marTop w:val="0"/>
      <w:marBottom w:val="0"/>
      <w:divBdr>
        <w:top w:val="none" w:sz="0" w:space="0" w:color="auto"/>
        <w:left w:val="none" w:sz="0" w:space="0" w:color="auto"/>
        <w:bottom w:val="none" w:sz="0" w:space="0" w:color="auto"/>
        <w:right w:val="none" w:sz="0" w:space="0" w:color="auto"/>
      </w:divBdr>
    </w:div>
    <w:div w:id="1866676886">
      <w:bodyDiv w:val="1"/>
      <w:marLeft w:val="0"/>
      <w:marRight w:val="0"/>
      <w:marTop w:val="0"/>
      <w:marBottom w:val="0"/>
      <w:divBdr>
        <w:top w:val="none" w:sz="0" w:space="0" w:color="auto"/>
        <w:left w:val="none" w:sz="0" w:space="0" w:color="auto"/>
        <w:bottom w:val="none" w:sz="0" w:space="0" w:color="auto"/>
        <w:right w:val="none" w:sz="0" w:space="0" w:color="auto"/>
      </w:divBdr>
    </w:div>
    <w:div w:id="1866823736">
      <w:bodyDiv w:val="1"/>
      <w:marLeft w:val="0"/>
      <w:marRight w:val="0"/>
      <w:marTop w:val="0"/>
      <w:marBottom w:val="0"/>
      <w:divBdr>
        <w:top w:val="none" w:sz="0" w:space="0" w:color="auto"/>
        <w:left w:val="none" w:sz="0" w:space="0" w:color="auto"/>
        <w:bottom w:val="none" w:sz="0" w:space="0" w:color="auto"/>
        <w:right w:val="none" w:sz="0" w:space="0" w:color="auto"/>
      </w:divBdr>
    </w:div>
    <w:div w:id="1866938564">
      <w:bodyDiv w:val="1"/>
      <w:marLeft w:val="0"/>
      <w:marRight w:val="0"/>
      <w:marTop w:val="0"/>
      <w:marBottom w:val="0"/>
      <w:divBdr>
        <w:top w:val="none" w:sz="0" w:space="0" w:color="auto"/>
        <w:left w:val="none" w:sz="0" w:space="0" w:color="auto"/>
        <w:bottom w:val="none" w:sz="0" w:space="0" w:color="auto"/>
        <w:right w:val="none" w:sz="0" w:space="0" w:color="auto"/>
      </w:divBdr>
    </w:div>
    <w:div w:id="1867793516">
      <w:bodyDiv w:val="1"/>
      <w:marLeft w:val="0"/>
      <w:marRight w:val="0"/>
      <w:marTop w:val="0"/>
      <w:marBottom w:val="0"/>
      <w:divBdr>
        <w:top w:val="none" w:sz="0" w:space="0" w:color="auto"/>
        <w:left w:val="none" w:sz="0" w:space="0" w:color="auto"/>
        <w:bottom w:val="none" w:sz="0" w:space="0" w:color="auto"/>
        <w:right w:val="none" w:sz="0" w:space="0" w:color="auto"/>
      </w:divBdr>
    </w:div>
    <w:div w:id="1867865124">
      <w:bodyDiv w:val="1"/>
      <w:marLeft w:val="0"/>
      <w:marRight w:val="0"/>
      <w:marTop w:val="0"/>
      <w:marBottom w:val="0"/>
      <w:divBdr>
        <w:top w:val="none" w:sz="0" w:space="0" w:color="auto"/>
        <w:left w:val="none" w:sz="0" w:space="0" w:color="auto"/>
        <w:bottom w:val="none" w:sz="0" w:space="0" w:color="auto"/>
        <w:right w:val="none" w:sz="0" w:space="0" w:color="auto"/>
      </w:divBdr>
    </w:div>
    <w:div w:id="1868986292">
      <w:bodyDiv w:val="1"/>
      <w:marLeft w:val="0"/>
      <w:marRight w:val="0"/>
      <w:marTop w:val="0"/>
      <w:marBottom w:val="0"/>
      <w:divBdr>
        <w:top w:val="none" w:sz="0" w:space="0" w:color="auto"/>
        <w:left w:val="none" w:sz="0" w:space="0" w:color="auto"/>
        <w:bottom w:val="none" w:sz="0" w:space="0" w:color="auto"/>
        <w:right w:val="none" w:sz="0" w:space="0" w:color="auto"/>
      </w:divBdr>
    </w:div>
    <w:div w:id="1869752459">
      <w:bodyDiv w:val="1"/>
      <w:marLeft w:val="0"/>
      <w:marRight w:val="0"/>
      <w:marTop w:val="0"/>
      <w:marBottom w:val="0"/>
      <w:divBdr>
        <w:top w:val="none" w:sz="0" w:space="0" w:color="auto"/>
        <w:left w:val="none" w:sz="0" w:space="0" w:color="auto"/>
        <w:bottom w:val="none" w:sz="0" w:space="0" w:color="auto"/>
        <w:right w:val="none" w:sz="0" w:space="0" w:color="auto"/>
      </w:divBdr>
    </w:div>
    <w:div w:id="1870606990">
      <w:bodyDiv w:val="1"/>
      <w:marLeft w:val="0"/>
      <w:marRight w:val="0"/>
      <w:marTop w:val="0"/>
      <w:marBottom w:val="0"/>
      <w:divBdr>
        <w:top w:val="none" w:sz="0" w:space="0" w:color="auto"/>
        <w:left w:val="none" w:sz="0" w:space="0" w:color="auto"/>
        <w:bottom w:val="none" w:sz="0" w:space="0" w:color="auto"/>
        <w:right w:val="none" w:sz="0" w:space="0" w:color="auto"/>
      </w:divBdr>
    </w:div>
    <w:div w:id="1871339048">
      <w:bodyDiv w:val="1"/>
      <w:marLeft w:val="0"/>
      <w:marRight w:val="0"/>
      <w:marTop w:val="0"/>
      <w:marBottom w:val="0"/>
      <w:divBdr>
        <w:top w:val="none" w:sz="0" w:space="0" w:color="auto"/>
        <w:left w:val="none" w:sz="0" w:space="0" w:color="auto"/>
        <w:bottom w:val="none" w:sz="0" w:space="0" w:color="auto"/>
        <w:right w:val="none" w:sz="0" w:space="0" w:color="auto"/>
      </w:divBdr>
    </w:div>
    <w:div w:id="1871793837">
      <w:bodyDiv w:val="1"/>
      <w:marLeft w:val="0"/>
      <w:marRight w:val="0"/>
      <w:marTop w:val="0"/>
      <w:marBottom w:val="0"/>
      <w:divBdr>
        <w:top w:val="none" w:sz="0" w:space="0" w:color="auto"/>
        <w:left w:val="none" w:sz="0" w:space="0" w:color="auto"/>
        <w:bottom w:val="none" w:sz="0" w:space="0" w:color="auto"/>
        <w:right w:val="none" w:sz="0" w:space="0" w:color="auto"/>
      </w:divBdr>
    </w:div>
    <w:div w:id="1871994931">
      <w:bodyDiv w:val="1"/>
      <w:marLeft w:val="0"/>
      <w:marRight w:val="0"/>
      <w:marTop w:val="0"/>
      <w:marBottom w:val="0"/>
      <w:divBdr>
        <w:top w:val="none" w:sz="0" w:space="0" w:color="auto"/>
        <w:left w:val="none" w:sz="0" w:space="0" w:color="auto"/>
        <w:bottom w:val="none" w:sz="0" w:space="0" w:color="auto"/>
        <w:right w:val="none" w:sz="0" w:space="0" w:color="auto"/>
      </w:divBdr>
    </w:div>
    <w:div w:id="1872062473">
      <w:bodyDiv w:val="1"/>
      <w:marLeft w:val="0"/>
      <w:marRight w:val="0"/>
      <w:marTop w:val="0"/>
      <w:marBottom w:val="0"/>
      <w:divBdr>
        <w:top w:val="none" w:sz="0" w:space="0" w:color="auto"/>
        <w:left w:val="none" w:sz="0" w:space="0" w:color="auto"/>
        <w:bottom w:val="none" w:sz="0" w:space="0" w:color="auto"/>
        <w:right w:val="none" w:sz="0" w:space="0" w:color="auto"/>
      </w:divBdr>
    </w:div>
    <w:div w:id="1872185623">
      <w:bodyDiv w:val="1"/>
      <w:marLeft w:val="0"/>
      <w:marRight w:val="0"/>
      <w:marTop w:val="0"/>
      <w:marBottom w:val="0"/>
      <w:divBdr>
        <w:top w:val="none" w:sz="0" w:space="0" w:color="auto"/>
        <w:left w:val="none" w:sz="0" w:space="0" w:color="auto"/>
        <w:bottom w:val="none" w:sz="0" w:space="0" w:color="auto"/>
        <w:right w:val="none" w:sz="0" w:space="0" w:color="auto"/>
      </w:divBdr>
    </w:div>
    <w:div w:id="1872255252">
      <w:bodyDiv w:val="1"/>
      <w:marLeft w:val="0"/>
      <w:marRight w:val="0"/>
      <w:marTop w:val="0"/>
      <w:marBottom w:val="0"/>
      <w:divBdr>
        <w:top w:val="none" w:sz="0" w:space="0" w:color="auto"/>
        <w:left w:val="none" w:sz="0" w:space="0" w:color="auto"/>
        <w:bottom w:val="none" w:sz="0" w:space="0" w:color="auto"/>
        <w:right w:val="none" w:sz="0" w:space="0" w:color="auto"/>
      </w:divBdr>
    </w:div>
    <w:div w:id="1872455210">
      <w:bodyDiv w:val="1"/>
      <w:marLeft w:val="0"/>
      <w:marRight w:val="0"/>
      <w:marTop w:val="0"/>
      <w:marBottom w:val="0"/>
      <w:divBdr>
        <w:top w:val="none" w:sz="0" w:space="0" w:color="auto"/>
        <w:left w:val="none" w:sz="0" w:space="0" w:color="auto"/>
        <w:bottom w:val="none" w:sz="0" w:space="0" w:color="auto"/>
        <w:right w:val="none" w:sz="0" w:space="0" w:color="auto"/>
      </w:divBdr>
    </w:div>
    <w:div w:id="1872648098">
      <w:bodyDiv w:val="1"/>
      <w:marLeft w:val="0"/>
      <w:marRight w:val="0"/>
      <w:marTop w:val="0"/>
      <w:marBottom w:val="0"/>
      <w:divBdr>
        <w:top w:val="none" w:sz="0" w:space="0" w:color="auto"/>
        <w:left w:val="none" w:sz="0" w:space="0" w:color="auto"/>
        <w:bottom w:val="none" w:sz="0" w:space="0" w:color="auto"/>
        <w:right w:val="none" w:sz="0" w:space="0" w:color="auto"/>
      </w:divBdr>
    </w:div>
    <w:div w:id="1875263762">
      <w:bodyDiv w:val="1"/>
      <w:marLeft w:val="0"/>
      <w:marRight w:val="0"/>
      <w:marTop w:val="0"/>
      <w:marBottom w:val="0"/>
      <w:divBdr>
        <w:top w:val="none" w:sz="0" w:space="0" w:color="auto"/>
        <w:left w:val="none" w:sz="0" w:space="0" w:color="auto"/>
        <w:bottom w:val="none" w:sz="0" w:space="0" w:color="auto"/>
        <w:right w:val="none" w:sz="0" w:space="0" w:color="auto"/>
      </w:divBdr>
    </w:div>
    <w:div w:id="1876119488">
      <w:bodyDiv w:val="1"/>
      <w:marLeft w:val="0"/>
      <w:marRight w:val="0"/>
      <w:marTop w:val="0"/>
      <w:marBottom w:val="0"/>
      <w:divBdr>
        <w:top w:val="none" w:sz="0" w:space="0" w:color="auto"/>
        <w:left w:val="none" w:sz="0" w:space="0" w:color="auto"/>
        <w:bottom w:val="none" w:sz="0" w:space="0" w:color="auto"/>
        <w:right w:val="none" w:sz="0" w:space="0" w:color="auto"/>
      </w:divBdr>
    </w:div>
    <w:div w:id="1876305971">
      <w:bodyDiv w:val="1"/>
      <w:marLeft w:val="0"/>
      <w:marRight w:val="0"/>
      <w:marTop w:val="0"/>
      <w:marBottom w:val="0"/>
      <w:divBdr>
        <w:top w:val="none" w:sz="0" w:space="0" w:color="auto"/>
        <w:left w:val="none" w:sz="0" w:space="0" w:color="auto"/>
        <w:bottom w:val="none" w:sz="0" w:space="0" w:color="auto"/>
        <w:right w:val="none" w:sz="0" w:space="0" w:color="auto"/>
      </w:divBdr>
    </w:div>
    <w:div w:id="1876380469">
      <w:bodyDiv w:val="1"/>
      <w:marLeft w:val="0"/>
      <w:marRight w:val="0"/>
      <w:marTop w:val="0"/>
      <w:marBottom w:val="0"/>
      <w:divBdr>
        <w:top w:val="none" w:sz="0" w:space="0" w:color="auto"/>
        <w:left w:val="none" w:sz="0" w:space="0" w:color="auto"/>
        <w:bottom w:val="none" w:sz="0" w:space="0" w:color="auto"/>
        <w:right w:val="none" w:sz="0" w:space="0" w:color="auto"/>
      </w:divBdr>
    </w:div>
    <w:div w:id="1876845473">
      <w:bodyDiv w:val="1"/>
      <w:marLeft w:val="0"/>
      <w:marRight w:val="0"/>
      <w:marTop w:val="0"/>
      <w:marBottom w:val="0"/>
      <w:divBdr>
        <w:top w:val="none" w:sz="0" w:space="0" w:color="auto"/>
        <w:left w:val="none" w:sz="0" w:space="0" w:color="auto"/>
        <w:bottom w:val="none" w:sz="0" w:space="0" w:color="auto"/>
        <w:right w:val="none" w:sz="0" w:space="0" w:color="auto"/>
      </w:divBdr>
    </w:div>
    <w:div w:id="1882285492">
      <w:bodyDiv w:val="1"/>
      <w:marLeft w:val="0"/>
      <w:marRight w:val="0"/>
      <w:marTop w:val="0"/>
      <w:marBottom w:val="0"/>
      <w:divBdr>
        <w:top w:val="none" w:sz="0" w:space="0" w:color="auto"/>
        <w:left w:val="none" w:sz="0" w:space="0" w:color="auto"/>
        <w:bottom w:val="none" w:sz="0" w:space="0" w:color="auto"/>
        <w:right w:val="none" w:sz="0" w:space="0" w:color="auto"/>
      </w:divBdr>
    </w:div>
    <w:div w:id="1882396862">
      <w:bodyDiv w:val="1"/>
      <w:marLeft w:val="0"/>
      <w:marRight w:val="0"/>
      <w:marTop w:val="0"/>
      <w:marBottom w:val="0"/>
      <w:divBdr>
        <w:top w:val="none" w:sz="0" w:space="0" w:color="auto"/>
        <w:left w:val="none" w:sz="0" w:space="0" w:color="auto"/>
        <w:bottom w:val="none" w:sz="0" w:space="0" w:color="auto"/>
        <w:right w:val="none" w:sz="0" w:space="0" w:color="auto"/>
      </w:divBdr>
    </w:div>
    <w:div w:id="1882475731">
      <w:bodyDiv w:val="1"/>
      <w:marLeft w:val="0"/>
      <w:marRight w:val="0"/>
      <w:marTop w:val="0"/>
      <w:marBottom w:val="0"/>
      <w:divBdr>
        <w:top w:val="none" w:sz="0" w:space="0" w:color="auto"/>
        <w:left w:val="none" w:sz="0" w:space="0" w:color="auto"/>
        <w:bottom w:val="none" w:sz="0" w:space="0" w:color="auto"/>
        <w:right w:val="none" w:sz="0" w:space="0" w:color="auto"/>
      </w:divBdr>
    </w:div>
    <w:div w:id="1882940040">
      <w:bodyDiv w:val="1"/>
      <w:marLeft w:val="0"/>
      <w:marRight w:val="0"/>
      <w:marTop w:val="0"/>
      <w:marBottom w:val="0"/>
      <w:divBdr>
        <w:top w:val="none" w:sz="0" w:space="0" w:color="auto"/>
        <w:left w:val="none" w:sz="0" w:space="0" w:color="auto"/>
        <w:bottom w:val="none" w:sz="0" w:space="0" w:color="auto"/>
        <w:right w:val="none" w:sz="0" w:space="0" w:color="auto"/>
      </w:divBdr>
    </w:div>
    <w:div w:id="1883398169">
      <w:bodyDiv w:val="1"/>
      <w:marLeft w:val="0"/>
      <w:marRight w:val="0"/>
      <w:marTop w:val="0"/>
      <w:marBottom w:val="0"/>
      <w:divBdr>
        <w:top w:val="none" w:sz="0" w:space="0" w:color="auto"/>
        <w:left w:val="none" w:sz="0" w:space="0" w:color="auto"/>
        <w:bottom w:val="none" w:sz="0" w:space="0" w:color="auto"/>
        <w:right w:val="none" w:sz="0" w:space="0" w:color="auto"/>
      </w:divBdr>
    </w:div>
    <w:div w:id="1884101279">
      <w:bodyDiv w:val="1"/>
      <w:marLeft w:val="0"/>
      <w:marRight w:val="0"/>
      <w:marTop w:val="0"/>
      <w:marBottom w:val="0"/>
      <w:divBdr>
        <w:top w:val="none" w:sz="0" w:space="0" w:color="auto"/>
        <w:left w:val="none" w:sz="0" w:space="0" w:color="auto"/>
        <w:bottom w:val="none" w:sz="0" w:space="0" w:color="auto"/>
        <w:right w:val="none" w:sz="0" w:space="0" w:color="auto"/>
      </w:divBdr>
    </w:div>
    <w:div w:id="1884901038">
      <w:bodyDiv w:val="1"/>
      <w:marLeft w:val="0"/>
      <w:marRight w:val="0"/>
      <w:marTop w:val="0"/>
      <w:marBottom w:val="0"/>
      <w:divBdr>
        <w:top w:val="none" w:sz="0" w:space="0" w:color="auto"/>
        <w:left w:val="none" w:sz="0" w:space="0" w:color="auto"/>
        <w:bottom w:val="none" w:sz="0" w:space="0" w:color="auto"/>
        <w:right w:val="none" w:sz="0" w:space="0" w:color="auto"/>
      </w:divBdr>
    </w:div>
    <w:div w:id="1885287463">
      <w:bodyDiv w:val="1"/>
      <w:marLeft w:val="0"/>
      <w:marRight w:val="0"/>
      <w:marTop w:val="0"/>
      <w:marBottom w:val="0"/>
      <w:divBdr>
        <w:top w:val="none" w:sz="0" w:space="0" w:color="auto"/>
        <w:left w:val="none" w:sz="0" w:space="0" w:color="auto"/>
        <w:bottom w:val="none" w:sz="0" w:space="0" w:color="auto"/>
        <w:right w:val="none" w:sz="0" w:space="0" w:color="auto"/>
      </w:divBdr>
    </w:div>
    <w:div w:id="1885290511">
      <w:bodyDiv w:val="1"/>
      <w:marLeft w:val="0"/>
      <w:marRight w:val="0"/>
      <w:marTop w:val="0"/>
      <w:marBottom w:val="0"/>
      <w:divBdr>
        <w:top w:val="none" w:sz="0" w:space="0" w:color="auto"/>
        <w:left w:val="none" w:sz="0" w:space="0" w:color="auto"/>
        <w:bottom w:val="none" w:sz="0" w:space="0" w:color="auto"/>
        <w:right w:val="none" w:sz="0" w:space="0" w:color="auto"/>
      </w:divBdr>
    </w:div>
    <w:div w:id="1887983018">
      <w:bodyDiv w:val="1"/>
      <w:marLeft w:val="0"/>
      <w:marRight w:val="0"/>
      <w:marTop w:val="0"/>
      <w:marBottom w:val="0"/>
      <w:divBdr>
        <w:top w:val="none" w:sz="0" w:space="0" w:color="auto"/>
        <w:left w:val="none" w:sz="0" w:space="0" w:color="auto"/>
        <w:bottom w:val="none" w:sz="0" w:space="0" w:color="auto"/>
        <w:right w:val="none" w:sz="0" w:space="0" w:color="auto"/>
      </w:divBdr>
    </w:div>
    <w:div w:id="1887985514">
      <w:bodyDiv w:val="1"/>
      <w:marLeft w:val="0"/>
      <w:marRight w:val="0"/>
      <w:marTop w:val="0"/>
      <w:marBottom w:val="0"/>
      <w:divBdr>
        <w:top w:val="none" w:sz="0" w:space="0" w:color="auto"/>
        <w:left w:val="none" w:sz="0" w:space="0" w:color="auto"/>
        <w:bottom w:val="none" w:sz="0" w:space="0" w:color="auto"/>
        <w:right w:val="none" w:sz="0" w:space="0" w:color="auto"/>
      </w:divBdr>
    </w:div>
    <w:div w:id="1888909689">
      <w:bodyDiv w:val="1"/>
      <w:marLeft w:val="0"/>
      <w:marRight w:val="0"/>
      <w:marTop w:val="0"/>
      <w:marBottom w:val="0"/>
      <w:divBdr>
        <w:top w:val="none" w:sz="0" w:space="0" w:color="auto"/>
        <w:left w:val="none" w:sz="0" w:space="0" w:color="auto"/>
        <w:bottom w:val="none" w:sz="0" w:space="0" w:color="auto"/>
        <w:right w:val="none" w:sz="0" w:space="0" w:color="auto"/>
      </w:divBdr>
    </w:div>
    <w:div w:id="1889610135">
      <w:bodyDiv w:val="1"/>
      <w:marLeft w:val="0"/>
      <w:marRight w:val="0"/>
      <w:marTop w:val="0"/>
      <w:marBottom w:val="0"/>
      <w:divBdr>
        <w:top w:val="none" w:sz="0" w:space="0" w:color="auto"/>
        <w:left w:val="none" w:sz="0" w:space="0" w:color="auto"/>
        <w:bottom w:val="none" w:sz="0" w:space="0" w:color="auto"/>
        <w:right w:val="none" w:sz="0" w:space="0" w:color="auto"/>
      </w:divBdr>
    </w:div>
    <w:div w:id="1890722315">
      <w:bodyDiv w:val="1"/>
      <w:marLeft w:val="0"/>
      <w:marRight w:val="0"/>
      <w:marTop w:val="0"/>
      <w:marBottom w:val="0"/>
      <w:divBdr>
        <w:top w:val="none" w:sz="0" w:space="0" w:color="auto"/>
        <w:left w:val="none" w:sz="0" w:space="0" w:color="auto"/>
        <w:bottom w:val="none" w:sz="0" w:space="0" w:color="auto"/>
        <w:right w:val="none" w:sz="0" w:space="0" w:color="auto"/>
      </w:divBdr>
    </w:div>
    <w:div w:id="1892379120">
      <w:bodyDiv w:val="1"/>
      <w:marLeft w:val="0"/>
      <w:marRight w:val="0"/>
      <w:marTop w:val="0"/>
      <w:marBottom w:val="0"/>
      <w:divBdr>
        <w:top w:val="none" w:sz="0" w:space="0" w:color="auto"/>
        <w:left w:val="none" w:sz="0" w:space="0" w:color="auto"/>
        <w:bottom w:val="none" w:sz="0" w:space="0" w:color="auto"/>
        <w:right w:val="none" w:sz="0" w:space="0" w:color="auto"/>
      </w:divBdr>
    </w:div>
    <w:div w:id="1893344212">
      <w:bodyDiv w:val="1"/>
      <w:marLeft w:val="0"/>
      <w:marRight w:val="0"/>
      <w:marTop w:val="0"/>
      <w:marBottom w:val="0"/>
      <w:divBdr>
        <w:top w:val="none" w:sz="0" w:space="0" w:color="auto"/>
        <w:left w:val="none" w:sz="0" w:space="0" w:color="auto"/>
        <w:bottom w:val="none" w:sz="0" w:space="0" w:color="auto"/>
        <w:right w:val="none" w:sz="0" w:space="0" w:color="auto"/>
      </w:divBdr>
    </w:div>
    <w:div w:id="1894072382">
      <w:bodyDiv w:val="1"/>
      <w:marLeft w:val="0"/>
      <w:marRight w:val="0"/>
      <w:marTop w:val="0"/>
      <w:marBottom w:val="0"/>
      <w:divBdr>
        <w:top w:val="none" w:sz="0" w:space="0" w:color="auto"/>
        <w:left w:val="none" w:sz="0" w:space="0" w:color="auto"/>
        <w:bottom w:val="none" w:sz="0" w:space="0" w:color="auto"/>
        <w:right w:val="none" w:sz="0" w:space="0" w:color="auto"/>
      </w:divBdr>
    </w:div>
    <w:div w:id="1894996158">
      <w:bodyDiv w:val="1"/>
      <w:marLeft w:val="0"/>
      <w:marRight w:val="0"/>
      <w:marTop w:val="0"/>
      <w:marBottom w:val="0"/>
      <w:divBdr>
        <w:top w:val="none" w:sz="0" w:space="0" w:color="auto"/>
        <w:left w:val="none" w:sz="0" w:space="0" w:color="auto"/>
        <w:bottom w:val="none" w:sz="0" w:space="0" w:color="auto"/>
        <w:right w:val="none" w:sz="0" w:space="0" w:color="auto"/>
      </w:divBdr>
    </w:div>
    <w:div w:id="1895266279">
      <w:bodyDiv w:val="1"/>
      <w:marLeft w:val="0"/>
      <w:marRight w:val="0"/>
      <w:marTop w:val="0"/>
      <w:marBottom w:val="0"/>
      <w:divBdr>
        <w:top w:val="none" w:sz="0" w:space="0" w:color="auto"/>
        <w:left w:val="none" w:sz="0" w:space="0" w:color="auto"/>
        <w:bottom w:val="none" w:sz="0" w:space="0" w:color="auto"/>
        <w:right w:val="none" w:sz="0" w:space="0" w:color="auto"/>
      </w:divBdr>
    </w:div>
    <w:div w:id="1896964782">
      <w:bodyDiv w:val="1"/>
      <w:marLeft w:val="0"/>
      <w:marRight w:val="0"/>
      <w:marTop w:val="0"/>
      <w:marBottom w:val="0"/>
      <w:divBdr>
        <w:top w:val="none" w:sz="0" w:space="0" w:color="auto"/>
        <w:left w:val="none" w:sz="0" w:space="0" w:color="auto"/>
        <w:bottom w:val="none" w:sz="0" w:space="0" w:color="auto"/>
        <w:right w:val="none" w:sz="0" w:space="0" w:color="auto"/>
      </w:divBdr>
    </w:div>
    <w:div w:id="1897624564">
      <w:bodyDiv w:val="1"/>
      <w:marLeft w:val="0"/>
      <w:marRight w:val="0"/>
      <w:marTop w:val="0"/>
      <w:marBottom w:val="0"/>
      <w:divBdr>
        <w:top w:val="none" w:sz="0" w:space="0" w:color="auto"/>
        <w:left w:val="none" w:sz="0" w:space="0" w:color="auto"/>
        <w:bottom w:val="none" w:sz="0" w:space="0" w:color="auto"/>
        <w:right w:val="none" w:sz="0" w:space="0" w:color="auto"/>
      </w:divBdr>
    </w:div>
    <w:div w:id="1898392793">
      <w:bodyDiv w:val="1"/>
      <w:marLeft w:val="0"/>
      <w:marRight w:val="0"/>
      <w:marTop w:val="0"/>
      <w:marBottom w:val="0"/>
      <w:divBdr>
        <w:top w:val="none" w:sz="0" w:space="0" w:color="auto"/>
        <w:left w:val="none" w:sz="0" w:space="0" w:color="auto"/>
        <w:bottom w:val="none" w:sz="0" w:space="0" w:color="auto"/>
        <w:right w:val="none" w:sz="0" w:space="0" w:color="auto"/>
      </w:divBdr>
    </w:div>
    <w:div w:id="1899121261">
      <w:bodyDiv w:val="1"/>
      <w:marLeft w:val="0"/>
      <w:marRight w:val="0"/>
      <w:marTop w:val="0"/>
      <w:marBottom w:val="0"/>
      <w:divBdr>
        <w:top w:val="none" w:sz="0" w:space="0" w:color="auto"/>
        <w:left w:val="none" w:sz="0" w:space="0" w:color="auto"/>
        <w:bottom w:val="none" w:sz="0" w:space="0" w:color="auto"/>
        <w:right w:val="none" w:sz="0" w:space="0" w:color="auto"/>
      </w:divBdr>
    </w:div>
    <w:div w:id="1899392559">
      <w:bodyDiv w:val="1"/>
      <w:marLeft w:val="0"/>
      <w:marRight w:val="0"/>
      <w:marTop w:val="0"/>
      <w:marBottom w:val="0"/>
      <w:divBdr>
        <w:top w:val="none" w:sz="0" w:space="0" w:color="auto"/>
        <w:left w:val="none" w:sz="0" w:space="0" w:color="auto"/>
        <w:bottom w:val="none" w:sz="0" w:space="0" w:color="auto"/>
        <w:right w:val="none" w:sz="0" w:space="0" w:color="auto"/>
      </w:divBdr>
    </w:div>
    <w:div w:id="1900632946">
      <w:bodyDiv w:val="1"/>
      <w:marLeft w:val="0"/>
      <w:marRight w:val="0"/>
      <w:marTop w:val="0"/>
      <w:marBottom w:val="0"/>
      <w:divBdr>
        <w:top w:val="none" w:sz="0" w:space="0" w:color="auto"/>
        <w:left w:val="none" w:sz="0" w:space="0" w:color="auto"/>
        <w:bottom w:val="none" w:sz="0" w:space="0" w:color="auto"/>
        <w:right w:val="none" w:sz="0" w:space="0" w:color="auto"/>
      </w:divBdr>
    </w:div>
    <w:div w:id="1900898663">
      <w:bodyDiv w:val="1"/>
      <w:marLeft w:val="0"/>
      <w:marRight w:val="0"/>
      <w:marTop w:val="0"/>
      <w:marBottom w:val="0"/>
      <w:divBdr>
        <w:top w:val="none" w:sz="0" w:space="0" w:color="auto"/>
        <w:left w:val="none" w:sz="0" w:space="0" w:color="auto"/>
        <w:bottom w:val="none" w:sz="0" w:space="0" w:color="auto"/>
        <w:right w:val="none" w:sz="0" w:space="0" w:color="auto"/>
      </w:divBdr>
    </w:div>
    <w:div w:id="1902708340">
      <w:bodyDiv w:val="1"/>
      <w:marLeft w:val="0"/>
      <w:marRight w:val="0"/>
      <w:marTop w:val="0"/>
      <w:marBottom w:val="0"/>
      <w:divBdr>
        <w:top w:val="none" w:sz="0" w:space="0" w:color="auto"/>
        <w:left w:val="none" w:sz="0" w:space="0" w:color="auto"/>
        <w:bottom w:val="none" w:sz="0" w:space="0" w:color="auto"/>
        <w:right w:val="none" w:sz="0" w:space="0" w:color="auto"/>
      </w:divBdr>
    </w:div>
    <w:div w:id="1902711867">
      <w:bodyDiv w:val="1"/>
      <w:marLeft w:val="0"/>
      <w:marRight w:val="0"/>
      <w:marTop w:val="0"/>
      <w:marBottom w:val="0"/>
      <w:divBdr>
        <w:top w:val="none" w:sz="0" w:space="0" w:color="auto"/>
        <w:left w:val="none" w:sz="0" w:space="0" w:color="auto"/>
        <w:bottom w:val="none" w:sz="0" w:space="0" w:color="auto"/>
        <w:right w:val="none" w:sz="0" w:space="0" w:color="auto"/>
      </w:divBdr>
    </w:div>
    <w:div w:id="1903061976">
      <w:bodyDiv w:val="1"/>
      <w:marLeft w:val="0"/>
      <w:marRight w:val="0"/>
      <w:marTop w:val="0"/>
      <w:marBottom w:val="0"/>
      <w:divBdr>
        <w:top w:val="none" w:sz="0" w:space="0" w:color="auto"/>
        <w:left w:val="none" w:sz="0" w:space="0" w:color="auto"/>
        <w:bottom w:val="none" w:sz="0" w:space="0" w:color="auto"/>
        <w:right w:val="none" w:sz="0" w:space="0" w:color="auto"/>
      </w:divBdr>
    </w:div>
    <w:div w:id="1903831682">
      <w:bodyDiv w:val="1"/>
      <w:marLeft w:val="0"/>
      <w:marRight w:val="0"/>
      <w:marTop w:val="0"/>
      <w:marBottom w:val="0"/>
      <w:divBdr>
        <w:top w:val="none" w:sz="0" w:space="0" w:color="auto"/>
        <w:left w:val="none" w:sz="0" w:space="0" w:color="auto"/>
        <w:bottom w:val="none" w:sz="0" w:space="0" w:color="auto"/>
        <w:right w:val="none" w:sz="0" w:space="0" w:color="auto"/>
      </w:divBdr>
    </w:div>
    <w:div w:id="1903833673">
      <w:bodyDiv w:val="1"/>
      <w:marLeft w:val="0"/>
      <w:marRight w:val="0"/>
      <w:marTop w:val="0"/>
      <w:marBottom w:val="0"/>
      <w:divBdr>
        <w:top w:val="none" w:sz="0" w:space="0" w:color="auto"/>
        <w:left w:val="none" w:sz="0" w:space="0" w:color="auto"/>
        <w:bottom w:val="none" w:sz="0" w:space="0" w:color="auto"/>
        <w:right w:val="none" w:sz="0" w:space="0" w:color="auto"/>
      </w:divBdr>
    </w:div>
    <w:div w:id="1904023163">
      <w:bodyDiv w:val="1"/>
      <w:marLeft w:val="0"/>
      <w:marRight w:val="0"/>
      <w:marTop w:val="0"/>
      <w:marBottom w:val="0"/>
      <w:divBdr>
        <w:top w:val="none" w:sz="0" w:space="0" w:color="auto"/>
        <w:left w:val="none" w:sz="0" w:space="0" w:color="auto"/>
        <w:bottom w:val="none" w:sz="0" w:space="0" w:color="auto"/>
        <w:right w:val="none" w:sz="0" w:space="0" w:color="auto"/>
      </w:divBdr>
    </w:div>
    <w:div w:id="1904101353">
      <w:bodyDiv w:val="1"/>
      <w:marLeft w:val="0"/>
      <w:marRight w:val="0"/>
      <w:marTop w:val="0"/>
      <w:marBottom w:val="0"/>
      <w:divBdr>
        <w:top w:val="none" w:sz="0" w:space="0" w:color="auto"/>
        <w:left w:val="none" w:sz="0" w:space="0" w:color="auto"/>
        <w:bottom w:val="none" w:sz="0" w:space="0" w:color="auto"/>
        <w:right w:val="none" w:sz="0" w:space="0" w:color="auto"/>
      </w:divBdr>
    </w:div>
    <w:div w:id="1904371353">
      <w:bodyDiv w:val="1"/>
      <w:marLeft w:val="0"/>
      <w:marRight w:val="0"/>
      <w:marTop w:val="0"/>
      <w:marBottom w:val="0"/>
      <w:divBdr>
        <w:top w:val="none" w:sz="0" w:space="0" w:color="auto"/>
        <w:left w:val="none" w:sz="0" w:space="0" w:color="auto"/>
        <w:bottom w:val="none" w:sz="0" w:space="0" w:color="auto"/>
        <w:right w:val="none" w:sz="0" w:space="0" w:color="auto"/>
      </w:divBdr>
    </w:div>
    <w:div w:id="1905023692">
      <w:bodyDiv w:val="1"/>
      <w:marLeft w:val="0"/>
      <w:marRight w:val="0"/>
      <w:marTop w:val="0"/>
      <w:marBottom w:val="0"/>
      <w:divBdr>
        <w:top w:val="none" w:sz="0" w:space="0" w:color="auto"/>
        <w:left w:val="none" w:sz="0" w:space="0" w:color="auto"/>
        <w:bottom w:val="none" w:sz="0" w:space="0" w:color="auto"/>
        <w:right w:val="none" w:sz="0" w:space="0" w:color="auto"/>
      </w:divBdr>
    </w:div>
    <w:div w:id="1905214271">
      <w:bodyDiv w:val="1"/>
      <w:marLeft w:val="0"/>
      <w:marRight w:val="0"/>
      <w:marTop w:val="0"/>
      <w:marBottom w:val="0"/>
      <w:divBdr>
        <w:top w:val="none" w:sz="0" w:space="0" w:color="auto"/>
        <w:left w:val="none" w:sz="0" w:space="0" w:color="auto"/>
        <w:bottom w:val="none" w:sz="0" w:space="0" w:color="auto"/>
        <w:right w:val="none" w:sz="0" w:space="0" w:color="auto"/>
      </w:divBdr>
    </w:div>
    <w:div w:id="1908609466">
      <w:bodyDiv w:val="1"/>
      <w:marLeft w:val="0"/>
      <w:marRight w:val="0"/>
      <w:marTop w:val="0"/>
      <w:marBottom w:val="0"/>
      <w:divBdr>
        <w:top w:val="none" w:sz="0" w:space="0" w:color="auto"/>
        <w:left w:val="none" w:sz="0" w:space="0" w:color="auto"/>
        <w:bottom w:val="none" w:sz="0" w:space="0" w:color="auto"/>
        <w:right w:val="none" w:sz="0" w:space="0" w:color="auto"/>
      </w:divBdr>
    </w:div>
    <w:div w:id="1911649363">
      <w:bodyDiv w:val="1"/>
      <w:marLeft w:val="0"/>
      <w:marRight w:val="0"/>
      <w:marTop w:val="0"/>
      <w:marBottom w:val="0"/>
      <w:divBdr>
        <w:top w:val="none" w:sz="0" w:space="0" w:color="auto"/>
        <w:left w:val="none" w:sz="0" w:space="0" w:color="auto"/>
        <w:bottom w:val="none" w:sz="0" w:space="0" w:color="auto"/>
        <w:right w:val="none" w:sz="0" w:space="0" w:color="auto"/>
      </w:divBdr>
    </w:div>
    <w:div w:id="1912155221">
      <w:bodyDiv w:val="1"/>
      <w:marLeft w:val="0"/>
      <w:marRight w:val="0"/>
      <w:marTop w:val="0"/>
      <w:marBottom w:val="0"/>
      <w:divBdr>
        <w:top w:val="none" w:sz="0" w:space="0" w:color="auto"/>
        <w:left w:val="none" w:sz="0" w:space="0" w:color="auto"/>
        <w:bottom w:val="none" w:sz="0" w:space="0" w:color="auto"/>
        <w:right w:val="none" w:sz="0" w:space="0" w:color="auto"/>
      </w:divBdr>
    </w:div>
    <w:div w:id="1912420932">
      <w:bodyDiv w:val="1"/>
      <w:marLeft w:val="0"/>
      <w:marRight w:val="0"/>
      <w:marTop w:val="0"/>
      <w:marBottom w:val="0"/>
      <w:divBdr>
        <w:top w:val="none" w:sz="0" w:space="0" w:color="auto"/>
        <w:left w:val="none" w:sz="0" w:space="0" w:color="auto"/>
        <w:bottom w:val="none" w:sz="0" w:space="0" w:color="auto"/>
        <w:right w:val="none" w:sz="0" w:space="0" w:color="auto"/>
      </w:divBdr>
    </w:div>
    <w:div w:id="1912427684">
      <w:bodyDiv w:val="1"/>
      <w:marLeft w:val="0"/>
      <w:marRight w:val="0"/>
      <w:marTop w:val="0"/>
      <w:marBottom w:val="0"/>
      <w:divBdr>
        <w:top w:val="none" w:sz="0" w:space="0" w:color="auto"/>
        <w:left w:val="none" w:sz="0" w:space="0" w:color="auto"/>
        <w:bottom w:val="none" w:sz="0" w:space="0" w:color="auto"/>
        <w:right w:val="none" w:sz="0" w:space="0" w:color="auto"/>
      </w:divBdr>
    </w:div>
    <w:div w:id="1917203989">
      <w:bodyDiv w:val="1"/>
      <w:marLeft w:val="0"/>
      <w:marRight w:val="0"/>
      <w:marTop w:val="0"/>
      <w:marBottom w:val="0"/>
      <w:divBdr>
        <w:top w:val="none" w:sz="0" w:space="0" w:color="auto"/>
        <w:left w:val="none" w:sz="0" w:space="0" w:color="auto"/>
        <w:bottom w:val="none" w:sz="0" w:space="0" w:color="auto"/>
        <w:right w:val="none" w:sz="0" w:space="0" w:color="auto"/>
      </w:divBdr>
    </w:div>
    <w:div w:id="1919560955">
      <w:bodyDiv w:val="1"/>
      <w:marLeft w:val="0"/>
      <w:marRight w:val="0"/>
      <w:marTop w:val="0"/>
      <w:marBottom w:val="0"/>
      <w:divBdr>
        <w:top w:val="none" w:sz="0" w:space="0" w:color="auto"/>
        <w:left w:val="none" w:sz="0" w:space="0" w:color="auto"/>
        <w:bottom w:val="none" w:sz="0" w:space="0" w:color="auto"/>
        <w:right w:val="none" w:sz="0" w:space="0" w:color="auto"/>
      </w:divBdr>
    </w:div>
    <w:div w:id="1919627650">
      <w:bodyDiv w:val="1"/>
      <w:marLeft w:val="0"/>
      <w:marRight w:val="0"/>
      <w:marTop w:val="0"/>
      <w:marBottom w:val="0"/>
      <w:divBdr>
        <w:top w:val="none" w:sz="0" w:space="0" w:color="auto"/>
        <w:left w:val="none" w:sz="0" w:space="0" w:color="auto"/>
        <w:bottom w:val="none" w:sz="0" w:space="0" w:color="auto"/>
        <w:right w:val="none" w:sz="0" w:space="0" w:color="auto"/>
      </w:divBdr>
    </w:div>
    <w:div w:id="1920170468">
      <w:bodyDiv w:val="1"/>
      <w:marLeft w:val="0"/>
      <w:marRight w:val="0"/>
      <w:marTop w:val="0"/>
      <w:marBottom w:val="0"/>
      <w:divBdr>
        <w:top w:val="none" w:sz="0" w:space="0" w:color="auto"/>
        <w:left w:val="none" w:sz="0" w:space="0" w:color="auto"/>
        <w:bottom w:val="none" w:sz="0" w:space="0" w:color="auto"/>
        <w:right w:val="none" w:sz="0" w:space="0" w:color="auto"/>
      </w:divBdr>
    </w:div>
    <w:div w:id="1921475429">
      <w:bodyDiv w:val="1"/>
      <w:marLeft w:val="0"/>
      <w:marRight w:val="0"/>
      <w:marTop w:val="0"/>
      <w:marBottom w:val="0"/>
      <w:divBdr>
        <w:top w:val="none" w:sz="0" w:space="0" w:color="auto"/>
        <w:left w:val="none" w:sz="0" w:space="0" w:color="auto"/>
        <w:bottom w:val="none" w:sz="0" w:space="0" w:color="auto"/>
        <w:right w:val="none" w:sz="0" w:space="0" w:color="auto"/>
      </w:divBdr>
    </w:div>
    <w:div w:id="1921673559">
      <w:bodyDiv w:val="1"/>
      <w:marLeft w:val="0"/>
      <w:marRight w:val="0"/>
      <w:marTop w:val="0"/>
      <w:marBottom w:val="0"/>
      <w:divBdr>
        <w:top w:val="none" w:sz="0" w:space="0" w:color="auto"/>
        <w:left w:val="none" w:sz="0" w:space="0" w:color="auto"/>
        <w:bottom w:val="none" w:sz="0" w:space="0" w:color="auto"/>
        <w:right w:val="none" w:sz="0" w:space="0" w:color="auto"/>
      </w:divBdr>
    </w:div>
    <w:div w:id="1923567230">
      <w:bodyDiv w:val="1"/>
      <w:marLeft w:val="0"/>
      <w:marRight w:val="0"/>
      <w:marTop w:val="0"/>
      <w:marBottom w:val="0"/>
      <w:divBdr>
        <w:top w:val="none" w:sz="0" w:space="0" w:color="auto"/>
        <w:left w:val="none" w:sz="0" w:space="0" w:color="auto"/>
        <w:bottom w:val="none" w:sz="0" w:space="0" w:color="auto"/>
        <w:right w:val="none" w:sz="0" w:space="0" w:color="auto"/>
      </w:divBdr>
    </w:div>
    <w:div w:id="1923837025">
      <w:bodyDiv w:val="1"/>
      <w:marLeft w:val="0"/>
      <w:marRight w:val="0"/>
      <w:marTop w:val="0"/>
      <w:marBottom w:val="0"/>
      <w:divBdr>
        <w:top w:val="none" w:sz="0" w:space="0" w:color="auto"/>
        <w:left w:val="none" w:sz="0" w:space="0" w:color="auto"/>
        <w:bottom w:val="none" w:sz="0" w:space="0" w:color="auto"/>
        <w:right w:val="none" w:sz="0" w:space="0" w:color="auto"/>
      </w:divBdr>
    </w:div>
    <w:div w:id="1924214946">
      <w:bodyDiv w:val="1"/>
      <w:marLeft w:val="0"/>
      <w:marRight w:val="0"/>
      <w:marTop w:val="0"/>
      <w:marBottom w:val="0"/>
      <w:divBdr>
        <w:top w:val="none" w:sz="0" w:space="0" w:color="auto"/>
        <w:left w:val="none" w:sz="0" w:space="0" w:color="auto"/>
        <w:bottom w:val="none" w:sz="0" w:space="0" w:color="auto"/>
        <w:right w:val="none" w:sz="0" w:space="0" w:color="auto"/>
      </w:divBdr>
    </w:div>
    <w:div w:id="1926332170">
      <w:bodyDiv w:val="1"/>
      <w:marLeft w:val="0"/>
      <w:marRight w:val="0"/>
      <w:marTop w:val="0"/>
      <w:marBottom w:val="0"/>
      <w:divBdr>
        <w:top w:val="none" w:sz="0" w:space="0" w:color="auto"/>
        <w:left w:val="none" w:sz="0" w:space="0" w:color="auto"/>
        <w:bottom w:val="none" w:sz="0" w:space="0" w:color="auto"/>
        <w:right w:val="none" w:sz="0" w:space="0" w:color="auto"/>
      </w:divBdr>
    </w:div>
    <w:div w:id="1928345425">
      <w:bodyDiv w:val="1"/>
      <w:marLeft w:val="0"/>
      <w:marRight w:val="0"/>
      <w:marTop w:val="0"/>
      <w:marBottom w:val="0"/>
      <w:divBdr>
        <w:top w:val="none" w:sz="0" w:space="0" w:color="auto"/>
        <w:left w:val="none" w:sz="0" w:space="0" w:color="auto"/>
        <w:bottom w:val="none" w:sz="0" w:space="0" w:color="auto"/>
        <w:right w:val="none" w:sz="0" w:space="0" w:color="auto"/>
      </w:divBdr>
    </w:div>
    <w:div w:id="1928683837">
      <w:bodyDiv w:val="1"/>
      <w:marLeft w:val="0"/>
      <w:marRight w:val="0"/>
      <w:marTop w:val="0"/>
      <w:marBottom w:val="0"/>
      <w:divBdr>
        <w:top w:val="none" w:sz="0" w:space="0" w:color="auto"/>
        <w:left w:val="none" w:sz="0" w:space="0" w:color="auto"/>
        <w:bottom w:val="none" w:sz="0" w:space="0" w:color="auto"/>
        <w:right w:val="none" w:sz="0" w:space="0" w:color="auto"/>
      </w:divBdr>
    </w:div>
    <w:div w:id="1929922708">
      <w:bodyDiv w:val="1"/>
      <w:marLeft w:val="0"/>
      <w:marRight w:val="0"/>
      <w:marTop w:val="0"/>
      <w:marBottom w:val="0"/>
      <w:divBdr>
        <w:top w:val="none" w:sz="0" w:space="0" w:color="auto"/>
        <w:left w:val="none" w:sz="0" w:space="0" w:color="auto"/>
        <w:bottom w:val="none" w:sz="0" w:space="0" w:color="auto"/>
        <w:right w:val="none" w:sz="0" w:space="0" w:color="auto"/>
      </w:divBdr>
    </w:div>
    <w:div w:id="1932009837">
      <w:bodyDiv w:val="1"/>
      <w:marLeft w:val="0"/>
      <w:marRight w:val="0"/>
      <w:marTop w:val="0"/>
      <w:marBottom w:val="0"/>
      <w:divBdr>
        <w:top w:val="none" w:sz="0" w:space="0" w:color="auto"/>
        <w:left w:val="none" w:sz="0" w:space="0" w:color="auto"/>
        <w:bottom w:val="none" w:sz="0" w:space="0" w:color="auto"/>
        <w:right w:val="none" w:sz="0" w:space="0" w:color="auto"/>
      </w:divBdr>
    </w:div>
    <w:div w:id="1932623283">
      <w:bodyDiv w:val="1"/>
      <w:marLeft w:val="0"/>
      <w:marRight w:val="0"/>
      <w:marTop w:val="0"/>
      <w:marBottom w:val="0"/>
      <w:divBdr>
        <w:top w:val="none" w:sz="0" w:space="0" w:color="auto"/>
        <w:left w:val="none" w:sz="0" w:space="0" w:color="auto"/>
        <w:bottom w:val="none" w:sz="0" w:space="0" w:color="auto"/>
        <w:right w:val="none" w:sz="0" w:space="0" w:color="auto"/>
      </w:divBdr>
    </w:div>
    <w:div w:id="1932813485">
      <w:bodyDiv w:val="1"/>
      <w:marLeft w:val="0"/>
      <w:marRight w:val="0"/>
      <w:marTop w:val="0"/>
      <w:marBottom w:val="0"/>
      <w:divBdr>
        <w:top w:val="none" w:sz="0" w:space="0" w:color="auto"/>
        <w:left w:val="none" w:sz="0" w:space="0" w:color="auto"/>
        <w:bottom w:val="none" w:sz="0" w:space="0" w:color="auto"/>
        <w:right w:val="none" w:sz="0" w:space="0" w:color="auto"/>
      </w:divBdr>
    </w:div>
    <w:div w:id="1933081480">
      <w:bodyDiv w:val="1"/>
      <w:marLeft w:val="0"/>
      <w:marRight w:val="0"/>
      <w:marTop w:val="0"/>
      <w:marBottom w:val="0"/>
      <w:divBdr>
        <w:top w:val="none" w:sz="0" w:space="0" w:color="auto"/>
        <w:left w:val="none" w:sz="0" w:space="0" w:color="auto"/>
        <w:bottom w:val="none" w:sz="0" w:space="0" w:color="auto"/>
        <w:right w:val="none" w:sz="0" w:space="0" w:color="auto"/>
      </w:divBdr>
    </w:div>
    <w:div w:id="1935283537">
      <w:bodyDiv w:val="1"/>
      <w:marLeft w:val="0"/>
      <w:marRight w:val="0"/>
      <w:marTop w:val="0"/>
      <w:marBottom w:val="0"/>
      <w:divBdr>
        <w:top w:val="none" w:sz="0" w:space="0" w:color="auto"/>
        <w:left w:val="none" w:sz="0" w:space="0" w:color="auto"/>
        <w:bottom w:val="none" w:sz="0" w:space="0" w:color="auto"/>
        <w:right w:val="none" w:sz="0" w:space="0" w:color="auto"/>
      </w:divBdr>
    </w:div>
    <w:div w:id="1935434068">
      <w:bodyDiv w:val="1"/>
      <w:marLeft w:val="0"/>
      <w:marRight w:val="0"/>
      <w:marTop w:val="0"/>
      <w:marBottom w:val="0"/>
      <w:divBdr>
        <w:top w:val="none" w:sz="0" w:space="0" w:color="auto"/>
        <w:left w:val="none" w:sz="0" w:space="0" w:color="auto"/>
        <w:bottom w:val="none" w:sz="0" w:space="0" w:color="auto"/>
        <w:right w:val="none" w:sz="0" w:space="0" w:color="auto"/>
      </w:divBdr>
    </w:div>
    <w:div w:id="1935556082">
      <w:bodyDiv w:val="1"/>
      <w:marLeft w:val="0"/>
      <w:marRight w:val="0"/>
      <w:marTop w:val="0"/>
      <w:marBottom w:val="0"/>
      <w:divBdr>
        <w:top w:val="none" w:sz="0" w:space="0" w:color="auto"/>
        <w:left w:val="none" w:sz="0" w:space="0" w:color="auto"/>
        <w:bottom w:val="none" w:sz="0" w:space="0" w:color="auto"/>
        <w:right w:val="none" w:sz="0" w:space="0" w:color="auto"/>
      </w:divBdr>
    </w:div>
    <w:div w:id="1936548050">
      <w:bodyDiv w:val="1"/>
      <w:marLeft w:val="0"/>
      <w:marRight w:val="0"/>
      <w:marTop w:val="0"/>
      <w:marBottom w:val="0"/>
      <w:divBdr>
        <w:top w:val="none" w:sz="0" w:space="0" w:color="auto"/>
        <w:left w:val="none" w:sz="0" w:space="0" w:color="auto"/>
        <w:bottom w:val="none" w:sz="0" w:space="0" w:color="auto"/>
        <w:right w:val="none" w:sz="0" w:space="0" w:color="auto"/>
      </w:divBdr>
    </w:div>
    <w:div w:id="1936553062">
      <w:bodyDiv w:val="1"/>
      <w:marLeft w:val="0"/>
      <w:marRight w:val="0"/>
      <w:marTop w:val="0"/>
      <w:marBottom w:val="0"/>
      <w:divBdr>
        <w:top w:val="none" w:sz="0" w:space="0" w:color="auto"/>
        <w:left w:val="none" w:sz="0" w:space="0" w:color="auto"/>
        <w:bottom w:val="none" w:sz="0" w:space="0" w:color="auto"/>
        <w:right w:val="none" w:sz="0" w:space="0" w:color="auto"/>
      </w:divBdr>
    </w:div>
    <w:div w:id="1936666702">
      <w:bodyDiv w:val="1"/>
      <w:marLeft w:val="0"/>
      <w:marRight w:val="0"/>
      <w:marTop w:val="0"/>
      <w:marBottom w:val="0"/>
      <w:divBdr>
        <w:top w:val="none" w:sz="0" w:space="0" w:color="auto"/>
        <w:left w:val="none" w:sz="0" w:space="0" w:color="auto"/>
        <w:bottom w:val="none" w:sz="0" w:space="0" w:color="auto"/>
        <w:right w:val="none" w:sz="0" w:space="0" w:color="auto"/>
      </w:divBdr>
    </w:div>
    <w:div w:id="1938322904">
      <w:bodyDiv w:val="1"/>
      <w:marLeft w:val="0"/>
      <w:marRight w:val="0"/>
      <w:marTop w:val="0"/>
      <w:marBottom w:val="0"/>
      <w:divBdr>
        <w:top w:val="none" w:sz="0" w:space="0" w:color="auto"/>
        <w:left w:val="none" w:sz="0" w:space="0" w:color="auto"/>
        <w:bottom w:val="none" w:sz="0" w:space="0" w:color="auto"/>
        <w:right w:val="none" w:sz="0" w:space="0" w:color="auto"/>
      </w:divBdr>
    </w:div>
    <w:div w:id="1939950255">
      <w:bodyDiv w:val="1"/>
      <w:marLeft w:val="0"/>
      <w:marRight w:val="0"/>
      <w:marTop w:val="0"/>
      <w:marBottom w:val="0"/>
      <w:divBdr>
        <w:top w:val="none" w:sz="0" w:space="0" w:color="auto"/>
        <w:left w:val="none" w:sz="0" w:space="0" w:color="auto"/>
        <w:bottom w:val="none" w:sz="0" w:space="0" w:color="auto"/>
        <w:right w:val="none" w:sz="0" w:space="0" w:color="auto"/>
      </w:divBdr>
    </w:div>
    <w:div w:id="1941326584">
      <w:bodyDiv w:val="1"/>
      <w:marLeft w:val="0"/>
      <w:marRight w:val="0"/>
      <w:marTop w:val="0"/>
      <w:marBottom w:val="0"/>
      <w:divBdr>
        <w:top w:val="none" w:sz="0" w:space="0" w:color="auto"/>
        <w:left w:val="none" w:sz="0" w:space="0" w:color="auto"/>
        <w:bottom w:val="none" w:sz="0" w:space="0" w:color="auto"/>
        <w:right w:val="none" w:sz="0" w:space="0" w:color="auto"/>
      </w:divBdr>
    </w:div>
    <w:div w:id="1942836069">
      <w:bodyDiv w:val="1"/>
      <w:marLeft w:val="0"/>
      <w:marRight w:val="0"/>
      <w:marTop w:val="0"/>
      <w:marBottom w:val="0"/>
      <w:divBdr>
        <w:top w:val="none" w:sz="0" w:space="0" w:color="auto"/>
        <w:left w:val="none" w:sz="0" w:space="0" w:color="auto"/>
        <w:bottom w:val="none" w:sz="0" w:space="0" w:color="auto"/>
        <w:right w:val="none" w:sz="0" w:space="0" w:color="auto"/>
      </w:divBdr>
    </w:div>
    <w:div w:id="1942881880">
      <w:bodyDiv w:val="1"/>
      <w:marLeft w:val="0"/>
      <w:marRight w:val="0"/>
      <w:marTop w:val="0"/>
      <w:marBottom w:val="0"/>
      <w:divBdr>
        <w:top w:val="none" w:sz="0" w:space="0" w:color="auto"/>
        <w:left w:val="none" w:sz="0" w:space="0" w:color="auto"/>
        <w:bottom w:val="none" w:sz="0" w:space="0" w:color="auto"/>
        <w:right w:val="none" w:sz="0" w:space="0" w:color="auto"/>
      </w:divBdr>
    </w:div>
    <w:div w:id="1943755928">
      <w:bodyDiv w:val="1"/>
      <w:marLeft w:val="0"/>
      <w:marRight w:val="0"/>
      <w:marTop w:val="0"/>
      <w:marBottom w:val="0"/>
      <w:divBdr>
        <w:top w:val="none" w:sz="0" w:space="0" w:color="auto"/>
        <w:left w:val="none" w:sz="0" w:space="0" w:color="auto"/>
        <w:bottom w:val="none" w:sz="0" w:space="0" w:color="auto"/>
        <w:right w:val="none" w:sz="0" w:space="0" w:color="auto"/>
      </w:divBdr>
    </w:div>
    <w:div w:id="1944529246">
      <w:bodyDiv w:val="1"/>
      <w:marLeft w:val="0"/>
      <w:marRight w:val="0"/>
      <w:marTop w:val="0"/>
      <w:marBottom w:val="0"/>
      <w:divBdr>
        <w:top w:val="none" w:sz="0" w:space="0" w:color="auto"/>
        <w:left w:val="none" w:sz="0" w:space="0" w:color="auto"/>
        <w:bottom w:val="none" w:sz="0" w:space="0" w:color="auto"/>
        <w:right w:val="none" w:sz="0" w:space="0" w:color="auto"/>
      </w:divBdr>
    </w:div>
    <w:div w:id="1945527282">
      <w:bodyDiv w:val="1"/>
      <w:marLeft w:val="0"/>
      <w:marRight w:val="0"/>
      <w:marTop w:val="0"/>
      <w:marBottom w:val="0"/>
      <w:divBdr>
        <w:top w:val="none" w:sz="0" w:space="0" w:color="auto"/>
        <w:left w:val="none" w:sz="0" w:space="0" w:color="auto"/>
        <w:bottom w:val="none" w:sz="0" w:space="0" w:color="auto"/>
        <w:right w:val="none" w:sz="0" w:space="0" w:color="auto"/>
      </w:divBdr>
    </w:div>
    <w:div w:id="1945577158">
      <w:bodyDiv w:val="1"/>
      <w:marLeft w:val="0"/>
      <w:marRight w:val="0"/>
      <w:marTop w:val="0"/>
      <w:marBottom w:val="0"/>
      <w:divBdr>
        <w:top w:val="none" w:sz="0" w:space="0" w:color="auto"/>
        <w:left w:val="none" w:sz="0" w:space="0" w:color="auto"/>
        <w:bottom w:val="none" w:sz="0" w:space="0" w:color="auto"/>
        <w:right w:val="none" w:sz="0" w:space="0" w:color="auto"/>
      </w:divBdr>
    </w:div>
    <w:div w:id="1947226445">
      <w:bodyDiv w:val="1"/>
      <w:marLeft w:val="0"/>
      <w:marRight w:val="0"/>
      <w:marTop w:val="0"/>
      <w:marBottom w:val="0"/>
      <w:divBdr>
        <w:top w:val="none" w:sz="0" w:space="0" w:color="auto"/>
        <w:left w:val="none" w:sz="0" w:space="0" w:color="auto"/>
        <w:bottom w:val="none" w:sz="0" w:space="0" w:color="auto"/>
        <w:right w:val="none" w:sz="0" w:space="0" w:color="auto"/>
      </w:divBdr>
    </w:div>
    <w:div w:id="1947807544">
      <w:bodyDiv w:val="1"/>
      <w:marLeft w:val="0"/>
      <w:marRight w:val="0"/>
      <w:marTop w:val="0"/>
      <w:marBottom w:val="0"/>
      <w:divBdr>
        <w:top w:val="none" w:sz="0" w:space="0" w:color="auto"/>
        <w:left w:val="none" w:sz="0" w:space="0" w:color="auto"/>
        <w:bottom w:val="none" w:sz="0" w:space="0" w:color="auto"/>
        <w:right w:val="none" w:sz="0" w:space="0" w:color="auto"/>
      </w:divBdr>
    </w:div>
    <w:div w:id="1947884004">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48928589">
      <w:bodyDiv w:val="1"/>
      <w:marLeft w:val="0"/>
      <w:marRight w:val="0"/>
      <w:marTop w:val="0"/>
      <w:marBottom w:val="0"/>
      <w:divBdr>
        <w:top w:val="none" w:sz="0" w:space="0" w:color="auto"/>
        <w:left w:val="none" w:sz="0" w:space="0" w:color="auto"/>
        <w:bottom w:val="none" w:sz="0" w:space="0" w:color="auto"/>
        <w:right w:val="none" w:sz="0" w:space="0" w:color="auto"/>
      </w:divBdr>
    </w:div>
    <w:div w:id="1949002292">
      <w:bodyDiv w:val="1"/>
      <w:marLeft w:val="0"/>
      <w:marRight w:val="0"/>
      <w:marTop w:val="0"/>
      <w:marBottom w:val="0"/>
      <w:divBdr>
        <w:top w:val="none" w:sz="0" w:space="0" w:color="auto"/>
        <w:left w:val="none" w:sz="0" w:space="0" w:color="auto"/>
        <w:bottom w:val="none" w:sz="0" w:space="0" w:color="auto"/>
        <w:right w:val="none" w:sz="0" w:space="0" w:color="auto"/>
      </w:divBdr>
    </w:div>
    <w:div w:id="1950113877">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1953173755">
      <w:bodyDiv w:val="1"/>
      <w:marLeft w:val="0"/>
      <w:marRight w:val="0"/>
      <w:marTop w:val="0"/>
      <w:marBottom w:val="0"/>
      <w:divBdr>
        <w:top w:val="none" w:sz="0" w:space="0" w:color="auto"/>
        <w:left w:val="none" w:sz="0" w:space="0" w:color="auto"/>
        <w:bottom w:val="none" w:sz="0" w:space="0" w:color="auto"/>
        <w:right w:val="none" w:sz="0" w:space="0" w:color="auto"/>
      </w:divBdr>
    </w:div>
    <w:div w:id="1953247984">
      <w:bodyDiv w:val="1"/>
      <w:marLeft w:val="0"/>
      <w:marRight w:val="0"/>
      <w:marTop w:val="0"/>
      <w:marBottom w:val="0"/>
      <w:divBdr>
        <w:top w:val="none" w:sz="0" w:space="0" w:color="auto"/>
        <w:left w:val="none" w:sz="0" w:space="0" w:color="auto"/>
        <w:bottom w:val="none" w:sz="0" w:space="0" w:color="auto"/>
        <w:right w:val="none" w:sz="0" w:space="0" w:color="auto"/>
      </w:divBdr>
    </w:div>
    <w:div w:id="1953433467">
      <w:bodyDiv w:val="1"/>
      <w:marLeft w:val="0"/>
      <w:marRight w:val="0"/>
      <w:marTop w:val="0"/>
      <w:marBottom w:val="0"/>
      <w:divBdr>
        <w:top w:val="none" w:sz="0" w:space="0" w:color="auto"/>
        <w:left w:val="none" w:sz="0" w:space="0" w:color="auto"/>
        <w:bottom w:val="none" w:sz="0" w:space="0" w:color="auto"/>
        <w:right w:val="none" w:sz="0" w:space="0" w:color="auto"/>
      </w:divBdr>
    </w:div>
    <w:div w:id="1953781481">
      <w:bodyDiv w:val="1"/>
      <w:marLeft w:val="0"/>
      <w:marRight w:val="0"/>
      <w:marTop w:val="0"/>
      <w:marBottom w:val="0"/>
      <w:divBdr>
        <w:top w:val="none" w:sz="0" w:space="0" w:color="auto"/>
        <w:left w:val="none" w:sz="0" w:space="0" w:color="auto"/>
        <w:bottom w:val="none" w:sz="0" w:space="0" w:color="auto"/>
        <w:right w:val="none" w:sz="0" w:space="0" w:color="auto"/>
      </w:divBdr>
    </w:div>
    <w:div w:id="1954246154">
      <w:bodyDiv w:val="1"/>
      <w:marLeft w:val="0"/>
      <w:marRight w:val="0"/>
      <w:marTop w:val="0"/>
      <w:marBottom w:val="0"/>
      <w:divBdr>
        <w:top w:val="none" w:sz="0" w:space="0" w:color="auto"/>
        <w:left w:val="none" w:sz="0" w:space="0" w:color="auto"/>
        <w:bottom w:val="none" w:sz="0" w:space="0" w:color="auto"/>
        <w:right w:val="none" w:sz="0" w:space="0" w:color="auto"/>
      </w:divBdr>
    </w:div>
    <w:div w:id="1954481693">
      <w:bodyDiv w:val="1"/>
      <w:marLeft w:val="0"/>
      <w:marRight w:val="0"/>
      <w:marTop w:val="0"/>
      <w:marBottom w:val="0"/>
      <w:divBdr>
        <w:top w:val="none" w:sz="0" w:space="0" w:color="auto"/>
        <w:left w:val="none" w:sz="0" w:space="0" w:color="auto"/>
        <w:bottom w:val="none" w:sz="0" w:space="0" w:color="auto"/>
        <w:right w:val="none" w:sz="0" w:space="0" w:color="auto"/>
      </w:divBdr>
    </w:div>
    <w:div w:id="1955019799">
      <w:bodyDiv w:val="1"/>
      <w:marLeft w:val="0"/>
      <w:marRight w:val="0"/>
      <w:marTop w:val="0"/>
      <w:marBottom w:val="0"/>
      <w:divBdr>
        <w:top w:val="none" w:sz="0" w:space="0" w:color="auto"/>
        <w:left w:val="none" w:sz="0" w:space="0" w:color="auto"/>
        <w:bottom w:val="none" w:sz="0" w:space="0" w:color="auto"/>
        <w:right w:val="none" w:sz="0" w:space="0" w:color="auto"/>
      </w:divBdr>
    </w:div>
    <w:div w:id="1955089827">
      <w:bodyDiv w:val="1"/>
      <w:marLeft w:val="0"/>
      <w:marRight w:val="0"/>
      <w:marTop w:val="0"/>
      <w:marBottom w:val="0"/>
      <w:divBdr>
        <w:top w:val="none" w:sz="0" w:space="0" w:color="auto"/>
        <w:left w:val="none" w:sz="0" w:space="0" w:color="auto"/>
        <w:bottom w:val="none" w:sz="0" w:space="0" w:color="auto"/>
        <w:right w:val="none" w:sz="0" w:space="0" w:color="auto"/>
      </w:divBdr>
    </w:div>
    <w:div w:id="1955356723">
      <w:bodyDiv w:val="1"/>
      <w:marLeft w:val="0"/>
      <w:marRight w:val="0"/>
      <w:marTop w:val="0"/>
      <w:marBottom w:val="0"/>
      <w:divBdr>
        <w:top w:val="none" w:sz="0" w:space="0" w:color="auto"/>
        <w:left w:val="none" w:sz="0" w:space="0" w:color="auto"/>
        <w:bottom w:val="none" w:sz="0" w:space="0" w:color="auto"/>
        <w:right w:val="none" w:sz="0" w:space="0" w:color="auto"/>
      </w:divBdr>
    </w:div>
    <w:div w:id="1955358299">
      <w:bodyDiv w:val="1"/>
      <w:marLeft w:val="0"/>
      <w:marRight w:val="0"/>
      <w:marTop w:val="0"/>
      <w:marBottom w:val="0"/>
      <w:divBdr>
        <w:top w:val="none" w:sz="0" w:space="0" w:color="auto"/>
        <w:left w:val="none" w:sz="0" w:space="0" w:color="auto"/>
        <w:bottom w:val="none" w:sz="0" w:space="0" w:color="auto"/>
        <w:right w:val="none" w:sz="0" w:space="0" w:color="auto"/>
      </w:divBdr>
    </w:div>
    <w:div w:id="1956256421">
      <w:bodyDiv w:val="1"/>
      <w:marLeft w:val="0"/>
      <w:marRight w:val="0"/>
      <w:marTop w:val="0"/>
      <w:marBottom w:val="0"/>
      <w:divBdr>
        <w:top w:val="none" w:sz="0" w:space="0" w:color="auto"/>
        <w:left w:val="none" w:sz="0" w:space="0" w:color="auto"/>
        <w:bottom w:val="none" w:sz="0" w:space="0" w:color="auto"/>
        <w:right w:val="none" w:sz="0" w:space="0" w:color="auto"/>
      </w:divBdr>
    </w:div>
    <w:div w:id="1957062311">
      <w:bodyDiv w:val="1"/>
      <w:marLeft w:val="0"/>
      <w:marRight w:val="0"/>
      <w:marTop w:val="0"/>
      <w:marBottom w:val="0"/>
      <w:divBdr>
        <w:top w:val="none" w:sz="0" w:space="0" w:color="auto"/>
        <w:left w:val="none" w:sz="0" w:space="0" w:color="auto"/>
        <w:bottom w:val="none" w:sz="0" w:space="0" w:color="auto"/>
        <w:right w:val="none" w:sz="0" w:space="0" w:color="auto"/>
      </w:divBdr>
    </w:div>
    <w:div w:id="1958022304">
      <w:bodyDiv w:val="1"/>
      <w:marLeft w:val="0"/>
      <w:marRight w:val="0"/>
      <w:marTop w:val="0"/>
      <w:marBottom w:val="0"/>
      <w:divBdr>
        <w:top w:val="none" w:sz="0" w:space="0" w:color="auto"/>
        <w:left w:val="none" w:sz="0" w:space="0" w:color="auto"/>
        <w:bottom w:val="none" w:sz="0" w:space="0" w:color="auto"/>
        <w:right w:val="none" w:sz="0" w:space="0" w:color="auto"/>
      </w:divBdr>
    </w:div>
    <w:div w:id="1958028516">
      <w:bodyDiv w:val="1"/>
      <w:marLeft w:val="0"/>
      <w:marRight w:val="0"/>
      <w:marTop w:val="0"/>
      <w:marBottom w:val="0"/>
      <w:divBdr>
        <w:top w:val="none" w:sz="0" w:space="0" w:color="auto"/>
        <w:left w:val="none" w:sz="0" w:space="0" w:color="auto"/>
        <w:bottom w:val="none" w:sz="0" w:space="0" w:color="auto"/>
        <w:right w:val="none" w:sz="0" w:space="0" w:color="auto"/>
      </w:divBdr>
    </w:div>
    <w:div w:id="1958677542">
      <w:bodyDiv w:val="1"/>
      <w:marLeft w:val="0"/>
      <w:marRight w:val="0"/>
      <w:marTop w:val="0"/>
      <w:marBottom w:val="0"/>
      <w:divBdr>
        <w:top w:val="none" w:sz="0" w:space="0" w:color="auto"/>
        <w:left w:val="none" w:sz="0" w:space="0" w:color="auto"/>
        <w:bottom w:val="none" w:sz="0" w:space="0" w:color="auto"/>
        <w:right w:val="none" w:sz="0" w:space="0" w:color="auto"/>
      </w:divBdr>
    </w:div>
    <w:div w:id="1958757585">
      <w:bodyDiv w:val="1"/>
      <w:marLeft w:val="0"/>
      <w:marRight w:val="0"/>
      <w:marTop w:val="0"/>
      <w:marBottom w:val="0"/>
      <w:divBdr>
        <w:top w:val="none" w:sz="0" w:space="0" w:color="auto"/>
        <w:left w:val="none" w:sz="0" w:space="0" w:color="auto"/>
        <w:bottom w:val="none" w:sz="0" w:space="0" w:color="auto"/>
        <w:right w:val="none" w:sz="0" w:space="0" w:color="auto"/>
      </w:divBdr>
    </w:div>
    <w:div w:id="1958874897">
      <w:bodyDiv w:val="1"/>
      <w:marLeft w:val="0"/>
      <w:marRight w:val="0"/>
      <w:marTop w:val="0"/>
      <w:marBottom w:val="0"/>
      <w:divBdr>
        <w:top w:val="none" w:sz="0" w:space="0" w:color="auto"/>
        <w:left w:val="none" w:sz="0" w:space="0" w:color="auto"/>
        <w:bottom w:val="none" w:sz="0" w:space="0" w:color="auto"/>
        <w:right w:val="none" w:sz="0" w:space="0" w:color="auto"/>
      </w:divBdr>
    </w:div>
    <w:div w:id="1959415070">
      <w:bodyDiv w:val="1"/>
      <w:marLeft w:val="0"/>
      <w:marRight w:val="0"/>
      <w:marTop w:val="0"/>
      <w:marBottom w:val="0"/>
      <w:divBdr>
        <w:top w:val="none" w:sz="0" w:space="0" w:color="auto"/>
        <w:left w:val="none" w:sz="0" w:space="0" w:color="auto"/>
        <w:bottom w:val="none" w:sz="0" w:space="0" w:color="auto"/>
        <w:right w:val="none" w:sz="0" w:space="0" w:color="auto"/>
      </w:divBdr>
    </w:div>
    <w:div w:id="1959607046">
      <w:bodyDiv w:val="1"/>
      <w:marLeft w:val="0"/>
      <w:marRight w:val="0"/>
      <w:marTop w:val="0"/>
      <w:marBottom w:val="0"/>
      <w:divBdr>
        <w:top w:val="none" w:sz="0" w:space="0" w:color="auto"/>
        <w:left w:val="none" w:sz="0" w:space="0" w:color="auto"/>
        <w:bottom w:val="none" w:sz="0" w:space="0" w:color="auto"/>
        <w:right w:val="none" w:sz="0" w:space="0" w:color="auto"/>
      </w:divBdr>
    </w:div>
    <w:div w:id="1959987138">
      <w:bodyDiv w:val="1"/>
      <w:marLeft w:val="0"/>
      <w:marRight w:val="0"/>
      <w:marTop w:val="0"/>
      <w:marBottom w:val="0"/>
      <w:divBdr>
        <w:top w:val="none" w:sz="0" w:space="0" w:color="auto"/>
        <w:left w:val="none" w:sz="0" w:space="0" w:color="auto"/>
        <w:bottom w:val="none" w:sz="0" w:space="0" w:color="auto"/>
        <w:right w:val="none" w:sz="0" w:space="0" w:color="auto"/>
      </w:divBdr>
    </w:div>
    <w:div w:id="1959990445">
      <w:bodyDiv w:val="1"/>
      <w:marLeft w:val="0"/>
      <w:marRight w:val="0"/>
      <w:marTop w:val="0"/>
      <w:marBottom w:val="0"/>
      <w:divBdr>
        <w:top w:val="none" w:sz="0" w:space="0" w:color="auto"/>
        <w:left w:val="none" w:sz="0" w:space="0" w:color="auto"/>
        <w:bottom w:val="none" w:sz="0" w:space="0" w:color="auto"/>
        <w:right w:val="none" w:sz="0" w:space="0" w:color="auto"/>
      </w:divBdr>
    </w:div>
    <w:div w:id="1961690296">
      <w:bodyDiv w:val="1"/>
      <w:marLeft w:val="0"/>
      <w:marRight w:val="0"/>
      <w:marTop w:val="0"/>
      <w:marBottom w:val="0"/>
      <w:divBdr>
        <w:top w:val="none" w:sz="0" w:space="0" w:color="auto"/>
        <w:left w:val="none" w:sz="0" w:space="0" w:color="auto"/>
        <w:bottom w:val="none" w:sz="0" w:space="0" w:color="auto"/>
        <w:right w:val="none" w:sz="0" w:space="0" w:color="auto"/>
      </w:divBdr>
    </w:div>
    <w:div w:id="1961760490">
      <w:bodyDiv w:val="1"/>
      <w:marLeft w:val="0"/>
      <w:marRight w:val="0"/>
      <w:marTop w:val="0"/>
      <w:marBottom w:val="0"/>
      <w:divBdr>
        <w:top w:val="none" w:sz="0" w:space="0" w:color="auto"/>
        <w:left w:val="none" w:sz="0" w:space="0" w:color="auto"/>
        <w:bottom w:val="none" w:sz="0" w:space="0" w:color="auto"/>
        <w:right w:val="none" w:sz="0" w:space="0" w:color="auto"/>
      </w:divBdr>
    </w:div>
    <w:div w:id="1961915905">
      <w:bodyDiv w:val="1"/>
      <w:marLeft w:val="0"/>
      <w:marRight w:val="0"/>
      <w:marTop w:val="0"/>
      <w:marBottom w:val="0"/>
      <w:divBdr>
        <w:top w:val="none" w:sz="0" w:space="0" w:color="auto"/>
        <w:left w:val="none" w:sz="0" w:space="0" w:color="auto"/>
        <w:bottom w:val="none" w:sz="0" w:space="0" w:color="auto"/>
        <w:right w:val="none" w:sz="0" w:space="0" w:color="auto"/>
      </w:divBdr>
    </w:div>
    <w:div w:id="1962299656">
      <w:bodyDiv w:val="1"/>
      <w:marLeft w:val="0"/>
      <w:marRight w:val="0"/>
      <w:marTop w:val="0"/>
      <w:marBottom w:val="0"/>
      <w:divBdr>
        <w:top w:val="none" w:sz="0" w:space="0" w:color="auto"/>
        <w:left w:val="none" w:sz="0" w:space="0" w:color="auto"/>
        <w:bottom w:val="none" w:sz="0" w:space="0" w:color="auto"/>
        <w:right w:val="none" w:sz="0" w:space="0" w:color="auto"/>
      </w:divBdr>
    </w:div>
    <w:div w:id="1962690392">
      <w:bodyDiv w:val="1"/>
      <w:marLeft w:val="0"/>
      <w:marRight w:val="0"/>
      <w:marTop w:val="0"/>
      <w:marBottom w:val="0"/>
      <w:divBdr>
        <w:top w:val="none" w:sz="0" w:space="0" w:color="auto"/>
        <w:left w:val="none" w:sz="0" w:space="0" w:color="auto"/>
        <w:bottom w:val="none" w:sz="0" w:space="0" w:color="auto"/>
        <w:right w:val="none" w:sz="0" w:space="0" w:color="auto"/>
      </w:divBdr>
    </w:div>
    <w:div w:id="1962766238">
      <w:bodyDiv w:val="1"/>
      <w:marLeft w:val="0"/>
      <w:marRight w:val="0"/>
      <w:marTop w:val="0"/>
      <w:marBottom w:val="0"/>
      <w:divBdr>
        <w:top w:val="none" w:sz="0" w:space="0" w:color="auto"/>
        <w:left w:val="none" w:sz="0" w:space="0" w:color="auto"/>
        <w:bottom w:val="none" w:sz="0" w:space="0" w:color="auto"/>
        <w:right w:val="none" w:sz="0" w:space="0" w:color="auto"/>
      </w:divBdr>
    </w:div>
    <w:div w:id="1962958787">
      <w:bodyDiv w:val="1"/>
      <w:marLeft w:val="0"/>
      <w:marRight w:val="0"/>
      <w:marTop w:val="0"/>
      <w:marBottom w:val="0"/>
      <w:divBdr>
        <w:top w:val="none" w:sz="0" w:space="0" w:color="auto"/>
        <w:left w:val="none" w:sz="0" w:space="0" w:color="auto"/>
        <w:bottom w:val="none" w:sz="0" w:space="0" w:color="auto"/>
        <w:right w:val="none" w:sz="0" w:space="0" w:color="auto"/>
      </w:divBdr>
    </w:div>
    <w:div w:id="1963144002">
      <w:bodyDiv w:val="1"/>
      <w:marLeft w:val="0"/>
      <w:marRight w:val="0"/>
      <w:marTop w:val="0"/>
      <w:marBottom w:val="0"/>
      <w:divBdr>
        <w:top w:val="none" w:sz="0" w:space="0" w:color="auto"/>
        <w:left w:val="none" w:sz="0" w:space="0" w:color="auto"/>
        <w:bottom w:val="none" w:sz="0" w:space="0" w:color="auto"/>
        <w:right w:val="none" w:sz="0" w:space="0" w:color="auto"/>
      </w:divBdr>
    </w:div>
    <w:div w:id="1963687071">
      <w:bodyDiv w:val="1"/>
      <w:marLeft w:val="0"/>
      <w:marRight w:val="0"/>
      <w:marTop w:val="0"/>
      <w:marBottom w:val="0"/>
      <w:divBdr>
        <w:top w:val="none" w:sz="0" w:space="0" w:color="auto"/>
        <w:left w:val="none" w:sz="0" w:space="0" w:color="auto"/>
        <w:bottom w:val="none" w:sz="0" w:space="0" w:color="auto"/>
        <w:right w:val="none" w:sz="0" w:space="0" w:color="auto"/>
      </w:divBdr>
    </w:div>
    <w:div w:id="1966422827">
      <w:bodyDiv w:val="1"/>
      <w:marLeft w:val="0"/>
      <w:marRight w:val="0"/>
      <w:marTop w:val="0"/>
      <w:marBottom w:val="0"/>
      <w:divBdr>
        <w:top w:val="none" w:sz="0" w:space="0" w:color="auto"/>
        <w:left w:val="none" w:sz="0" w:space="0" w:color="auto"/>
        <w:bottom w:val="none" w:sz="0" w:space="0" w:color="auto"/>
        <w:right w:val="none" w:sz="0" w:space="0" w:color="auto"/>
      </w:divBdr>
    </w:div>
    <w:div w:id="1966503372">
      <w:bodyDiv w:val="1"/>
      <w:marLeft w:val="0"/>
      <w:marRight w:val="0"/>
      <w:marTop w:val="0"/>
      <w:marBottom w:val="0"/>
      <w:divBdr>
        <w:top w:val="none" w:sz="0" w:space="0" w:color="auto"/>
        <w:left w:val="none" w:sz="0" w:space="0" w:color="auto"/>
        <w:bottom w:val="none" w:sz="0" w:space="0" w:color="auto"/>
        <w:right w:val="none" w:sz="0" w:space="0" w:color="auto"/>
      </w:divBdr>
    </w:div>
    <w:div w:id="1966765571">
      <w:bodyDiv w:val="1"/>
      <w:marLeft w:val="0"/>
      <w:marRight w:val="0"/>
      <w:marTop w:val="0"/>
      <w:marBottom w:val="0"/>
      <w:divBdr>
        <w:top w:val="none" w:sz="0" w:space="0" w:color="auto"/>
        <w:left w:val="none" w:sz="0" w:space="0" w:color="auto"/>
        <w:bottom w:val="none" w:sz="0" w:space="0" w:color="auto"/>
        <w:right w:val="none" w:sz="0" w:space="0" w:color="auto"/>
      </w:divBdr>
    </w:div>
    <w:div w:id="1967392420">
      <w:bodyDiv w:val="1"/>
      <w:marLeft w:val="0"/>
      <w:marRight w:val="0"/>
      <w:marTop w:val="0"/>
      <w:marBottom w:val="0"/>
      <w:divBdr>
        <w:top w:val="none" w:sz="0" w:space="0" w:color="auto"/>
        <w:left w:val="none" w:sz="0" w:space="0" w:color="auto"/>
        <w:bottom w:val="none" w:sz="0" w:space="0" w:color="auto"/>
        <w:right w:val="none" w:sz="0" w:space="0" w:color="auto"/>
      </w:divBdr>
    </w:div>
    <w:div w:id="1968781804">
      <w:bodyDiv w:val="1"/>
      <w:marLeft w:val="0"/>
      <w:marRight w:val="0"/>
      <w:marTop w:val="0"/>
      <w:marBottom w:val="0"/>
      <w:divBdr>
        <w:top w:val="none" w:sz="0" w:space="0" w:color="auto"/>
        <w:left w:val="none" w:sz="0" w:space="0" w:color="auto"/>
        <w:bottom w:val="none" w:sz="0" w:space="0" w:color="auto"/>
        <w:right w:val="none" w:sz="0" w:space="0" w:color="auto"/>
      </w:divBdr>
    </w:div>
    <w:div w:id="1970820425">
      <w:bodyDiv w:val="1"/>
      <w:marLeft w:val="0"/>
      <w:marRight w:val="0"/>
      <w:marTop w:val="0"/>
      <w:marBottom w:val="0"/>
      <w:divBdr>
        <w:top w:val="none" w:sz="0" w:space="0" w:color="auto"/>
        <w:left w:val="none" w:sz="0" w:space="0" w:color="auto"/>
        <w:bottom w:val="none" w:sz="0" w:space="0" w:color="auto"/>
        <w:right w:val="none" w:sz="0" w:space="0" w:color="auto"/>
      </w:divBdr>
    </w:div>
    <w:div w:id="1971470724">
      <w:bodyDiv w:val="1"/>
      <w:marLeft w:val="0"/>
      <w:marRight w:val="0"/>
      <w:marTop w:val="0"/>
      <w:marBottom w:val="0"/>
      <w:divBdr>
        <w:top w:val="none" w:sz="0" w:space="0" w:color="auto"/>
        <w:left w:val="none" w:sz="0" w:space="0" w:color="auto"/>
        <w:bottom w:val="none" w:sz="0" w:space="0" w:color="auto"/>
        <w:right w:val="none" w:sz="0" w:space="0" w:color="auto"/>
      </w:divBdr>
    </w:div>
    <w:div w:id="1971784393">
      <w:bodyDiv w:val="1"/>
      <w:marLeft w:val="0"/>
      <w:marRight w:val="0"/>
      <w:marTop w:val="0"/>
      <w:marBottom w:val="0"/>
      <w:divBdr>
        <w:top w:val="none" w:sz="0" w:space="0" w:color="auto"/>
        <w:left w:val="none" w:sz="0" w:space="0" w:color="auto"/>
        <w:bottom w:val="none" w:sz="0" w:space="0" w:color="auto"/>
        <w:right w:val="none" w:sz="0" w:space="0" w:color="auto"/>
      </w:divBdr>
    </w:div>
    <w:div w:id="1972393965">
      <w:bodyDiv w:val="1"/>
      <w:marLeft w:val="0"/>
      <w:marRight w:val="0"/>
      <w:marTop w:val="0"/>
      <w:marBottom w:val="0"/>
      <w:divBdr>
        <w:top w:val="none" w:sz="0" w:space="0" w:color="auto"/>
        <w:left w:val="none" w:sz="0" w:space="0" w:color="auto"/>
        <w:bottom w:val="none" w:sz="0" w:space="0" w:color="auto"/>
        <w:right w:val="none" w:sz="0" w:space="0" w:color="auto"/>
      </w:divBdr>
    </w:div>
    <w:div w:id="1973510381">
      <w:bodyDiv w:val="1"/>
      <w:marLeft w:val="0"/>
      <w:marRight w:val="0"/>
      <w:marTop w:val="0"/>
      <w:marBottom w:val="0"/>
      <w:divBdr>
        <w:top w:val="none" w:sz="0" w:space="0" w:color="auto"/>
        <w:left w:val="none" w:sz="0" w:space="0" w:color="auto"/>
        <w:bottom w:val="none" w:sz="0" w:space="0" w:color="auto"/>
        <w:right w:val="none" w:sz="0" w:space="0" w:color="auto"/>
      </w:divBdr>
    </w:div>
    <w:div w:id="1973553573">
      <w:bodyDiv w:val="1"/>
      <w:marLeft w:val="0"/>
      <w:marRight w:val="0"/>
      <w:marTop w:val="0"/>
      <w:marBottom w:val="0"/>
      <w:divBdr>
        <w:top w:val="none" w:sz="0" w:space="0" w:color="auto"/>
        <w:left w:val="none" w:sz="0" w:space="0" w:color="auto"/>
        <w:bottom w:val="none" w:sz="0" w:space="0" w:color="auto"/>
        <w:right w:val="none" w:sz="0" w:space="0" w:color="auto"/>
      </w:divBdr>
    </w:div>
    <w:div w:id="1974214846">
      <w:bodyDiv w:val="1"/>
      <w:marLeft w:val="0"/>
      <w:marRight w:val="0"/>
      <w:marTop w:val="0"/>
      <w:marBottom w:val="0"/>
      <w:divBdr>
        <w:top w:val="none" w:sz="0" w:space="0" w:color="auto"/>
        <w:left w:val="none" w:sz="0" w:space="0" w:color="auto"/>
        <w:bottom w:val="none" w:sz="0" w:space="0" w:color="auto"/>
        <w:right w:val="none" w:sz="0" w:space="0" w:color="auto"/>
      </w:divBdr>
    </w:div>
    <w:div w:id="1975326648">
      <w:bodyDiv w:val="1"/>
      <w:marLeft w:val="0"/>
      <w:marRight w:val="0"/>
      <w:marTop w:val="0"/>
      <w:marBottom w:val="0"/>
      <w:divBdr>
        <w:top w:val="none" w:sz="0" w:space="0" w:color="auto"/>
        <w:left w:val="none" w:sz="0" w:space="0" w:color="auto"/>
        <w:bottom w:val="none" w:sz="0" w:space="0" w:color="auto"/>
        <w:right w:val="none" w:sz="0" w:space="0" w:color="auto"/>
      </w:divBdr>
    </w:div>
    <w:div w:id="1976332027">
      <w:bodyDiv w:val="1"/>
      <w:marLeft w:val="0"/>
      <w:marRight w:val="0"/>
      <w:marTop w:val="0"/>
      <w:marBottom w:val="0"/>
      <w:divBdr>
        <w:top w:val="none" w:sz="0" w:space="0" w:color="auto"/>
        <w:left w:val="none" w:sz="0" w:space="0" w:color="auto"/>
        <w:bottom w:val="none" w:sz="0" w:space="0" w:color="auto"/>
        <w:right w:val="none" w:sz="0" w:space="0" w:color="auto"/>
      </w:divBdr>
    </w:div>
    <w:div w:id="1976637000">
      <w:bodyDiv w:val="1"/>
      <w:marLeft w:val="0"/>
      <w:marRight w:val="0"/>
      <w:marTop w:val="0"/>
      <w:marBottom w:val="0"/>
      <w:divBdr>
        <w:top w:val="none" w:sz="0" w:space="0" w:color="auto"/>
        <w:left w:val="none" w:sz="0" w:space="0" w:color="auto"/>
        <w:bottom w:val="none" w:sz="0" w:space="0" w:color="auto"/>
        <w:right w:val="none" w:sz="0" w:space="0" w:color="auto"/>
      </w:divBdr>
    </w:div>
    <w:div w:id="1977685017">
      <w:bodyDiv w:val="1"/>
      <w:marLeft w:val="0"/>
      <w:marRight w:val="0"/>
      <w:marTop w:val="0"/>
      <w:marBottom w:val="0"/>
      <w:divBdr>
        <w:top w:val="none" w:sz="0" w:space="0" w:color="auto"/>
        <w:left w:val="none" w:sz="0" w:space="0" w:color="auto"/>
        <w:bottom w:val="none" w:sz="0" w:space="0" w:color="auto"/>
        <w:right w:val="none" w:sz="0" w:space="0" w:color="auto"/>
      </w:divBdr>
    </w:div>
    <w:div w:id="1979529061">
      <w:bodyDiv w:val="1"/>
      <w:marLeft w:val="0"/>
      <w:marRight w:val="0"/>
      <w:marTop w:val="0"/>
      <w:marBottom w:val="0"/>
      <w:divBdr>
        <w:top w:val="none" w:sz="0" w:space="0" w:color="auto"/>
        <w:left w:val="none" w:sz="0" w:space="0" w:color="auto"/>
        <w:bottom w:val="none" w:sz="0" w:space="0" w:color="auto"/>
        <w:right w:val="none" w:sz="0" w:space="0" w:color="auto"/>
      </w:divBdr>
    </w:div>
    <w:div w:id="1979873609">
      <w:bodyDiv w:val="1"/>
      <w:marLeft w:val="0"/>
      <w:marRight w:val="0"/>
      <w:marTop w:val="0"/>
      <w:marBottom w:val="0"/>
      <w:divBdr>
        <w:top w:val="none" w:sz="0" w:space="0" w:color="auto"/>
        <w:left w:val="none" w:sz="0" w:space="0" w:color="auto"/>
        <w:bottom w:val="none" w:sz="0" w:space="0" w:color="auto"/>
        <w:right w:val="none" w:sz="0" w:space="0" w:color="auto"/>
      </w:divBdr>
    </w:div>
    <w:div w:id="1980451959">
      <w:bodyDiv w:val="1"/>
      <w:marLeft w:val="0"/>
      <w:marRight w:val="0"/>
      <w:marTop w:val="0"/>
      <w:marBottom w:val="0"/>
      <w:divBdr>
        <w:top w:val="none" w:sz="0" w:space="0" w:color="auto"/>
        <w:left w:val="none" w:sz="0" w:space="0" w:color="auto"/>
        <w:bottom w:val="none" w:sz="0" w:space="0" w:color="auto"/>
        <w:right w:val="none" w:sz="0" w:space="0" w:color="auto"/>
      </w:divBdr>
    </w:div>
    <w:div w:id="1981497677">
      <w:bodyDiv w:val="1"/>
      <w:marLeft w:val="0"/>
      <w:marRight w:val="0"/>
      <w:marTop w:val="0"/>
      <w:marBottom w:val="0"/>
      <w:divBdr>
        <w:top w:val="none" w:sz="0" w:space="0" w:color="auto"/>
        <w:left w:val="none" w:sz="0" w:space="0" w:color="auto"/>
        <w:bottom w:val="none" w:sz="0" w:space="0" w:color="auto"/>
        <w:right w:val="none" w:sz="0" w:space="0" w:color="auto"/>
      </w:divBdr>
    </w:div>
    <w:div w:id="1984506335">
      <w:bodyDiv w:val="1"/>
      <w:marLeft w:val="0"/>
      <w:marRight w:val="0"/>
      <w:marTop w:val="0"/>
      <w:marBottom w:val="0"/>
      <w:divBdr>
        <w:top w:val="none" w:sz="0" w:space="0" w:color="auto"/>
        <w:left w:val="none" w:sz="0" w:space="0" w:color="auto"/>
        <w:bottom w:val="none" w:sz="0" w:space="0" w:color="auto"/>
        <w:right w:val="none" w:sz="0" w:space="0" w:color="auto"/>
      </w:divBdr>
    </w:div>
    <w:div w:id="1985313984">
      <w:bodyDiv w:val="1"/>
      <w:marLeft w:val="0"/>
      <w:marRight w:val="0"/>
      <w:marTop w:val="0"/>
      <w:marBottom w:val="0"/>
      <w:divBdr>
        <w:top w:val="none" w:sz="0" w:space="0" w:color="auto"/>
        <w:left w:val="none" w:sz="0" w:space="0" w:color="auto"/>
        <w:bottom w:val="none" w:sz="0" w:space="0" w:color="auto"/>
        <w:right w:val="none" w:sz="0" w:space="0" w:color="auto"/>
      </w:divBdr>
    </w:div>
    <w:div w:id="1986354130">
      <w:bodyDiv w:val="1"/>
      <w:marLeft w:val="0"/>
      <w:marRight w:val="0"/>
      <w:marTop w:val="0"/>
      <w:marBottom w:val="0"/>
      <w:divBdr>
        <w:top w:val="none" w:sz="0" w:space="0" w:color="auto"/>
        <w:left w:val="none" w:sz="0" w:space="0" w:color="auto"/>
        <w:bottom w:val="none" w:sz="0" w:space="0" w:color="auto"/>
        <w:right w:val="none" w:sz="0" w:space="0" w:color="auto"/>
      </w:divBdr>
    </w:div>
    <w:div w:id="1987859320">
      <w:bodyDiv w:val="1"/>
      <w:marLeft w:val="0"/>
      <w:marRight w:val="0"/>
      <w:marTop w:val="0"/>
      <w:marBottom w:val="0"/>
      <w:divBdr>
        <w:top w:val="none" w:sz="0" w:space="0" w:color="auto"/>
        <w:left w:val="none" w:sz="0" w:space="0" w:color="auto"/>
        <w:bottom w:val="none" w:sz="0" w:space="0" w:color="auto"/>
        <w:right w:val="none" w:sz="0" w:space="0" w:color="auto"/>
      </w:divBdr>
    </w:div>
    <w:div w:id="1989820376">
      <w:bodyDiv w:val="1"/>
      <w:marLeft w:val="0"/>
      <w:marRight w:val="0"/>
      <w:marTop w:val="0"/>
      <w:marBottom w:val="0"/>
      <w:divBdr>
        <w:top w:val="none" w:sz="0" w:space="0" w:color="auto"/>
        <w:left w:val="none" w:sz="0" w:space="0" w:color="auto"/>
        <w:bottom w:val="none" w:sz="0" w:space="0" w:color="auto"/>
        <w:right w:val="none" w:sz="0" w:space="0" w:color="auto"/>
      </w:divBdr>
    </w:div>
    <w:div w:id="1992979570">
      <w:bodyDiv w:val="1"/>
      <w:marLeft w:val="0"/>
      <w:marRight w:val="0"/>
      <w:marTop w:val="0"/>
      <w:marBottom w:val="0"/>
      <w:divBdr>
        <w:top w:val="none" w:sz="0" w:space="0" w:color="auto"/>
        <w:left w:val="none" w:sz="0" w:space="0" w:color="auto"/>
        <w:bottom w:val="none" w:sz="0" w:space="0" w:color="auto"/>
        <w:right w:val="none" w:sz="0" w:space="0" w:color="auto"/>
      </w:divBdr>
    </w:div>
    <w:div w:id="1993102554">
      <w:bodyDiv w:val="1"/>
      <w:marLeft w:val="0"/>
      <w:marRight w:val="0"/>
      <w:marTop w:val="0"/>
      <w:marBottom w:val="0"/>
      <w:divBdr>
        <w:top w:val="none" w:sz="0" w:space="0" w:color="auto"/>
        <w:left w:val="none" w:sz="0" w:space="0" w:color="auto"/>
        <w:bottom w:val="none" w:sz="0" w:space="0" w:color="auto"/>
        <w:right w:val="none" w:sz="0" w:space="0" w:color="auto"/>
      </w:divBdr>
    </w:div>
    <w:div w:id="1993558933">
      <w:bodyDiv w:val="1"/>
      <w:marLeft w:val="0"/>
      <w:marRight w:val="0"/>
      <w:marTop w:val="0"/>
      <w:marBottom w:val="0"/>
      <w:divBdr>
        <w:top w:val="none" w:sz="0" w:space="0" w:color="auto"/>
        <w:left w:val="none" w:sz="0" w:space="0" w:color="auto"/>
        <w:bottom w:val="none" w:sz="0" w:space="0" w:color="auto"/>
        <w:right w:val="none" w:sz="0" w:space="0" w:color="auto"/>
      </w:divBdr>
    </w:div>
    <w:div w:id="1994486670">
      <w:bodyDiv w:val="1"/>
      <w:marLeft w:val="0"/>
      <w:marRight w:val="0"/>
      <w:marTop w:val="0"/>
      <w:marBottom w:val="0"/>
      <w:divBdr>
        <w:top w:val="none" w:sz="0" w:space="0" w:color="auto"/>
        <w:left w:val="none" w:sz="0" w:space="0" w:color="auto"/>
        <w:bottom w:val="none" w:sz="0" w:space="0" w:color="auto"/>
        <w:right w:val="none" w:sz="0" w:space="0" w:color="auto"/>
      </w:divBdr>
    </w:div>
    <w:div w:id="1994941748">
      <w:bodyDiv w:val="1"/>
      <w:marLeft w:val="0"/>
      <w:marRight w:val="0"/>
      <w:marTop w:val="0"/>
      <w:marBottom w:val="0"/>
      <w:divBdr>
        <w:top w:val="none" w:sz="0" w:space="0" w:color="auto"/>
        <w:left w:val="none" w:sz="0" w:space="0" w:color="auto"/>
        <w:bottom w:val="none" w:sz="0" w:space="0" w:color="auto"/>
        <w:right w:val="none" w:sz="0" w:space="0" w:color="auto"/>
      </w:divBdr>
    </w:div>
    <w:div w:id="1995063477">
      <w:bodyDiv w:val="1"/>
      <w:marLeft w:val="0"/>
      <w:marRight w:val="0"/>
      <w:marTop w:val="0"/>
      <w:marBottom w:val="0"/>
      <w:divBdr>
        <w:top w:val="none" w:sz="0" w:space="0" w:color="auto"/>
        <w:left w:val="none" w:sz="0" w:space="0" w:color="auto"/>
        <w:bottom w:val="none" w:sz="0" w:space="0" w:color="auto"/>
        <w:right w:val="none" w:sz="0" w:space="0" w:color="auto"/>
      </w:divBdr>
    </w:div>
    <w:div w:id="1996372646">
      <w:bodyDiv w:val="1"/>
      <w:marLeft w:val="0"/>
      <w:marRight w:val="0"/>
      <w:marTop w:val="0"/>
      <w:marBottom w:val="0"/>
      <w:divBdr>
        <w:top w:val="none" w:sz="0" w:space="0" w:color="auto"/>
        <w:left w:val="none" w:sz="0" w:space="0" w:color="auto"/>
        <w:bottom w:val="none" w:sz="0" w:space="0" w:color="auto"/>
        <w:right w:val="none" w:sz="0" w:space="0" w:color="auto"/>
      </w:divBdr>
    </w:div>
    <w:div w:id="1996764827">
      <w:bodyDiv w:val="1"/>
      <w:marLeft w:val="0"/>
      <w:marRight w:val="0"/>
      <w:marTop w:val="0"/>
      <w:marBottom w:val="0"/>
      <w:divBdr>
        <w:top w:val="none" w:sz="0" w:space="0" w:color="auto"/>
        <w:left w:val="none" w:sz="0" w:space="0" w:color="auto"/>
        <w:bottom w:val="none" w:sz="0" w:space="0" w:color="auto"/>
        <w:right w:val="none" w:sz="0" w:space="0" w:color="auto"/>
      </w:divBdr>
    </w:div>
    <w:div w:id="1997106917">
      <w:bodyDiv w:val="1"/>
      <w:marLeft w:val="0"/>
      <w:marRight w:val="0"/>
      <w:marTop w:val="0"/>
      <w:marBottom w:val="0"/>
      <w:divBdr>
        <w:top w:val="none" w:sz="0" w:space="0" w:color="auto"/>
        <w:left w:val="none" w:sz="0" w:space="0" w:color="auto"/>
        <w:bottom w:val="none" w:sz="0" w:space="0" w:color="auto"/>
        <w:right w:val="none" w:sz="0" w:space="0" w:color="auto"/>
      </w:divBdr>
    </w:div>
    <w:div w:id="1997686453">
      <w:bodyDiv w:val="1"/>
      <w:marLeft w:val="0"/>
      <w:marRight w:val="0"/>
      <w:marTop w:val="0"/>
      <w:marBottom w:val="0"/>
      <w:divBdr>
        <w:top w:val="none" w:sz="0" w:space="0" w:color="auto"/>
        <w:left w:val="none" w:sz="0" w:space="0" w:color="auto"/>
        <w:bottom w:val="none" w:sz="0" w:space="0" w:color="auto"/>
        <w:right w:val="none" w:sz="0" w:space="0" w:color="auto"/>
      </w:divBdr>
    </w:div>
    <w:div w:id="1998998941">
      <w:bodyDiv w:val="1"/>
      <w:marLeft w:val="0"/>
      <w:marRight w:val="0"/>
      <w:marTop w:val="0"/>
      <w:marBottom w:val="0"/>
      <w:divBdr>
        <w:top w:val="none" w:sz="0" w:space="0" w:color="auto"/>
        <w:left w:val="none" w:sz="0" w:space="0" w:color="auto"/>
        <w:bottom w:val="none" w:sz="0" w:space="0" w:color="auto"/>
        <w:right w:val="none" w:sz="0" w:space="0" w:color="auto"/>
      </w:divBdr>
    </w:div>
    <w:div w:id="1999766043">
      <w:bodyDiv w:val="1"/>
      <w:marLeft w:val="0"/>
      <w:marRight w:val="0"/>
      <w:marTop w:val="0"/>
      <w:marBottom w:val="0"/>
      <w:divBdr>
        <w:top w:val="none" w:sz="0" w:space="0" w:color="auto"/>
        <w:left w:val="none" w:sz="0" w:space="0" w:color="auto"/>
        <w:bottom w:val="none" w:sz="0" w:space="0" w:color="auto"/>
        <w:right w:val="none" w:sz="0" w:space="0" w:color="auto"/>
      </w:divBdr>
    </w:div>
    <w:div w:id="1999797165">
      <w:bodyDiv w:val="1"/>
      <w:marLeft w:val="0"/>
      <w:marRight w:val="0"/>
      <w:marTop w:val="0"/>
      <w:marBottom w:val="0"/>
      <w:divBdr>
        <w:top w:val="none" w:sz="0" w:space="0" w:color="auto"/>
        <w:left w:val="none" w:sz="0" w:space="0" w:color="auto"/>
        <w:bottom w:val="none" w:sz="0" w:space="0" w:color="auto"/>
        <w:right w:val="none" w:sz="0" w:space="0" w:color="auto"/>
      </w:divBdr>
    </w:div>
    <w:div w:id="2001496630">
      <w:bodyDiv w:val="1"/>
      <w:marLeft w:val="0"/>
      <w:marRight w:val="0"/>
      <w:marTop w:val="0"/>
      <w:marBottom w:val="0"/>
      <w:divBdr>
        <w:top w:val="none" w:sz="0" w:space="0" w:color="auto"/>
        <w:left w:val="none" w:sz="0" w:space="0" w:color="auto"/>
        <w:bottom w:val="none" w:sz="0" w:space="0" w:color="auto"/>
        <w:right w:val="none" w:sz="0" w:space="0" w:color="auto"/>
      </w:divBdr>
    </w:div>
    <w:div w:id="2001536512">
      <w:bodyDiv w:val="1"/>
      <w:marLeft w:val="0"/>
      <w:marRight w:val="0"/>
      <w:marTop w:val="0"/>
      <w:marBottom w:val="0"/>
      <w:divBdr>
        <w:top w:val="none" w:sz="0" w:space="0" w:color="auto"/>
        <w:left w:val="none" w:sz="0" w:space="0" w:color="auto"/>
        <w:bottom w:val="none" w:sz="0" w:space="0" w:color="auto"/>
        <w:right w:val="none" w:sz="0" w:space="0" w:color="auto"/>
      </w:divBdr>
    </w:div>
    <w:div w:id="2001805603">
      <w:bodyDiv w:val="1"/>
      <w:marLeft w:val="0"/>
      <w:marRight w:val="0"/>
      <w:marTop w:val="0"/>
      <w:marBottom w:val="0"/>
      <w:divBdr>
        <w:top w:val="none" w:sz="0" w:space="0" w:color="auto"/>
        <w:left w:val="none" w:sz="0" w:space="0" w:color="auto"/>
        <w:bottom w:val="none" w:sz="0" w:space="0" w:color="auto"/>
        <w:right w:val="none" w:sz="0" w:space="0" w:color="auto"/>
      </w:divBdr>
    </w:div>
    <w:div w:id="2001960564">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 w:id="2003773786">
      <w:bodyDiv w:val="1"/>
      <w:marLeft w:val="0"/>
      <w:marRight w:val="0"/>
      <w:marTop w:val="0"/>
      <w:marBottom w:val="0"/>
      <w:divBdr>
        <w:top w:val="none" w:sz="0" w:space="0" w:color="auto"/>
        <w:left w:val="none" w:sz="0" w:space="0" w:color="auto"/>
        <w:bottom w:val="none" w:sz="0" w:space="0" w:color="auto"/>
        <w:right w:val="none" w:sz="0" w:space="0" w:color="auto"/>
      </w:divBdr>
    </w:div>
    <w:div w:id="2003925882">
      <w:bodyDiv w:val="1"/>
      <w:marLeft w:val="0"/>
      <w:marRight w:val="0"/>
      <w:marTop w:val="0"/>
      <w:marBottom w:val="0"/>
      <w:divBdr>
        <w:top w:val="none" w:sz="0" w:space="0" w:color="auto"/>
        <w:left w:val="none" w:sz="0" w:space="0" w:color="auto"/>
        <w:bottom w:val="none" w:sz="0" w:space="0" w:color="auto"/>
        <w:right w:val="none" w:sz="0" w:space="0" w:color="auto"/>
      </w:divBdr>
    </w:div>
    <w:div w:id="2004241105">
      <w:bodyDiv w:val="1"/>
      <w:marLeft w:val="0"/>
      <w:marRight w:val="0"/>
      <w:marTop w:val="0"/>
      <w:marBottom w:val="0"/>
      <w:divBdr>
        <w:top w:val="none" w:sz="0" w:space="0" w:color="auto"/>
        <w:left w:val="none" w:sz="0" w:space="0" w:color="auto"/>
        <w:bottom w:val="none" w:sz="0" w:space="0" w:color="auto"/>
        <w:right w:val="none" w:sz="0" w:space="0" w:color="auto"/>
      </w:divBdr>
    </w:div>
    <w:div w:id="2004426362">
      <w:bodyDiv w:val="1"/>
      <w:marLeft w:val="0"/>
      <w:marRight w:val="0"/>
      <w:marTop w:val="0"/>
      <w:marBottom w:val="0"/>
      <w:divBdr>
        <w:top w:val="none" w:sz="0" w:space="0" w:color="auto"/>
        <w:left w:val="none" w:sz="0" w:space="0" w:color="auto"/>
        <w:bottom w:val="none" w:sz="0" w:space="0" w:color="auto"/>
        <w:right w:val="none" w:sz="0" w:space="0" w:color="auto"/>
      </w:divBdr>
    </w:div>
    <w:div w:id="2005350019">
      <w:bodyDiv w:val="1"/>
      <w:marLeft w:val="0"/>
      <w:marRight w:val="0"/>
      <w:marTop w:val="0"/>
      <w:marBottom w:val="0"/>
      <w:divBdr>
        <w:top w:val="none" w:sz="0" w:space="0" w:color="auto"/>
        <w:left w:val="none" w:sz="0" w:space="0" w:color="auto"/>
        <w:bottom w:val="none" w:sz="0" w:space="0" w:color="auto"/>
        <w:right w:val="none" w:sz="0" w:space="0" w:color="auto"/>
      </w:divBdr>
    </w:div>
    <w:div w:id="2005425537">
      <w:bodyDiv w:val="1"/>
      <w:marLeft w:val="0"/>
      <w:marRight w:val="0"/>
      <w:marTop w:val="0"/>
      <w:marBottom w:val="0"/>
      <w:divBdr>
        <w:top w:val="none" w:sz="0" w:space="0" w:color="auto"/>
        <w:left w:val="none" w:sz="0" w:space="0" w:color="auto"/>
        <w:bottom w:val="none" w:sz="0" w:space="0" w:color="auto"/>
        <w:right w:val="none" w:sz="0" w:space="0" w:color="auto"/>
      </w:divBdr>
    </w:div>
    <w:div w:id="2006938472">
      <w:bodyDiv w:val="1"/>
      <w:marLeft w:val="0"/>
      <w:marRight w:val="0"/>
      <w:marTop w:val="0"/>
      <w:marBottom w:val="0"/>
      <w:divBdr>
        <w:top w:val="none" w:sz="0" w:space="0" w:color="auto"/>
        <w:left w:val="none" w:sz="0" w:space="0" w:color="auto"/>
        <w:bottom w:val="none" w:sz="0" w:space="0" w:color="auto"/>
        <w:right w:val="none" w:sz="0" w:space="0" w:color="auto"/>
      </w:divBdr>
    </w:div>
    <w:div w:id="2008710390">
      <w:bodyDiv w:val="1"/>
      <w:marLeft w:val="0"/>
      <w:marRight w:val="0"/>
      <w:marTop w:val="0"/>
      <w:marBottom w:val="0"/>
      <w:divBdr>
        <w:top w:val="none" w:sz="0" w:space="0" w:color="auto"/>
        <w:left w:val="none" w:sz="0" w:space="0" w:color="auto"/>
        <w:bottom w:val="none" w:sz="0" w:space="0" w:color="auto"/>
        <w:right w:val="none" w:sz="0" w:space="0" w:color="auto"/>
      </w:divBdr>
    </w:div>
    <w:div w:id="2009282403">
      <w:bodyDiv w:val="1"/>
      <w:marLeft w:val="0"/>
      <w:marRight w:val="0"/>
      <w:marTop w:val="0"/>
      <w:marBottom w:val="0"/>
      <w:divBdr>
        <w:top w:val="none" w:sz="0" w:space="0" w:color="auto"/>
        <w:left w:val="none" w:sz="0" w:space="0" w:color="auto"/>
        <w:bottom w:val="none" w:sz="0" w:space="0" w:color="auto"/>
        <w:right w:val="none" w:sz="0" w:space="0" w:color="auto"/>
      </w:divBdr>
    </w:div>
    <w:div w:id="2010014354">
      <w:bodyDiv w:val="1"/>
      <w:marLeft w:val="0"/>
      <w:marRight w:val="0"/>
      <w:marTop w:val="0"/>
      <w:marBottom w:val="0"/>
      <w:divBdr>
        <w:top w:val="none" w:sz="0" w:space="0" w:color="auto"/>
        <w:left w:val="none" w:sz="0" w:space="0" w:color="auto"/>
        <w:bottom w:val="none" w:sz="0" w:space="0" w:color="auto"/>
        <w:right w:val="none" w:sz="0" w:space="0" w:color="auto"/>
      </w:divBdr>
    </w:div>
    <w:div w:id="2010719389">
      <w:bodyDiv w:val="1"/>
      <w:marLeft w:val="0"/>
      <w:marRight w:val="0"/>
      <w:marTop w:val="0"/>
      <w:marBottom w:val="0"/>
      <w:divBdr>
        <w:top w:val="none" w:sz="0" w:space="0" w:color="auto"/>
        <w:left w:val="none" w:sz="0" w:space="0" w:color="auto"/>
        <w:bottom w:val="none" w:sz="0" w:space="0" w:color="auto"/>
        <w:right w:val="none" w:sz="0" w:space="0" w:color="auto"/>
      </w:divBdr>
    </w:div>
    <w:div w:id="2012373388">
      <w:bodyDiv w:val="1"/>
      <w:marLeft w:val="0"/>
      <w:marRight w:val="0"/>
      <w:marTop w:val="0"/>
      <w:marBottom w:val="0"/>
      <w:divBdr>
        <w:top w:val="none" w:sz="0" w:space="0" w:color="auto"/>
        <w:left w:val="none" w:sz="0" w:space="0" w:color="auto"/>
        <w:bottom w:val="none" w:sz="0" w:space="0" w:color="auto"/>
        <w:right w:val="none" w:sz="0" w:space="0" w:color="auto"/>
      </w:divBdr>
    </w:div>
    <w:div w:id="2013026790">
      <w:bodyDiv w:val="1"/>
      <w:marLeft w:val="0"/>
      <w:marRight w:val="0"/>
      <w:marTop w:val="0"/>
      <w:marBottom w:val="0"/>
      <w:divBdr>
        <w:top w:val="none" w:sz="0" w:space="0" w:color="auto"/>
        <w:left w:val="none" w:sz="0" w:space="0" w:color="auto"/>
        <w:bottom w:val="none" w:sz="0" w:space="0" w:color="auto"/>
        <w:right w:val="none" w:sz="0" w:space="0" w:color="auto"/>
      </w:divBdr>
    </w:div>
    <w:div w:id="2013678788">
      <w:bodyDiv w:val="1"/>
      <w:marLeft w:val="0"/>
      <w:marRight w:val="0"/>
      <w:marTop w:val="0"/>
      <w:marBottom w:val="0"/>
      <w:divBdr>
        <w:top w:val="none" w:sz="0" w:space="0" w:color="auto"/>
        <w:left w:val="none" w:sz="0" w:space="0" w:color="auto"/>
        <w:bottom w:val="none" w:sz="0" w:space="0" w:color="auto"/>
        <w:right w:val="none" w:sz="0" w:space="0" w:color="auto"/>
      </w:divBdr>
    </w:div>
    <w:div w:id="2013684027">
      <w:bodyDiv w:val="1"/>
      <w:marLeft w:val="0"/>
      <w:marRight w:val="0"/>
      <w:marTop w:val="0"/>
      <w:marBottom w:val="0"/>
      <w:divBdr>
        <w:top w:val="none" w:sz="0" w:space="0" w:color="auto"/>
        <w:left w:val="none" w:sz="0" w:space="0" w:color="auto"/>
        <w:bottom w:val="none" w:sz="0" w:space="0" w:color="auto"/>
        <w:right w:val="none" w:sz="0" w:space="0" w:color="auto"/>
      </w:divBdr>
    </w:div>
    <w:div w:id="2016566828">
      <w:bodyDiv w:val="1"/>
      <w:marLeft w:val="0"/>
      <w:marRight w:val="0"/>
      <w:marTop w:val="0"/>
      <w:marBottom w:val="0"/>
      <w:divBdr>
        <w:top w:val="none" w:sz="0" w:space="0" w:color="auto"/>
        <w:left w:val="none" w:sz="0" w:space="0" w:color="auto"/>
        <w:bottom w:val="none" w:sz="0" w:space="0" w:color="auto"/>
        <w:right w:val="none" w:sz="0" w:space="0" w:color="auto"/>
      </w:divBdr>
    </w:div>
    <w:div w:id="2019233792">
      <w:bodyDiv w:val="1"/>
      <w:marLeft w:val="0"/>
      <w:marRight w:val="0"/>
      <w:marTop w:val="0"/>
      <w:marBottom w:val="0"/>
      <w:divBdr>
        <w:top w:val="none" w:sz="0" w:space="0" w:color="auto"/>
        <w:left w:val="none" w:sz="0" w:space="0" w:color="auto"/>
        <w:bottom w:val="none" w:sz="0" w:space="0" w:color="auto"/>
        <w:right w:val="none" w:sz="0" w:space="0" w:color="auto"/>
      </w:divBdr>
    </w:div>
    <w:div w:id="2019500671">
      <w:bodyDiv w:val="1"/>
      <w:marLeft w:val="0"/>
      <w:marRight w:val="0"/>
      <w:marTop w:val="0"/>
      <w:marBottom w:val="0"/>
      <w:divBdr>
        <w:top w:val="none" w:sz="0" w:space="0" w:color="auto"/>
        <w:left w:val="none" w:sz="0" w:space="0" w:color="auto"/>
        <w:bottom w:val="none" w:sz="0" w:space="0" w:color="auto"/>
        <w:right w:val="none" w:sz="0" w:space="0" w:color="auto"/>
      </w:divBdr>
    </w:div>
    <w:div w:id="2020035509">
      <w:bodyDiv w:val="1"/>
      <w:marLeft w:val="0"/>
      <w:marRight w:val="0"/>
      <w:marTop w:val="0"/>
      <w:marBottom w:val="0"/>
      <w:divBdr>
        <w:top w:val="none" w:sz="0" w:space="0" w:color="auto"/>
        <w:left w:val="none" w:sz="0" w:space="0" w:color="auto"/>
        <w:bottom w:val="none" w:sz="0" w:space="0" w:color="auto"/>
        <w:right w:val="none" w:sz="0" w:space="0" w:color="auto"/>
      </w:divBdr>
    </w:div>
    <w:div w:id="2020347132">
      <w:bodyDiv w:val="1"/>
      <w:marLeft w:val="0"/>
      <w:marRight w:val="0"/>
      <w:marTop w:val="0"/>
      <w:marBottom w:val="0"/>
      <w:divBdr>
        <w:top w:val="none" w:sz="0" w:space="0" w:color="auto"/>
        <w:left w:val="none" w:sz="0" w:space="0" w:color="auto"/>
        <w:bottom w:val="none" w:sz="0" w:space="0" w:color="auto"/>
        <w:right w:val="none" w:sz="0" w:space="0" w:color="auto"/>
      </w:divBdr>
    </w:div>
    <w:div w:id="2021468591">
      <w:bodyDiv w:val="1"/>
      <w:marLeft w:val="0"/>
      <w:marRight w:val="0"/>
      <w:marTop w:val="0"/>
      <w:marBottom w:val="0"/>
      <w:divBdr>
        <w:top w:val="none" w:sz="0" w:space="0" w:color="auto"/>
        <w:left w:val="none" w:sz="0" w:space="0" w:color="auto"/>
        <w:bottom w:val="none" w:sz="0" w:space="0" w:color="auto"/>
        <w:right w:val="none" w:sz="0" w:space="0" w:color="auto"/>
      </w:divBdr>
    </w:div>
    <w:div w:id="2022510802">
      <w:bodyDiv w:val="1"/>
      <w:marLeft w:val="0"/>
      <w:marRight w:val="0"/>
      <w:marTop w:val="0"/>
      <w:marBottom w:val="0"/>
      <w:divBdr>
        <w:top w:val="none" w:sz="0" w:space="0" w:color="auto"/>
        <w:left w:val="none" w:sz="0" w:space="0" w:color="auto"/>
        <w:bottom w:val="none" w:sz="0" w:space="0" w:color="auto"/>
        <w:right w:val="none" w:sz="0" w:space="0" w:color="auto"/>
      </w:divBdr>
    </w:div>
    <w:div w:id="2022658812">
      <w:bodyDiv w:val="1"/>
      <w:marLeft w:val="0"/>
      <w:marRight w:val="0"/>
      <w:marTop w:val="0"/>
      <w:marBottom w:val="0"/>
      <w:divBdr>
        <w:top w:val="none" w:sz="0" w:space="0" w:color="auto"/>
        <w:left w:val="none" w:sz="0" w:space="0" w:color="auto"/>
        <w:bottom w:val="none" w:sz="0" w:space="0" w:color="auto"/>
        <w:right w:val="none" w:sz="0" w:space="0" w:color="auto"/>
      </w:divBdr>
    </w:div>
    <w:div w:id="2024239361">
      <w:bodyDiv w:val="1"/>
      <w:marLeft w:val="0"/>
      <w:marRight w:val="0"/>
      <w:marTop w:val="0"/>
      <w:marBottom w:val="0"/>
      <w:divBdr>
        <w:top w:val="none" w:sz="0" w:space="0" w:color="auto"/>
        <w:left w:val="none" w:sz="0" w:space="0" w:color="auto"/>
        <w:bottom w:val="none" w:sz="0" w:space="0" w:color="auto"/>
        <w:right w:val="none" w:sz="0" w:space="0" w:color="auto"/>
      </w:divBdr>
    </w:div>
    <w:div w:id="2025012638">
      <w:bodyDiv w:val="1"/>
      <w:marLeft w:val="0"/>
      <w:marRight w:val="0"/>
      <w:marTop w:val="0"/>
      <w:marBottom w:val="0"/>
      <w:divBdr>
        <w:top w:val="none" w:sz="0" w:space="0" w:color="auto"/>
        <w:left w:val="none" w:sz="0" w:space="0" w:color="auto"/>
        <w:bottom w:val="none" w:sz="0" w:space="0" w:color="auto"/>
        <w:right w:val="none" w:sz="0" w:space="0" w:color="auto"/>
      </w:divBdr>
    </w:div>
    <w:div w:id="2026637666">
      <w:bodyDiv w:val="1"/>
      <w:marLeft w:val="0"/>
      <w:marRight w:val="0"/>
      <w:marTop w:val="0"/>
      <w:marBottom w:val="0"/>
      <w:divBdr>
        <w:top w:val="none" w:sz="0" w:space="0" w:color="auto"/>
        <w:left w:val="none" w:sz="0" w:space="0" w:color="auto"/>
        <w:bottom w:val="none" w:sz="0" w:space="0" w:color="auto"/>
        <w:right w:val="none" w:sz="0" w:space="0" w:color="auto"/>
      </w:divBdr>
    </w:div>
    <w:div w:id="2026705765">
      <w:bodyDiv w:val="1"/>
      <w:marLeft w:val="0"/>
      <w:marRight w:val="0"/>
      <w:marTop w:val="0"/>
      <w:marBottom w:val="0"/>
      <w:divBdr>
        <w:top w:val="none" w:sz="0" w:space="0" w:color="auto"/>
        <w:left w:val="none" w:sz="0" w:space="0" w:color="auto"/>
        <w:bottom w:val="none" w:sz="0" w:space="0" w:color="auto"/>
        <w:right w:val="none" w:sz="0" w:space="0" w:color="auto"/>
      </w:divBdr>
    </w:div>
    <w:div w:id="2028175237">
      <w:bodyDiv w:val="1"/>
      <w:marLeft w:val="0"/>
      <w:marRight w:val="0"/>
      <w:marTop w:val="0"/>
      <w:marBottom w:val="0"/>
      <w:divBdr>
        <w:top w:val="none" w:sz="0" w:space="0" w:color="auto"/>
        <w:left w:val="none" w:sz="0" w:space="0" w:color="auto"/>
        <w:bottom w:val="none" w:sz="0" w:space="0" w:color="auto"/>
        <w:right w:val="none" w:sz="0" w:space="0" w:color="auto"/>
      </w:divBdr>
    </w:div>
    <w:div w:id="2028287997">
      <w:bodyDiv w:val="1"/>
      <w:marLeft w:val="0"/>
      <w:marRight w:val="0"/>
      <w:marTop w:val="0"/>
      <w:marBottom w:val="0"/>
      <w:divBdr>
        <w:top w:val="none" w:sz="0" w:space="0" w:color="auto"/>
        <w:left w:val="none" w:sz="0" w:space="0" w:color="auto"/>
        <w:bottom w:val="none" w:sz="0" w:space="0" w:color="auto"/>
        <w:right w:val="none" w:sz="0" w:space="0" w:color="auto"/>
      </w:divBdr>
    </w:div>
    <w:div w:id="2029522955">
      <w:bodyDiv w:val="1"/>
      <w:marLeft w:val="0"/>
      <w:marRight w:val="0"/>
      <w:marTop w:val="0"/>
      <w:marBottom w:val="0"/>
      <w:divBdr>
        <w:top w:val="none" w:sz="0" w:space="0" w:color="auto"/>
        <w:left w:val="none" w:sz="0" w:space="0" w:color="auto"/>
        <w:bottom w:val="none" w:sz="0" w:space="0" w:color="auto"/>
        <w:right w:val="none" w:sz="0" w:space="0" w:color="auto"/>
      </w:divBdr>
    </w:div>
    <w:div w:id="2029748189">
      <w:bodyDiv w:val="1"/>
      <w:marLeft w:val="0"/>
      <w:marRight w:val="0"/>
      <w:marTop w:val="0"/>
      <w:marBottom w:val="0"/>
      <w:divBdr>
        <w:top w:val="none" w:sz="0" w:space="0" w:color="auto"/>
        <w:left w:val="none" w:sz="0" w:space="0" w:color="auto"/>
        <w:bottom w:val="none" w:sz="0" w:space="0" w:color="auto"/>
        <w:right w:val="none" w:sz="0" w:space="0" w:color="auto"/>
      </w:divBdr>
    </w:div>
    <w:div w:id="2030910658">
      <w:bodyDiv w:val="1"/>
      <w:marLeft w:val="0"/>
      <w:marRight w:val="0"/>
      <w:marTop w:val="0"/>
      <w:marBottom w:val="0"/>
      <w:divBdr>
        <w:top w:val="none" w:sz="0" w:space="0" w:color="auto"/>
        <w:left w:val="none" w:sz="0" w:space="0" w:color="auto"/>
        <w:bottom w:val="none" w:sz="0" w:space="0" w:color="auto"/>
        <w:right w:val="none" w:sz="0" w:space="0" w:color="auto"/>
      </w:divBdr>
    </w:div>
    <w:div w:id="2031760974">
      <w:bodyDiv w:val="1"/>
      <w:marLeft w:val="0"/>
      <w:marRight w:val="0"/>
      <w:marTop w:val="0"/>
      <w:marBottom w:val="0"/>
      <w:divBdr>
        <w:top w:val="none" w:sz="0" w:space="0" w:color="auto"/>
        <w:left w:val="none" w:sz="0" w:space="0" w:color="auto"/>
        <w:bottom w:val="none" w:sz="0" w:space="0" w:color="auto"/>
        <w:right w:val="none" w:sz="0" w:space="0" w:color="auto"/>
      </w:divBdr>
    </w:div>
    <w:div w:id="2032880450">
      <w:bodyDiv w:val="1"/>
      <w:marLeft w:val="0"/>
      <w:marRight w:val="0"/>
      <w:marTop w:val="0"/>
      <w:marBottom w:val="0"/>
      <w:divBdr>
        <w:top w:val="none" w:sz="0" w:space="0" w:color="auto"/>
        <w:left w:val="none" w:sz="0" w:space="0" w:color="auto"/>
        <w:bottom w:val="none" w:sz="0" w:space="0" w:color="auto"/>
        <w:right w:val="none" w:sz="0" w:space="0" w:color="auto"/>
      </w:divBdr>
    </w:div>
    <w:div w:id="2032953156">
      <w:bodyDiv w:val="1"/>
      <w:marLeft w:val="0"/>
      <w:marRight w:val="0"/>
      <w:marTop w:val="0"/>
      <w:marBottom w:val="0"/>
      <w:divBdr>
        <w:top w:val="none" w:sz="0" w:space="0" w:color="auto"/>
        <w:left w:val="none" w:sz="0" w:space="0" w:color="auto"/>
        <w:bottom w:val="none" w:sz="0" w:space="0" w:color="auto"/>
        <w:right w:val="none" w:sz="0" w:space="0" w:color="auto"/>
      </w:divBdr>
    </w:div>
    <w:div w:id="2034333909">
      <w:bodyDiv w:val="1"/>
      <w:marLeft w:val="0"/>
      <w:marRight w:val="0"/>
      <w:marTop w:val="0"/>
      <w:marBottom w:val="0"/>
      <w:divBdr>
        <w:top w:val="none" w:sz="0" w:space="0" w:color="auto"/>
        <w:left w:val="none" w:sz="0" w:space="0" w:color="auto"/>
        <w:bottom w:val="none" w:sz="0" w:space="0" w:color="auto"/>
        <w:right w:val="none" w:sz="0" w:space="0" w:color="auto"/>
      </w:divBdr>
    </w:div>
    <w:div w:id="2034912224">
      <w:bodyDiv w:val="1"/>
      <w:marLeft w:val="0"/>
      <w:marRight w:val="0"/>
      <w:marTop w:val="0"/>
      <w:marBottom w:val="0"/>
      <w:divBdr>
        <w:top w:val="none" w:sz="0" w:space="0" w:color="auto"/>
        <w:left w:val="none" w:sz="0" w:space="0" w:color="auto"/>
        <w:bottom w:val="none" w:sz="0" w:space="0" w:color="auto"/>
        <w:right w:val="none" w:sz="0" w:space="0" w:color="auto"/>
      </w:divBdr>
    </w:div>
    <w:div w:id="2035573371">
      <w:bodyDiv w:val="1"/>
      <w:marLeft w:val="0"/>
      <w:marRight w:val="0"/>
      <w:marTop w:val="0"/>
      <w:marBottom w:val="0"/>
      <w:divBdr>
        <w:top w:val="none" w:sz="0" w:space="0" w:color="auto"/>
        <w:left w:val="none" w:sz="0" w:space="0" w:color="auto"/>
        <w:bottom w:val="none" w:sz="0" w:space="0" w:color="auto"/>
        <w:right w:val="none" w:sz="0" w:space="0" w:color="auto"/>
      </w:divBdr>
    </w:div>
    <w:div w:id="2037268560">
      <w:bodyDiv w:val="1"/>
      <w:marLeft w:val="0"/>
      <w:marRight w:val="0"/>
      <w:marTop w:val="0"/>
      <w:marBottom w:val="0"/>
      <w:divBdr>
        <w:top w:val="none" w:sz="0" w:space="0" w:color="auto"/>
        <w:left w:val="none" w:sz="0" w:space="0" w:color="auto"/>
        <w:bottom w:val="none" w:sz="0" w:space="0" w:color="auto"/>
        <w:right w:val="none" w:sz="0" w:space="0" w:color="auto"/>
      </w:divBdr>
    </w:div>
    <w:div w:id="2038193050">
      <w:bodyDiv w:val="1"/>
      <w:marLeft w:val="0"/>
      <w:marRight w:val="0"/>
      <w:marTop w:val="0"/>
      <w:marBottom w:val="0"/>
      <w:divBdr>
        <w:top w:val="none" w:sz="0" w:space="0" w:color="auto"/>
        <w:left w:val="none" w:sz="0" w:space="0" w:color="auto"/>
        <w:bottom w:val="none" w:sz="0" w:space="0" w:color="auto"/>
        <w:right w:val="none" w:sz="0" w:space="0" w:color="auto"/>
      </w:divBdr>
    </w:div>
    <w:div w:id="2038310953">
      <w:bodyDiv w:val="1"/>
      <w:marLeft w:val="0"/>
      <w:marRight w:val="0"/>
      <w:marTop w:val="0"/>
      <w:marBottom w:val="0"/>
      <w:divBdr>
        <w:top w:val="none" w:sz="0" w:space="0" w:color="auto"/>
        <w:left w:val="none" w:sz="0" w:space="0" w:color="auto"/>
        <w:bottom w:val="none" w:sz="0" w:space="0" w:color="auto"/>
        <w:right w:val="none" w:sz="0" w:space="0" w:color="auto"/>
      </w:divBdr>
    </w:div>
    <w:div w:id="2038432887">
      <w:bodyDiv w:val="1"/>
      <w:marLeft w:val="0"/>
      <w:marRight w:val="0"/>
      <w:marTop w:val="0"/>
      <w:marBottom w:val="0"/>
      <w:divBdr>
        <w:top w:val="none" w:sz="0" w:space="0" w:color="auto"/>
        <w:left w:val="none" w:sz="0" w:space="0" w:color="auto"/>
        <w:bottom w:val="none" w:sz="0" w:space="0" w:color="auto"/>
        <w:right w:val="none" w:sz="0" w:space="0" w:color="auto"/>
      </w:divBdr>
    </w:div>
    <w:div w:id="2039696791">
      <w:bodyDiv w:val="1"/>
      <w:marLeft w:val="0"/>
      <w:marRight w:val="0"/>
      <w:marTop w:val="0"/>
      <w:marBottom w:val="0"/>
      <w:divBdr>
        <w:top w:val="none" w:sz="0" w:space="0" w:color="auto"/>
        <w:left w:val="none" w:sz="0" w:space="0" w:color="auto"/>
        <w:bottom w:val="none" w:sz="0" w:space="0" w:color="auto"/>
        <w:right w:val="none" w:sz="0" w:space="0" w:color="auto"/>
      </w:divBdr>
    </w:div>
    <w:div w:id="2041007706">
      <w:bodyDiv w:val="1"/>
      <w:marLeft w:val="0"/>
      <w:marRight w:val="0"/>
      <w:marTop w:val="0"/>
      <w:marBottom w:val="0"/>
      <w:divBdr>
        <w:top w:val="none" w:sz="0" w:space="0" w:color="auto"/>
        <w:left w:val="none" w:sz="0" w:space="0" w:color="auto"/>
        <w:bottom w:val="none" w:sz="0" w:space="0" w:color="auto"/>
        <w:right w:val="none" w:sz="0" w:space="0" w:color="auto"/>
      </w:divBdr>
    </w:div>
    <w:div w:id="2041084300">
      <w:bodyDiv w:val="1"/>
      <w:marLeft w:val="0"/>
      <w:marRight w:val="0"/>
      <w:marTop w:val="0"/>
      <w:marBottom w:val="0"/>
      <w:divBdr>
        <w:top w:val="none" w:sz="0" w:space="0" w:color="auto"/>
        <w:left w:val="none" w:sz="0" w:space="0" w:color="auto"/>
        <w:bottom w:val="none" w:sz="0" w:space="0" w:color="auto"/>
        <w:right w:val="none" w:sz="0" w:space="0" w:color="auto"/>
      </w:divBdr>
    </w:div>
    <w:div w:id="2041857760">
      <w:bodyDiv w:val="1"/>
      <w:marLeft w:val="0"/>
      <w:marRight w:val="0"/>
      <w:marTop w:val="0"/>
      <w:marBottom w:val="0"/>
      <w:divBdr>
        <w:top w:val="none" w:sz="0" w:space="0" w:color="auto"/>
        <w:left w:val="none" w:sz="0" w:space="0" w:color="auto"/>
        <w:bottom w:val="none" w:sz="0" w:space="0" w:color="auto"/>
        <w:right w:val="none" w:sz="0" w:space="0" w:color="auto"/>
      </w:divBdr>
    </w:div>
    <w:div w:id="2042783979">
      <w:bodyDiv w:val="1"/>
      <w:marLeft w:val="0"/>
      <w:marRight w:val="0"/>
      <w:marTop w:val="0"/>
      <w:marBottom w:val="0"/>
      <w:divBdr>
        <w:top w:val="none" w:sz="0" w:space="0" w:color="auto"/>
        <w:left w:val="none" w:sz="0" w:space="0" w:color="auto"/>
        <w:bottom w:val="none" w:sz="0" w:space="0" w:color="auto"/>
        <w:right w:val="none" w:sz="0" w:space="0" w:color="auto"/>
      </w:divBdr>
    </w:div>
    <w:div w:id="2043087328">
      <w:bodyDiv w:val="1"/>
      <w:marLeft w:val="0"/>
      <w:marRight w:val="0"/>
      <w:marTop w:val="0"/>
      <w:marBottom w:val="0"/>
      <w:divBdr>
        <w:top w:val="none" w:sz="0" w:space="0" w:color="auto"/>
        <w:left w:val="none" w:sz="0" w:space="0" w:color="auto"/>
        <w:bottom w:val="none" w:sz="0" w:space="0" w:color="auto"/>
        <w:right w:val="none" w:sz="0" w:space="0" w:color="auto"/>
      </w:divBdr>
    </w:div>
    <w:div w:id="2043824594">
      <w:bodyDiv w:val="1"/>
      <w:marLeft w:val="0"/>
      <w:marRight w:val="0"/>
      <w:marTop w:val="0"/>
      <w:marBottom w:val="0"/>
      <w:divBdr>
        <w:top w:val="none" w:sz="0" w:space="0" w:color="auto"/>
        <w:left w:val="none" w:sz="0" w:space="0" w:color="auto"/>
        <w:bottom w:val="none" w:sz="0" w:space="0" w:color="auto"/>
        <w:right w:val="none" w:sz="0" w:space="0" w:color="auto"/>
      </w:divBdr>
    </w:div>
    <w:div w:id="2046131495">
      <w:bodyDiv w:val="1"/>
      <w:marLeft w:val="0"/>
      <w:marRight w:val="0"/>
      <w:marTop w:val="0"/>
      <w:marBottom w:val="0"/>
      <w:divBdr>
        <w:top w:val="none" w:sz="0" w:space="0" w:color="auto"/>
        <w:left w:val="none" w:sz="0" w:space="0" w:color="auto"/>
        <w:bottom w:val="none" w:sz="0" w:space="0" w:color="auto"/>
        <w:right w:val="none" w:sz="0" w:space="0" w:color="auto"/>
      </w:divBdr>
    </w:div>
    <w:div w:id="2046245935">
      <w:bodyDiv w:val="1"/>
      <w:marLeft w:val="0"/>
      <w:marRight w:val="0"/>
      <w:marTop w:val="0"/>
      <w:marBottom w:val="0"/>
      <w:divBdr>
        <w:top w:val="none" w:sz="0" w:space="0" w:color="auto"/>
        <w:left w:val="none" w:sz="0" w:space="0" w:color="auto"/>
        <w:bottom w:val="none" w:sz="0" w:space="0" w:color="auto"/>
        <w:right w:val="none" w:sz="0" w:space="0" w:color="auto"/>
      </w:divBdr>
    </w:div>
    <w:div w:id="2046982070">
      <w:bodyDiv w:val="1"/>
      <w:marLeft w:val="0"/>
      <w:marRight w:val="0"/>
      <w:marTop w:val="0"/>
      <w:marBottom w:val="0"/>
      <w:divBdr>
        <w:top w:val="none" w:sz="0" w:space="0" w:color="auto"/>
        <w:left w:val="none" w:sz="0" w:space="0" w:color="auto"/>
        <w:bottom w:val="none" w:sz="0" w:space="0" w:color="auto"/>
        <w:right w:val="none" w:sz="0" w:space="0" w:color="auto"/>
      </w:divBdr>
    </w:div>
    <w:div w:id="2048680206">
      <w:bodyDiv w:val="1"/>
      <w:marLeft w:val="0"/>
      <w:marRight w:val="0"/>
      <w:marTop w:val="0"/>
      <w:marBottom w:val="0"/>
      <w:divBdr>
        <w:top w:val="none" w:sz="0" w:space="0" w:color="auto"/>
        <w:left w:val="none" w:sz="0" w:space="0" w:color="auto"/>
        <w:bottom w:val="none" w:sz="0" w:space="0" w:color="auto"/>
        <w:right w:val="none" w:sz="0" w:space="0" w:color="auto"/>
      </w:divBdr>
    </w:div>
    <w:div w:id="2049182685">
      <w:bodyDiv w:val="1"/>
      <w:marLeft w:val="0"/>
      <w:marRight w:val="0"/>
      <w:marTop w:val="0"/>
      <w:marBottom w:val="0"/>
      <w:divBdr>
        <w:top w:val="none" w:sz="0" w:space="0" w:color="auto"/>
        <w:left w:val="none" w:sz="0" w:space="0" w:color="auto"/>
        <w:bottom w:val="none" w:sz="0" w:space="0" w:color="auto"/>
        <w:right w:val="none" w:sz="0" w:space="0" w:color="auto"/>
      </w:divBdr>
    </w:div>
    <w:div w:id="2051957895">
      <w:bodyDiv w:val="1"/>
      <w:marLeft w:val="0"/>
      <w:marRight w:val="0"/>
      <w:marTop w:val="0"/>
      <w:marBottom w:val="0"/>
      <w:divBdr>
        <w:top w:val="none" w:sz="0" w:space="0" w:color="auto"/>
        <w:left w:val="none" w:sz="0" w:space="0" w:color="auto"/>
        <w:bottom w:val="none" w:sz="0" w:space="0" w:color="auto"/>
        <w:right w:val="none" w:sz="0" w:space="0" w:color="auto"/>
      </w:divBdr>
    </w:div>
    <w:div w:id="2052613174">
      <w:bodyDiv w:val="1"/>
      <w:marLeft w:val="0"/>
      <w:marRight w:val="0"/>
      <w:marTop w:val="0"/>
      <w:marBottom w:val="0"/>
      <w:divBdr>
        <w:top w:val="none" w:sz="0" w:space="0" w:color="auto"/>
        <w:left w:val="none" w:sz="0" w:space="0" w:color="auto"/>
        <w:bottom w:val="none" w:sz="0" w:space="0" w:color="auto"/>
        <w:right w:val="none" w:sz="0" w:space="0" w:color="auto"/>
      </w:divBdr>
    </w:div>
    <w:div w:id="2053653766">
      <w:bodyDiv w:val="1"/>
      <w:marLeft w:val="0"/>
      <w:marRight w:val="0"/>
      <w:marTop w:val="0"/>
      <w:marBottom w:val="0"/>
      <w:divBdr>
        <w:top w:val="none" w:sz="0" w:space="0" w:color="auto"/>
        <w:left w:val="none" w:sz="0" w:space="0" w:color="auto"/>
        <w:bottom w:val="none" w:sz="0" w:space="0" w:color="auto"/>
        <w:right w:val="none" w:sz="0" w:space="0" w:color="auto"/>
      </w:divBdr>
    </w:div>
    <w:div w:id="2053772246">
      <w:bodyDiv w:val="1"/>
      <w:marLeft w:val="0"/>
      <w:marRight w:val="0"/>
      <w:marTop w:val="0"/>
      <w:marBottom w:val="0"/>
      <w:divBdr>
        <w:top w:val="none" w:sz="0" w:space="0" w:color="auto"/>
        <w:left w:val="none" w:sz="0" w:space="0" w:color="auto"/>
        <w:bottom w:val="none" w:sz="0" w:space="0" w:color="auto"/>
        <w:right w:val="none" w:sz="0" w:space="0" w:color="auto"/>
      </w:divBdr>
    </w:div>
    <w:div w:id="2053849053">
      <w:bodyDiv w:val="1"/>
      <w:marLeft w:val="0"/>
      <w:marRight w:val="0"/>
      <w:marTop w:val="0"/>
      <w:marBottom w:val="0"/>
      <w:divBdr>
        <w:top w:val="none" w:sz="0" w:space="0" w:color="auto"/>
        <w:left w:val="none" w:sz="0" w:space="0" w:color="auto"/>
        <w:bottom w:val="none" w:sz="0" w:space="0" w:color="auto"/>
        <w:right w:val="none" w:sz="0" w:space="0" w:color="auto"/>
      </w:divBdr>
    </w:div>
    <w:div w:id="2053923690">
      <w:bodyDiv w:val="1"/>
      <w:marLeft w:val="0"/>
      <w:marRight w:val="0"/>
      <w:marTop w:val="0"/>
      <w:marBottom w:val="0"/>
      <w:divBdr>
        <w:top w:val="none" w:sz="0" w:space="0" w:color="auto"/>
        <w:left w:val="none" w:sz="0" w:space="0" w:color="auto"/>
        <w:bottom w:val="none" w:sz="0" w:space="0" w:color="auto"/>
        <w:right w:val="none" w:sz="0" w:space="0" w:color="auto"/>
      </w:divBdr>
    </w:div>
    <w:div w:id="2054042114">
      <w:bodyDiv w:val="1"/>
      <w:marLeft w:val="0"/>
      <w:marRight w:val="0"/>
      <w:marTop w:val="0"/>
      <w:marBottom w:val="0"/>
      <w:divBdr>
        <w:top w:val="none" w:sz="0" w:space="0" w:color="auto"/>
        <w:left w:val="none" w:sz="0" w:space="0" w:color="auto"/>
        <w:bottom w:val="none" w:sz="0" w:space="0" w:color="auto"/>
        <w:right w:val="none" w:sz="0" w:space="0" w:color="auto"/>
      </w:divBdr>
    </w:div>
    <w:div w:id="2054843062">
      <w:bodyDiv w:val="1"/>
      <w:marLeft w:val="0"/>
      <w:marRight w:val="0"/>
      <w:marTop w:val="0"/>
      <w:marBottom w:val="0"/>
      <w:divBdr>
        <w:top w:val="none" w:sz="0" w:space="0" w:color="auto"/>
        <w:left w:val="none" w:sz="0" w:space="0" w:color="auto"/>
        <w:bottom w:val="none" w:sz="0" w:space="0" w:color="auto"/>
        <w:right w:val="none" w:sz="0" w:space="0" w:color="auto"/>
      </w:divBdr>
    </w:div>
    <w:div w:id="2055232305">
      <w:bodyDiv w:val="1"/>
      <w:marLeft w:val="0"/>
      <w:marRight w:val="0"/>
      <w:marTop w:val="0"/>
      <w:marBottom w:val="0"/>
      <w:divBdr>
        <w:top w:val="none" w:sz="0" w:space="0" w:color="auto"/>
        <w:left w:val="none" w:sz="0" w:space="0" w:color="auto"/>
        <w:bottom w:val="none" w:sz="0" w:space="0" w:color="auto"/>
        <w:right w:val="none" w:sz="0" w:space="0" w:color="auto"/>
      </w:divBdr>
    </w:div>
    <w:div w:id="2057318051">
      <w:bodyDiv w:val="1"/>
      <w:marLeft w:val="0"/>
      <w:marRight w:val="0"/>
      <w:marTop w:val="0"/>
      <w:marBottom w:val="0"/>
      <w:divBdr>
        <w:top w:val="none" w:sz="0" w:space="0" w:color="auto"/>
        <w:left w:val="none" w:sz="0" w:space="0" w:color="auto"/>
        <w:bottom w:val="none" w:sz="0" w:space="0" w:color="auto"/>
        <w:right w:val="none" w:sz="0" w:space="0" w:color="auto"/>
      </w:divBdr>
    </w:div>
    <w:div w:id="2057469366">
      <w:bodyDiv w:val="1"/>
      <w:marLeft w:val="0"/>
      <w:marRight w:val="0"/>
      <w:marTop w:val="0"/>
      <w:marBottom w:val="0"/>
      <w:divBdr>
        <w:top w:val="none" w:sz="0" w:space="0" w:color="auto"/>
        <w:left w:val="none" w:sz="0" w:space="0" w:color="auto"/>
        <w:bottom w:val="none" w:sz="0" w:space="0" w:color="auto"/>
        <w:right w:val="none" w:sz="0" w:space="0" w:color="auto"/>
      </w:divBdr>
    </w:div>
    <w:div w:id="2059160158">
      <w:bodyDiv w:val="1"/>
      <w:marLeft w:val="0"/>
      <w:marRight w:val="0"/>
      <w:marTop w:val="0"/>
      <w:marBottom w:val="0"/>
      <w:divBdr>
        <w:top w:val="none" w:sz="0" w:space="0" w:color="auto"/>
        <w:left w:val="none" w:sz="0" w:space="0" w:color="auto"/>
        <w:bottom w:val="none" w:sz="0" w:space="0" w:color="auto"/>
        <w:right w:val="none" w:sz="0" w:space="0" w:color="auto"/>
      </w:divBdr>
    </w:div>
    <w:div w:id="2059353486">
      <w:bodyDiv w:val="1"/>
      <w:marLeft w:val="0"/>
      <w:marRight w:val="0"/>
      <w:marTop w:val="0"/>
      <w:marBottom w:val="0"/>
      <w:divBdr>
        <w:top w:val="none" w:sz="0" w:space="0" w:color="auto"/>
        <w:left w:val="none" w:sz="0" w:space="0" w:color="auto"/>
        <w:bottom w:val="none" w:sz="0" w:space="0" w:color="auto"/>
        <w:right w:val="none" w:sz="0" w:space="0" w:color="auto"/>
      </w:divBdr>
    </w:div>
    <w:div w:id="2059742771">
      <w:bodyDiv w:val="1"/>
      <w:marLeft w:val="0"/>
      <w:marRight w:val="0"/>
      <w:marTop w:val="0"/>
      <w:marBottom w:val="0"/>
      <w:divBdr>
        <w:top w:val="none" w:sz="0" w:space="0" w:color="auto"/>
        <w:left w:val="none" w:sz="0" w:space="0" w:color="auto"/>
        <w:bottom w:val="none" w:sz="0" w:space="0" w:color="auto"/>
        <w:right w:val="none" w:sz="0" w:space="0" w:color="auto"/>
      </w:divBdr>
    </w:div>
    <w:div w:id="2059938318">
      <w:bodyDiv w:val="1"/>
      <w:marLeft w:val="0"/>
      <w:marRight w:val="0"/>
      <w:marTop w:val="0"/>
      <w:marBottom w:val="0"/>
      <w:divBdr>
        <w:top w:val="none" w:sz="0" w:space="0" w:color="auto"/>
        <w:left w:val="none" w:sz="0" w:space="0" w:color="auto"/>
        <w:bottom w:val="none" w:sz="0" w:space="0" w:color="auto"/>
        <w:right w:val="none" w:sz="0" w:space="0" w:color="auto"/>
      </w:divBdr>
    </w:div>
    <w:div w:id="2060394440">
      <w:bodyDiv w:val="1"/>
      <w:marLeft w:val="0"/>
      <w:marRight w:val="0"/>
      <w:marTop w:val="0"/>
      <w:marBottom w:val="0"/>
      <w:divBdr>
        <w:top w:val="none" w:sz="0" w:space="0" w:color="auto"/>
        <w:left w:val="none" w:sz="0" w:space="0" w:color="auto"/>
        <w:bottom w:val="none" w:sz="0" w:space="0" w:color="auto"/>
        <w:right w:val="none" w:sz="0" w:space="0" w:color="auto"/>
      </w:divBdr>
    </w:div>
    <w:div w:id="2061710981">
      <w:bodyDiv w:val="1"/>
      <w:marLeft w:val="0"/>
      <w:marRight w:val="0"/>
      <w:marTop w:val="0"/>
      <w:marBottom w:val="0"/>
      <w:divBdr>
        <w:top w:val="none" w:sz="0" w:space="0" w:color="auto"/>
        <w:left w:val="none" w:sz="0" w:space="0" w:color="auto"/>
        <w:bottom w:val="none" w:sz="0" w:space="0" w:color="auto"/>
        <w:right w:val="none" w:sz="0" w:space="0" w:color="auto"/>
      </w:divBdr>
    </w:div>
    <w:div w:id="2062705491">
      <w:bodyDiv w:val="1"/>
      <w:marLeft w:val="0"/>
      <w:marRight w:val="0"/>
      <w:marTop w:val="0"/>
      <w:marBottom w:val="0"/>
      <w:divBdr>
        <w:top w:val="none" w:sz="0" w:space="0" w:color="auto"/>
        <w:left w:val="none" w:sz="0" w:space="0" w:color="auto"/>
        <w:bottom w:val="none" w:sz="0" w:space="0" w:color="auto"/>
        <w:right w:val="none" w:sz="0" w:space="0" w:color="auto"/>
      </w:divBdr>
    </w:div>
    <w:div w:id="2062753357">
      <w:bodyDiv w:val="1"/>
      <w:marLeft w:val="0"/>
      <w:marRight w:val="0"/>
      <w:marTop w:val="0"/>
      <w:marBottom w:val="0"/>
      <w:divBdr>
        <w:top w:val="none" w:sz="0" w:space="0" w:color="auto"/>
        <w:left w:val="none" w:sz="0" w:space="0" w:color="auto"/>
        <w:bottom w:val="none" w:sz="0" w:space="0" w:color="auto"/>
        <w:right w:val="none" w:sz="0" w:space="0" w:color="auto"/>
      </w:divBdr>
    </w:div>
    <w:div w:id="2063285490">
      <w:bodyDiv w:val="1"/>
      <w:marLeft w:val="0"/>
      <w:marRight w:val="0"/>
      <w:marTop w:val="0"/>
      <w:marBottom w:val="0"/>
      <w:divBdr>
        <w:top w:val="none" w:sz="0" w:space="0" w:color="auto"/>
        <w:left w:val="none" w:sz="0" w:space="0" w:color="auto"/>
        <w:bottom w:val="none" w:sz="0" w:space="0" w:color="auto"/>
        <w:right w:val="none" w:sz="0" w:space="0" w:color="auto"/>
      </w:divBdr>
    </w:div>
    <w:div w:id="2063289772">
      <w:bodyDiv w:val="1"/>
      <w:marLeft w:val="0"/>
      <w:marRight w:val="0"/>
      <w:marTop w:val="0"/>
      <w:marBottom w:val="0"/>
      <w:divBdr>
        <w:top w:val="none" w:sz="0" w:space="0" w:color="auto"/>
        <w:left w:val="none" w:sz="0" w:space="0" w:color="auto"/>
        <w:bottom w:val="none" w:sz="0" w:space="0" w:color="auto"/>
        <w:right w:val="none" w:sz="0" w:space="0" w:color="auto"/>
      </w:divBdr>
    </w:div>
    <w:div w:id="2064406237">
      <w:bodyDiv w:val="1"/>
      <w:marLeft w:val="0"/>
      <w:marRight w:val="0"/>
      <w:marTop w:val="0"/>
      <w:marBottom w:val="0"/>
      <w:divBdr>
        <w:top w:val="none" w:sz="0" w:space="0" w:color="auto"/>
        <w:left w:val="none" w:sz="0" w:space="0" w:color="auto"/>
        <w:bottom w:val="none" w:sz="0" w:space="0" w:color="auto"/>
        <w:right w:val="none" w:sz="0" w:space="0" w:color="auto"/>
      </w:divBdr>
    </w:div>
    <w:div w:id="2065179733">
      <w:bodyDiv w:val="1"/>
      <w:marLeft w:val="0"/>
      <w:marRight w:val="0"/>
      <w:marTop w:val="0"/>
      <w:marBottom w:val="0"/>
      <w:divBdr>
        <w:top w:val="none" w:sz="0" w:space="0" w:color="auto"/>
        <w:left w:val="none" w:sz="0" w:space="0" w:color="auto"/>
        <w:bottom w:val="none" w:sz="0" w:space="0" w:color="auto"/>
        <w:right w:val="none" w:sz="0" w:space="0" w:color="auto"/>
      </w:divBdr>
    </w:div>
    <w:div w:id="2065253223">
      <w:bodyDiv w:val="1"/>
      <w:marLeft w:val="0"/>
      <w:marRight w:val="0"/>
      <w:marTop w:val="0"/>
      <w:marBottom w:val="0"/>
      <w:divBdr>
        <w:top w:val="none" w:sz="0" w:space="0" w:color="auto"/>
        <w:left w:val="none" w:sz="0" w:space="0" w:color="auto"/>
        <w:bottom w:val="none" w:sz="0" w:space="0" w:color="auto"/>
        <w:right w:val="none" w:sz="0" w:space="0" w:color="auto"/>
      </w:divBdr>
    </w:div>
    <w:div w:id="2065375126">
      <w:bodyDiv w:val="1"/>
      <w:marLeft w:val="0"/>
      <w:marRight w:val="0"/>
      <w:marTop w:val="0"/>
      <w:marBottom w:val="0"/>
      <w:divBdr>
        <w:top w:val="none" w:sz="0" w:space="0" w:color="auto"/>
        <w:left w:val="none" w:sz="0" w:space="0" w:color="auto"/>
        <w:bottom w:val="none" w:sz="0" w:space="0" w:color="auto"/>
        <w:right w:val="none" w:sz="0" w:space="0" w:color="auto"/>
      </w:divBdr>
    </w:div>
    <w:div w:id="2066642511">
      <w:bodyDiv w:val="1"/>
      <w:marLeft w:val="0"/>
      <w:marRight w:val="0"/>
      <w:marTop w:val="0"/>
      <w:marBottom w:val="0"/>
      <w:divBdr>
        <w:top w:val="none" w:sz="0" w:space="0" w:color="auto"/>
        <w:left w:val="none" w:sz="0" w:space="0" w:color="auto"/>
        <w:bottom w:val="none" w:sz="0" w:space="0" w:color="auto"/>
        <w:right w:val="none" w:sz="0" w:space="0" w:color="auto"/>
      </w:divBdr>
    </w:div>
    <w:div w:id="2066710242">
      <w:bodyDiv w:val="1"/>
      <w:marLeft w:val="0"/>
      <w:marRight w:val="0"/>
      <w:marTop w:val="0"/>
      <w:marBottom w:val="0"/>
      <w:divBdr>
        <w:top w:val="none" w:sz="0" w:space="0" w:color="auto"/>
        <w:left w:val="none" w:sz="0" w:space="0" w:color="auto"/>
        <w:bottom w:val="none" w:sz="0" w:space="0" w:color="auto"/>
        <w:right w:val="none" w:sz="0" w:space="0" w:color="auto"/>
      </w:divBdr>
    </w:div>
    <w:div w:id="2067214957">
      <w:bodyDiv w:val="1"/>
      <w:marLeft w:val="0"/>
      <w:marRight w:val="0"/>
      <w:marTop w:val="0"/>
      <w:marBottom w:val="0"/>
      <w:divBdr>
        <w:top w:val="none" w:sz="0" w:space="0" w:color="auto"/>
        <w:left w:val="none" w:sz="0" w:space="0" w:color="auto"/>
        <w:bottom w:val="none" w:sz="0" w:space="0" w:color="auto"/>
        <w:right w:val="none" w:sz="0" w:space="0" w:color="auto"/>
      </w:divBdr>
    </w:div>
    <w:div w:id="2067753823">
      <w:bodyDiv w:val="1"/>
      <w:marLeft w:val="0"/>
      <w:marRight w:val="0"/>
      <w:marTop w:val="0"/>
      <w:marBottom w:val="0"/>
      <w:divBdr>
        <w:top w:val="none" w:sz="0" w:space="0" w:color="auto"/>
        <w:left w:val="none" w:sz="0" w:space="0" w:color="auto"/>
        <w:bottom w:val="none" w:sz="0" w:space="0" w:color="auto"/>
        <w:right w:val="none" w:sz="0" w:space="0" w:color="auto"/>
      </w:divBdr>
    </w:div>
    <w:div w:id="2068456648">
      <w:bodyDiv w:val="1"/>
      <w:marLeft w:val="0"/>
      <w:marRight w:val="0"/>
      <w:marTop w:val="0"/>
      <w:marBottom w:val="0"/>
      <w:divBdr>
        <w:top w:val="none" w:sz="0" w:space="0" w:color="auto"/>
        <w:left w:val="none" w:sz="0" w:space="0" w:color="auto"/>
        <w:bottom w:val="none" w:sz="0" w:space="0" w:color="auto"/>
        <w:right w:val="none" w:sz="0" w:space="0" w:color="auto"/>
      </w:divBdr>
    </w:div>
    <w:div w:id="2068914213">
      <w:bodyDiv w:val="1"/>
      <w:marLeft w:val="0"/>
      <w:marRight w:val="0"/>
      <w:marTop w:val="0"/>
      <w:marBottom w:val="0"/>
      <w:divBdr>
        <w:top w:val="none" w:sz="0" w:space="0" w:color="auto"/>
        <w:left w:val="none" w:sz="0" w:space="0" w:color="auto"/>
        <w:bottom w:val="none" w:sz="0" w:space="0" w:color="auto"/>
        <w:right w:val="none" w:sz="0" w:space="0" w:color="auto"/>
      </w:divBdr>
    </w:div>
    <w:div w:id="2069069422">
      <w:bodyDiv w:val="1"/>
      <w:marLeft w:val="0"/>
      <w:marRight w:val="0"/>
      <w:marTop w:val="0"/>
      <w:marBottom w:val="0"/>
      <w:divBdr>
        <w:top w:val="none" w:sz="0" w:space="0" w:color="auto"/>
        <w:left w:val="none" w:sz="0" w:space="0" w:color="auto"/>
        <w:bottom w:val="none" w:sz="0" w:space="0" w:color="auto"/>
        <w:right w:val="none" w:sz="0" w:space="0" w:color="auto"/>
      </w:divBdr>
    </w:div>
    <w:div w:id="2069255347">
      <w:bodyDiv w:val="1"/>
      <w:marLeft w:val="0"/>
      <w:marRight w:val="0"/>
      <w:marTop w:val="0"/>
      <w:marBottom w:val="0"/>
      <w:divBdr>
        <w:top w:val="none" w:sz="0" w:space="0" w:color="auto"/>
        <w:left w:val="none" w:sz="0" w:space="0" w:color="auto"/>
        <w:bottom w:val="none" w:sz="0" w:space="0" w:color="auto"/>
        <w:right w:val="none" w:sz="0" w:space="0" w:color="auto"/>
      </w:divBdr>
    </w:div>
    <w:div w:id="2069299283">
      <w:bodyDiv w:val="1"/>
      <w:marLeft w:val="0"/>
      <w:marRight w:val="0"/>
      <w:marTop w:val="0"/>
      <w:marBottom w:val="0"/>
      <w:divBdr>
        <w:top w:val="none" w:sz="0" w:space="0" w:color="auto"/>
        <w:left w:val="none" w:sz="0" w:space="0" w:color="auto"/>
        <w:bottom w:val="none" w:sz="0" w:space="0" w:color="auto"/>
        <w:right w:val="none" w:sz="0" w:space="0" w:color="auto"/>
      </w:divBdr>
    </w:div>
    <w:div w:id="2069839142">
      <w:bodyDiv w:val="1"/>
      <w:marLeft w:val="0"/>
      <w:marRight w:val="0"/>
      <w:marTop w:val="0"/>
      <w:marBottom w:val="0"/>
      <w:divBdr>
        <w:top w:val="none" w:sz="0" w:space="0" w:color="auto"/>
        <w:left w:val="none" w:sz="0" w:space="0" w:color="auto"/>
        <w:bottom w:val="none" w:sz="0" w:space="0" w:color="auto"/>
        <w:right w:val="none" w:sz="0" w:space="0" w:color="auto"/>
      </w:divBdr>
    </w:div>
    <w:div w:id="2069842124">
      <w:bodyDiv w:val="1"/>
      <w:marLeft w:val="0"/>
      <w:marRight w:val="0"/>
      <w:marTop w:val="0"/>
      <w:marBottom w:val="0"/>
      <w:divBdr>
        <w:top w:val="none" w:sz="0" w:space="0" w:color="auto"/>
        <w:left w:val="none" w:sz="0" w:space="0" w:color="auto"/>
        <w:bottom w:val="none" w:sz="0" w:space="0" w:color="auto"/>
        <w:right w:val="none" w:sz="0" w:space="0" w:color="auto"/>
      </w:divBdr>
    </w:div>
    <w:div w:id="2070415045">
      <w:bodyDiv w:val="1"/>
      <w:marLeft w:val="0"/>
      <w:marRight w:val="0"/>
      <w:marTop w:val="0"/>
      <w:marBottom w:val="0"/>
      <w:divBdr>
        <w:top w:val="none" w:sz="0" w:space="0" w:color="auto"/>
        <w:left w:val="none" w:sz="0" w:space="0" w:color="auto"/>
        <w:bottom w:val="none" w:sz="0" w:space="0" w:color="auto"/>
        <w:right w:val="none" w:sz="0" w:space="0" w:color="auto"/>
      </w:divBdr>
    </w:div>
    <w:div w:id="2070421628">
      <w:bodyDiv w:val="1"/>
      <w:marLeft w:val="0"/>
      <w:marRight w:val="0"/>
      <w:marTop w:val="0"/>
      <w:marBottom w:val="0"/>
      <w:divBdr>
        <w:top w:val="none" w:sz="0" w:space="0" w:color="auto"/>
        <w:left w:val="none" w:sz="0" w:space="0" w:color="auto"/>
        <w:bottom w:val="none" w:sz="0" w:space="0" w:color="auto"/>
        <w:right w:val="none" w:sz="0" w:space="0" w:color="auto"/>
      </w:divBdr>
    </w:div>
    <w:div w:id="2070685736">
      <w:bodyDiv w:val="1"/>
      <w:marLeft w:val="0"/>
      <w:marRight w:val="0"/>
      <w:marTop w:val="0"/>
      <w:marBottom w:val="0"/>
      <w:divBdr>
        <w:top w:val="none" w:sz="0" w:space="0" w:color="auto"/>
        <w:left w:val="none" w:sz="0" w:space="0" w:color="auto"/>
        <w:bottom w:val="none" w:sz="0" w:space="0" w:color="auto"/>
        <w:right w:val="none" w:sz="0" w:space="0" w:color="auto"/>
      </w:divBdr>
    </w:div>
    <w:div w:id="2071030077">
      <w:bodyDiv w:val="1"/>
      <w:marLeft w:val="0"/>
      <w:marRight w:val="0"/>
      <w:marTop w:val="0"/>
      <w:marBottom w:val="0"/>
      <w:divBdr>
        <w:top w:val="none" w:sz="0" w:space="0" w:color="auto"/>
        <w:left w:val="none" w:sz="0" w:space="0" w:color="auto"/>
        <w:bottom w:val="none" w:sz="0" w:space="0" w:color="auto"/>
        <w:right w:val="none" w:sz="0" w:space="0" w:color="auto"/>
      </w:divBdr>
    </w:div>
    <w:div w:id="2071419167">
      <w:bodyDiv w:val="1"/>
      <w:marLeft w:val="0"/>
      <w:marRight w:val="0"/>
      <w:marTop w:val="0"/>
      <w:marBottom w:val="0"/>
      <w:divBdr>
        <w:top w:val="none" w:sz="0" w:space="0" w:color="auto"/>
        <w:left w:val="none" w:sz="0" w:space="0" w:color="auto"/>
        <w:bottom w:val="none" w:sz="0" w:space="0" w:color="auto"/>
        <w:right w:val="none" w:sz="0" w:space="0" w:color="auto"/>
      </w:divBdr>
    </w:div>
    <w:div w:id="2072188351">
      <w:bodyDiv w:val="1"/>
      <w:marLeft w:val="0"/>
      <w:marRight w:val="0"/>
      <w:marTop w:val="0"/>
      <w:marBottom w:val="0"/>
      <w:divBdr>
        <w:top w:val="none" w:sz="0" w:space="0" w:color="auto"/>
        <w:left w:val="none" w:sz="0" w:space="0" w:color="auto"/>
        <w:bottom w:val="none" w:sz="0" w:space="0" w:color="auto"/>
        <w:right w:val="none" w:sz="0" w:space="0" w:color="auto"/>
      </w:divBdr>
    </w:div>
    <w:div w:id="2072462394">
      <w:bodyDiv w:val="1"/>
      <w:marLeft w:val="0"/>
      <w:marRight w:val="0"/>
      <w:marTop w:val="0"/>
      <w:marBottom w:val="0"/>
      <w:divBdr>
        <w:top w:val="none" w:sz="0" w:space="0" w:color="auto"/>
        <w:left w:val="none" w:sz="0" w:space="0" w:color="auto"/>
        <w:bottom w:val="none" w:sz="0" w:space="0" w:color="auto"/>
        <w:right w:val="none" w:sz="0" w:space="0" w:color="auto"/>
      </w:divBdr>
    </w:div>
    <w:div w:id="2072804500">
      <w:bodyDiv w:val="1"/>
      <w:marLeft w:val="0"/>
      <w:marRight w:val="0"/>
      <w:marTop w:val="0"/>
      <w:marBottom w:val="0"/>
      <w:divBdr>
        <w:top w:val="none" w:sz="0" w:space="0" w:color="auto"/>
        <w:left w:val="none" w:sz="0" w:space="0" w:color="auto"/>
        <w:bottom w:val="none" w:sz="0" w:space="0" w:color="auto"/>
        <w:right w:val="none" w:sz="0" w:space="0" w:color="auto"/>
      </w:divBdr>
    </w:div>
    <w:div w:id="2073649833">
      <w:bodyDiv w:val="1"/>
      <w:marLeft w:val="0"/>
      <w:marRight w:val="0"/>
      <w:marTop w:val="0"/>
      <w:marBottom w:val="0"/>
      <w:divBdr>
        <w:top w:val="none" w:sz="0" w:space="0" w:color="auto"/>
        <w:left w:val="none" w:sz="0" w:space="0" w:color="auto"/>
        <w:bottom w:val="none" w:sz="0" w:space="0" w:color="auto"/>
        <w:right w:val="none" w:sz="0" w:space="0" w:color="auto"/>
      </w:divBdr>
    </w:div>
    <w:div w:id="2073887232">
      <w:bodyDiv w:val="1"/>
      <w:marLeft w:val="0"/>
      <w:marRight w:val="0"/>
      <w:marTop w:val="0"/>
      <w:marBottom w:val="0"/>
      <w:divBdr>
        <w:top w:val="none" w:sz="0" w:space="0" w:color="auto"/>
        <w:left w:val="none" w:sz="0" w:space="0" w:color="auto"/>
        <w:bottom w:val="none" w:sz="0" w:space="0" w:color="auto"/>
        <w:right w:val="none" w:sz="0" w:space="0" w:color="auto"/>
      </w:divBdr>
    </w:div>
    <w:div w:id="2075397024">
      <w:bodyDiv w:val="1"/>
      <w:marLeft w:val="0"/>
      <w:marRight w:val="0"/>
      <w:marTop w:val="0"/>
      <w:marBottom w:val="0"/>
      <w:divBdr>
        <w:top w:val="none" w:sz="0" w:space="0" w:color="auto"/>
        <w:left w:val="none" w:sz="0" w:space="0" w:color="auto"/>
        <w:bottom w:val="none" w:sz="0" w:space="0" w:color="auto"/>
        <w:right w:val="none" w:sz="0" w:space="0" w:color="auto"/>
      </w:divBdr>
    </w:div>
    <w:div w:id="2075856977">
      <w:bodyDiv w:val="1"/>
      <w:marLeft w:val="0"/>
      <w:marRight w:val="0"/>
      <w:marTop w:val="0"/>
      <w:marBottom w:val="0"/>
      <w:divBdr>
        <w:top w:val="none" w:sz="0" w:space="0" w:color="auto"/>
        <w:left w:val="none" w:sz="0" w:space="0" w:color="auto"/>
        <w:bottom w:val="none" w:sz="0" w:space="0" w:color="auto"/>
        <w:right w:val="none" w:sz="0" w:space="0" w:color="auto"/>
      </w:divBdr>
    </w:div>
    <w:div w:id="2076582608">
      <w:bodyDiv w:val="1"/>
      <w:marLeft w:val="0"/>
      <w:marRight w:val="0"/>
      <w:marTop w:val="0"/>
      <w:marBottom w:val="0"/>
      <w:divBdr>
        <w:top w:val="none" w:sz="0" w:space="0" w:color="auto"/>
        <w:left w:val="none" w:sz="0" w:space="0" w:color="auto"/>
        <w:bottom w:val="none" w:sz="0" w:space="0" w:color="auto"/>
        <w:right w:val="none" w:sz="0" w:space="0" w:color="auto"/>
      </w:divBdr>
    </w:div>
    <w:div w:id="2078090017">
      <w:bodyDiv w:val="1"/>
      <w:marLeft w:val="0"/>
      <w:marRight w:val="0"/>
      <w:marTop w:val="0"/>
      <w:marBottom w:val="0"/>
      <w:divBdr>
        <w:top w:val="none" w:sz="0" w:space="0" w:color="auto"/>
        <w:left w:val="none" w:sz="0" w:space="0" w:color="auto"/>
        <w:bottom w:val="none" w:sz="0" w:space="0" w:color="auto"/>
        <w:right w:val="none" w:sz="0" w:space="0" w:color="auto"/>
      </w:divBdr>
    </w:div>
    <w:div w:id="2078673184">
      <w:bodyDiv w:val="1"/>
      <w:marLeft w:val="0"/>
      <w:marRight w:val="0"/>
      <w:marTop w:val="0"/>
      <w:marBottom w:val="0"/>
      <w:divBdr>
        <w:top w:val="none" w:sz="0" w:space="0" w:color="auto"/>
        <w:left w:val="none" w:sz="0" w:space="0" w:color="auto"/>
        <w:bottom w:val="none" w:sz="0" w:space="0" w:color="auto"/>
        <w:right w:val="none" w:sz="0" w:space="0" w:color="auto"/>
      </w:divBdr>
    </w:div>
    <w:div w:id="2078747381">
      <w:bodyDiv w:val="1"/>
      <w:marLeft w:val="0"/>
      <w:marRight w:val="0"/>
      <w:marTop w:val="0"/>
      <w:marBottom w:val="0"/>
      <w:divBdr>
        <w:top w:val="none" w:sz="0" w:space="0" w:color="auto"/>
        <w:left w:val="none" w:sz="0" w:space="0" w:color="auto"/>
        <w:bottom w:val="none" w:sz="0" w:space="0" w:color="auto"/>
        <w:right w:val="none" w:sz="0" w:space="0" w:color="auto"/>
      </w:divBdr>
    </w:div>
    <w:div w:id="2079206775">
      <w:bodyDiv w:val="1"/>
      <w:marLeft w:val="0"/>
      <w:marRight w:val="0"/>
      <w:marTop w:val="0"/>
      <w:marBottom w:val="0"/>
      <w:divBdr>
        <w:top w:val="none" w:sz="0" w:space="0" w:color="auto"/>
        <w:left w:val="none" w:sz="0" w:space="0" w:color="auto"/>
        <w:bottom w:val="none" w:sz="0" w:space="0" w:color="auto"/>
        <w:right w:val="none" w:sz="0" w:space="0" w:color="auto"/>
      </w:divBdr>
    </w:div>
    <w:div w:id="2080129911">
      <w:bodyDiv w:val="1"/>
      <w:marLeft w:val="0"/>
      <w:marRight w:val="0"/>
      <w:marTop w:val="0"/>
      <w:marBottom w:val="0"/>
      <w:divBdr>
        <w:top w:val="none" w:sz="0" w:space="0" w:color="auto"/>
        <w:left w:val="none" w:sz="0" w:space="0" w:color="auto"/>
        <w:bottom w:val="none" w:sz="0" w:space="0" w:color="auto"/>
        <w:right w:val="none" w:sz="0" w:space="0" w:color="auto"/>
      </w:divBdr>
    </w:div>
    <w:div w:id="2080204026">
      <w:bodyDiv w:val="1"/>
      <w:marLeft w:val="0"/>
      <w:marRight w:val="0"/>
      <w:marTop w:val="0"/>
      <w:marBottom w:val="0"/>
      <w:divBdr>
        <w:top w:val="none" w:sz="0" w:space="0" w:color="auto"/>
        <w:left w:val="none" w:sz="0" w:space="0" w:color="auto"/>
        <w:bottom w:val="none" w:sz="0" w:space="0" w:color="auto"/>
        <w:right w:val="none" w:sz="0" w:space="0" w:color="auto"/>
      </w:divBdr>
    </w:div>
    <w:div w:id="2080856811">
      <w:bodyDiv w:val="1"/>
      <w:marLeft w:val="0"/>
      <w:marRight w:val="0"/>
      <w:marTop w:val="0"/>
      <w:marBottom w:val="0"/>
      <w:divBdr>
        <w:top w:val="none" w:sz="0" w:space="0" w:color="auto"/>
        <w:left w:val="none" w:sz="0" w:space="0" w:color="auto"/>
        <w:bottom w:val="none" w:sz="0" w:space="0" w:color="auto"/>
        <w:right w:val="none" w:sz="0" w:space="0" w:color="auto"/>
      </w:divBdr>
    </w:div>
    <w:div w:id="2080980233">
      <w:bodyDiv w:val="1"/>
      <w:marLeft w:val="0"/>
      <w:marRight w:val="0"/>
      <w:marTop w:val="0"/>
      <w:marBottom w:val="0"/>
      <w:divBdr>
        <w:top w:val="none" w:sz="0" w:space="0" w:color="auto"/>
        <w:left w:val="none" w:sz="0" w:space="0" w:color="auto"/>
        <w:bottom w:val="none" w:sz="0" w:space="0" w:color="auto"/>
        <w:right w:val="none" w:sz="0" w:space="0" w:color="auto"/>
      </w:divBdr>
    </w:div>
    <w:div w:id="2081900592">
      <w:bodyDiv w:val="1"/>
      <w:marLeft w:val="0"/>
      <w:marRight w:val="0"/>
      <w:marTop w:val="0"/>
      <w:marBottom w:val="0"/>
      <w:divBdr>
        <w:top w:val="none" w:sz="0" w:space="0" w:color="auto"/>
        <w:left w:val="none" w:sz="0" w:space="0" w:color="auto"/>
        <w:bottom w:val="none" w:sz="0" w:space="0" w:color="auto"/>
        <w:right w:val="none" w:sz="0" w:space="0" w:color="auto"/>
      </w:divBdr>
    </w:div>
    <w:div w:id="2084060438">
      <w:bodyDiv w:val="1"/>
      <w:marLeft w:val="0"/>
      <w:marRight w:val="0"/>
      <w:marTop w:val="0"/>
      <w:marBottom w:val="0"/>
      <w:divBdr>
        <w:top w:val="none" w:sz="0" w:space="0" w:color="auto"/>
        <w:left w:val="none" w:sz="0" w:space="0" w:color="auto"/>
        <w:bottom w:val="none" w:sz="0" w:space="0" w:color="auto"/>
        <w:right w:val="none" w:sz="0" w:space="0" w:color="auto"/>
      </w:divBdr>
    </w:div>
    <w:div w:id="2084915140">
      <w:bodyDiv w:val="1"/>
      <w:marLeft w:val="0"/>
      <w:marRight w:val="0"/>
      <w:marTop w:val="0"/>
      <w:marBottom w:val="0"/>
      <w:divBdr>
        <w:top w:val="none" w:sz="0" w:space="0" w:color="auto"/>
        <w:left w:val="none" w:sz="0" w:space="0" w:color="auto"/>
        <w:bottom w:val="none" w:sz="0" w:space="0" w:color="auto"/>
        <w:right w:val="none" w:sz="0" w:space="0" w:color="auto"/>
      </w:divBdr>
    </w:div>
    <w:div w:id="2086798396">
      <w:bodyDiv w:val="1"/>
      <w:marLeft w:val="0"/>
      <w:marRight w:val="0"/>
      <w:marTop w:val="0"/>
      <w:marBottom w:val="0"/>
      <w:divBdr>
        <w:top w:val="none" w:sz="0" w:space="0" w:color="auto"/>
        <w:left w:val="none" w:sz="0" w:space="0" w:color="auto"/>
        <w:bottom w:val="none" w:sz="0" w:space="0" w:color="auto"/>
        <w:right w:val="none" w:sz="0" w:space="0" w:color="auto"/>
      </w:divBdr>
    </w:div>
    <w:div w:id="2087260251">
      <w:bodyDiv w:val="1"/>
      <w:marLeft w:val="0"/>
      <w:marRight w:val="0"/>
      <w:marTop w:val="0"/>
      <w:marBottom w:val="0"/>
      <w:divBdr>
        <w:top w:val="none" w:sz="0" w:space="0" w:color="auto"/>
        <w:left w:val="none" w:sz="0" w:space="0" w:color="auto"/>
        <w:bottom w:val="none" w:sz="0" w:space="0" w:color="auto"/>
        <w:right w:val="none" w:sz="0" w:space="0" w:color="auto"/>
      </w:divBdr>
    </w:div>
    <w:div w:id="2087653724">
      <w:bodyDiv w:val="1"/>
      <w:marLeft w:val="0"/>
      <w:marRight w:val="0"/>
      <w:marTop w:val="0"/>
      <w:marBottom w:val="0"/>
      <w:divBdr>
        <w:top w:val="none" w:sz="0" w:space="0" w:color="auto"/>
        <w:left w:val="none" w:sz="0" w:space="0" w:color="auto"/>
        <w:bottom w:val="none" w:sz="0" w:space="0" w:color="auto"/>
        <w:right w:val="none" w:sz="0" w:space="0" w:color="auto"/>
      </w:divBdr>
    </w:div>
    <w:div w:id="2088459329">
      <w:bodyDiv w:val="1"/>
      <w:marLeft w:val="0"/>
      <w:marRight w:val="0"/>
      <w:marTop w:val="0"/>
      <w:marBottom w:val="0"/>
      <w:divBdr>
        <w:top w:val="none" w:sz="0" w:space="0" w:color="auto"/>
        <w:left w:val="none" w:sz="0" w:space="0" w:color="auto"/>
        <w:bottom w:val="none" w:sz="0" w:space="0" w:color="auto"/>
        <w:right w:val="none" w:sz="0" w:space="0" w:color="auto"/>
      </w:divBdr>
    </w:div>
    <w:div w:id="2088727199">
      <w:bodyDiv w:val="1"/>
      <w:marLeft w:val="0"/>
      <w:marRight w:val="0"/>
      <w:marTop w:val="0"/>
      <w:marBottom w:val="0"/>
      <w:divBdr>
        <w:top w:val="none" w:sz="0" w:space="0" w:color="auto"/>
        <w:left w:val="none" w:sz="0" w:space="0" w:color="auto"/>
        <w:bottom w:val="none" w:sz="0" w:space="0" w:color="auto"/>
        <w:right w:val="none" w:sz="0" w:space="0" w:color="auto"/>
      </w:divBdr>
    </w:div>
    <w:div w:id="2088989660">
      <w:bodyDiv w:val="1"/>
      <w:marLeft w:val="0"/>
      <w:marRight w:val="0"/>
      <w:marTop w:val="0"/>
      <w:marBottom w:val="0"/>
      <w:divBdr>
        <w:top w:val="none" w:sz="0" w:space="0" w:color="auto"/>
        <w:left w:val="none" w:sz="0" w:space="0" w:color="auto"/>
        <w:bottom w:val="none" w:sz="0" w:space="0" w:color="auto"/>
        <w:right w:val="none" w:sz="0" w:space="0" w:color="auto"/>
      </w:divBdr>
    </w:div>
    <w:div w:id="2089956469">
      <w:bodyDiv w:val="1"/>
      <w:marLeft w:val="0"/>
      <w:marRight w:val="0"/>
      <w:marTop w:val="0"/>
      <w:marBottom w:val="0"/>
      <w:divBdr>
        <w:top w:val="none" w:sz="0" w:space="0" w:color="auto"/>
        <w:left w:val="none" w:sz="0" w:space="0" w:color="auto"/>
        <w:bottom w:val="none" w:sz="0" w:space="0" w:color="auto"/>
        <w:right w:val="none" w:sz="0" w:space="0" w:color="auto"/>
      </w:divBdr>
    </w:div>
    <w:div w:id="2090078784">
      <w:bodyDiv w:val="1"/>
      <w:marLeft w:val="0"/>
      <w:marRight w:val="0"/>
      <w:marTop w:val="0"/>
      <w:marBottom w:val="0"/>
      <w:divBdr>
        <w:top w:val="none" w:sz="0" w:space="0" w:color="auto"/>
        <w:left w:val="none" w:sz="0" w:space="0" w:color="auto"/>
        <w:bottom w:val="none" w:sz="0" w:space="0" w:color="auto"/>
        <w:right w:val="none" w:sz="0" w:space="0" w:color="auto"/>
      </w:divBdr>
    </w:div>
    <w:div w:id="2090611522">
      <w:bodyDiv w:val="1"/>
      <w:marLeft w:val="0"/>
      <w:marRight w:val="0"/>
      <w:marTop w:val="0"/>
      <w:marBottom w:val="0"/>
      <w:divBdr>
        <w:top w:val="none" w:sz="0" w:space="0" w:color="auto"/>
        <w:left w:val="none" w:sz="0" w:space="0" w:color="auto"/>
        <w:bottom w:val="none" w:sz="0" w:space="0" w:color="auto"/>
        <w:right w:val="none" w:sz="0" w:space="0" w:color="auto"/>
      </w:divBdr>
    </w:div>
    <w:div w:id="2090618420">
      <w:bodyDiv w:val="1"/>
      <w:marLeft w:val="0"/>
      <w:marRight w:val="0"/>
      <w:marTop w:val="0"/>
      <w:marBottom w:val="0"/>
      <w:divBdr>
        <w:top w:val="none" w:sz="0" w:space="0" w:color="auto"/>
        <w:left w:val="none" w:sz="0" w:space="0" w:color="auto"/>
        <w:bottom w:val="none" w:sz="0" w:space="0" w:color="auto"/>
        <w:right w:val="none" w:sz="0" w:space="0" w:color="auto"/>
      </w:divBdr>
    </w:div>
    <w:div w:id="2091005312">
      <w:bodyDiv w:val="1"/>
      <w:marLeft w:val="0"/>
      <w:marRight w:val="0"/>
      <w:marTop w:val="0"/>
      <w:marBottom w:val="0"/>
      <w:divBdr>
        <w:top w:val="none" w:sz="0" w:space="0" w:color="auto"/>
        <w:left w:val="none" w:sz="0" w:space="0" w:color="auto"/>
        <w:bottom w:val="none" w:sz="0" w:space="0" w:color="auto"/>
        <w:right w:val="none" w:sz="0" w:space="0" w:color="auto"/>
      </w:divBdr>
    </w:div>
    <w:div w:id="2091459017">
      <w:bodyDiv w:val="1"/>
      <w:marLeft w:val="0"/>
      <w:marRight w:val="0"/>
      <w:marTop w:val="0"/>
      <w:marBottom w:val="0"/>
      <w:divBdr>
        <w:top w:val="none" w:sz="0" w:space="0" w:color="auto"/>
        <w:left w:val="none" w:sz="0" w:space="0" w:color="auto"/>
        <w:bottom w:val="none" w:sz="0" w:space="0" w:color="auto"/>
        <w:right w:val="none" w:sz="0" w:space="0" w:color="auto"/>
      </w:divBdr>
    </w:div>
    <w:div w:id="2092046359">
      <w:bodyDiv w:val="1"/>
      <w:marLeft w:val="0"/>
      <w:marRight w:val="0"/>
      <w:marTop w:val="0"/>
      <w:marBottom w:val="0"/>
      <w:divBdr>
        <w:top w:val="none" w:sz="0" w:space="0" w:color="auto"/>
        <w:left w:val="none" w:sz="0" w:space="0" w:color="auto"/>
        <w:bottom w:val="none" w:sz="0" w:space="0" w:color="auto"/>
        <w:right w:val="none" w:sz="0" w:space="0" w:color="auto"/>
      </w:divBdr>
    </w:div>
    <w:div w:id="2093043189">
      <w:bodyDiv w:val="1"/>
      <w:marLeft w:val="0"/>
      <w:marRight w:val="0"/>
      <w:marTop w:val="0"/>
      <w:marBottom w:val="0"/>
      <w:divBdr>
        <w:top w:val="none" w:sz="0" w:space="0" w:color="auto"/>
        <w:left w:val="none" w:sz="0" w:space="0" w:color="auto"/>
        <w:bottom w:val="none" w:sz="0" w:space="0" w:color="auto"/>
        <w:right w:val="none" w:sz="0" w:space="0" w:color="auto"/>
      </w:divBdr>
    </w:div>
    <w:div w:id="2093044087">
      <w:bodyDiv w:val="1"/>
      <w:marLeft w:val="0"/>
      <w:marRight w:val="0"/>
      <w:marTop w:val="0"/>
      <w:marBottom w:val="0"/>
      <w:divBdr>
        <w:top w:val="none" w:sz="0" w:space="0" w:color="auto"/>
        <w:left w:val="none" w:sz="0" w:space="0" w:color="auto"/>
        <w:bottom w:val="none" w:sz="0" w:space="0" w:color="auto"/>
        <w:right w:val="none" w:sz="0" w:space="0" w:color="auto"/>
      </w:divBdr>
    </w:div>
    <w:div w:id="2093696748">
      <w:bodyDiv w:val="1"/>
      <w:marLeft w:val="0"/>
      <w:marRight w:val="0"/>
      <w:marTop w:val="0"/>
      <w:marBottom w:val="0"/>
      <w:divBdr>
        <w:top w:val="none" w:sz="0" w:space="0" w:color="auto"/>
        <w:left w:val="none" w:sz="0" w:space="0" w:color="auto"/>
        <w:bottom w:val="none" w:sz="0" w:space="0" w:color="auto"/>
        <w:right w:val="none" w:sz="0" w:space="0" w:color="auto"/>
      </w:divBdr>
    </w:div>
    <w:div w:id="2093814597">
      <w:bodyDiv w:val="1"/>
      <w:marLeft w:val="0"/>
      <w:marRight w:val="0"/>
      <w:marTop w:val="0"/>
      <w:marBottom w:val="0"/>
      <w:divBdr>
        <w:top w:val="none" w:sz="0" w:space="0" w:color="auto"/>
        <w:left w:val="none" w:sz="0" w:space="0" w:color="auto"/>
        <w:bottom w:val="none" w:sz="0" w:space="0" w:color="auto"/>
        <w:right w:val="none" w:sz="0" w:space="0" w:color="auto"/>
      </w:divBdr>
    </w:div>
    <w:div w:id="2093889635">
      <w:bodyDiv w:val="1"/>
      <w:marLeft w:val="0"/>
      <w:marRight w:val="0"/>
      <w:marTop w:val="0"/>
      <w:marBottom w:val="0"/>
      <w:divBdr>
        <w:top w:val="none" w:sz="0" w:space="0" w:color="auto"/>
        <w:left w:val="none" w:sz="0" w:space="0" w:color="auto"/>
        <w:bottom w:val="none" w:sz="0" w:space="0" w:color="auto"/>
        <w:right w:val="none" w:sz="0" w:space="0" w:color="auto"/>
      </w:divBdr>
    </w:div>
    <w:div w:id="2094546247">
      <w:bodyDiv w:val="1"/>
      <w:marLeft w:val="0"/>
      <w:marRight w:val="0"/>
      <w:marTop w:val="0"/>
      <w:marBottom w:val="0"/>
      <w:divBdr>
        <w:top w:val="none" w:sz="0" w:space="0" w:color="auto"/>
        <w:left w:val="none" w:sz="0" w:space="0" w:color="auto"/>
        <w:bottom w:val="none" w:sz="0" w:space="0" w:color="auto"/>
        <w:right w:val="none" w:sz="0" w:space="0" w:color="auto"/>
      </w:divBdr>
    </w:div>
    <w:div w:id="2095083039">
      <w:bodyDiv w:val="1"/>
      <w:marLeft w:val="0"/>
      <w:marRight w:val="0"/>
      <w:marTop w:val="0"/>
      <w:marBottom w:val="0"/>
      <w:divBdr>
        <w:top w:val="none" w:sz="0" w:space="0" w:color="auto"/>
        <w:left w:val="none" w:sz="0" w:space="0" w:color="auto"/>
        <w:bottom w:val="none" w:sz="0" w:space="0" w:color="auto"/>
        <w:right w:val="none" w:sz="0" w:space="0" w:color="auto"/>
      </w:divBdr>
    </w:div>
    <w:div w:id="2097164947">
      <w:bodyDiv w:val="1"/>
      <w:marLeft w:val="0"/>
      <w:marRight w:val="0"/>
      <w:marTop w:val="0"/>
      <w:marBottom w:val="0"/>
      <w:divBdr>
        <w:top w:val="none" w:sz="0" w:space="0" w:color="auto"/>
        <w:left w:val="none" w:sz="0" w:space="0" w:color="auto"/>
        <w:bottom w:val="none" w:sz="0" w:space="0" w:color="auto"/>
        <w:right w:val="none" w:sz="0" w:space="0" w:color="auto"/>
      </w:divBdr>
    </w:div>
    <w:div w:id="2097172048">
      <w:bodyDiv w:val="1"/>
      <w:marLeft w:val="0"/>
      <w:marRight w:val="0"/>
      <w:marTop w:val="0"/>
      <w:marBottom w:val="0"/>
      <w:divBdr>
        <w:top w:val="none" w:sz="0" w:space="0" w:color="auto"/>
        <w:left w:val="none" w:sz="0" w:space="0" w:color="auto"/>
        <w:bottom w:val="none" w:sz="0" w:space="0" w:color="auto"/>
        <w:right w:val="none" w:sz="0" w:space="0" w:color="auto"/>
      </w:divBdr>
    </w:div>
    <w:div w:id="2097246650">
      <w:bodyDiv w:val="1"/>
      <w:marLeft w:val="0"/>
      <w:marRight w:val="0"/>
      <w:marTop w:val="0"/>
      <w:marBottom w:val="0"/>
      <w:divBdr>
        <w:top w:val="none" w:sz="0" w:space="0" w:color="auto"/>
        <w:left w:val="none" w:sz="0" w:space="0" w:color="auto"/>
        <w:bottom w:val="none" w:sz="0" w:space="0" w:color="auto"/>
        <w:right w:val="none" w:sz="0" w:space="0" w:color="auto"/>
      </w:divBdr>
    </w:div>
    <w:div w:id="2097358353">
      <w:bodyDiv w:val="1"/>
      <w:marLeft w:val="0"/>
      <w:marRight w:val="0"/>
      <w:marTop w:val="0"/>
      <w:marBottom w:val="0"/>
      <w:divBdr>
        <w:top w:val="none" w:sz="0" w:space="0" w:color="auto"/>
        <w:left w:val="none" w:sz="0" w:space="0" w:color="auto"/>
        <w:bottom w:val="none" w:sz="0" w:space="0" w:color="auto"/>
        <w:right w:val="none" w:sz="0" w:space="0" w:color="auto"/>
      </w:divBdr>
    </w:div>
    <w:div w:id="2098018509">
      <w:bodyDiv w:val="1"/>
      <w:marLeft w:val="0"/>
      <w:marRight w:val="0"/>
      <w:marTop w:val="0"/>
      <w:marBottom w:val="0"/>
      <w:divBdr>
        <w:top w:val="none" w:sz="0" w:space="0" w:color="auto"/>
        <w:left w:val="none" w:sz="0" w:space="0" w:color="auto"/>
        <w:bottom w:val="none" w:sz="0" w:space="0" w:color="auto"/>
        <w:right w:val="none" w:sz="0" w:space="0" w:color="auto"/>
      </w:divBdr>
    </w:div>
    <w:div w:id="2098287896">
      <w:bodyDiv w:val="1"/>
      <w:marLeft w:val="0"/>
      <w:marRight w:val="0"/>
      <w:marTop w:val="0"/>
      <w:marBottom w:val="0"/>
      <w:divBdr>
        <w:top w:val="none" w:sz="0" w:space="0" w:color="auto"/>
        <w:left w:val="none" w:sz="0" w:space="0" w:color="auto"/>
        <w:bottom w:val="none" w:sz="0" w:space="0" w:color="auto"/>
        <w:right w:val="none" w:sz="0" w:space="0" w:color="auto"/>
      </w:divBdr>
    </w:div>
    <w:div w:id="2098555283">
      <w:bodyDiv w:val="1"/>
      <w:marLeft w:val="0"/>
      <w:marRight w:val="0"/>
      <w:marTop w:val="0"/>
      <w:marBottom w:val="0"/>
      <w:divBdr>
        <w:top w:val="none" w:sz="0" w:space="0" w:color="auto"/>
        <w:left w:val="none" w:sz="0" w:space="0" w:color="auto"/>
        <w:bottom w:val="none" w:sz="0" w:space="0" w:color="auto"/>
        <w:right w:val="none" w:sz="0" w:space="0" w:color="auto"/>
      </w:divBdr>
    </w:div>
    <w:div w:id="2098747670">
      <w:bodyDiv w:val="1"/>
      <w:marLeft w:val="0"/>
      <w:marRight w:val="0"/>
      <w:marTop w:val="0"/>
      <w:marBottom w:val="0"/>
      <w:divBdr>
        <w:top w:val="none" w:sz="0" w:space="0" w:color="auto"/>
        <w:left w:val="none" w:sz="0" w:space="0" w:color="auto"/>
        <w:bottom w:val="none" w:sz="0" w:space="0" w:color="auto"/>
        <w:right w:val="none" w:sz="0" w:space="0" w:color="auto"/>
      </w:divBdr>
    </w:div>
    <w:div w:id="2099131823">
      <w:bodyDiv w:val="1"/>
      <w:marLeft w:val="0"/>
      <w:marRight w:val="0"/>
      <w:marTop w:val="0"/>
      <w:marBottom w:val="0"/>
      <w:divBdr>
        <w:top w:val="none" w:sz="0" w:space="0" w:color="auto"/>
        <w:left w:val="none" w:sz="0" w:space="0" w:color="auto"/>
        <w:bottom w:val="none" w:sz="0" w:space="0" w:color="auto"/>
        <w:right w:val="none" w:sz="0" w:space="0" w:color="auto"/>
      </w:divBdr>
    </w:div>
    <w:div w:id="2099206182">
      <w:bodyDiv w:val="1"/>
      <w:marLeft w:val="0"/>
      <w:marRight w:val="0"/>
      <w:marTop w:val="0"/>
      <w:marBottom w:val="0"/>
      <w:divBdr>
        <w:top w:val="none" w:sz="0" w:space="0" w:color="auto"/>
        <w:left w:val="none" w:sz="0" w:space="0" w:color="auto"/>
        <w:bottom w:val="none" w:sz="0" w:space="0" w:color="auto"/>
        <w:right w:val="none" w:sz="0" w:space="0" w:color="auto"/>
      </w:divBdr>
    </w:div>
    <w:div w:id="2100519127">
      <w:bodyDiv w:val="1"/>
      <w:marLeft w:val="0"/>
      <w:marRight w:val="0"/>
      <w:marTop w:val="0"/>
      <w:marBottom w:val="0"/>
      <w:divBdr>
        <w:top w:val="none" w:sz="0" w:space="0" w:color="auto"/>
        <w:left w:val="none" w:sz="0" w:space="0" w:color="auto"/>
        <w:bottom w:val="none" w:sz="0" w:space="0" w:color="auto"/>
        <w:right w:val="none" w:sz="0" w:space="0" w:color="auto"/>
      </w:divBdr>
    </w:div>
    <w:div w:id="2101440270">
      <w:bodyDiv w:val="1"/>
      <w:marLeft w:val="0"/>
      <w:marRight w:val="0"/>
      <w:marTop w:val="0"/>
      <w:marBottom w:val="0"/>
      <w:divBdr>
        <w:top w:val="none" w:sz="0" w:space="0" w:color="auto"/>
        <w:left w:val="none" w:sz="0" w:space="0" w:color="auto"/>
        <w:bottom w:val="none" w:sz="0" w:space="0" w:color="auto"/>
        <w:right w:val="none" w:sz="0" w:space="0" w:color="auto"/>
      </w:divBdr>
    </w:div>
    <w:div w:id="2101949957">
      <w:bodyDiv w:val="1"/>
      <w:marLeft w:val="0"/>
      <w:marRight w:val="0"/>
      <w:marTop w:val="0"/>
      <w:marBottom w:val="0"/>
      <w:divBdr>
        <w:top w:val="none" w:sz="0" w:space="0" w:color="auto"/>
        <w:left w:val="none" w:sz="0" w:space="0" w:color="auto"/>
        <w:bottom w:val="none" w:sz="0" w:space="0" w:color="auto"/>
        <w:right w:val="none" w:sz="0" w:space="0" w:color="auto"/>
      </w:divBdr>
    </w:div>
    <w:div w:id="2102411890">
      <w:bodyDiv w:val="1"/>
      <w:marLeft w:val="0"/>
      <w:marRight w:val="0"/>
      <w:marTop w:val="0"/>
      <w:marBottom w:val="0"/>
      <w:divBdr>
        <w:top w:val="none" w:sz="0" w:space="0" w:color="auto"/>
        <w:left w:val="none" w:sz="0" w:space="0" w:color="auto"/>
        <w:bottom w:val="none" w:sz="0" w:space="0" w:color="auto"/>
        <w:right w:val="none" w:sz="0" w:space="0" w:color="auto"/>
      </w:divBdr>
    </w:div>
    <w:div w:id="2102599749">
      <w:bodyDiv w:val="1"/>
      <w:marLeft w:val="0"/>
      <w:marRight w:val="0"/>
      <w:marTop w:val="0"/>
      <w:marBottom w:val="0"/>
      <w:divBdr>
        <w:top w:val="none" w:sz="0" w:space="0" w:color="auto"/>
        <w:left w:val="none" w:sz="0" w:space="0" w:color="auto"/>
        <w:bottom w:val="none" w:sz="0" w:space="0" w:color="auto"/>
        <w:right w:val="none" w:sz="0" w:space="0" w:color="auto"/>
      </w:divBdr>
    </w:div>
    <w:div w:id="2102800338">
      <w:bodyDiv w:val="1"/>
      <w:marLeft w:val="0"/>
      <w:marRight w:val="0"/>
      <w:marTop w:val="0"/>
      <w:marBottom w:val="0"/>
      <w:divBdr>
        <w:top w:val="none" w:sz="0" w:space="0" w:color="auto"/>
        <w:left w:val="none" w:sz="0" w:space="0" w:color="auto"/>
        <w:bottom w:val="none" w:sz="0" w:space="0" w:color="auto"/>
        <w:right w:val="none" w:sz="0" w:space="0" w:color="auto"/>
      </w:divBdr>
    </w:div>
    <w:div w:id="2103256220">
      <w:bodyDiv w:val="1"/>
      <w:marLeft w:val="0"/>
      <w:marRight w:val="0"/>
      <w:marTop w:val="0"/>
      <w:marBottom w:val="0"/>
      <w:divBdr>
        <w:top w:val="none" w:sz="0" w:space="0" w:color="auto"/>
        <w:left w:val="none" w:sz="0" w:space="0" w:color="auto"/>
        <w:bottom w:val="none" w:sz="0" w:space="0" w:color="auto"/>
        <w:right w:val="none" w:sz="0" w:space="0" w:color="auto"/>
      </w:divBdr>
    </w:div>
    <w:div w:id="2103983982">
      <w:bodyDiv w:val="1"/>
      <w:marLeft w:val="0"/>
      <w:marRight w:val="0"/>
      <w:marTop w:val="0"/>
      <w:marBottom w:val="0"/>
      <w:divBdr>
        <w:top w:val="none" w:sz="0" w:space="0" w:color="auto"/>
        <w:left w:val="none" w:sz="0" w:space="0" w:color="auto"/>
        <w:bottom w:val="none" w:sz="0" w:space="0" w:color="auto"/>
        <w:right w:val="none" w:sz="0" w:space="0" w:color="auto"/>
      </w:divBdr>
    </w:div>
    <w:div w:id="2104257560">
      <w:bodyDiv w:val="1"/>
      <w:marLeft w:val="0"/>
      <w:marRight w:val="0"/>
      <w:marTop w:val="0"/>
      <w:marBottom w:val="0"/>
      <w:divBdr>
        <w:top w:val="none" w:sz="0" w:space="0" w:color="auto"/>
        <w:left w:val="none" w:sz="0" w:space="0" w:color="auto"/>
        <w:bottom w:val="none" w:sz="0" w:space="0" w:color="auto"/>
        <w:right w:val="none" w:sz="0" w:space="0" w:color="auto"/>
      </w:divBdr>
    </w:div>
    <w:div w:id="2106223570">
      <w:bodyDiv w:val="1"/>
      <w:marLeft w:val="0"/>
      <w:marRight w:val="0"/>
      <w:marTop w:val="0"/>
      <w:marBottom w:val="0"/>
      <w:divBdr>
        <w:top w:val="none" w:sz="0" w:space="0" w:color="auto"/>
        <w:left w:val="none" w:sz="0" w:space="0" w:color="auto"/>
        <w:bottom w:val="none" w:sz="0" w:space="0" w:color="auto"/>
        <w:right w:val="none" w:sz="0" w:space="0" w:color="auto"/>
      </w:divBdr>
    </w:div>
    <w:div w:id="2106801226">
      <w:bodyDiv w:val="1"/>
      <w:marLeft w:val="0"/>
      <w:marRight w:val="0"/>
      <w:marTop w:val="0"/>
      <w:marBottom w:val="0"/>
      <w:divBdr>
        <w:top w:val="none" w:sz="0" w:space="0" w:color="auto"/>
        <w:left w:val="none" w:sz="0" w:space="0" w:color="auto"/>
        <w:bottom w:val="none" w:sz="0" w:space="0" w:color="auto"/>
        <w:right w:val="none" w:sz="0" w:space="0" w:color="auto"/>
      </w:divBdr>
    </w:div>
    <w:div w:id="2107118303">
      <w:bodyDiv w:val="1"/>
      <w:marLeft w:val="0"/>
      <w:marRight w:val="0"/>
      <w:marTop w:val="0"/>
      <w:marBottom w:val="0"/>
      <w:divBdr>
        <w:top w:val="none" w:sz="0" w:space="0" w:color="auto"/>
        <w:left w:val="none" w:sz="0" w:space="0" w:color="auto"/>
        <w:bottom w:val="none" w:sz="0" w:space="0" w:color="auto"/>
        <w:right w:val="none" w:sz="0" w:space="0" w:color="auto"/>
      </w:divBdr>
    </w:div>
    <w:div w:id="2109229313">
      <w:bodyDiv w:val="1"/>
      <w:marLeft w:val="0"/>
      <w:marRight w:val="0"/>
      <w:marTop w:val="0"/>
      <w:marBottom w:val="0"/>
      <w:divBdr>
        <w:top w:val="none" w:sz="0" w:space="0" w:color="auto"/>
        <w:left w:val="none" w:sz="0" w:space="0" w:color="auto"/>
        <w:bottom w:val="none" w:sz="0" w:space="0" w:color="auto"/>
        <w:right w:val="none" w:sz="0" w:space="0" w:color="auto"/>
      </w:divBdr>
    </w:div>
    <w:div w:id="2110466291">
      <w:bodyDiv w:val="1"/>
      <w:marLeft w:val="0"/>
      <w:marRight w:val="0"/>
      <w:marTop w:val="0"/>
      <w:marBottom w:val="0"/>
      <w:divBdr>
        <w:top w:val="none" w:sz="0" w:space="0" w:color="auto"/>
        <w:left w:val="none" w:sz="0" w:space="0" w:color="auto"/>
        <w:bottom w:val="none" w:sz="0" w:space="0" w:color="auto"/>
        <w:right w:val="none" w:sz="0" w:space="0" w:color="auto"/>
      </w:divBdr>
    </w:div>
    <w:div w:id="2112048323">
      <w:bodyDiv w:val="1"/>
      <w:marLeft w:val="0"/>
      <w:marRight w:val="0"/>
      <w:marTop w:val="0"/>
      <w:marBottom w:val="0"/>
      <w:divBdr>
        <w:top w:val="none" w:sz="0" w:space="0" w:color="auto"/>
        <w:left w:val="none" w:sz="0" w:space="0" w:color="auto"/>
        <w:bottom w:val="none" w:sz="0" w:space="0" w:color="auto"/>
        <w:right w:val="none" w:sz="0" w:space="0" w:color="auto"/>
      </w:divBdr>
    </w:div>
    <w:div w:id="2112237338">
      <w:bodyDiv w:val="1"/>
      <w:marLeft w:val="0"/>
      <w:marRight w:val="0"/>
      <w:marTop w:val="0"/>
      <w:marBottom w:val="0"/>
      <w:divBdr>
        <w:top w:val="none" w:sz="0" w:space="0" w:color="auto"/>
        <w:left w:val="none" w:sz="0" w:space="0" w:color="auto"/>
        <w:bottom w:val="none" w:sz="0" w:space="0" w:color="auto"/>
        <w:right w:val="none" w:sz="0" w:space="0" w:color="auto"/>
      </w:divBdr>
    </w:div>
    <w:div w:id="2112585509">
      <w:bodyDiv w:val="1"/>
      <w:marLeft w:val="0"/>
      <w:marRight w:val="0"/>
      <w:marTop w:val="0"/>
      <w:marBottom w:val="0"/>
      <w:divBdr>
        <w:top w:val="none" w:sz="0" w:space="0" w:color="auto"/>
        <w:left w:val="none" w:sz="0" w:space="0" w:color="auto"/>
        <w:bottom w:val="none" w:sz="0" w:space="0" w:color="auto"/>
        <w:right w:val="none" w:sz="0" w:space="0" w:color="auto"/>
      </w:divBdr>
    </w:div>
    <w:div w:id="2113091172">
      <w:bodyDiv w:val="1"/>
      <w:marLeft w:val="0"/>
      <w:marRight w:val="0"/>
      <w:marTop w:val="0"/>
      <w:marBottom w:val="0"/>
      <w:divBdr>
        <w:top w:val="none" w:sz="0" w:space="0" w:color="auto"/>
        <w:left w:val="none" w:sz="0" w:space="0" w:color="auto"/>
        <w:bottom w:val="none" w:sz="0" w:space="0" w:color="auto"/>
        <w:right w:val="none" w:sz="0" w:space="0" w:color="auto"/>
      </w:divBdr>
    </w:div>
    <w:div w:id="2114083975">
      <w:bodyDiv w:val="1"/>
      <w:marLeft w:val="0"/>
      <w:marRight w:val="0"/>
      <w:marTop w:val="0"/>
      <w:marBottom w:val="0"/>
      <w:divBdr>
        <w:top w:val="none" w:sz="0" w:space="0" w:color="auto"/>
        <w:left w:val="none" w:sz="0" w:space="0" w:color="auto"/>
        <w:bottom w:val="none" w:sz="0" w:space="0" w:color="auto"/>
        <w:right w:val="none" w:sz="0" w:space="0" w:color="auto"/>
      </w:divBdr>
    </w:div>
    <w:div w:id="2114662686">
      <w:bodyDiv w:val="1"/>
      <w:marLeft w:val="0"/>
      <w:marRight w:val="0"/>
      <w:marTop w:val="0"/>
      <w:marBottom w:val="0"/>
      <w:divBdr>
        <w:top w:val="none" w:sz="0" w:space="0" w:color="auto"/>
        <w:left w:val="none" w:sz="0" w:space="0" w:color="auto"/>
        <w:bottom w:val="none" w:sz="0" w:space="0" w:color="auto"/>
        <w:right w:val="none" w:sz="0" w:space="0" w:color="auto"/>
      </w:divBdr>
    </w:div>
    <w:div w:id="2115009557">
      <w:bodyDiv w:val="1"/>
      <w:marLeft w:val="0"/>
      <w:marRight w:val="0"/>
      <w:marTop w:val="0"/>
      <w:marBottom w:val="0"/>
      <w:divBdr>
        <w:top w:val="none" w:sz="0" w:space="0" w:color="auto"/>
        <w:left w:val="none" w:sz="0" w:space="0" w:color="auto"/>
        <w:bottom w:val="none" w:sz="0" w:space="0" w:color="auto"/>
        <w:right w:val="none" w:sz="0" w:space="0" w:color="auto"/>
      </w:divBdr>
    </w:div>
    <w:div w:id="2115783091">
      <w:bodyDiv w:val="1"/>
      <w:marLeft w:val="0"/>
      <w:marRight w:val="0"/>
      <w:marTop w:val="0"/>
      <w:marBottom w:val="0"/>
      <w:divBdr>
        <w:top w:val="none" w:sz="0" w:space="0" w:color="auto"/>
        <w:left w:val="none" w:sz="0" w:space="0" w:color="auto"/>
        <w:bottom w:val="none" w:sz="0" w:space="0" w:color="auto"/>
        <w:right w:val="none" w:sz="0" w:space="0" w:color="auto"/>
      </w:divBdr>
    </w:div>
    <w:div w:id="2116175162">
      <w:bodyDiv w:val="1"/>
      <w:marLeft w:val="0"/>
      <w:marRight w:val="0"/>
      <w:marTop w:val="0"/>
      <w:marBottom w:val="0"/>
      <w:divBdr>
        <w:top w:val="none" w:sz="0" w:space="0" w:color="auto"/>
        <w:left w:val="none" w:sz="0" w:space="0" w:color="auto"/>
        <w:bottom w:val="none" w:sz="0" w:space="0" w:color="auto"/>
        <w:right w:val="none" w:sz="0" w:space="0" w:color="auto"/>
      </w:divBdr>
    </w:div>
    <w:div w:id="2116435750">
      <w:bodyDiv w:val="1"/>
      <w:marLeft w:val="0"/>
      <w:marRight w:val="0"/>
      <w:marTop w:val="0"/>
      <w:marBottom w:val="0"/>
      <w:divBdr>
        <w:top w:val="none" w:sz="0" w:space="0" w:color="auto"/>
        <w:left w:val="none" w:sz="0" w:space="0" w:color="auto"/>
        <w:bottom w:val="none" w:sz="0" w:space="0" w:color="auto"/>
        <w:right w:val="none" w:sz="0" w:space="0" w:color="auto"/>
      </w:divBdr>
    </w:div>
    <w:div w:id="2118718116">
      <w:bodyDiv w:val="1"/>
      <w:marLeft w:val="0"/>
      <w:marRight w:val="0"/>
      <w:marTop w:val="0"/>
      <w:marBottom w:val="0"/>
      <w:divBdr>
        <w:top w:val="none" w:sz="0" w:space="0" w:color="auto"/>
        <w:left w:val="none" w:sz="0" w:space="0" w:color="auto"/>
        <w:bottom w:val="none" w:sz="0" w:space="0" w:color="auto"/>
        <w:right w:val="none" w:sz="0" w:space="0" w:color="auto"/>
      </w:divBdr>
    </w:div>
    <w:div w:id="2121950112">
      <w:bodyDiv w:val="1"/>
      <w:marLeft w:val="0"/>
      <w:marRight w:val="0"/>
      <w:marTop w:val="0"/>
      <w:marBottom w:val="0"/>
      <w:divBdr>
        <w:top w:val="none" w:sz="0" w:space="0" w:color="auto"/>
        <w:left w:val="none" w:sz="0" w:space="0" w:color="auto"/>
        <w:bottom w:val="none" w:sz="0" w:space="0" w:color="auto"/>
        <w:right w:val="none" w:sz="0" w:space="0" w:color="auto"/>
      </w:divBdr>
    </w:div>
    <w:div w:id="2122218325">
      <w:bodyDiv w:val="1"/>
      <w:marLeft w:val="0"/>
      <w:marRight w:val="0"/>
      <w:marTop w:val="0"/>
      <w:marBottom w:val="0"/>
      <w:divBdr>
        <w:top w:val="none" w:sz="0" w:space="0" w:color="auto"/>
        <w:left w:val="none" w:sz="0" w:space="0" w:color="auto"/>
        <w:bottom w:val="none" w:sz="0" w:space="0" w:color="auto"/>
        <w:right w:val="none" w:sz="0" w:space="0" w:color="auto"/>
      </w:divBdr>
    </w:div>
    <w:div w:id="2122532801">
      <w:bodyDiv w:val="1"/>
      <w:marLeft w:val="0"/>
      <w:marRight w:val="0"/>
      <w:marTop w:val="0"/>
      <w:marBottom w:val="0"/>
      <w:divBdr>
        <w:top w:val="none" w:sz="0" w:space="0" w:color="auto"/>
        <w:left w:val="none" w:sz="0" w:space="0" w:color="auto"/>
        <w:bottom w:val="none" w:sz="0" w:space="0" w:color="auto"/>
        <w:right w:val="none" w:sz="0" w:space="0" w:color="auto"/>
      </w:divBdr>
    </w:div>
    <w:div w:id="2122993166">
      <w:bodyDiv w:val="1"/>
      <w:marLeft w:val="0"/>
      <w:marRight w:val="0"/>
      <w:marTop w:val="0"/>
      <w:marBottom w:val="0"/>
      <w:divBdr>
        <w:top w:val="none" w:sz="0" w:space="0" w:color="auto"/>
        <w:left w:val="none" w:sz="0" w:space="0" w:color="auto"/>
        <w:bottom w:val="none" w:sz="0" w:space="0" w:color="auto"/>
        <w:right w:val="none" w:sz="0" w:space="0" w:color="auto"/>
      </w:divBdr>
    </w:div>
    <w:div w:id="2123844820">
      <w:bodyDiv w:val="1"/>
      <w:marLeft w:val="0"/>
      <w:marRight w:val="0"/>
      <w:marTop w:val="0"/>
      <w:marBottom w:val="0"/>
      <w:divBdr>
        <w:top w:val="none" w:sz="0" w:space="0" w:color="auto"/>
        <w:left w:val="none" w:sz="0" w:space="0" w:color="auto"/>
        <w:bottom w:val="none" w:sz="0" w:space="0" w:color="auto"/>
        <w:right w:val="none" w:sz="0" w:space="0" w:color="auto"/>
      </w:divBdr>
    </w:div>
    <w:div w:id="2125339247">
      <w:bodyDiv w:val="1"/>
      <w:marLeft w:val="0"/>
      <w:marRight w:val="0"/>
      <w:marTop w:val="0"/>
      <w:marBottom w:val="0"/>
      <w:divBdr>
        <w:top w:val="none" w:sz="0" w:space="0" w:color="auto"/>
        <w:left w:val="none" w:sz="0" w:space="0" w:color="auto"/>
        <w:bottom w:val="none" w:sz="0" w:space="0" w:color="auto"/>
        <w:right w:val="none" w:sz="0" w:space="0" w:color="auto"/>
      </w:divBdr>
    </w:div>
    <w:div w:id="2125491998">
      <w:bodyDiv w:val="1"/>
      <w:marLeft w:val="0"/>
      <w:marRight w:val="0"/>
      <w:marTop w:val="0"/>
      <w:marBottom w:val="0"/>
      <w:divBdr>
        <w:top w:val="none" w:sz="0" w:space="0" w:color="auto"/>
        <w:left w:val="none" w:sz="0" w:space="0" w:color="auto"/>
        <w:bottom w:val="none" w:sz="0" w:space="0" w:color="auto"/>
        <w:right w:val="none" w:sz="0" w:space="0" w:color="auto"/>
      </w:divBdr>
    </w:div>
    <w:div w:id="2126074062">
      <w:bodyDiv w:val="1"/>
      <w:marLeft w:val="0"/>
      <w:marRight w:val="0"/>
      <w:marTop w:val="0"/>
      <w:marBottom w:val="0"/>
      <w:divBdr>
        <w:top w:val="none" w:sz="0" w:space="0" w:color="auto"/>
        <w:left w:val="none" w:sz="0" w:space="0" w:color="auto"/>
        <w:bottom w:val="none" w:sz="0" w:space="0" w:color="auto"/>
        <w:right w:val="none" w:sz="0" w:space="0" w:color="auto"/>
      </w:divBdr>
    </w:div>
    <w:div w:id="2127960505">
      <w:bodyDiv w:val="1"/>
      <w:marLeft w:val="0"/>
      <w:marRight w:val="0"/>
      <w:marTop w:val="0"/>
      <w:marBottom w:val="0"/>
      <w:divBdr>
        <w:top w:val="none" w:sz="0" w:space="0" w:color="auto"/>
        <w:left w:val="none" w:sz="0" w:space="0" w:color="auto"/>
        <w:bottom w:val="none" w:sz="0" w:space="0" w:color="auto"/>
        <w:right w:val="none" w:sz="0" w:space="0" w:color="auto"/>
      </w:divBdr>
    </w:div>
    <w:div w:id="2128499304">
      <w:bodyDiv w:val="1"/>
      <w:marLeft w:val="0"/>
      <w:marRight w:val="0"/>
      <w:marTop w:val="0"/>
      <w:marBottom w:val="0"/>
      <w:divBdr>
        <w:top w:val="none" w:sz="0" w:space="0" w:color="auto"/>
        <w:left w:val="none" w:sz="0" w:space="0" w:color="auto"/>
        <w:bottom w:val="none" w:sz="0" w:space="0" w:color="auto"/>
        <w:right w:val="none" w:sz="0" w:space="0" w:color="auto"/>
      </w:divBdr>
    </w:div>
    <w:div w:id="2128621619">
      <w:bodyDiv w:val="1"/>
      <w:marLeft w:val="0"/>
      <w:marRight w:val="0"/>
      <w:marTop w:val="0"/>
      <w:marBottom w:val="0"/>
      <w:divBdr>
        <w:top w:val="none" w:sz="0" w:space="0" w:color="auto"/>
        <w:left w:val="none" w:sz="0" w:space="0" w:color="auto"/>
        <w:bottom w:val="none" w:sz="0" w:space="0" w:color="auto"/>
        <w:right w:val="none" w:sz="0" w:space="0" w:color="auto"/>
      </w:divBdr>
    </w:div>
    <w:div w:id="2129081324">
      <w:bodyDiv w:val="1"/>
      <w:marLeft w:val="0"/>
      <w:marRight w:val="0"/>
      <w:marTop w:val="0"/>
      <w:marBottom w:val="0"/>
      <w:divBdr>
        <w:top w:val="none" w:sz="0" w:space="0" w:color="auto"/>
        <w:left w:val="none" w:sz="0" w:space="0" w:color="auto"/>
        <w:bottom w:val="none" w:sz="0" w:space="0" w:color="auto"/>
        <w:right w:val="none" w:sz="0" w:space="0" w:color="auto"/>
      </w:divBdr>
    </w:div>
    <w:div w:id="2129158260">
      <w:bodyDiv w:val="1"/>
      <w:marLeft w:val="0"/>
      <w:marRight w:val="0"/>
      <w:marTop w:val="0"/>
      <w:marBottom w:val="0"/>
      <w:divBdr>
        <w:top w:val="none" w:sz="0" w:space="0" w:color="auto"/>
        <w:left w:val="none" w:sz="0" w:space="0" w:color="auto"/>
        <w:bottom w:val="none" w:sz="0" w:space="0" w:color="auto"/>
        <w:right w:val="none" w:sz="0" w:space="0" w:color="auto"/>
      </w:divBdr>
    </w:div>
    <w:div w:id="2129548991">
      <w:bodyDiv w:val="1"/>
      <w:marLeft w:val="0"/>
      <w:marRight w:val="0"/>
      <w:marTop w:val="0"/>
      <w:marBottom w:val="0"/>
      <w:divBdr>
        <w:top w:val="none" w:sz="0" w:space="0" w:color="auto"/>
        <w:left w:val="none" w:sz="0" w:space="0" w:color="auto"/>
        <w:bottom w:val="none" w:sz="0" w:space="0" w:color="auto"/>
        <w:right w:val="none" w:sz="0" w:space="0" w:color="auto"/>
      </w:divBdr>
    </w:div>
    <w:div w:id="2130471490">
      <w:bodyDiv w:val="1"/>
      <w:marLeft w:val="0"/>
      <w:marRight w:val="0"/>
      <w:marTop w:val="0"/>
      <w:marBottom w:val="0"/>
      <w:divBdr>
        <w:top w:val="none" w:sz="0" w:space="0" w:color="auto"/>
        <w:left w:val="none" w:sz="0" w:space="0" w:color="auto"/>
        <w:bottom w:val="none" w:sz="0" w:space="0" w:color="auto"/>
        <w:right w:val="none" w:sz="0" w:space="0" w:color="auto"/>
      </w:divBdr>
    </w:div>
    <w:div w:id="2130541555">
      <w:bodyDiv w:val="1"/>
      <w:marLeft w:val="0"/>
      <w:marRight w:val="0"/>
      <w:marTop w:val="0"/>
      <w:marBottom w:val="0"/>
      <w:divBdr>
        <w:top w:val="none" w:sz="0" w:space="0" w:color="auto"/>
        <w:left w:val="none" w:sz="0" w:space="0" w:color="auto"/>
        <w:bottom w:val="none" w:sz="0" w:space="0" w:color="auto"/>
        <w:right w:val="none" w:sz="0" w:space="0" w:color="auto"/>
      </w:divBdr>
    </w:div>
    <w:div w:id="2130706473">
      <w:bodyDiv w:val="1"/>
      <w:marLeft w:val="0"/>
      <w:marRight w:val="0"/>
      <w:marTop w:val="0"/>
      <w:marBottom w:val="0"/>
      <w:divBdr>
        <w:top w:val="none" w:sz="0" w:space="0" w:color="auto"/>
        <w:left w:val="none" w:sz="0" w:space="0" w:color="auto"/>
        <w:bottom w:val="none" w:sz="0" w:space="0" w:color="auto"/>
        <w:right w:val="none" w:sz="0" w:space="0" w:color="auto"/>
      </w:divBdr>
    </w:div>
    <w:div w:id="2131971508">
      <w:bodyDiv w:val="1"/>
      <w:marLeft w:val="0"/>
      <w:marRight w:val="0"/>
      <w:marTop w:val="0"/>
      <w:marBottom w:val="0"/>
      <w:divBdr>
        <w:top w:val="none" w:sz="0" w:space="0" w:color="auto"/>
        <w:left w:val="none" w:sz="0" w:space="0" w:color="auto"/>
        <w:bottom w:val="none" w:sz="0" w:space="0" w:color="auto"/>
        <w:right w:val="none" w:sz="0" w:space="0" w:color="auto"/>
      </w:divBdr>
    </w:div>
    <w:div w:id="2132169155">
      <w:bodyDiv w:val="1"/>
      <w:marLeft w:val="0"/>
      <w:marRight w:val="0"/>
      <w:marTop w:val="0"/>
      <w:marBottom w:val="0"/>
      <w:divBdr>
        <w:top w:val="none" w:sz="0" w:space="0" w:color="auto"/>
        <w:left w:val="none" w:sz="0" w:space="0" w:color="auto"/>
        <w:bottom w:val="none" w:sz="0" w:space="0" w:color="auto"/>
        <w:right w:val="none" w:sz="0" w:space="0" w:color="auto"/>
      </w:divBdr>
    </w:div>
    <w:div w:id="2132363516">
      <w:bodyDiv w:val="1"/>
      <w:marLeft w:val="0"/>
      <w:marRight w:val="0"/>
      <w:marTop w:val="0"/>
      <w:marBottom w:val="0"/>
      <w:divBdr>
        <w:top w:val="none" w:sz="0" w:space="0" w:color="auto"/>
        <w:left w:val="none" w:sz="0" w:space="0" w:color="auto"/>
        <w:bottom w:val="none" w:sz="0" w:space="0" w:color="auto"/>
        <w:right w:val="none" w:sz="0" w:space="0" w:color="auto"/>
      </w:divBdr>
    </w:div>
    <w:div w:id="2132899713">
      <w:bodyDiv w:val="1"/>
      <w:marLeft w:val="0"/>
      <w:marRight w:val="0"/>
      <w:marTop w:val="0"/>
      <w:marBottom w:val="0"/>
      <w:divBdr>
        <w:top w:val="none" w:sz="0" w:space="0" w:color="auto"/>
        <w:left w:val="none" w:sz="0" w:space="0" w:color="auto"/>
        <w:bottom w:val="none" w:sz="0" w:space="0" w:color="auto"/>
        <w:right w:val="none" w:sz="0" w:space="0" w:color="auto"/>
      </w:divBdr>
    </w:div>
    <w:div w:id="2133287000">
      <w:bodyDiv w:val="1"/>
      <w:marLeft w:val="0"/>
      <w:marRight w:val="0"/>
      <w:marTop w:val="0"/>
      <w:marBottom w:val="0"/>
      <w:divBdr>
        <w:top w:val="none" w:sz="0" w:space="0" w:color="auto"/>
        <w:left w:val="none" w:sz="0" w:space="0" w:color="auto"/>
        <w:bottom w:val="none" w:sz="0" w:space="0" w:color="auto"/>
        <w:right w:val="none" w:sz="0" w:space="0" w:color="auto"/>
      </w:divBdr>
    </w:div>
    <w:div w:id="2133546786">
      <w:bodyDiv w:val="1"/>
      <w:marLeft w:val="0"/>
      <w:marRight w:val="0"/>
      <w:marTop w:val="0"/>
      <w:marBottom w:val="0"/>
      <w:divBdr>
        <w:top w:val="none" w:sz="0" w:space="0" w:color="auto"/>
        <w:left w:val="none" w:sz="0" w:space="0" w:color="auto"/>
        <w:bottom w:val="none" w:sz="0" w:space="0" w:color="auto"/>
        <w:right w:val="none" w:sz="0" w:space="0" w:color="auto"/>
      </w:divBdr>
    </w:div>
    <w:div w:id="2133553822">
      <w:bodyDiv w:val="1"/>
      <w:marLeft w:val="0"/>
      <w:marRight w:val="0"/>
      <w:marTop w:val="0"/>
      <w:marBottom w:val="0"/>
      <w:divBdr>
        <w:top w:val="none" w:sz="0" w:space="0" w:color="auto"/>
        <w:left w:val="none" w:sz="0" w:space="0" w:color="auto"/>
        <w:bottom w:val="none" w:sz="0" w:space="0" w:color="auto"/>
        <w:right w:val="none" w:sz="0" w:space="0" w:color="auto"/>
      </w:divBdr>
    </w:div>
    <w:div w:id="2134009993">
      <w:bodyDiv w:val="1"/>
      <w:marLeft w:val="0"/>
      <w:marRight w:val="0"/>
      <w:marTop w:val="0"/>
      <w:marBottom w:val="0"/>
      <w:divBdr>
        <w:top w:val="none" w:sz="0" w:space="0" w:color="auto"/>
        <w:left w:val="none" w:sz="0" w:space="0" w:color="auto"/>
        <w:bottom w:val="none" w:sz="0" w:space="0" w:color="auto"/>
        <w:right w:val="none" w:sz="0" w:space="0" w:color="auto"/>
      </w:divBdr>
    </w:div>
    <w:div w:id="2135053983">
      <w:bodyDiv w:val="1"/>
      <w:marLeft w:val="0"/>
      <w:marRight w:val="0"/>
      <w:marTop w:val="0"/>
      <w:marBottom w:val="0"/>
      <w:divBdr>
        <w:top w:val="none" w:sz="0" w:space="0" w:color="auto"/>
        <w:left w:val="none" w:sz="0" w:space="0" w:color="auto"/>
        <w:bottom w:val="none" w:sz="0" w:space="0" w:color="auto"/>
        <w:right w:val="none" w:sz="0" w:space="0" w:color="auto"/>
      </w:divBdr>
    </w:div>
    <w:div w:id="2135058967">
      <w:bodyDiv w:val="1"/>
      <w:marLeft w:val="0"/>
      <w:marRight w:val="0"/>
      <w:marTop w:val="0"/>
      <w:marBottom w:val="0"/>
      <w:divBdr>
        <w:top w:val="none" w:sz="0" w:space="0" w:color="auto"/>
        <w:left w:val="none" w:sz="0" w:space="0" w:color="auto"/>
        <w:bottom w:val="none" w:sz="0" w:space="0" w:color="auto"/>
        <w:right w:val="none" w:sz="0" w:space="0" w:color="auto"/>
      </w:divBdr>
    </w:div>
    <w:div w:id="2136368152">
      <w:bodyDiv w:val="1"/>
      <w:marLeft w:val="0"/>
      <w:marRight w:val="0"/>
      <w:marTop w:val="0"/>
      <w:marBottom w:val="0"/>
      <w:divBdr>
        <w:top w:val="none" w:sz="0" w:space="0" w:color="auto"/>
        <w:left w:val="none" w:sz="0" w:space="0" w:color="auto"/>
        <w:bottom w:val="none" w:sz="0" w:space="0" w:color="auto"/>
        <w:right w:val="none" w:sz="0" w:space="0" w:color="auto"/>
      </w:divBdr>
    </w:div>
    <w:div w:id="2137479122">
      <w:bodyDiv w:val="1"/>
      <w:marLeft w:val="0"/>
      <w:marRight w:val="0"/>
      <w:marTop w:val="0"/>
      <w:marBottom w:val="0"/>
      <w:divBdr>
        <w:top w:val="none" w:sz="0" w:space="0" w:color="auto"/>
        <w:left w:val="none" w:sz="0" w:space="0" w:color="auto"/>
        <w:bottom w:val="none" w:sz="0" w:space="0" w:color="auto"/>
        <w:right w:val="none" w:sz="0" w:space="0" w:color="auto"/>
      </w:divBdr>
    </w:div>
    <w:div w:id="2137678007">
      <w:bodyDiv w:val="1"/>
      <w:marLeft w:val="0"/>
      <w:marRight w:val="0"/>
      <w:marTop w:val="0"/>
      <w:marBottom w:val="0"/>
      <w:divBdr>
        <w:top w:val="none" w:sz="0" w:space="0" w:color="auto"/>
        <w:left w:val="none" w:sz="0" w:space="0" w:color="auto"/>
        <w:bottom w:val="none" w:sz="0" w:space="0" w:color="auto"/>
        <w:right w:val="none" w:sz="0" w:space="0" w:color="auto"/>
      </w:divBdr>
    </w:div>
    <w:div w:id="2139294840">
      <w:bodyDiv w:val="1"/>
      <w:marLeft w:val="0"/>
      <w:marRight w:val="0"/>
      <w:marTop w:val="0"/>
      <w:marBottom w:val="0"/>
      <w:divBdr>
        <w:top w:val="none" w:sz="0" w:space="0" w:color="auto"/>
        <w:left w:val="none" w:sz="0" w:space="0" w:color="auto"/>
        <w:bottom w:val="none" w:sz="0" w:space="0" w:color="auto"/>
        <w:right w:val="none" w:sz="0" w:space="0" w:color="auto"/>
      </w:divBdr>
    </w:div>
    <w:div w:id="2142840117">
      <w:bodyDiv w:val="1"/>
      <w:marLeft w:val="0"/>
      <w:marRight w:val="0"/>
      <w:marTop w:val="0"/>
      <w:marBottom w:val="0"/>
      <w:divBdr>
        <w:top w:val="none" w:sz="0" w:space="0" w:color="auto"/>
        <w:left w:val="none" w:sz="0" w:space="0" w:color="auto"/>
        <w:bottom w:val="none" w:sz="0" w:space="0" w:color="auto"/>
        <w:right w:val="none" w:sz="0" w:space="0" w:color="auto"/>
      </w:divBdr>
    </w:div>
    <w:div w:id="2142990044">
      <w:bodyDiv w:val="1"/>
      <w:marLeft w:val="0"/>
      <w:marRight w:val="0"/>
      <w:marTop w:val="0"/>
      <w:marBottom w:val="0"/>
      <w:divBdr>
        <w:top w:val="none" w:sz="0" w:space="0" w:color="auto"/>
        <w:left w:val="none" w:sz="0" w:space="0" w:color="auto"/>
        <w:bottom w:val="none" w:sz="0" w:space="0" w:color="auto"/>
        <w:right w:val="none" w:sz="0" w:space="0" w:color="auto"/>
      </w:divBdr>
    </w:div>
    <w:div w:id="2144616254">
      <w:bodyDiv w:val="1"/>
      <w:marLeft w:val="0"/>
      <w:marRight w:val="0"/>
      <w:marTop w:val="0"/>
      <w:marBottom w:val="0"/>
      <w:divBdr>
        <w:top w:val="none" w:sz="0" w:space="0" w:color="auto"/>
        <w:left w:val="none" w:sz="0" w:space="0" w:color="auto"/>
        <w:bottom w:val="none" w:sz="0" w:space="0" w:color="auto"/>
        <w:right w:val="none" w:sz="0" w:space="0" w:color="auto"/>
      </w:divBdr>
    </w:div>
    <w:div w:id="2145275115">
      <w:bodyDiv w:val="1"/>
      <w:marLeft w:val="0"/>
      <w:marRight w:val="0"/>
      <w:marTop w:val="0"/>
      <w:marBottom w:val="0"/>
      <w:divBdr>
        <w:top w:val="none" w:sz="0" w:space="0" w:color="auto"/>
        <w:left w:val="none" w:sz="0" w:space="0" w:color="auto"/>
        <w:bottom w:val="none" w:sz="0" w:space="0" w:color="auto"/>
        <w:right w:val="none" w:sz="0" w:space="0" w:color="auto"/>
      </w:divBdr>
    </w:div>
    <w:div w:id="2145540303">
      <w:bodyDiv w:val="1"/>
      <w:marLeft w:val="0"/>
      <w:marRight w:val="0"/>
      <w:marTop w:val="0"/>
      <w:marBottom w:val="0"/>
      <w:divBdr>
        <w:top w:val="none" w:sz="0" w:space="0" w:color="auto"/>
        <w:left w:val="none" w:sz="0" w:space="0" w:color="auto"/>
        <w:bottom w:val="none" w:sz="0" w:space="0" w:color="auto"/>
        <w:right w:val="none" w:sz="0" w:space="0" w:color="auto"/>
      </w:divBdr>
    </w:div>
    <w:div w:id="2146269155">
      <w:bodyDiv w:val="1"/>
      <w:marLeft w:val="0"/>
      <w:marRight w:val="0"/>
      <w:marTop w:val="0"/>
      <w:marBottom w:val="0"/>
      <w:divBdr>
        <w:top w:val="none" w:sz="0" w:space="0" w:color="auto"/>
        <w:left w:val="none" w:sz="0" w:space="0" w:color="auto"/>
        <w:bottom w:val="none" w:sz="0" w:space="0" w:color="auto"/>
        <w:right w:val="none" w:sz="0" w:space="0" w:color="auto"/>
      </w:divBdr>
    </w:div>
    <w:div w:id="214712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2.bin"/><Relationship Id="rId324" Type="http://schemas.openxmlformats.org/officeDocument/2006/relationships/oleObject" Target="embeddings/oleObject154.bin"/><Relationship Id="rId170" Type="http://schemas.openxmlformats.org/officeDocument/2006/relationships/image" Target="media/image83.wmf"/><Relationship Id="rId268" Type="http://schemas.openxmlformats.org/officeDocument/2006/relationships/oleObject" Target="embeddings/oleObject126.bin"/><Relationship Id="rId475" Type="http://schemas.openxmlformats.org/officeDocument/2006/relationships/oleObject" Target="embeddings/oleObject230.bin"/><Relationship Id="rId32" Type="http://schemas.openxmlformats.org/officeDocument/2006/relationships/image" Target="media/image15.wmf"/><Relationship Id="rId128" Type="http://schemas.openxmlformats.org/officeDocument/2006/relationships/image" Target="media/image63.wmf"/><Relationship Id="rId335" Type="http://schemas.openxmlformats.org/officeDocument/2006/relationships/image" Target="media/image165.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198.wmf"/><Relationship Id="rId279" Type="http://schemas.openxmlformats.org/officeDocument/2006/relationships/image" Target="media/image137.wmf"/><Relationship Id="rId444" Type="http://schemas.openxmlformats.org/officeDocument/2006/relationships/image" Target="media/image219.wmf"/><Relationship Id="rId486" Type="http://schemas.openxmlformats.org/officeDocument/2006/relationships/image" Target="media/image240.wmf"/><Relationship Id="rId43" Type="http://schemas.openxmlformats.org/officeDocument/2006/relationships/oleObject" Target="embeddings/oleObject13.bin"/><Relationship Id="rId139" Type="http://schemas.openxmlformats.org/officeDocument/2006/relationships/oleObject" Target="embeddings/oleObject61.bin"/><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image" Target="media/image170.wmf"/><Relationship Id="rId388" Type="http://schemas.openxmlformats.org/officeDocument/2006/relationships/image" Target="media/image191.wmf"/><Relationship Id="rId511" Type="http://schemas.openxmlformats.org/officeDocument/2006/relationships/oleObject" Target="embeddings/oleObject248.bin"/><Relationship Id="rId85" Type="http://schemas.openxmlformats.org/officeDocument/2006/relationships/oleObject" Target="embeddings/oleObject34.bin"/><Relationship Id="rId150" Type="http://schemas.openxmlformats.org/officeDocument/2006/relationships/oleObject" Target="embeddings/oleObject67.bin"/><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oleObject" Target="embeddings/oleObject199.bin"/><Relationship Id="rId248" Type="http://schemas.openxmlformats.org/officeDocument/2006/relationships/image" Target="media/image123.wmf"/><Relationship Id="rId455" Type="http://schemas.openxmlformats.org/officeDocument/2006/relationships/oleObject" Target="embeddings/oleObject220.bin"/><Relationship Id="rId497" Type="http://schemas.openxmlformats.org/officeDocument/2006/relationships/oleObject" Target="embeddings/oleObject241.bin"/><Relationship Id="rId12" Type="http://schemas.openxmlformats.org/officeDocument/2006/relationships/image" Target="media/image2.png"/><Relationship Id="rId108" Type="http://schemas.openxmlformats.org/officeDocument/2006/relationships/image" Target="media/image53.wmf"/><Relationship Id="rId315" Type="http://schemas.openxmlformats.org/officeDocument/2006/relationships/image" Target="media/image155.wmf"/><Relationship Id="rId357" Type="http://schemas.openxmlformats.org/officeDocument/2006/relationships/oleObject" Target="embeddings/oleObject171.bin"/><Relationship Id="rId522" Type="http://schemas.openxmlformats.org/officeDocument/2006/relationships/oleObject" Target="embeddings/oleObject253.bin"/><Relationship Id="rId54" Type="http://schemas.openxmlformats.org/officeDocument/2006/relationships/image" Target="media/image26.wmf"/><Relationship Id="rId96" Type="http://schemas.openxmlformats.org/officeDocument/2006/relationships/image" Target="media/image47.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oleObject" Target="embeddings/oleObject192.bin"/><Relationship Id="rId259" Type="http://schemas.openxmlformats.org/officeDocument/2006/relationships/oleObject" Target="embeddings/oleObject121.bin"/><Relationship Id="rId424" Type="http://schemas.openxmlformats.org/officeDocument/2006/relationships/image" Target="media/image209.wmf"/><Relationship Id="rId466" Type="http://schemas.openxmlformats.org/officeDocument/2006/relationships/image" Target="media/image230.wmf"/><Relationship Id="rId23" Type="http://schemas.openxmlformats.org/officeDocument/2006/relationships/oleObject" Target="embeddings/oleObject3.bin"/><Relationship Id="rId119" Type="http://schemas.openxmlformats.org/officeDocument/2006/relationships/oleObject" Target="embeddings/oleObject51.bin"/><Relationship Id="rId270" Type="http://schemas.openxmlformats.org/officeDocument/2006/relationships/oleObject" Target="embeddings/oleObject127.bin"/><Relationship Id="rId326" Type="http://schemas.openxmlformats.org/officeDocument/2006/relationships/oleObject" Target="embeddings/oleObject155.bin"/><Relationship Id="rId65" Type="http://schemas.openxmlformats.org/officeDocument/2006/relationships/oleObject" Target="embeddings/oleObject24.bin"/><Relationship Id="rId130" Type="http://schemas.openxmlformats.org/officeDocument/2006/relationships/image" Target="media/image64.wmf"/><Relationship Id="rId368" Type="http://schemas.openxmlformats.org/officeDocument/2006/relationships/image" Target="media/image181.wmf"/><Relationship Id="rId172" Type="http://schemas.openxmlformats.org/officeDocument/2006/relationships/image" Target="media/image84.wmf"/><Relationship Id="rId228" Type="http://schemas.openxmlformats.org/officeDocument/2006/relationships/image" Target="media/image112.wmf"/><Relationship Id="rId435" Type="http://schemas.openxmlformats.org/officeDocument/2006/relationships/oleObject" Target="embeddings/oleObject210.bin"/><Relationship Id="rId477" Type="http://schemas.openxmlformats.org/officeDocument/2006/relationships/oleObject" Target="embeddings/oleObject231.bin"/><Relationship Id="rId281" Type="http://schemas.openxmlformats.org/officeDocument/2006/relationships/image" Target="media/image138.wmf"/><Relationship Id="rId337" Type="http://schemas.openxmlformats.org/officeDocument/2006/relationships/image" Target="media/image166.wmf"/><Relationship Id="rId502" Type="http://schemas.openxmlformats.org/officeDocument/2006/relationships/image" Target="media/image248.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2.bin"/><Relationship Id="rId379" Type="http://schemas.openxmlformats.org/officeDocument/2006/relationships/oleObject" Target="embeddings/oleObject182.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image" Target="media/image192.wmf"/><Relationship Id="rId404" Type="http://schemas.openxmlformats.org/officeDocument/2006/relationships/image" Target="media/image199.wmf"/><Relationship Id="rId446" Type="http://schemas.openxmlformats.org/officeDocument/2006/relationships/image" Target="media/image220.wmf"/><Relationship Id="rId250" Type="http://schemas.openxmlformats.org/officeDocument/2006/relationships/image" Target="media/image125.wmf"/><Relationship Id="rId292" Type="http://schemas.openxmlformats.org/officeDocument/2006/relationships/oleObject" Target="embeddings/oleObject138.bin"/><Relationship Id="rId306" Type="http://schemas.openxmlformats.org/officeDocument/2006/relationships/oleObject" Target="embeddings/oleObject145.bin"/><Relationship Id="rId488" Type="http://schemas.openxmlformats.org/officeDocument/2006/relationships/image" Target="media/image241.wmf"/><Relationship Id="rId45" Type="http://schemas.openxmlformats.org/officeDocument/2006/relationships/oleObject" Target="embeddings/oleObject14.bin"/><Relationship Id="rId87" Type="http://schemas.openxmlformats.org/officeDocument/2006/relationships/oleObject" Target="embeddings/oleObject35.bin"/><Relationship Id="rId110" Type="http://schemas.openxmlformats.org/officeDocument/2006/relationships/image" Target="media/image54.wmf"/><Relationship Id="rId348" Type="http://schemas.openxmlformats.org/officeDocument/2006/relationships/image" Target="media/image171.wmf"/><Relationship Id="rId513" Type="http://schemas.openxmlformats.org/officeDocument/2006/relationships/oleObject" Target="embeddings/oleObject249.bin"/><Relationship Id="rId152" Type="http://schemas.openxmlformats.org/officeDocument/2006/relationships/oleObject" Target="embeddings/oleObject68.bin"/><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oleObject" Target="embeddings/oleObject200.bin"/><Relationship Id="rId457" Type="http://schemas.openxmlformats.org/officeDocument/2006/relationships/oleObject" Target="embeddings/oleObject221.bin"/><Relationship Id="rId261" Type="http://schemas.openxmlformats.org/officeDocument/2006/relationships/oleObject" Target="embeddings/oleObject122.bin"/><Relationship Id="rId499" Type="http://schemas.openxmlformats.org/officeDocument/2006/relationships/oleObject" Target="embeddings/oleObject242.bin"/><Relationship Id="rId14" Type="http://schemas.openxmlformats.org/officeDocument/2006/relationships/image" Target="media/image4.png"/><Relationship Id="rId56" Type="http://schemas.openxmlformats.org/officeDocument/2006/relationships/image" Target="media/image27.wmf"/><Relationship Id="rId317" Type="http://schemas.openxmlformats.org/officeDocument/2006/relationships/image" Target="media/image156.wmf"/><Relationship Id="rId359" Type="http://schemas.openxmlformats.org/officeDocument/2006/relationships/oleObject" Target="embeddings/oleObject172.bin"/><Relationship Id="rId524" Type="http://schemas.openxmlformats.org/officeDocument/2006/relationships/oleObject" Target="embeddings/oleObject254.bin"/><Relationship Id="rId98" Type="http://schemas.openxmlformats.org/officeDocument/2006/relationships/image" Target="media/image48.wmf"/><Relationship Id="rId121" Type="http://schemas.openxmlformats.org/officeDocument/2006/relationships/oleObject" Target="embeddings/oleObject52.bin"/><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image" Target="media/image182.wmf"/><Relationship Id="rId426" Type="http://schemas.openxmlformats.org/officeDocument/2006/relationships/image" Target="media/image210.wmf"/><Relationship Id="rId230" Type="http://schemas.openxmlformats.org/officeDocument/2006/relationships/image" Target="media/image113.wmf"/><Relationship Id="rId468" Type="http://schemas.openxmlformats.org/officeDocument/2006/relationships/image" Target="media/image231.wmf"/><Relationship Id="rId25" Type="http://schemas.openxmlformats.org/officeDocument/2006/relationships/oleObject" Target="embeddings/oleObject4.bin"/><Relationship Id="rId67" Type="http://schemas.openxmlformats.org/officeDocument/2006/relationships/oleObject" Target="embeddings/oleObject25.bin"/><Relationship Id="rId272" Type="http://schemas.openxmlformats.org/officeDocument/2006/relationships/oleObject" Target="embeddings/oleObject128.bin"/><Relationship Id="rId328" Type="http://schemas.openxmlformats.org/officeDocument/2006/relationships/oleObject" Target="embeddings/oleObject156.bin"/><Relationship Id="rId132" Type="http://schemas.openxmlformats.org/officeDocument/2006/relationships/image" Target="media/image65.wmf"/><Relationship Id="rId174" Type="http://schemas.openxmlformats.org/officeDocument/2006/relationships/image" Target="media/image85.wmf"/><Relationship Id="rId381" Type="http://schemas.openxmlformats.org/officeDocument/2006/relationships/oleObject" Target="embeddings/oleObject183.bin"/><Relationship Id="rId241" Type="http://schemas.openxmlformats.org/officeDocument/2006/relationships/oleObject" Target="embeddings/oleObject112.bin"/><Relationship Id="rId437" Type="http://schemas.openxmlformats.org/officeDocument/2006/relationships/oleObject" Target="embeddings/oleObject211.bin"/><Relationship Id="rId479" Type="http://schemas.openxmlformats.org/officeDocument/2006/relationships/oleObject" Target="embeddings/oleObject232.bin"/><Relationship Id="rId36" Type="http://schemas.openxmlformats.org/officeDocument/2006/relationships/image" Target="media/image17.wmf"/><Relationship Id="rId283" Type="http://schemas.openxmlformats.org/officeDocument/2006/relationships/image" Target="media/image139.wmf"/><Relationship Id="rId339" Type="http://schemas.openxmlformats.org/officeDocument/2006/relationships/image" Target="media/image167.wmf"/><Relationship Id="rId490" Type="http://schemas.openxmlformats.org/officeDocument/2006/relationships/image" Target="media/image242.wmf"/><Relationship Id="rId504" Type="http://schemas.openxmlformats.org/officeDocument/2006/relationships/image" Target="media/image249.wmf"/><Relationship Id="rId78" Type="http://schemas.openxmlformats.org/officeDocument/2006/relationships/image" Target="media/image38.wmf"/><Relationship Id="rId101" Type="http://schemas.openxmlformats.org/officeDocument/2006/relationships/oleObject" Target="embeddings/oleObject42.bin"/><Relationship Id="rId143" Type="http://schemas.openxmlformats.org/officeDocument/2006/relationships/oleObject" Target="embeddings/oleObject63.bin"/><Relationship Id="rId185" Type="http://schemas.openxmlformats.org/officeDocument/2006/relationships/oleObject" Target="embeddings/oleObject84.bin"/><Relationship Id="rId350" Type="http://schemas.openxmlformats.org/officeDocument/2006/relationships/image" Target="media/image172.wmf"/><Relationship Id="rId406" Type="http://schemas.openxmlformats.org/officeDocument/2006/relationships/image" Target="media/image200.wmf"/><Relationship Id="rId9" Type="http://schemas.microsoft.com/office/2011/relationships/commentsExtended" Target="commentsExtended.xml"/><Relationship Id="rId210" Type="http://schemas.openxmlformats.org/officeDocument/2006/relationships/image" Target="media/image103.wmf"/><Relationship Id="rId392" Type="http://schemas.openxmlformats.org/officeDocument/2006/relationships/image" Target="media/image193.wmf"/><Relationship Id="rId448" Type="http://schemas.openxmlformats.org/officeDocument/2006/relationships/image" Target="media/image221.wmf"/><Relationship Id="rId252" Type="http://schemas.openxmlformats.org/officeDocument/2006/relationships/oleObject" Target="embeddings/oleObject116.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image" Target="media/image255.wmf"/><Relationship Id="rId47" Type="http://schemas.openxmlformats.org/officeDocument/2006/relationships/oleObject" Target="embeddings/oleObject15.bin"/><Relationship Id="rId89" Type="http://schemas.openxmlformats.org/officeDocument/2006/relationships/oleObject" Target="embeddings/oleObject36.bin"/><Relationship Id="rId112" Type="http://schemas.openxmlformats.org/officeDocument/2006/relationships/image" Target="media/image55.wmf"/><Relationship Id="rId154" Type="http://schemas.openxmlformats.org/officeDocument/2006/relationships/oleObject" Target="embeddings/oleObject69.bin"/><Relationship Id="rId361" Type="http://schemas.openxmlformats.org/officeDocument/2006/relationships/oleObject" Target="embeddings/oleObject173.bin"/><Relationship Id="rId196" Type="http://schemas.openxmlformats.org/officeDocument/2006/relationships/image" Target="media/image96.wmf"/><Relationship Id="rId417" Type="http://schemas.openxmlformats.org/officeDocument/2006/relationships/oleObject" Target="embeddings/oleObject201.bin"/><Relationship Id="rId459" Type="http://schemas.openxmlformats.org/officeDocument/2006/relationships/oleObject" Target="embeddings/oleObject222.bin"/><Relationship Id="rId16" Type="http://schemas.openxmlformats.org/officeDocument/2006/relationships/image" Target="media/image6.png"/><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image" Target="media/image157.wmf"/><Relationship Id="rId470" Type="http://schemas.openxmlformats.org/officeDocument/2006/relationships/image" Target="media/image232.wmf"/><Relationship Id="rId526" Type="http://schemas.openxmlformats.org/officeDocument/2006/relationships/oleObject" Target="embeddings/oleObject255.bin"/><Relationship Id="rId58" Type="http://schemas.openxmlformats.org/officeDocument/2006/relationships/image" Target="media/image28.wmf"/><Relationship Id="rId123" Type="http://schemas.openxmlformats.org/officeDocument/2006/relationships/oleObject" Target="embeddings/oleObject53.bin"/><Relationship Id="rId330" Type="http://schemas.openxmlformats.org/officeDocument/2006/relationships/oleObject" Target="embeddings/oleObject157.bin"/><Relationship Id="rId165" Type="http://schemas.openxmlformats.org/officeDocument/2006/relationships/oleObject" Target="embeddings/oleObject74.bin"/><Relationship Id="rId372" Type="http://schemas.openxmlformats.org/officeDocument/2006/relationships/image" Target="media/image183.wmf"/><Relationship Id="rId428" Type="http://schemas.openxmlformats.org/officeDocument/2006/relationships/image" Target="media/image211.wmf"/><Relationship Id="rId232" Type="http://schemas.openxmlformats.org/officeDocument/2006/relationships/image" Target="media/image114.wmf"/><Relationship Id="rId274" Type="http://schemas.openxmlformats.org/officeDocument/2006/relationships/oleObject" Target="embeddings/oleObject129.bin"/><Relationship Id="rId481" Type="http://schemas.openxmlformats.org/officeDocument/2006/relationships/oleObject" Target="embeddings/oleObject233.bin"/><Relationship Id="rId27" Type="http://schemas.openxmlformats.org/officeDocument/2006/relationships/oleObject" Target="embeddings/oleObject5.bin"/><Relationship Id="rId69" Type="http://schemas.openxmlformats.org/officeDocument/2006/relationships/oleObject" Target="embeddings/oleObject26.bin"/><Relationship Id="rId134" Type="http://schemas.openxmlformats.org/officeDocument/2006/relationships/image" Target="media/image66.wmf"/><Relationship Id="rId80" Type="http://schemas.openxmlformats.org/officeDocument/2006/relationships/image" Target="media/image39.wmf"/><Relationship Id="rId176" Type="http://schemas.openxmlformats.org/officeDocument/2006/relationships/image" Target="media/image86.wmf"/><Relationship Id="rId341" Type="http://schemas.openxmlformats.org/officeDocument/2006/relationships/image" Target="media/image168.wmf"/><Relationship Id="rId383" Type="http://schemas.openxmlformats.org/officeDocument/2006/relationships/oleObject" Target="embeddings/oleObject184.bin"/><Relationship Id="rId439" Type="http://schemas.openxmlformats.org/officeDocument/2006/relationships/oleObject" Target="embeddings/oleObject212.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0.wmf"/><Relationship Id="rId450" Type="http://schemas.openxmlformats.org/officeDocument/2006/relationships/image" Target="media/image222.wmf"/><Relationship Id="rId506" Type="http://schemas.openxmlformats.org/officeDocument/2006/relationships/image" Target="media/image250.wmf"/><Relationship Id="rId38" Type="http://schemas.openxmlformats.org/officeDocument/2006/relationships/image" Target="media/image18.wmf"/><Relationship Id="rId103" Type="http://schemas.openxmlformats.org/officeDocument/2006/relationships/oleObject" Target="embeddings/oleObject43.bin"/><Relationship Id="rId310" Type="http://schemas.openxmlformats.org/officeDocument/2006/relationships/oleObject" Target="embeddings/oleObject147.bin"/><Relationship Id="rId492" Type="http://schemas.openxmlformats.org/officeDocument/2006/relationships/image" Target="media/image243.wmf"/><Relationship Id="rId91" Type="http://schemas.openxmlformats.org/officeDocument/2006/relationships/oleObject" Target="embeddings/oleObject37.bin"/><Relationship Id="rId145" Type="http://schemas.openxmlformats.org/officeDocument/2006/relationships/oleObject" Target="embeddings/oleObject64.bin"/><Relationship Id="rId187" Type="http://schemas.openxmlformats.org/officeDocument/2006/relationships/oleObject" Target="embeddings/oleObject85.bin"/><Relationship Id="rId352" Type="http://schemas.openxmlformats.org/officeDocument/2006/relationships/image" Target="media/image173.wmf"/><Relationship Id="rId394" Type="http://schemas.openxmlformats.org/officeDocument/2006/relationships/image" Target="media/image194.wmf"/><Relationship Id="rId408" Type="http://schemas.openxmlformats.org/officeDocument/2006/relationships/image" Target="media/image201.wmf"/><Relationship Id="rId212" Type="http://schemas.openxmlformats.org/officeDocument/2006/relationships/image" Target="media/image104.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6.wmf"/><Relationship Id="rId296" Type="http://schemas.openxmlformats.org/officeDocument/2006/relationships/oleObject" Target="embeddings/oleObject140.bin"/><Relationship Id="rId461" Type="http://schemas.openxmlformats.org/officeDocument/2006/relationships/oleObject" Target="embeddings/oleObject223.bin"/><Relationship Id="rId517" Type="http://schemas.openxmlformats.org/officeDocument/2006/relationships/image" Target="media/image256.wmf"/><Relationship Id="rId60" Type="http://schemas.openxmlformats.org/officeDocument/2006/relationships/image" Target="media/image29.wmf"/><Relationship Id="rId156" Type="http://schemas.openxmlformats.org/officeDocument/2006/relationships/oleObject" Target="embeddings/oleObject70.bin"/><Relationship Id="rId198" Type="http://schemas.openxmlformats.org/officeDocument/2006/relationships/image" Target="media/image97.wmf"/><Relationship Id="rId321" Type="http://schemas.openxmlformats.org/officeDocument/2006/relationships/image" Target="media/image158.wmf"/><Relationship Id="rId363" Type="http://schemas.openxmlformats.org/officeDocument/2006/relationships/oleObject" Target="embeddings/oleObject174.bin"/><Relationship Id="rId419" Type="http://schemas.openxmlformats.org/officeDocument/2006/relationships/oleObject" Target="embeddings/oleObject202.bin"/><Relationship Id="rId223" Type="http://schemas.openxmlformats.org/officeDocument/2006/relationships/oleObject" Target="embeddings/oleObject103.bin"/><Relationship Id="rId430" Type="http://schemas.openxmlformats.org/officeDocument/2006/relationships/image" Target="media/image212.wmf"/><Relationship Id="rId18" Type="http://schemas.openxmlformats.org/officeDocument/2006/relationships/image" Target="media/image8.wmf"/><Relationship Id="rId265" Type="http://schemas.openxmlformats.org/officeDocument/2006/relationships/oleObject" Target="embeddings/oleObject124.bin"/><Relationship Id="rId472" Type="http://schemas.openxmlformats.org/officeDocument/2006/relationships/image" Target="media/image233.wmf"/><Relationship Id="rId528" Type="http://schemas.openxmlformats.org/officeDocument/2006/relationships/fontTable" Target="fontTable.xml"/><Relationship Id="rId125" Type="http://schemas.openxmlformats.org/officeDocument/2006/relationships/oleObject" Target="embeddings/oleObject54.bin"/><Relationship Id="rId167" Type="http://schemas.openxmlformats.org/officeDocument/2006/relationships/oleObject" Target="embeddings/oleObject75.bin"/><Relationship Id="rId332" Type="http://schemas.openxmlformats.org/officeDocument/2006/relationships/oleObject" Target="embeddings/oleObject158.bin"/><Relationship Id="rId374" Type="http://schemas.openxmlformats.org/officeDocument/2006/relationships/image" Target="media/image184.wmf"/><Relationship Id="rId71" Type="http://schemas.openxmlformats.org/officeDocument/2006/relationships/oleObject" Target="embeddings/oleObject27.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oleObject" Target="embeddings/oleObject130.bin"/><Relationship Id="rId441" Type="http://schemas.openxmlformats.org/officeDocument/2006/relationships/oleObject" Target="embeddings/oleObject213.bin"/><Relationship Id="rId483" Type="http://schemas.openxmlformats.org/officeDocument/2006/relationships/oleObject" Target="embeddings/oleObject234.bin"/><Relationship Id="rId40" Type="http://schemas.openxmlformats.org/officeDocument/2006/relationships/image" Target="media/image19.wmf"/><Relationship Id="rId136" Type="http://schemas.openxmlformats.org/officeDocument/2006/relationships/image" Target="media/image67.wmf"/><Relationship Id="rId178" Type="http://schemas.openxmlformats.org/officeDocument/2006/relationships/image" Target="media/image87.wmf"/><Relationship Id="rId301" Type="http://schemas.openxmlformats.org/officeDocument/2006/relationships/image" Target="media/image148.wmf"/><Relationship Id="rId343" Type="http://schemas.openxmlformats.org/officeDocument/2006/relationships/oleObject" Target="embeddings/oleObject164.bin"/><Relationship Id="rId82" Type="http://schemas.openxmlformats.org/officeDocument/2006/relationships/image" Target="media/image40.wmf"/><Relationship Id="rId203" Type="http://schemas.openxmlformats.org/officeDocument/2006/relationships/oleObject" Target="embeddings/oleObject93.bin"/><Relationship Id="rId385" Type="http://schemas.openxmlformats.org/officeDocument/2006/relationships/oleObject" Target="embeddings/oleObject185.bin"/><Relationship Id="rId245" Type="http://schemas.openxmlformats.org/officeDocument/2006/relationships/oleObject" Target="embeddings/oleObject114.bin"/><Relationship Id="rId287" Type="http://schemas.openxmlformats.org/officeDocument/2006/relationships/image" Target="media/image141.wmf"/><Relationship Id="rId410" Type="http://schemas.openxmlformats.org/officeDocument/2006/relationships/image" Target="media/image202.wmf"/><Relationship Id="rId452" Type="http://schemas.openxmlformats.org/officeDocument/2006/relationships/image" Target="media/image223.wmf"/><Relationship Id="rId494" Type="http://schemas.openxmlformats.org/officeDocument/2006/relationships/image" Target="media/image244.wmf"/><Relationship Id="rId508" Type="http://schemas.openxmlformats.org/officeDocument/2006/relationships/image" Target="media/image251.wmf"/><Relationship Id="rId105" Type="http://schemas.openxmlformats.org/officeDocument/2006/relationships/oleObject" Target="embeddings/oleObject44.bin"/><Relationship Id="rId147" Type="http://schemas.openxmlformats.org/officeDocument/2006/relationships/oleObject" Target="embeddings/oleObject65.bin"/><Relationship Id="rId312" Type="http://schemas.openxmlformats.org/officeDocument/2006/relationships/oleObject" Target="embeddings/oleObject148.bin"/><Relationship Id="rId354" Type="http://schemas.openxmlformats.org/officeDocument/2006/relationships/image" Target="media/image174.wmf"/><Relationship Id="rId51" Type="http://schemas.openxmlformats.org/officeDocument/2006/relationships/oleObject" Target="embeddings/oleObject17.bin"/><Relationship Id="rId93" Type="http://schemas.openxmlformats.org/officeDocument/2006/relationships/oleObject" Target="embeddings/oleObject38.bin"/><Relationship Id="rId189" Type="http://schemas.openxmlformats.org/officeDocument/2006/relationships/oleObject" Target="embeddings/oleObject86.bin"/><Relationship Id="rId396" Type="http://schemas.openxmlformats.org/officeDocument/2006/relationships/image" Target="media/image195.wmf"/><Relationship Id="rId214" Type="http://schemas.openxmlformats.org/officeDocument/2006/relationships/image" Target="media/image105.wmf"/><Relationship Id="rId256" Type="http://schemas.openxmlformats.org/officeDocument/2006/relationships/image" Target="media/image126.wmf"/><Relationship Id="rId298" Type="http://schemas.openxmlformats.org/officeDocument/2006/relationships/oleObject" Target="embeddings/oleObject141.bin"/><Relationship Id="rId421" Type="http://schemas.openxmlformats.org/officeDocument/2006/relationships/oleObject" Target="embeddings/oleObject203.bin"/><Relationship Id="rId463" Type="http://schemas.openxmlformats.org/officeDocument/2006/relationships/oleObject" Target="embeddings/oleObject224.bin"/><Relationship Id="rId519" Type="http://schemas.openxmlformats.org/officeDocument/2006/relationships/image" Target="media/image257.wmf"/><Relationship Id="rId116" Type="http://schemas.openxmlformats.org/officeDocument/2006/relationships/image" Target="media/image57.wmf"/><Relationship Id="rId158" Type="http://schemas.openxmlformats.org/officeDocument/2006/relationships/image" Target="media/image77.wmf"/><Relationship Id="rId323" Type="http://schemas.openxmlformats.org/officeDocument/2006/relationships/image" Target="media/image159.wmf"/><Relationship Id="rId530" Type="http://schemas.openxmlformats.org/officeDocument/2006/relationships/theme" Target="theme/theme1.xml"/><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oleObject" Target="embeddings/oleObject175.bin"/><Relationship Id="rId225" Type="http://schemas.openxmlformats.org/officeDocument/2006/relationships/oleObject" Target="embeddings/oleObject104.bin"/><Relationship Id="rId267" Type="http://schemas.openxmlformats.org/officeDocument/2006/relationships/image" Target="media/image131.wmf"/><Relationship Id="rId432" Type="http://schemas.openxmlformats.org/officeDocument/2006/relationships/image" Target="media/image213.wmf"/><Relationship Id="rId474" Type="http://schemas.openxmlformats.org/officeDocument/2006/relationships/image" Target="media/image234.wmf"/><Relationship Id="rId127" Type="http://schemas.openxmlformats.org/officeDocument/2006/relationships/oleObject" Target="embeddings/oleObject55.bin"/><Relationship Id="rId31" Type="http://schemas.openxmlformats.org/officeDocument/2006/relationships/oleObject" Target="embeddings/oleObject7.bin"/><Relationship Id="rId73" Type="http://schemas.openxmlformats.org/officeDocument/2006/relationships/oleObject" Target="embeddings/oleObject28.bin"/><Relationship Id="rId169" Type="http://schemas.openxmlformats.org/officeDocument/2006/relationships/oleObject" Target="embeddings/oleObject76.bin"/><Relationship Id="rId334" Type="http://schemas.openxmlformats.org/officeDocument/2006/relationships/oleObject" Target="embeddings/oleObject159.bin"/><Relationship Id="rId376"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88.wmf"/><Relationship Id="rId236" Type="http://schemas.openxmlformats.org/officeDocument/2006/relationships/image" Target="media/image116.wmf"/><Relationship Id="rId278" Type="http://schemas.openxmlformats.org/officeDocument/2006/relationships/oleObject" Target="embeddings/oleObject131.bin"/><Relationship Id="rId401" Type="http://schemas.openxmlformats.org/officeDocument/2006/relationships/oleObject" Target="embeddings/oleObject193.bin"/><Relationship Id="rId443" Type="http://schemas.openxmlformats.org/officeDocument/2006/relationships/oleObject" Target="embeddings/oleObject214.bin"/><Relationship Id="rId303" Type="http://schemas.openxmlformats.org/officeDocument/2006/relationships/image" Target="media/image149.wmf"/><Relationship Id="rId485" Type="http://schemas.openxmlformats.org/officeDocument/2006/relationships/oleObject" Target="embeddings/oleObject235.bin"/><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image" Target="media/image252.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2.wmf"/><Relationship Id="rId412" Type="http://schemas.openxmlformats.org/officeDocument/2006/relationships/image" Target="media/image203.wmf"/><Relationship Id="rId107" Type="http://schemas.openxmlformats.org/officeDocument/2006/relationships/oleObject" Target="embeddings/oleObject45.bin"/><Relationship Id="rId289" Type="http://schemas.openxmlformats.org/officeDocument/2006/relationships/image" Target="media/image142.wmf"/><Relationship Id="rId454" Type="http://schemas.openxmlformats.org/officeDocument/2006/relationships/image" Target="media/image224.wmf"/><Relationship Id="rId496" Type="http://schemas.openxmlformats.org/officeDocument/2006/relationships/image" Target="media/image245.wmf"/><Relationship Id="rId11" Type="http://schemas.openxmlformats.org/officeDocument/2006/relationships/image" Target="media/image1.png"/><Relationship Id="rId53" Type="http://schemas.openxmlformats.org/officeDocument/2006/relationships/oleObject" Target="embeddings/oleObject18.bin"/><Relationship Id="rId149" Type="http://schemas.openxmlformats.org/officeDocument/2006/relationships/oleObject" Target="embeddings/oleObject66.bin"/><Relationship Id="rId314" Type="http://schemas.openxmlformats.org/officeDocument/2006/relationships/oleObject" Target="embeddings/oleObject149.bin"/><Relationship Id="rId356" Type="http://schemas.openxmlformats.org/officeDocument/2006/relationships/image" Target="media/image175.wmf"/><Relationship Id="rId398" Type="http://schemas.openxmlformats.org/officeDocument/2006/relationships/image" Target="media/image196.wmf"/><Relationship Id="rId521" Type="http://schemas.openxmlformats.org/officeDocument/2006/relationships/image" Target="media/image258.wmf"/><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image" Target="media/image106.wmf"/><Relationship Id="rId423" Type="http://schemas.openxmlformats.org/officeDocument/2006/relationships/oleObject" Target="embeddings/oleObject204.bin"/><Relationship Id="rId258" Type="http://schemas.openxmlformats.org/officeDocument/2006/relationships/image" Target="media/image127.wmf"/><Relationship Id="rId465" Type="http://schemas.openxmlformats.org/officeDocument/2006/relationships/oleObject" Target="embeddings/oleObject225.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8.wmf"/><Relationship Id="rId325" Type="http://schemas.openxmlformats.org/officeDocument/2006/relationships/image" Target="media/image160.wmf"/><Relationship Id="rId367" Type="http://schemas.openxmlformats.org/officeDocument/2006/relationships/oleObject" Target="embeddings/oleObject176.bin"/><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2.wmf"/><Relationship Id="rId434" Type="http://schemas.openxmlformats.org/officeDocument/2006/relationships/image" Target="media/image214.wmf"/><Relationship Id="rId476" Type="http://schemas.openxmlformats.org/officeDocument/2006/relationships/image" Target="media/image235.wmf"/><Relationship Id="rId33" Type="http://schemas.openxmlformats.org/officeDocument/2006/relationships/oleObject" Target="embeddings/oleObject8.bin"/><Relationship Id="rId129" Type="http://schemas.openxmlformats.org/officeDocument/2006/relationships/oleObject" Target="embeddings/oleObject56.bin"/><Relationship Id="rId280" Type="http://schemas.openxmlformats.org/officeDocument/2006/relationships/oleObject" Target="embeddings/oleObject132.bin"/><Relationship Id="rId336" Type="http://schemas.openxmlformats.org/officeDocument/2006/relationships/oleObject" Target="embeddings/oleObject160.bin"/><Relationship Id="rId501" Type="http://schemas.openxmlformats.org/officeDocument/2006/relationships/oleObject" Target="embeddings/oleObject243.bin"/><Relationship Id="rId75" Type="http://schemas.openxmlformats.org/officeDocument/2006/relationships/oleObject" Target="embeddings/oleObject29.bin"/><Relationship Id="rId140" Type="http://schemas.openxmlformats.org/officeDocument/2006/relationships/image" Target="media/image69.wmf"/><Relationship Id="rId182" Type="http://schemas.openxmlformats.org/officeDocument/2006/relationships/image" Target="media/image89.wmf"/><Relationship Id="rId378" Type="http://schemas.openxmlformats.org/officeDocument/2006/relationships/image" Target="media/image186.wmf"/><Relationship Id="rId403" Type="http://schemas.openxmlformats.org/officeDocument/2006/relationships/oleObject" Target="embeddings/oleObject194.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15.bin"/><Relationship Id="rId487" Type="http://schemas.openxmlformats.org/officeDocument/2006/relationships/oleObject" Target="embeddings/oleObject236.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oleObject" Target="embeddings/oleObject166.bin"/><Relationship Id="rId512" Type="http://schemas.openxmlformats.org/officeDocument/2006/relationships/image" Target="media/image253.wmf"/><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oleObject" Target="embeddings/oleObject187.bin"/><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4.wmf"/><Relationship Id="rId414" Type="http://schemas.openxmlformats.org/officeDocument/2006/relationships/image" Target="media/image204.wmf"/><Relationship Id="rId456" Type="http://schemas.openxmlformats.org/officeDocument/2006/relationships/image" Target="media/image225.wmf"/><Relationship Id="rId498" Type="http://schemas.openxmlformats.org/officeDocument/2006/relationships/image" Target="media/image246.wmf"/><Relationship Id="rId13" Type="http://schemas.openxmlformats.org/officeDocument/2006/relationships/image" Target="media/image3.png"/><Relationship Id="rId109" Type="http://schemas.openxmlformats.org/officeDocument/2006/relationships/oleObject" Target="embeddings/oleObject46.bin"/><Relationship Id="rId260" Type="http://schemas.openxmlformats.org/officeDocument/2006/relationships/image" Target="media/image128.wmf"/><Relationship Id="rId316" Type="http://schemas.openxmlformats.org/officeDocument/2006/relationships/oleObject" Target="embeddings/oleObject150.bin"/><Relationship Id="rId523" Type="http://schemas.openxmlformats.org/officeDocument/2006/relationships/image" Target="media/image259.wmf"/><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image" Target="media/image59.wmf"/><Relationship Id="rId358" Type="http://schemas.openxmlformats.org/officeDocument/2006/relationships/image" Target="media/image176.wmf"/><Relationship Id="rId162" Type="http://schemas.openxmlformats.org/officeDocument/2006/relationships/image" Target="media/image79.wmf"/><Relationship Id="rId218" Type="http://schemas.openxmlformats.org/officeDocument/2006/relationships/image" Target="media/image107.wmf"/><Relationship Id="rId425" Type="http://schemas.openxmlformats.org/officeDocument/2006/relationships/oleObject" Target="embeddings/oleObject205.bin"/><Relationship Id="rId467" Type="http://schemas.openxmlformats.org/officeDocument/2006/relationships/oleObject" Target="embeddings/oleObject226.bin"/><Relationship Id="rId271" Type="http://schemas.openxmlformats.org/officeDocument/2006/relationships/image" Target="media/image133.wmf"/><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oleObject" Target="embeddings/oleObject57.bin"/><Relationship Id="rId327" Type="http://schemas.openxmlformats.org/officeDocument/2006/relationships/image" Target="media/image161.wmf"/><Relationship Id="rId369" Type="http://schemas.openxmlformats.org/officeDocument/2006/relationships/oleObject" Target="embeddings/oleObject177.bin"/><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image" Target="media/image187.wmf"/><Relationship Id="rId436" Type="http://schemas.openxmlformats.org/officeDocument/2006/relationships/image" Target="media/image215.wmf"/><Relationship Id="rId240" Type="http://schemas.openxmlformats.org/officeDocument/2006/relationships/image" Target="media/image118.wmf"/><Relationship Id="rId478" Type="http://schemas.openxmlformats.org/officeDocument/2006/relationships/image" Target="media/image236.wmf"/><Relationship Id="rId35" Type="http://schemas.openxmlformats.org/officeDocument/2006/relationships/oleObject" Target="embeddings/oleObject9.bin"/><Relationship Id="rId77" Type="http://schemas.openxmlformats.org/officeDocument/2006/relationships/oleObject" Target="embeddings/oleObject30.bin"/><Relationship Id="rId100" Type="http://schemas.openxmlformats.org/officeDocument/2006/relationships/image" Target="media/image49.wmf"/><Relationship Id="rId282" Type="http://schemas.openxmlformats.org/officeDocument/2006/relationships/oleObject" Target="embeddings/oleObject133.bin"/><Relationship Id="rId338" Type="http://schemas.openxmlformats.org/officeDocument/2006/relationships/oleObject" Target="embeddings/oleObject161.bin"/><Relationship Id="rId503" Type="http://schemas.openxmlformats.org/officeDocument/2006/relationships/oleObject" Target="embeddings/oleObject244.bin"/><Relationship Id="rId8" Type="http://schemas.openxmlformats.org/officeDocument/2006/relationships/comments" Target="comments.xml"/><Relationship Id="rId142" Type="http://schemas.openxmlformats.org/officeDocument/2006/relationships/image" Target="media/image70.wmf"/><Relationship Id="rId184" Type="http://schemas.openxmlformats.org/officeDocument/2006/relationships/image" Target="media/image90.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6.bin"/><Relationship Id="rId251" Type="http://schemas.openxmlformats.org/officeDocument/2006/relationships/oleObject" Target="embeddings/oleObject115.bin"/><Relationship Id="rId489" Type="http://schemas.openxmlformats.org/officeDocument/2006/relationships/oleObject" Target="embeddings/oleObject237.bin"/><Relationship Id="rId46" Type="http://schemas.openxmlformats.org/officeDocument/2006/relationships/image" Target="media/image22.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oleObject" Target="embeddings/oleObject167.bin"/><Relationship Id="rId514" Type="http://schemas.openxmlformats.org/officeDocument/2006/relationships/image" Target="media/image254.png"/><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image" Target="media/image75.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image" Target="media/image177.wmf"/><Relationship Id="rId416" Type="http://schemas.openxmlformats.org/officeDocument/2006/relationships/image" Target="media/image205.wmf"/><Relationship Id="rId220" Type="http://schemas.openxmlformats.org/officeDocument/2006/relationships/image" Target="media/image108.wmf"/><Relationship Id="rId458" Type="http://schemas.openxmlformats.org/officeDocument/2006/relationships/image" Target="media/image226.wmf"/><Relationship Id="rId15" Type="http://schemas.openxmlformats.org/officeDocument/2006/relationships/image" Target="media/image5.png"/><Relationship Id="rId57" Type="http://schemas.openxmlformats.org/officeDocument/2006/relationships/oleObject" Target="embeddings/oleObject20.bin"/><Relationship Id="rId262" Type="http://schemas.openxmlformats.org/officeDocument/2006/relationships/image" Target="media/image129.wmf"/><Relationship Id="rId318" Type="http://schemas.openxmlformats.org/officeDocument/2006/relationships/oleObject" Target="embeddings/oleObject151.bin"/><Relationship Id="rId525" Type="http://schemas.openxmlformats.org/officeDocument/2006/relationships/image" Target="media/image260.wmf"/><Relationship Id="rId99" Type="http://schemas.openxmlformats.org/officeDocument/2006/relationships/oleObject" Target="embeddings/oleObject41.bin"/><Relationship Id="rId122" Type="http://schemas.openxmlformats.org/officeDocument/2006/relationships/image" Target="media/image60.wmf"/><Relationship Id="rId164" Type="http://schemas.openxmlformats.org/officeDocument/2006/relationships/image" Target="media/image80.wmf"/><Relationship Id="rId371" Type="http://schemas.openxmlformats.org/officeDocument/2006/relationships/oleObject" Target="embeddings/oleObject178.bin"/><Relationship Id="rId427" Type="http://schemas.openxmlformats.org/officeDocument/2006/relationships/oleObject" Target="embeddings/oleObject206.bin"/><Relationship Id="rId469" Type="http://schemas.openxmlformats.org/officeDocument/2006/relationships/oleObject" Target="embeddings/oleObject227.bin"/><Relationship Id="rId26" Type="http://schemas.openxmlformats.org/officeDocument/2006/relationships/image" Target="media/image12.wmf"/><Relationship Id="rId231" Type="http://schemas.openxmlformats.org/officeDocument/2006/relationships/oleObject" Target="embeddings/oleObject107.bin"/><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7.wmf"/><Relationship Id="rId68" Type="http://schemas.openxmlformats.org/officeDocument/2006/relationships/image" Target="media/image33.wmf"/><Relationship Id="rId133" Type="http://schemas.openxmlformats.org/officeDocument/2006/relationships/oleObject" Target="embeddings/oleObject58.bin"/><Relationship Id="rId175" Type="http://schemas.openxmlformats.org/officeDocument/2006/relationships/oleObject" Target="embeddings/oleObject79.bin"/><Relationship Id="rId340" Type="http://schemas.openxmlformats.org/officeDocument/2006/relationships/oleObject" Target="embeddings/oleObject162.bin"/><Relationship Id="rId200" Type="http://schemas.openxmlformats.org/officeDocument/2006/relationships/image" Target="media/image98.wmf"/><Relationship Id="rId382" Type="http://schemas.openxmlformats.org/officeDocument/2006/relationships/image" Target="media/image188.wmf"/><Relationship Id="rId438" Type="http://schemas.openxmlformats.org/officeDocument/2006/relationships/image" Target="media/image216.wmf"/><Relationship Id="rId242" Type="http://schemas.openxmlformats.org/officeDocument/2006/relationships/image" Target="media/image119.wmf"/><Relationship Id="rId284" Type="http://schemas.openxmlformats.org/officeDocument/2006/relationships/oleObject" Target="embeddings/oleObject134.bin"/><Relationship Id="rId491" Type="http://schemas.openxmlformats.org/officeDocument/2006/relationships/oleObject" Target="embeddings/oleObject238.bin"/><Relationship Id="rId505" Type="http://schemas.openxmlformats.org/officeDocument/2006/relationships/oleObject" Target="embeddings/oleObject245.bin"/><Relationship Id="rId37" Type="http://schemas.openxmlformats.org/officeDocument/2006/relationships/oleObject" Target="embeddings/oleObject10.bin"/><Relationship Id="rId79" Type="http://schemas.openxmlformats.org/officeDocument/2006/relationships/oleObject" Target="embeddings/oleObject31.bin"/><Relationship Id="rId102" Type="http://schemas.openxmlformats.org/officeDocument/2006/relationships/image" Target="media/image50.wmf"/><Relationship Id="rId144" Type="http://schemas.openxmlformats.org/officeDocument/2006/relationships/image" Target="media/image71.wmf"/><Relationship Id="rId90" Type="http://schemas.openxmlformats.org/officeDocument/2006/relationships/image" Target="media/image44.wmf"/><Relationship Id="rId186" Type="http://schemas.openxmlformats.org/officeDocument/2006/relationships/image" Target="media/image91.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7.bin"/><Relationship Id="rId211" Type="http://schemas.openxmlformats.org/officeDocument/2006/relationships/oleObject" Target="embeddings/oleObject97.bin"/><Relationship Id="rId253" Type="http://schemas.openxmlformats.org/officeDocument/2006/relationships/oleObject" Target="embeddings/oleObject117.bin"/><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image" Target="media/image227.wmf"/><Relationship Id="rId516" Type="http://schemas.openxmlformats.org/officeDocument/2006/relationships/oleObject" Target="embeddings/oleObject250.bin"/><Relationship Id="rId48" Type="http://schemas.openxmlformats.org/officeDocument/2006/relationships/image" Target="media/image23.wmf"/><Relationship Id="rId113" Type="http://schemas.openxmlformats.org/officeDocument/2006/relationships/oleObject" Target="embeddings/oleObject48.bin"/><Relationship Id="rId320" Type="http://schemas.openxmlformats.org/officeDocument/2006/relationships/oleObject" Target="embeddings/oleObject152.bin"/><Relationship Id="rId155" Type="http://schemas.openxmlformats.org/officeDocument/2006/relationships/image" Target="media/image76.wmf"/><Relationship Id="rId197" Type="http://schemas.openxmlformats.org/officeDocument/2006/relationships/oleObject" Target="embeddings/oleObject90.bin"/><Relationship Id="rId362" Type="http://schemas.openxmlformats.org/officeDocument/2006/relationships/image" Target="media/image178.wmf"/><Relationship Id="rId418" Type="http://schemas.openxmlformats.org/officeDocument/2006/relationships/image" Target="media/image206.wmf"/><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oleObject" Target="embeddings/oleObject228.bin"/><Relationship Id="rId17" Type="http://schemas.openxmlformats.org/officeDocument/2006/relationships/image" Target="media/image7.png"/><Relationship Id="rId59" Type="http://schemas.openxmlformats.org/officeDocument/2006/relationships/oleObject" Target="embeddings/oleObject21.bin"/><Relationship Id="rId124" Type="http://schemas.openxmlformats.org/officeDocument/2006/relationships/image" Target="media/image61.wmf"/><Relationship Id="rId527" Type="http://schemas.openxmlformats.org/officeDocument/2006/relationships/footer" Target="footer1.xml"/><Relationship Id="rId70" Type="http://schemas.openxmlformats.org/officeDocument/2006/relationships/image" Target="media/image34.wmf"/><Relationship Id="rId166" Type="http://schemas.openxmlformats.org/officeDocument/2006/relationships/image" Target="media/image81.wmf"/><Relationship Id="rId331" Type="http://schemas.openxmlformats.org/officeDocument/2006/relationships/image" Target="media/image163.wmf"/><Relationship Id="rId373" Type="http://schemas.openxmlformats.org/officeDocument/2006/relationships/oleObject" Target="embeddings/oleObject179.bin"/><Relationship Id="rId429" Type="http://schemas.openxmlformats.org/officeDocument/2006/relationships/oleObject" Target="embeddings/oleObject207.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17.wmf"/><Relationship Id="rId28" Type="http://schemas.openxmlformats.org/officeDocument/2006/relationships/image" Target="media/image13.wmf"/><Relationship Id="rId275" Type="http://schemas.openxmlformats.org/officeDocument/2006/relationships/image" Target="media/image135.wmf"/><Relationship Id="rId300" Type="http://schemas.openxmlformats.org/officeDocument/2006/relationships/oleObject" Target="embeddings/oleObject142.bin"/><Relationship Id="rId482" Type="http://schemas.openxmlformats.org/officeDocument/2006/relationships/image" Target="media/image238.wmf"/><Relationship Id="rId81" Type="http://schemas.openxmlformats.org/officeDocument/2006/relationships/oleObject" Target="embeddings/oleObject32.bin"/><Relationship Id="rId135" Type="http://schemas.openxmlformats.org/officeDocument/2006/relationships/oleObject" Target="embeddings/oleObject59.bin"/><Relationship Id="rId177" Type="http://schemas.openxmlformats.org/officeDocument/2006/relationships/oleObject" Target="embeddings/oleObject80.bin"/><Relationship Id="rId342" Type="http://schemas.openxmlformats.org/officeDocument/2006/relationships/oleObject" Target="embeddings/oleObject163.bin"/><Relationship Id="rId384" Type="http://schemas.openxmlformats.org/officeDocument/2006/relationships/image" Target="media/image189.wmf"/><Relationship Id="rId202" Type="http://schemas.openxmlformats.org/officeDocument/2006/relationships/image" Target="media/image99.wmf"/><Relationship Id="rId244" Type="http://schemas.openxmlformats.org/officeDocument/2006/relationships/image" Target="media/image120.wmf"/><Relationship Id="rId39" Type="http://schemas.openxmlformats.org/officeDocument/2006/relationships/oleObject" Target="embeddings/oleObject11.bin"/><Relationship Id="rId286" Type="http://schemas.openxmlformats.org/officeDocument/2006/relationships/oleObject" Target="embeddings/oleObject135.bin"/><Relationship Id="rId451" Type="http://schemas.openxmlformats.org/officeDocument/2006/relationships/oleObject" Target="embeddings/oleObject218.bin"/><Relationship Id="rId493" Type="http://schemas.openxmlformats.org/officeDocument/2006/relationships/oleObject" Target="embeddings/oleObject239.bin"/><Relationship Id="rId507" Type="http://schemas.openxmlformats.org/officeDocument/2006/relationships/oleObject" Target="embeddings/oleObject246.bin"/><Relationship Id="rId50" Type="http://schemas.openxmlformats.org/officeDocument/2006/relationships/image" Target="media/image24.wmf"/><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image" Target="media/image92.wmf"/><Relationship Id="rId311" Type="http://schemas.openxmlformats.org/officeDocument/2006/relationships/image" Target="media/image153.wmf"/><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7.bin"/><Relationship Id="rId92" Type="http://schemas.openxmlformats.org/officeDocument/2006/relationships/image" Target="media/image45.wmf"/><Relationship Id="rId213" Type="http://schemas.openxmlformats.org/officeDocument/2006/relationships/oleObject" Target="embeddings/oleObject98.bin"/><Relationship Id="rId420" Type="http://schemas.openxmlformats.org/officeDocument/2006/relationships/image" Target="media/image207.wmf"/><Relationship Id="rId255" Type="http://schemas.openxmlformats.org/officeDocument/2006/relationships/oleObject" Target="embeddings/oleObject119.bin"/><Relationship Id="rId297" Type="http://schemas.openxmlformats.org/officeDocument/2006/relationships/image" Target="media/image146.wmf"/><Relationship Id="rId462" Type="http://schemas.openxmlformats.org/officeDocument/2006/relationships/image" Target="media/image228.wmf"/><Relationship Id="rId518" Type="http://schemas.openxmlformats.org/officeDocument/2006/relationships/oleObject" Target="embeddings/oleObject251.bin"/><Relationship Id="rId115" Type="http://schemas.openxmlformats.org/officeDocument/2006/relationships/oleObject" Target="embeddings/oleObject49.bin"/><Relationship Id="rId157" Type="http://schemas.microsoft.com/office/2018/08/relationships/commentsExtensible" Target="commentsExtensible.xml"/><Relationship Id="rId322" Type="http://schemas.openxmlformats.org/officeDocument/2006/relationships/oleObject" Target="embeddings/oleObject153.bin"/><Relationship Id="rId364" Type="http://schemas.openxmlformats.org/officeDocument/2006/relationships/image" Target="media/image179.wmf"/><Relationship Id="rId61" Type="http://schemas.openxmlformats.org/officeDocument/2006/relationships/oleObject" Target="embeddings/oleObject22.bin"/><Relationship Id="rId199"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10.wmf"/><Relationship Id="rId266" Type="http://schemas.openxmlformats.org/officeDocument/2006/relationships/oleObject" Target="embeddings/oleObject125.bin"/><Relationship Id="rId431" Type="http://schemas.openxmlformats.org/officeDocument/2006/relationships/oleObject" Target="embeddings/oleObject208.bin"/><Relationship Id="rId473" Type="http://schemas.openxmlformats.org/officeDocument/2006/relationships/oleObject" Target="embeddings/oleObject229.bin"/><Relationship Id="rId529" Type="http://schemas.microsoft.com/office/2011/relationships/people" Target="people.xml"/><Relationship Id="rId30" Type="http://schemas.openxmlformats.org/officeDocument/2006/relationships/image" Target="media/image14.wmf"/><Relationship Id="rId126" Type="http://schemas.openxmlformats.org/officeDocument/2006/relationships/image" Target="media/image62.wmf"/><Relationship Id="rId168" Type="http://schemas.openxmlformats.org/officeDocument/2006/relationships/image" Target="media/image82.wmf"/><Relationship Id="rId333" Type="http://schemas.openxmlformats.org/officeDocument/2006/relationships/image" Target="media/image164.wmf"/><Relationship Id="rId72" Type="http://schemas.openxmlformats.org/officeDocument/2006/relationships/image" Target="media/image35.wmf"/><Relationship Id="rId375" Type="http://schemas.openxmlformats.org/officeDocument/2006/relationships/oleObject" Target="embeddings/oleObject180.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image" Target="media/image136.wmf"/><Relationship Id="rId400" Type="http://schemas.openxmlformats.org/officeDocument/2006/relationships/image" Target="media/image197.wmf"/><Relationship Id="rId442" Type="http://schemas.openxmlformats.org/officeDocument/2006/relationships/image" Target="media/image218.wmf"/><Relationship Id="rId484" Type="http://schemas.openxmlformats.org/officeDocument/2006/relationships/image" Target="media/image239.wmf"/><Relationship Id="rId137" Type="http://schemas.openxmlformats.org/officeDocument/2006/relationships/oleObject" Target="embeddings/oleObject60.bin"/><Relationship Id="rId302" Type="http://schemas.openxmlformats.org/officeDocument/2006/relationships/oleObject" Target="embeddings/oleObject143.bin"/><Relationship Id="rId344" Type="http://schemas.openxmlformats.org/officeDocument/2006/relationships/image" Target="media/image169.wmf"/><Relationship Id="rId41" Type="http://schemas.openxmlformats.org/officeDocument/2006/relationships/oleObject" Target="embeddings/oleObject12.bin"/><Relationship Id="rId83" Type="http://schemas.openxmlformats.org/officeDocument/2006/relationships/oleObject" Target="embeddings/oleObject33.bin"/><Relationship Id="rId179" Type="http://schemas.openxmlformats.org/officeDocument/2006/relationships/oleObject" Target="embeddings/oleObject81.bin"/><Relationship Id="rId386" Type="http://schemas.openxmlformats.org/officeDocument/2006/relationships/image" Target="media/image190.wmf"/><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1.wmf"/><Relationship Id="rId288" Type="http://schemas.openxmlformats.org/officeDocument/2006/relationships/oleObject" Target="embeddings/oleObject136.bin"/><Relationship Id="rId411" Type="http://schemas.openxmlformats.org/officeDocument/2006/relationships/oleObject" Target="embeddings/oleObject198.bin"/><Relationship Id="rId453" Type="http://schemas.openxmlformats.org/officeDocument/2006/relationships/oleObject" Target="embeddings/oleObject219.bin"/><Relationship Id="rId509" Type="http://schemas.openxmlformats.org/officeDocument/2006/relationships/oleObject" Target="embeddings/oleObject247.bin"/><Relationship Id="rId106" Type="http://schemas.openxmlformats.org/officeDocument/2006/relationships/image" Target="media/image52.wmf"/><Relationship Id="rId313" Type="http://schemas.openxmlformats.org/officeDocument/2006/relationships/image" Target="media/image154.wmf"/><Relationship Id="rId495" Type="http://schemas.openxmlformats.org/officeDocument/2006/relationships/oleObject" Target="embeddings/oleObject240.bin"/><Relationship Id="rId10" Type="http://schemas.microsoft.com/office/2016/09/relationships/commentsIds" Target="commentsIds.xml"/><Relationship Id="rId52" Type="http://schemas.openxmlformats.org/officeDocument/2006/relationships/image" Target="media/image25.wmf"/><Relationship Id="rId94" Type="http://schemas.openxmlformats.org/officeDocument/2006/relationships/image" Target="media/image46.wmf"/><Relationship Id="rId148" Type="http://schemas.openxmlformats.org/officeDocument/2006/relationships/image" Target="media/image73.wmf"/><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oleObject" Target="embeddings/oleObject252.bin"/><Relationship Id="rId215" Type="http://schemas.openxmlformats.org/officeDocument/2006/relationships/oleObject" Target="embeddings/oleObject99.bin"/><Relationship Id="rId257" Type="http://schemas.openxmlformats.org/officeDocument/2006/relationships/oleObject" Target="embeddings/oleObject120.bin"/><Relationship Id="rId422" Type="http://schemas.openxmlformats.org/officeDocument/2006/relationships/image" Target="media/image208.wmf"/><Relationship Id="rId464" Type="http://schemas.openxmlformats.org/officeDocument/2006/relationships/image" Target="media/image229.wmf"/><Relationship Id="rId299" Type="http://schemas.openxmlformats.org/officeDocument/2006/relationships/image" Target="media/image147.wmf"/><Relationship Id="rId63" Type="http://schemas.openxmlformats.org/officeDocument/2006/relationships/oleObject" Target="embeddings/oleObject23.bin"/><Relationship Id="rId159" Type="http://schemas.openxmlformats.org/officeDocument/2006/relationships/oleObject" Target="embeddings/oleObject71.bin"/><Relationship Id="rId366" Type="http://schemas.openxmlformats.org/officeDocument/2006/relationships/image" Target="media/image180.wmf"/><Relationship Id="rId226" Type="http://schemas.openxmlformats.org/officeDocument/2006/relationships/image" Target="media/image111.wmf"/><Relationship Id="rId433" Type="http://schemas.openxmlformats.org/officeDocument/2006/relationships/oleObject" Target="embeddings/oleObject209.bin"/><Relationship Id="rId74" Type="http://schemas.openxmlformats.org/officeDocument/2006/relationships/image" Target="media/image36.wmf"/><Relationship Id="rId377" Type="http://schemas.openxmlformats.org/officeDocument/2006/relationships/oleObject" Target="embeddings/oleObject181.bin"/><Relationship Id="rId500" Type="http://schemas.openxmlformats.org/officeDocument/2006/relationships/image" Target="media/image247.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24</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78</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79</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81</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32</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29</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26</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45</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52</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55</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56</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31</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58</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54</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44</b:RefOrder>
  </b:Source>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30</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47</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53</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33</b:RefOrder>
  </b:Source>
  <b:Source>
    <b:Tag>SRT20</b:Tag>
    <b:SourceType>InternetSite</b:SourceType>
    <b:Guid>{F0478864-7FF1-43E3-95F5-D548388034B2}</b:Guid>
    <b:Year>2014</b:Year>
    <b:URL>http://earthexplorer.usgs.gov/</b:URL>
    <b:Title>SRTM3/DTED1 (USGS)</b:Title>
    <b:RefOrder>75</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10</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11</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16</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19</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57</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20</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43</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48</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7</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8</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9</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12</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17</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21</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22</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50</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15</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46</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18</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25</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14</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51</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13</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27</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42</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23</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37</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40</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49</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74</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82</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28</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34</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35</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36</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38</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39</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41</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59</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60</b:RefOrder>
  </b:Source>
  <b:Source>
    <b:Tag>GNU</b:Tag>
    <b:SourceType>InternetSite</b:SourceType>
    <b:Guid>{761051F2-4F0E-4261-940D-F83E19864C03}</b:Guid>
    <b:Title>GNU Make</b:Title>
    <b:ProductionCompany>GNU, Free Software Foundation</b:ProductionCompany>
    <b:URL>https://www.gnu.org/software/make/</b:URL>
    <b:RefOrder>61</b:RefOrder>
  </b:Source>
  <b:Source>
    <b:Tag>gdb</b:Tag>
    <b:SourceType>InternetSite</b:SourceType>
    <b:Guid>{EC07A03B-1DE7-4010-8633-0788B03879A6}</b:Guid>
    <b:Title>gdb</b:Title>
    <b:ProductionCompany>GNU, Free Software Foundation</b:ProductionCompany>
    <b:URL>https://www.gnu.org/software/gdb/</b:URL>
    <b:RefOrder>62</b:RefOrder>
  </b:Source>
  <b:Source>
    <b:Tag>gpr</b:Tag>
    <b:SourceType>InternetSite</b:SourceType>
    <b:Guid>{BB67E5E0-CD66-403F-91D5-E3C032C01908}</b:Guid>
    <b:Title>gprof</b:Title>
    <b:ProductionCompany>GNU, Free Software Foundation</b:ProductionCompany>
    <b:URL>http://sourceware.org/binutils/docs/gprof/</b:URL>
    <b:Year>2021</b:Year>
    <b:RefOrder>63</b:RefOrder>
  </b:Source>
  <b:Source>
    <b:Tag>Val21</b:Tag>
    <b:SourceType>InternetSite</b:SourceType>
    <b:Guid>{B2E6EC6E-E25A-4E41-B0CE-37E4FF320863}</b:Guid>
    <b:Title>Valgrind </b:Title>
    <b:ProductionCompany>Valgrind Developers</b:ProductionCompany>
    <b:Year>2021</b:Year>
    <b:URL>http://valgrind.org/</b:URL>
    <b:RefOrder>64</b:RefOrder>
  </b:Source>
  <b:Source>
    <b:Tag>Sca21</b:Tag>
    <b:SourceType>InternetSite</b:SourceType>
    <b:Guid>{DB0D1216-FA99-4EFA-B548-D977B85C9DD2}</b:Guid>
    <b:Title>Scalasca</b:Title>
    <b:ProductionCompany>Forschungszentrum Jülich &amp; TU Darmstadt</b:ProductionCompany>
    <b:Year>2021</b:Year>
    <b:URL>http://www.scalasca.org/</b:URL>
    <b:RefOrder>65</b:RefOrder>
  </b:Source>
  <b:Source>
    <b:Tag>Git21</b:Tag>
    <b:SourceType>InternetSite</b:SourceType>
    <b:Guid>{A0E961D5-4699-45D0-8A55-C564F3FF0786}</b:Guid>
    <b:Title>Git</b:Title>
    <b:ProductionCompany>Torvalds et al.</b:ProductionCompany>
    <b:Year>2021</b:Year>
    <b:URL>https://github.com/git/git</b:URL>
    <b:RefOrder>66</b:RefOrder>
  </b:Source>
  <b:Source>
    <b:Tag>Git211</b:Tag>
    <b:SourceType>InternetSite</b:SourceType>
    <b:Guid>{0AE6F6A3-2302-41EA-B5F5-F0DA3AAF8402}</b:Guid>
    <b:Title>GitHub</b:Title>
    <b:ProductionCompany>GitHub Inc.</b:ProductionCompany>
    <b:Year>2021</b:Year>
    <b:URL>www.github.com</b:URL>
    <b:RefOrder>67</b:RefOrder>
  </b:Source>
  <b:Source>
    <b:Tag>Fre21</b:Tag>
    <b:SourceType>InternetSite</b:SourceType>
    <b:Guid>{78BE1162-BDDA-4545-B295-C8E8396A43F3}</b:Guid>
    <b:Title>Free Software Foundation</b:Title>
    <b:Year>2021</b:Year>
    <b:URL>http://www.fsf.org/</b:URL>
    <b:RefOrder>68</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69</b:RefOrder>
  </b:Source>
  <b:Source>
    <b:Tag>idb21</b:Tag>
    <b:SourceType>InternetSite</b:SourceType>
    <b:Guid>{F977732F-F358-40C5-935B-7B4A70B8F967}</b:Guid>
    <b:Title>idb</b:Title>
    <b:ProductionCompany>Intel Corporation</b:ProductionCompany>
    <b:Year>2021</b:Year>
    <b:URL>www.intel.com</b:URL>
    <b:RefOrder>70</b:RefOrder>
  </b:Source>
  <b:Source>
    <b:Tag>cpu21</b:Tag>
    <b:SourceType>InternetSite</b:SourceType>
    <b:Guid>{8606CAAC-0997-4B3B-9586-08DA627FC001}</b:Guid>
    <b:Title>cpuinfo</b:Title>
    <b:ProductionCompany>Intel Corporation</b:ProductionCompany>
    <b:Year>2021</b:Year>
    <b:URL>www.intel.com</b:URL>
    <b:RefOrder>71</b:RefOrder>
  </b:Source>
  <b:Source>
    <b:Tag>VTU21</b:Tag>
    <b:SourceType>InternetSite</b:SourceType>
    <b:Guid>{0BAD9AF0-599A-4506-BB70-941962BDF317}</b:Guid>
    <b:Title>VTUNE</b:Title>
    <b:ProductionCompany>Intel Corporation</b:ProductionCompany>
    <b:Year>2021</b:Year>
    <b:URL>www.intel.com</b:URL>
    <b:RefOrder>72</b:RefOrder>
  </b:Source>
  <b:Source>
    <b:Tag>Adv21</b:Tag>
    <b:SourceType>InternetSite</b:SourceType>
    <b:Guid>{86A718FB-58CF-4E9C-99F1-E24367CDC507}</b:Guid>
    <b:Title>Advisor</b:Title>
    <b:ProductionCompany>Intel Corporation</b:ProductionCompany>
    <b:Year>2021</b:Year>
    <b:URL>www.intel.com</b:URL>
    <b:RefOrder>73</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76</b:RefOrder>
  </b:Source>
  <b:Source>
    <b:Tag>GDA21</b:Tag>
    <b:SourceType>InternetSite</b:SourceType>
    <b:Guid>{44264852-A1E2-40BC-BB92-451F9DD3A06D}</b:Guid>
    <b:Title>GDAL</b:Title>
    <b:Year>2021</b:Year>
    <b:ProductionCompany>OSGEO</b:ProductionCompany>
    <b:URL>https://github.com/OSGeo/gdal</b:URL>
    <b:RefOrder>77</b:RefOrder>
  </b:Source>
  <b:Source>
    <b:Tag>ply20</b:Tag>
    <b:SourceType>InternetSite</b:SourceType>
    <b:Guid>{9F730487-BA5A-43DC-B384-BA6A580324D4}</b:Guid>
    <b:Title>ply2SPHERA_perimeter (RSE SpA)</b:Title>
    <b:Year>2021</b:Year>
    <b:URL>https://github.com/AndreaAmicarelliRSE/ply2SPHERA_perimeter</b:URL>
    <b:RefOrder>80</b:RefOrder>
  </b:Source>
  <b:Source>
    <b:Tag>Gnu21</b:Tag>
    <b:SourceType>InternetSite</b:SourceType>
    <b:Guid>{42091DF2-2A65-4206-AE41-EBE7BDE6AF8C}</b:Guid>
    <b:Title>http://www.gnuplot.info/</b:Title>
    <b:Year>2021</b:Year>
    <b:Author>
      <b:Author>
        <b:NameList>
          <b:Person>
            <b:Last>Gnuplot (Williams &amp; Kelley)</b:Last>
          </b:Person>
        </b:NameList>
      </b:Author>
    </b:Author>
    <b:RefOrder>83</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85</b:RefOrder>
  </b:Source>
  <b:Source>
    <b:Tag>GSV21</b:Tag>
    <b:SourceType>InternetSite</b:SourceType>
    <b:Guid>{EC136571-A0BA-422B-BAB0-4B3882035047}</b:Guid>
    <b:Title>GSView</b:Title>
    <b:ProductionCompany>Ghostgum Software Pty Ltd</b:ProductionCompany>
    <b:Year>2021</b:Year>
    <b:URL>https://www.ghostscript.com/</b:URL>
    <b:RefOrder>84</b:RefOrder>
  </b:Source>
  <b:Source>
    <b:Tag>Ima21</b:Tag>
    <b:SourceType>InternetSite</b:SourceType>
    <b:Guid>{54EC6C51-8BD0-4068-8D5E-6F0C51A1AF80}</b:Guid>
    <b:Title>Image Magick</b:Title>
    <b:ProductionCompany>ImageMagick Studio LLC</b:ProductionCompany>
    <b:Year>2021</b:Year>
    <b:URL>https://www.imagemagick.org</b:URL>
    <b:RefOrder>86</b:RefOrder>
  </b:Source>
  <b:Source>
    <b:Tag>Vir21</b:Tag>
    <b:SourceType>InternetSite</b:SourceType>
    <b:Guid>{AB019ABF-749E-4A65-95C6-E6F4DBBA28F2}</b:Guid>
    <b:Title>Virtual Dub</b:Title>
    <b:ProductionCompany>Avery Lee</b:ProductionCompany>
    <b:Year>2021</b:Year>
    <b:URL>http://www.virtualdub.org/</b:URL>
    <b:RefOrder>87</b:RefOrder>
  </b:Source>
</b:Sources>
</file>

<file path=customXml/itemProps1.xml><?xml version="1.0" encoding="utf-8"?>
<ds:datastoreItem xmlns:ds="http://schemas.openxmlformats.org/officeDocument/2006/customXml" ds:itemID="{1C7B4D49-F5E7-4C54-86D2-24B8B2854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100</Pages>
  <Words>40993</Words>
  <Characters>233666</Characters>
  <Application>Microsoft Office Word</Application>
  <DocSecurity>0</DocSecurity>
  <Lines>1947</Lines>
  <Paragraphs>548</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274111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 Amicarelli</dc:creator>
  <cp:lastModifiedBy>Amicarelli Andrea (RSE)</cp:lastModifiedBy>
  <cp:revision>323</cp:revision>
  <cp:lastPrinted>2018-08-07T09:31:00Z</cp:lastPrinted>
  <dcterms:created xsi:type="dcterms:W3CDTF">2018-08-01T10:44:00Z</dcterms:created>
  <dcterms:modified xsi:type="dcterms:W3CDTF">2021-12-13T14:24:00Z</dcterms:modified>
</cp:coreProperties>
</file>