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376AFF" w:rsidRDefault="00644B36" w:rsidP="00B06BAB">
      <w:pPr>
        <w:spacing w:after="0" w:line="240" w:lineRule="auto"/>
        <w:jc w:val="center"/>
        <w:rPr>
          <w:rFonts w:ascii="Times New Roman" w:hAnsi="Times New Roman"/>
          <w:b/>
          <w:sz w:val="24"/>
          <w:szCs w:val="24"/>
        </w:rPr>
      </w:pPr>
      <w:r w:rsidRPr="00376AFF">
        <w:rPr>
          <w:rFonts w:ascii="Times New Roman" w:hAnsi="Times New Roman"/>
          <w:b/>
          <w:sz w:val="24"/>
          <w:szCs w:val="24"/>
        </w:rPr>
        <w:t>SPHERA v.</w:t>
      </w:r>
      <w:r w:rsidR="00652F0F" w:rsidRPr="00376AFF">
        <w:rPr>
          <w:rFonts w:ascii="Times New Roman" w:hAnsi="Times New Roman"/>
          <w:b/>
          <w:sz w:val="24"/>
          <w:szCs w:val="24"/>
        </w:rPr>
        <w:t>9</w:t>
      </w:r>
      <w:r w:rsidRPr="00376AFF">
        <w:rPr>
          <w:rFonts w:ascii="Times New Roman" w:hAnsi="Times New Roman"/>
          <w:b/>
          <w:sz w:val="24"/>
          <w:szCs w:val="24"/>
        </w:rPr>
        <w:t>.0</w:t>
      </w:r>
      <w:r w:rsidR="00961D41" w:rsidRPr="00376AFF">
        <w:rPr>
          <w:rFonts w:ascii="Times New Roman" w:hAnsi="Times New Roman"/>
          <w:b/>
          <w:sz w:val="24"/>
          <w:szCs w:val="24"/>
        </w:rPr>
        <w:t>.0</w:t>
      </w:r>
      <w:r w:rsidRPr="00376AFF">
        <w:rPr>
          <w:rFonts w:ascii="Times New Roman" w:hAnsi="Times New Roman"/>
          <w:b/>
          <w:sz w:val="24"/>
          <w:szCs w:val="24"/>
        </w:rPr>
        <w:t xml:space="preserve"> </w:t>
      </w:r>
      <w:r w:rsidR="00D033F3" w:rsidRPr="00376AFF">
        <w:rPr>
          <w:rFonts w:ascii="Times New Roman" w:hAnsi="Times New Roman"/>
          <w:b/>
          <w:sz w:val="24"/>
          <w:szCs w:val="24"/>
        </w:rPr>
        <w:t>(RSE SpA): documentation</w:t>
      </w:r>
    </w:p>
    <w:p w:rsidR="005A2068" w:rsidRPr="00376AFF" w:rsidRDefault="005A2068">
      <w:pPr>
        <w:pStyle w:val="Sommario1"/>
        <w:tabs>
          <w:tab w:val="right" w:pos="9628"/>
        </w:tabs>
        <w:rPr>
          <w:sz w:val="24"/>
          <w:szCs w:val="24"/>
          <w:lang w:eastAsia="it-IT"/>
        </w:rPr>
      </w:pPr>
    </w:p>
    <w:p w:rsidR="00093238" w:rsidRDefault="005A2068">
      <w:pPr>
        <w:pStyle w:val="Sommario1"/>
        <w:tabs>
          <w:tab w:val="right" w:pos="9628"/>
        </w:tabs>
        <w:rPr>
          <w:rFonts w:asciiTheme="minorHAnsi" w:eastAsiaTheme="minorEastAsia" w:hAnsiTheme="minorHAnsi" w:cstheme="minorBidi"/>
          <w:noProof/>
          <w:sz w:val="22"/>
          <w:lang w:val="it-IT" w:eastAsia="it-IT"/>
        </w:rPr>
      </w:pPr>
      <w:r w:rsidRPr="00376AFF">
        <w:rPr>
          <w:sz w:val="24"/>
          <w:szCs w:val="24"/>
          <w:lang w:eastAsia="it-IT"/>
        </w:rPr>
        <w:fldChar w:fldCharType="begin"/>
      </w:r>
      <w:r w:rsidRPr="00376AFF">
        <w:rPr>
          <w:sz w:val="24"/>
          <w:szCs w:val="24"/>
          <w:lang w:eastAsia="it-IT"/>
        </w:rPr>
        <w:instrText xml:space="preserve"> TOC \o "2-3" \h \z \t "Titolo 1;1;Titolo 1 AA;1;ABSTRACT NMM23;1;Andrea 1;1;Headings1;1;Amicarelli_title_2;2;Amicarelli_title_3;3" </w:instrText>
      </w:r>
      <w:r w:rsidRPr="00376AFF">
        <w:rPr>
          <w:sz w:val="24"/>
          <w:szCs w:val="24"/>
          <w:lang w:eastAsia="it-IT"/>
        </w:rPr>
        <w:fldChar w:fldCharType="separate"/>
      </w:r>
      <w:hyperlink w:anchor="_Toc66716394" w:history="1">
        <w:r w:rsidR="00093238" w:rsidRPr="006C6ED4">
          <w:rPr>
            <w:rStyle w:val="Collegamentoipertestuale"/>
            <w:rFonts w:ascii="Book Antiqua" w:hAnsi="Book Antiqua"/>
            <w:caps/>
            <w:noProof/>
          </w:rPr>
          <w:t>1. Description and references</w:t>
        </w:r>
        <w:r w:rsidR="00093238">
          <w:rPr>
            <w:noProof/>
            <w:webHidden/>
          </w:rPr>
          <w:tab/>
        </w:r>
        <w:r w:rsidR="00093238">
          <w:rPr>
            <w:noProof/>
            <w:webHidden/>
          </w:rPr>
          <w:fldChar w:fldCharType="begin"/>
        </w:r>
        <w:r w:rsidR="00093238">
          <w:rPr>
            <w:noProof/>
            <w:webHidden/>
          </w:rPr>
          <w:instrText xml:space="preserve"> PAGEREF _Toc66716394 \h </w:instrText>
        </w:r>
        <w:r w:rsidR="00093238">
          <w:rPr>
            <w:noProof/>
            <w:webHidden/>
          </w:rPr>
        </w:r>
        <w:r w:rsidR="00093238">
          <w:rPr>
            <w:noProof/>
            <w:webHidden/>
          </w:rPr>
          <w:fldChar w:fldCharType="separate"/>
        </w:r>
        <w:r w:rsidR="00093238">
          <w:rPr>
            <w:noProof/>
            <w:webHidden/>
          </w:rPr>
          <w:t>4</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395" w:history="1">
        <w:r w:rsidR="00093238" w:rsidRPr="006C6ED4">
          <w:rPr>
            <w:rStyle w:val="Collegamentoipertestuale"/>
            <w:rFonts w:ascii="Book Antiqua" w:hAnsi="Book Antiqua"/>
            <w:caps/>
            <w:noProof/>
          </w:rPr>
          <w:t>2. Warranties and responsabilities</w:t>
        </w:r>
        <w:r w:rsidR="00093238">
          <w:rPr>
            <w:noProof/>
            <w:webHidden/>
          </w:rPr>
          <w:tab/>
        </w:r>
        <w:r w:rsidR="00093238">
          <w:rPr>
            <w:noProof/>
            <w:webHidden/>
          </w:rPr>
          <w:fldChar w:fldCharType="begin"/>
        </w:r>
        <w:r w:rsidR="00093238">
          <w:rPr>
            <w:noProof/>
            <w:webHidden/>
          </w:rPr>
          <w:instrText xml:space="preserve"> PAGEREF _Toc66716395 \h </w:instrText>
        </w:r>
        <w:r w:rsidR="00093238">
          <w:rPr>
            <w:noProof/>
            <w:webHidden/>
          </w:rPr>
        </w:r>
        <w:r w:rsidR="00093238">
          <w:rPr>
            <w:noProof/>
            <w:webHidden/>
          </w:rPr>
          <w:fldChar w:fldCharType="separate"/>
        </w:r>
        <w:r w:rsidR="00093238">
          <w:rPr>
            <w:noProof/>
            <w:webHidden/>
          </w:rPr>
          <w:t>6</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396" w:history="1">
        <w:r w:rsidR="00093238" w:rsidRPr="006C6ED4">
          <w:rPr>
            <w:rStyle w:val="Collegamentoipertestuale"/>
            <w:rFonts w:ascii="Book Antiqua" w:hAnsi="Book Antiqua"/>
            <w:caps/>
            <w:noProof/>
          </w:rPr>
          <w:t>3. Citation of SPHERA v.9.0.0</w:t>
        </w:r>
        <w:r w:rsidR="00093238">
          <w:rPr>
            <w:noProof/>
            <w:webHidden/>
          </w:rPr>
          <w:tab/>
        </w:r>
        <w:r w:rsidR="00093238">
          <w:rPr>
            <w:noProof/>
            <w:webHidden/>
          </w:rPr>
          <w:fldChar w:fldCharType="begin"/>
        </w:r>
        <w:r w:rsidR="00093238">
          <w:rPr>
            <w:noProof/>
            <w:webHidden/>
          </w:rPr>
          <w:instrText xml:space="preserve"> PAGEREF _Toc66716396 \h </w:instrText>
        </w:r>
        <w:r w:rsidR="00093238">
          <w:rPr>
            <w:noProof/>
            <w:webHidden/>
          </w:rPr>
        </w:r>
        <w:r w:rsidR="00093238">
          <w:rPr>
            <w:noProof/>
            <w:webHidden/>
          </w:rPr>
          <w:fldChar w:fldCharType="separate"/>
        </w:r>
        <w:r w:rsidR="00093238">
          <w:rPr>
            <w:noProof/>
            <w:webHidden/>
          </w:rPr>
          <w:t>7</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397" w:history="1">
        <w:r w:rsidR="00093238" w:rsidRPr="006C6ED4">
          <w:rPr>
            <w:rStyle w:val="Collegamentoipertestuale"/>
            <w:rFonts w:ascii="Book Antiqua" w:hAnsi="Book Antiqua"/>
            <w:caps/>
            <w:noProof/>
          </w:rPr>
          <w:t>4. SPHERA developers/authors</w:t>
        </w:r>
        <w:r w:rsidR="00093238">
          <w:rPr>
            <w:noProof/>
            <w:webHidden/>
          </w:rPr>
          <w:tab/>
        </w:r>
        <w:r w:rsidR="00093238">
          <w:rPr>
            <w:noProof/>
            <w:webHidden/>
          </w:rPr>
          <w:fldChar w:fldCharType="begin"/>
        </w:r>
        <w:r w:rsidR="00093238">
          <w:rPr>
            <w:noProof/>
            <w:webHidden/>
          </w:rPr>
          <w:instrText xml:space="preserve"> PAGEREF _Toc66716397 \h </w:instrText>
        </w:r>
        <w:r w:rsidR="00093238">
          <w:rPr>
            <w:noProof/>
            <w:webHidden/>
          </w:rPr>
        </w:r>
        <w:r w:rsidR="00093238">
          <w:rPr>
            <w:noProof/>
            <w:webHidden/>
          </w:rPr>
          <w:fldChar w:fldCharType="separate"/>
        </w:r>
        <w:r w:rsidR="00093238">
          <w:rPr>
            <w:noProof/>
            <w:webHidden/>
          </w:rPr>
          <w:t>8</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398" w:history="1">
        <w:r w:rsidR="00093238" w:rsidRPr="006C6ED4">
          <w:rPr>
            <w:rStyle w:val="Collegamentoipertestuale"/>
            <w:rFonts w:ascii="Book Antiqua" w:hAnsi="Book Antiqua"/>
            <w:caps/>
            <w:noProof/>
          </w:rPr>
          <w:t>5. SPHERA official users</w:t>
        </w:r>
        <w:r w:rsidR="00093238">
          <w:rPr>
            <w:noProof/>
            <w:webHidden/>
          </w:rPr>
          <w:tab/>
        </w:r>
        <w:r w:rsidR="00093238">
          <w:rPr>
            <w:noProof/>
            <w:webHidden/>
          </w:rPr>
          <w:fldChar w:fldCharType="begin"/>
        </w:r>
        <w:r w:rsidR="00093238">
          <w:rPr>
            <w:noProof/>
            <w:webHidden/>
          </w:rPr>
          <w:instrText xml:space="preserve"> PAGEREF _Toc66716398 \h </w:instrText>
        </w:r>
        <w:r w:rsidR="00093238">
          <w:rPr>
            <w:noProof/>
            <w:webHidden/>
          </w:rPr>
        </w:r>
        <w:r w:rsidR="00093238">
          <w:rPr>
            <w:noProof/>
            <w:webHidden/>
          </w:rPr>
          <w:fldChar w:fldCharType="separate"/>
        </w:r>
        <w:r w:rsidR="00093238">
          <w:rPr>
            <w:noProof/>
            <w:webHidden/>
          </w:rPr>
          <w:t>9</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399" w:history="1">
        <w:r w:rsidR="00093238" w:rsidRPr="006C6ED4">
          <w:rPr>
            <w:rStyle w:val="Collegamentoipertestuale"/>
            <w:rFonts w:ascii="Book Antiqua" w:hAnsi="Book Antiqua"/>
            <w:caps/>
            <w:noProof/>
          </w:rPr>
          <w:t>6. The scheme for transport of solid bodies and the Semi-Analytic approach as a boundary treatment scheme for fixed boundaries</w:t>
        </w:r>
        <w:r w:rsidR="00093238">
          <w:rPr>
            <w:noProof/>
            <w:webHidden/>
          </w:rPr>
          <w:tab/>
        </w:r>
        <w:r w:rsidR="00093238">
          <w:rPr>
            <w:noProof/>
            <w:webHidden/>
          </w:rPr>
          <w:fldChar w:fldCharType="begin"/>
        </w:r>
        <w:r w:rsidR="00093238">
          <w:rPr>
            <w:noProof/>
            <w:webHidden/>
          </w:rPr>
          <w:instrText xml:space="preserve"> PAGEREF _Toc66716399 \h </w:instrText>
        </w:r>
        <w:r w:rsidR="00093238">
          <w:rPr>
            <w:noProof/>
            <w:webHidden/>
          </w:rPr>
        </w:r>
        <w:r w:rsidR="00093238">
          <w:rPr>
            <w:noProof/>
            <w:webHidden/>
          </w:rPr>
          <w:fldChar w:fldCharType="separate"/>
        </w:r>
        <w:r w:rsidR="00093238">
          <w:rPr>
            <w:noProof/>
            <w:webHidden/>
          </w:rPr>
          <w:t>16</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00" w:history="1">
        <w:r w:rsidR="00093238" w:rsidRPr="006C6ED4">
          <w:rPr>
            <w:rStyle w:val="Collegamentoipertestuale"/>
            <w:noProof/>
          </w:rPr>
          <w:t>6.1.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Smoothed Particle Hydrodynamics (SPH)</w:t>
        </w:r>
        <w:r w:rsidR="00093238">
          <w:rPr>
            <w:noProof/>
            <w:webHidden/>
          </w:rPr>
          <w:tab/>
        </w:r>
        <w:r w:rsidR="00093238">
          <w:rPr>
            <w:noProof/>
            <w:webHidden/>
          </w:rPr>
          <w:fldChar w:fldCharType="begin"/>
        </w:r>
        <w:r w:rsidR="00093238">
          <w:rPr>
            <w:noProof/>
            <w:webHidden/>
          </w:rPr>
          <w:instrText xml:space="preserve"> PAGEREF _Toc66716400 \h </w:instrText>
        </w:r>
        <w:r w:rsidR="00093238">
          <w:rPr>
            <w:noProof/>
            <w:webHidden/>
          </w:rPr>
        </w:r>
        <w:r w:rsidR="00093238">
          <w:rPr>
            <w:noProof/>
            <w:webHidden/>
          </w:rPr>
          <w:fldChar w:fldCharType="separate"/>
        </w:r>
        <w:r w:rsidR="00093238">
          <w:rPr>
            <w:noProof/>
            <w:webHidden/>
          </w:rPr>
          <w:t>16</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01" w:history="1">
        <w:r w:rsidR="00093238" w:rsidRPr="006C6ED4">
          <w:rPr>
            <w:rStyle w:val="Collegamentoipertestuale"/>
            <w:noProof/>
          </w:rPr>
          <w:t>6.2.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SPH approximation of the balance equations of fluid dynamics with the boundary treatment scheme of Di Monaco et al. (2011; semi-analytic approach)</w:t>
        </w:r>
        <w:r w:rsidR="00093238">
          <w:rPr>
            <w:noProof/>
            <w:webHidden/>
          </w:rPr>
          <w:tab/>
        </w:r>
        <w:r w:rsidR="00093238">
          <w:rPr>
            <w:noProof/>
            <w:webHidden/>
          </w:rPr>
          <w:fldChar w:fldCharType="begin"/>
        </w:r>
        <w:r w:rsidR="00093238">
          <w:rPr>
            <w:noProof/>
            <w:webHidden/>
          </w:rPr>
          <w:instrText xml:space="preserve"> PAGEREF _Toc66716401 \h </w:instrText>
        </w:r>
        <w:r w:rsidR="00093238">
          <w:rPr>
            <w:noProof/>
            <w:webHidden/>
          </w:rPr>
        </w:r>
        <w:r w:rsidR="00093238">
          <w:rPr>
            <w:noProof/>
            <w:webHidden/>
          </w:rPr>
          <w:fldChar w:fldCharType="separate"/>
        </w:r>
        <w:r w:rsidR="00093238">
          <w:rPr>
            <w:noProof/>
            <w:webHidden/>
          </w:rPr>
          <w:t>17</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02" w:history="1">
        <w:r w:rsidR="00093238" w:rsidRPr="006C6ED4">
          <w:rPr>
            <w:rStyle w:val="Collegamentoipertestuale"/>
            <w:noProof/>
          </w:rPr>
          <w:t>6.3.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Neutral Surface Boundary Layer (NSBL) slip coefficient under the rough-wall turbulent regime</w:t>
        </w:r>
        <w:r w:rsidR="00093238">
          <w:rPr>
            <w:noProof/>
            <w:webHidden/>
          </w:rPr>
          <w:tab/>
        </w:r>
        <w:r w:rsidR="00093238">
          <w:rPr>
            <w:noProof/>
            <w:webHidden/>
          </w:rPr>
          <w:fldChar w:fldCharType="begin"/>
        </w:r>
        <w:r w:rsidR="00093238">
          <w:rPr>
            <w:noProof/>
            <w:webHidden/>
          </w:rPr>
          <w:instrText xml:space="preserve"> PAGEREF _Toc66716402 \h </w:instrText>
        </w:r>
        <w:r w:rsidR="00093238">
          <w:rPr>
            <w:noProof/>
            <w:webHidden/>
          </w:rPr>
        </w:r>
        <w:r w:rsidR="00093238">
          <w:rPr>
            <w:noProof/>
            <w:webHidden/>
          </w:rPr>
          <w:fldChar w:fldCharType="separate"/>
        </w:r>
        <w:r w:rsidR="00093238">
          <w:rPr>
            <w:noProof/>
            <w:webHidden/>
          </w:rPr>
          <w:t>20</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03" w:history="1">
        <w:r w:rsidR="00093238" w:rsidRPr="006C6ED4">
          <w:rPr>
            <w:rStyle w:val="Collegamentoipertestuale"/>
            <w:noProof/>
          </w:rPr>
          <w:t>6.4.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Dirichlet’s boundary conditions for the water depth</w:t>
        </w:r>
        <w:r w:rsidR="00093238">
          <w:rPr>
            <w:noProof/>
            <w:webHidden/>
          </w:rPr>
          <w:tab/>
        </w:r>
        <w:r w:rsidR="00093238">
          <w:rPr>
            <w:noProof/>
            <w:webHidden/>
          </w:rPr>
          <w:fldChar w:fldCharType="begin"/>
        </w:r>
        <w:r w:rsidR="00093238">
          <w:rPr>
            <w:noProof/>
            <w:webHidden/>
          </w:rPr>
          <w:instrText xml:space="preserve"> PAGEREF _Toc66716403 \h </w:instrText>
        </w:r>
        <w:r w:rsidR="00093238">
          <w:rPr>
            <w:noProof/>
            <w:webHidden/>
          </w:rPr>
        </w:r>
        <w:r w:rsidR="00093238">
          <w:rPr>
            <w:noProof/>
            <w:webHidden/>
          </w:rPr>
          <w:fldChar w:fldCharType="separate"/>
        </w:r>
        <w:r w:rsidR="00093238">
          <w:rPr>
            <w:noProof/>
            <w:webHidden/>
          </w:rPr>
          <w:t>23</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04" w:history="1">
        <w:r w:rsidR="00093238" w:rsidRPr="006C6ED4">
          <w:rPr>
            <w:rStyle w:val="Collegamentoipertestuale"/>
            <w:noProof/>
          </w:rPr>
          <w:t>6.5.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SPH balance equations for rigid body transport</w:t>
        </w:r>
        <w:r w:rsidR="00093238">
          <w:rPr>
            <w:noProof/>
            <w:webHidden/>
          </w:rPr>
          <w:tab/>
        </w:r>
        <w:r w:rsidR="00093238">
          <w:rPr>
            <w:noProof/>
            <w:webHidden/>
          </w:rPr>
          <w:fldChar w:fldCharType="begin"/>
        </w:r>
        <w:r w:rsidR="00093238">
          <w:rPr>
            <w:noProof/>
            <w:webHidden/>
          </w:rPr>
          <w:instrText xml:space="preserve"> PAGEREF _Toc66716404 \h </w:instrText>
        </w:r>
        <w:r w:rsidR="00093238">
          <w:rPr>
            <w:noProof/>
            <w:webHidden/>
          </w:rPr>
        </w:r>
        <w:r w:rsidR="00093238">
          <w:rPr>
            <w:noProof/>
            <w:webHidden/>
          </w:rPr>
          <w:fldChar w:fldCharType="separate"/>
        </w:r>
        <w:r w:rsidR="00093238">
          <w:rPr>
            <w:noProof/>
            <w:webHidden/>
          </w:rPr>
          <w:t>24</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05" w:history="1">
        <w:r w:rsidR="00093238" w:rsidRPr="006C6ED4">
          <w:rPr>
            <w:rStyle w:val="Collegamentoipertestuale"/>
            <w:noProof/>
          </w:rPr>
          <w:t>6.6.</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Improving 3D rotations</w:t>
        </w:r>
        <w:r w:rsidR="00093238">
          <w:rPr>
            <w:noProof/>
            <w:webHidden/>
          </w:rPr>
          <w:tab/>
        </w:r>
        <w:r w:rsidR="00093238">
          <w:rPr>
            <w:noProof/>
            <w:webHidden/>
          </w:rPr>
          <w:fldChar w:fldCharType="begin"/>
        </w:r>
        <w:r w:rsidR="00093238">
          <w:rPr>
            <w:noProof/>
            <w:webHidden/>
          </w:rPr>
          <w:instrText xml:space="preserve"> PAGEREF _Toc66716405 \h </w:instrText>
        </w:r>
        <w:r w:rsidR="00093238">
          <w:rPr>
            <w:noProof/>
            <w:webHidden/>
          </w:rPr>
        </w:r>
        <w:r w:rsidR="00093238">
          <w:rPr>
            <w:noProof/>
            <w:webHidden/>
          </w:rPr>
          <w:fldChar w:fldCharType="separate"/>
        </w:r>
        <w:r w:rsidR="00093238">
          <w:rPr>
            <w:noProof/>
            <w:webHidden/>
          </w:rPr>
          <w:t>27</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06" w:history="1">
        <w:r w:rsidR="00093238" w:rsidRPr="006C6ED4">
          <w:rPr>
            <w:rStyle w:val="Collegamentoipertestuale"/>
            <w:noProof/>
          </w:rPr>
          <w:t>6.1.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Reaction forces</w:t>
        </w:r>
        <w:r w:rsidR="00093238">
          <w:rPr>
            <w:noProof/>
            <w:webHidden/>
          </w:rPr>
          <w:tab/>
        </w:r>
        <w:r w:rsidR="00093238">
          <w:rPr>
            <w:noProof/>
            <w:webHidden/>
          </w:rPr>
          <w:fldChar w:fldCharType="begin"/>
        </w:r>
        <w:r w:rsidR="00093238">
          <w:rPr>
            <w:noProof/>
            <w:webHidden/>
          </w:rPr>
          <w:instrText xml:space="preserve"> PAGEREF _Toc66716406 \h </w:instrText>
        </w:r>
        <w:r w:rsidR="00093238">
          <w:rPr>
            <w:noProof/>
            <w:webHidden/>
          </w:rPr>
        </w:r>
        <w:r w:rsidR="00093238">
          <w:rPr>
            <w:noProof/>
            <w:webHidden/>
          </w:rPr>
          <w:fldChar w:fldCharType="separate"/>
        </w:r>
        <w:r w:rsidR="00093238">
          <w:rPr>
            <w:noProof/>
            <w:webHidden/>
          </w:rPr>
          <w:t>28</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07" w:history="1">
        <w:r w:rsidR="00093238" w:rsidRPr="006C6ED4">
          <w:rPr>
            <w:rStyle w:val="Collegamentoipertestuale"/>
            <w:noProof/>
          </w:rPr>
          <w:t>6.2.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Sliding friction force</w:t>
        </w:r>
        <w:r w:rsidR="00093238">
          <w:rPr>
            <w:noProof/>
            <w:webHidden/>
          </w:rPr>
          <w:tab/>
        </w:r>
        <w:r w:rsidR="00093238">
          <w:rPr>
            <w:noProof/>
            <w:webHidden/>
          </w:rPr>
          <w:fldChar w:fldCharType="begin"/>
        </w:r>
        <w:r w:rsidR="00093238">
          <w:rPr>
            <w:noProof/>
            <w:webHidden/>
          </w:rPr>
          <w:instrText xml:space="preserve"> PAGEREF _Toc66716407 \h </w:instrText>
        </w:r>
        <w:r w:rsidR="00093238">
          <w:rPr>
            <w:noProof/>
            <w:webHidden/>
          </w:rPr>
        </w:r>
        <w:r w:rsidR="00093238">
          <w:rPr>
            <w:noProof/>
            <w:webHidden/>
          </w:rPr>
          <w:fldChar w:fldCharType="separate"/>
        </w:r>
        <w:r w:rsidR="00093238">
          <w:rPr>
            <w:noProof/>
            <w:webHidden/>
          </w:rPr>
          <w:t>29</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08" w:history="1">
        <w:r w:rsidR="00093238" w:rsidRPr="006C6ED4">
          <w:rPr>
            <w:rStyle w:val="Collegamentoipertestuale"/>
            <w:noProof/>
            <w:lang w:val="en-GB"/>
          </w:rPr>
          <w:t>6.2.1.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Aerial stage (non-negative value for the input friction angle and body-frontier interactions)</w:t>
        </w:r>
        <w:r w:rsidR="00093238">
          <w:rPr>
            <w:noProof/>
            <w:webHidden/>
          </w:rPr>
          <w:tab/>
        </w:r>
        <w:r w:rsidR="00093238">
          <w:rPr>
            <w:noProof/>
            <w:webHidden/>
          </w:rPr>
          <w:fldChar w:fldCharType="begin"/>
        </w:r>
        <w:r w:rsidR="00093238">
          <w:rPr>
            <w:noProof/>
            <w:webHidden/>
          </w:rPr>
          <w:instrText xml:space="preserve"> PAGEREF _Toc66716408 \h </w:instrText>
        </w:r>
        <w:r w:rsidR="00093238">
          <w:rPr>
            <w:noProof/>
            <w:webHidden/>
          </w:rPr>
        </w:r>
        <w:r w:rsidR="00093238">
          <w:rPr>
            <w:noProof/>
            <w:webHidden/>
          </w:rPr>
          <w:fldChar w:fldCharType="separate"/>
        </w:r>
        <w:r w:rsidR="00093238">
          <w:rPr>
            <w:noProof/>
            <w:webHidden/>
          </w:rPr>
          <w:t>29</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10" w:history="1">
        <w:r w:rsidR="00093238" w:rsidRPr="006C6ED4">
          <w:rPr>
            <w:rStyle w:val="Collegamentoipertestuale"/>
            <w:noProof/>
            <w:lang w:val="en-GB"/>
          </w:rPr>
          <w:t>6.2.2.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Aerial stage (negative value for the input friction angle or body-body interactions)</w:t>
        </w:r>
        <w:r w:rsidR="00093238">
          <w:rPr>
            <w:noProof/>
            <w:webHidden/>
          </w:rPr>
          <w:tab/>
        </w:r>
        <w:r w:rsidR="00093238">
          <w:rPr>
            <w:noProof/>
            <w:webHidden/>
          </w:rPr>
          <w:fldChar w:fldCharType="begin"/>
        </w:r>
        <w:r w:rsidR="00093238">
          <w:rPr>
            <w:noProof/>
            <w:webHidden/>
          </w:rPr>
          <w:instrText xml:space="preserve"> PAGEREF _Toc66716410 \h </w:instrText>
        </w:r>
        <w:r w:rsidR="00093238">
          <w:rPr>
            <w:noProof/>
            <w:webHidden/>
          </w:rPr>
        </w:r>
        <w:r w:rsidR="00093238">
          <w:rPr>
            <w:noProof/>
            <w:webHidden/>
          </w:rPr>
          <w:fldChar w:fldCharType="separate"/>
        </w:r>
        <w:r w:rsidR="00093238">
          <w:rPr>
            <w:noProof/>
            <w:webHidden/>
          </w:rPr>
          <w:t>30</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11" w:history="1">
        <w:r w:rsidR="00093238" w:rsidRPr="006C6ED4">
          <w:rPr>
            <w:rStyle w:val="Collegamentoipertestuale"/>
            <w:noProof/>
            <w:lang w:val="en-GB"/>
          </w:rPr>
          <w:t>6.2.3.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Submerged stage</w:t>
        </w:r>
        <w:r w:rsidR="00093238">
          <w:rPr>
            <w:noProof/>
            <w:webHidden/>
          </w:rPr>
          <w:tab/>
        </w:r>
        <w:r w:rsidR="00093238">
          <w:rPr>
            <w:noProof/>
            <w:webHidden/>
          </w:rPr>
          <w:fldChar w:fldCharType="begin"/>
        </w:r>
        <w:r w:rsidR="00093238">
          <w:rPr>
            <w:noProof/>
            <w:webHidden/>
          </w:rPr>
          <w:instrText xml:space="preserve"> PAGEREF _Toc66716411 \h </w:instrText>
        </w:r>
        <w:r w:rsidR="00093238">
          <w:rPr>
            <w:noProof/>
            <w:webHidden/>
          </w:rPr>
        </w:r>
        <w:r w:rsidR="00093238">
          <w:rPr>
            <w:noProof/>
            <w:webHidden/>
          </w:rPr>
          <w:fldChar w:fldCharType="separate"/>
        </w:r>
        <w:r w:rsidR="00093238">
          <w:rPr>
            <w:noProof/>
            <w:webHidden/>
          </w:rPr>
          <w:t>31</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21" w:history="1">
        <w:r w:rsidR="00093238" w:rsidRPr="006C6ED4">
          <w:rPr>
            <w:rStyle w:val="Collegamentoipertestuale"/>
            <w:noProof/>
          </w:rPr>
          <w:t>6.3.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Body-boundary normal reaction force under sliding (at null normal velocity)</w:t>
        </w:r>
        <w:r w:rsidR="00093238">
          <w:rPr>
            <w:noProof/>
            <w:webHidden/>
          </w:rPr>
          <w:tab/>
        </w:r>
        <w:r w:rsidR="00093238">
          <w:rPr>
            <w:noProof/>
            <w:webHidden/>
          </w:rPr>
          <w:fldChar w:fldCharType="begin"/>
        </w:r>
        <w:r w:rsidR="00093238">
          <w:rPr>
            <w:noProof/>
            <w:webHidden/>
          </w:rPr>
          <w:instrText xml:space="preserve"> PAGEREF _Toc66716421 \h </w:instrText>
        </w:r>
        <w:r w:rsidR="00093238">
          <w:rPr>
            <w:noProof/>
            <w:webHidden/>
          </w:rPr>
        </w:r>
        <w:r w:rsidR="00093238">
          <w:rPr>
            <w:noProof/>
            <w:webHidden/>
          </w:rPr>
          <w:fldChar w:fldCharType="separate"/>
        </w:r>
        <w:r w:rsidR="00093238">
          <w:rPr>
            <w:noProof/>
            <w:webHidden/>
          </w:rPr>
          <w:t>31</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22" w:history="1">
        <w:r w:rsidR="00093238" w:rsidRPr="006C6ED4">
          <w:rPr>
            <w:rStyle w:val="Collegamentoipertestuale"/>
            <w:noProof/>
            <w:lang w:val="en-GB"/>
          </w:rPr>
          <w:t>6.3.1.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Aerial stage</w:t>
        </w:r>
        <w:r w:rsidR="00093238">
          <w:rPr>
            <w:noProof/>
            <w:webHidden/>
          </w:rPr>
          <w:tab/>
        </w:r>
        <w:r w:rsidR="00093238">
          <w:rPr>
            <w:noProof/>
            <w:webHidden/>
          </w:rPr>
          <w:fldChar w:fldCharType="begin"/>
        </w:r>
        <w:r w:rsidR="00093238">
          <w:rPr>
            <w:noProof/>
            <w:webHidden/>
          </w:rPr>
          <w:instrText xml:space="preserve"> PAGEREF _Toc66716422 \h </w:instrText>
        </w:r>
        <w:r w:rsidR="00093238">
          <w:rPr>
            <w:noProof/>
            <w:webHidden/>
          </w:rPr>
        </w:r>
        <w:r w:rsidR="00093238">
          <w:rPr>
            <w:noProof/>
            <w:webHidden/>
          </w:rPr>
          <w:fldChar w:fldCharType="separate"/>
        </w:r>
        <w:r w:rsidR="00093238">
          <w:rPr>
            <w:noProof/>
            <w:webHidden/>
          </w:rPr>
          <w:t>31</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23" w:history="1">
        <w:r w:rsidR="00093238" w:rsidRPr="006C6ED4">
          <w:rPr>
            <w:rStyle w:val="Collegamentoipertestuale"/>
            <w:noProof/>
            <w:lang w:val="en-GB"/>
          </w:rPr>
          <w:t>6.3.2.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Submerged stage</w:t>
        </w:r>
        <w:r w:rsidR="00093238">
          <w:rPr>
            <w:noProof/>
            <w:webHidden/>
          </w:rPr>
          <w:tab/>
        </w:r>
        <w:r w:rsidR="00093238">
          <w:rPr>
            <w:noProof/>
            <w:webHidden/>
          </w:rPr>
          <w:fldChar w:fldCharType="begin"/>
        </w:r>
        <w:r w:rsidR="00093238">
          <w:rPr>
            <w:noProof/>
            <w:webHidden/>
          </w:rPr>
          <w:instrText xml:space="preserve"> PAGEREF _Toc66716423 \h </w:instrText>
        </w:r>
        <w:r w:rsidR="00093238">
          <w:rPr>
            <w:noProof/>
            <w:webHidden/>
          </w:rPr>
        </w:r>
        <w:r w:rsidR="00093238">
          <w:rPr>
            <w:noProof/>
            <w:webHidden/>
          </w:rPr>
          <w:fldChar w:fldCharType="separate"/>
        </w:r>
        <w:r w:rsidR="00093238">
          <w:rPr>
            <w:noProof/>
            <w:webHidden/>
          </w:rPr>
          <w:t>31</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24" w:history="1">
        <w:r w:rsidR="00093238" w:rsidRPr="006C6ED4">
          <w:rPr>
            <w:rStyle w:val="Collegamentoipertestuale"/>
            <w:noProof/>
          </w:rPr>
          <w:t>6.4.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Fluid-body interaction terms</w:t>
        </w:r>
        <w:r w:rsidR="00093238">
          <w:rPr>
            <w:noProof/>
            <w:webHidden/>
          </w:rPr>
          <w:tab/>
        </w:r>
        <w:r w:rsidR="00093238">
          <w:rPr>
            <w:noProof/>
            <w:webHidden/>
          </w:rPr>
          <w:fldChar w:fldCharType="begin"/>
        </w:r>
        <w:r w:rsidR="00093238">
          <w:rPr>
            <w:noProof/>
            <w:webHidden/>
          </w:rPr>
          <w:instrText xml:space="preserve"> PAGEREF _Toc66716424 \h </w:instrText>
        </w:r>
        <w:r w:rsidR="00093238">
          <w:rPr>
            <w:noProof/>
            <w:webHidden/>
          </w:rPr>
        </w:r>
        <w:r w:rsidR="00093238">
          <w:rPr>
            <w:noProof/>
            <w:webHidden/>
          </w:rPr>
          <w:fldChar w:fldCharType="separate"/>
        </w:r>
        <w:r w:rsidR="00093238">
          <w:rPr>
            <w:noProof/>
            <w:webHidden/>
          </w:rPr>
          <w:t>32</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25" w:history="1">
        <w:r w:rsidR="00093238" w:rsidRPr="006C6ED4">
          <w:rPr>
            <w:rStyle w:val="Collegamentoipertestuale"/>
            <w:noProof/>
          </w:rPr>
          <w:t>6.5.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Solid-solid interaction terms</w:t>
        </w:r>
        <w:r w:rsidR="00093238">
          <w:rPr>
            <w:noProof/>
            <w:webHidden/>
          </w:rPr>
          <w:tab/>
        </w:r>
        <w:r w:rsidR="00093238">
          <w:rPr>
            <w:noProof/>
            <w:webHidden/>
          </w:rPr>
          <w:fldChar w:fldCharType="begin"/>
        </w:r>
        <w:r w:rsidR="00093238">
          <w:rPr>
            <w:noProof/>
            <w:webHidden/>
          </w:rPr>
          <w:instrText xml:space="preserve"> PAGEREF _Toc66716425 \h </w:instrText>
        </w:r>
        <w:r w:rsidR="00093238">
          <w:rPr>
            <w:noProof/>
            <w:webHidden/>
          </w:rPr>
        </w:r>
        <w:r w:rsidR="00093238">
          <w:rPr>
            <w:noProof/>
            <w:webHidden/>
          </w:rPr>
          <w:fldChar w:fldCharType="separate"/>
        </w:r>
        <w:r w:rsidR="00093238">
          <w:rPr>
            <w:noProof/>
            <w:webHidden/>
          </w:rPr>
          <w:t>35</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26" w:history="1">
        <w:r w:rsidR="00093238" w:rsidRPr="006C6ED4">
          <w:rPr>
            <w:rStyle w:val="Collegamentoipertestuale"/>
            <w:noProof/>
          </w:rPr>
          <w:t>6.6.</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Normal restitution coefficient</w:t>
        </w:r>
        <w:r w:rsidR="00093238">
          <w:rPr>
            <w:noProof/>
            <w:webHidden/>
          </w:rPr>
          <w:tab/>
        </w:r>
        <w:r w:rsidR="00093238">
          <w:rPr>
            <w:noProof/>
            <w:webHidden/>
          </w:rPr>
          <w:fldChar w:fldCharType="begin"/>
        </w:r>
        <w:r w:rsidR="00093238">
          <w:rPr>
            <w:noProof/>
            <w:webHidden/>
          </w:rPr>
          <w:instrText xml:space="preserve"> PAGEREF _Toc66716426 \h </w:instrText>
        </w:r>
        <w:r w:rsidR="00093238">
          <w:rPr>
            <w:noProof/>
            <w:webHidden/>
          </w:rPr>
        </w:r>
        <w:r w:rsidR="00093238">
          <w:rPr>
            <w:noProof/>
            <w:webHidden/>
          </w:rPr>
          <w:fldChar w:fldCharType="separate"/>
        </w:r>
        <w:r w:rsidR="00093238">
          <w:rPr>
            <w:noProof/>
            <w:webHidden/>
          </w:rPr>
          <w:t>38</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427" w:history="1">
        <w:r w:rsidR="00093238" w:rsidRPr="006C6ED4">
          <w:rPr>
            <w:rStyle w:val="Collegamentoipertestuale"/>
            <w:rFonts w:ascii="Book Antiqua" w:hAnsi="Book Antiqua"/>
            <w:caps/>
            <w:noProof/>
          </w:rPr>
          <w:t>7. The scheme for dense granular flows</w:t>
        </w:r>
        <w:r w:rsidR="00093238">
          <w:rPr>
            <w:noProof/>
            <w:webHidden/>
          </w:rPr>
          <w:tab/>
        </w:r>
        <w:r w:rsidR="00093238">
          <w:rPr>
            <w:noProof/>
            <w:webHidden/>
          </w:rPr>
          <w:fldChar w:fldCharType="begin"/>
        </w:r>
        <w:r w:rsidR="00093238">
          <w:rPr>
            <w:noProof/>
            <w:webHidden/>
          </w:rPr>
          <w:instrText xml:space="preserve"> PAGEREF _Toc66716427 \h </w:instrText>
        </w:r>
        <w:r w:rsidR="00093238">
          <w:rPr>
            <w:noProof/>
            <w:webHidden/>
          </w:rPr>
        </w:r>
        <w:r w:rsidR="00093238">
          <w:rPr>
            <w:noProof/>
            <w:webHidden/>
          </w:rPr>
          <w:fldChar w:fldCharType="separate"/>
        </w:r>
        <w:r w:rsidR="00093238">
          <w:rPr>
            <w:noProof/>
            <w:webHidden/>
          </w:rPr>
          <w:t>39</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28" w:history="1">
        <w:r w:rsidR="00093238" w:rsidRPr="006C6ED4">
          <w:rPr>
            <w:rStyle w:val="Collegamentoipertestuale"/>
            <w:noProof/>
          </w:rPr>
          <w:t>7.1.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Mixture model for dense granular flows</w:t>
        </w:r>
        <w:r w:rsidR="00093238">
          <w:rPr>
            <w:noProof/>
            <w:webHidden/>
          </w:rPr>
          <w:tab/>
        </w:r>
        <w:r w:rsidR="00093238">
          <w:rPr>
            <w:noProof/>
            <w:webHidden/>
          </w:rPr>
          <w:fldChar w:fldCharType="begin"/>
        </w:r>
        <w:r w:rsidR="00093238">
          <w:rPr>
            <w:noProof/>
            <w:webHidden/>
          </w:rPr>
          <w:instrText xml:space="preserve"> PAGEREF _Toc66716428 \h </w:instrText>
        </w:r>
        <w:r w:rsidR="00093238">
          <w:rPr>
            <w:noProof/>
            <w:webHidden/>
          </w:rPr>
        </w:r>
        <w:r w:rsidR="00093238">
          <w:rPr>
            <w:noProof/>
            <w:webHidden/>
          </w:rPr>
          <w:fldChar w:fldCharType="separate"/>
        </w:r>
        <w:r w:rsidR="00093238">
          <w:rPr>
            <w:noProof/>
            <w:webHidden/>
          </w:rPr>
          <w:t>39</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29" w:history="1">
        <w:r w:rsidR="00093238" w:rsidRPr="006C6ED4">
          <w:rPr>
            <w:rStyle w:val="Collegamentoipertestuale"/>
            <w:noProof/>
          </w:rPr>
          <w:t>7.2.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2-interface 3D erosion criterion</w:t>
        </w:r>
        <w:r w:rsidR="00093238">
          <w:rPr>
            <w:noProof/>
            <w:webHidden/>
          </w:rPr>
          <w:tab/>
        </w:r>
        <w:r w:rsidR="00093238">
          <w:rPr>
            <w:noProof/>
            <w:webHidden/>
          </w:rPr>
          <w:fldChar w:fldCharType="begin"/>
        </w:r>
        <w:r w:rsidR="00093238">
          <w:rPr>
            <w:noProof/>
            <w:webHidden/>
          </w:rPr>
          <w:instrText xml:space="preserve"> PAGEREF _Toc66716429 \h </w:instrText>
        </w:r>
        <w:r w:rsidR="00093238">
          <w:rPr>
            <w:noProof/>
            <w:webHidden/>
          </w:rPr>
        </w:r>
        <w:r w:rsidR="00093238">
          <w:rPr>
            <w:noProof/>
            <w:webHidden/>
          </w:rPr>
          <w:fldChar w:fldCharType="separate"/>
        </w:r>
        <w:r w:rsidR="00093238">
          <w:rPr>
            <w:noProof/>
            <w:webHidden/>
          </w:rPr>
          <w:t>44</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30" w:history="1">
        <w:r w:rsidR="00093238" w:rsidRPr="006C6ED4">
          <w:rPr>
            <w:rStyle w:val="Collegamentoipertestuale"/>
            <w:noProof/>
          </w:rPr>
          <w:t>7.3.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A simplified approach for soil liquefaction</w:t>
        </w:r>
        <w:r w:rsidR="00093238">
          <w:rPr>
            <w:noProof/>
            <w:webHidden/>
          </w:rPr>
          <w:tab/>
        </w:r>
        <w:r w:rsidR="00093238">
          <w:rPr>
            <w:noProof/>
            <w:webHidden/>
          </w:rPr>
          <w:fldChar w:fldCharType="begin"/>
        </w:r>
        <w:r w:rsidR="00093238">
          <w:rPr>
            <w:noProof/>
            <w:webHidden/>
          </w:rPr>
          <w:instrText xml:space="preserve"> PAGEREF _Toc66716430 \h </w:instrText>
        </w:r>
        <w:r w:rsidR="00093238">
          <w:rPr>
            <w:noProof/>
            <w:webHidden/>
          </w:rPr>
        </w:r>
        <w:r w:rsidR="00093238">
          <w:rPr>
            <w:noProof/>
            <w:webHidden/>
          </w:rPr>
          <w:fldChar w:fldCharType="separate"/>
        </w:r>
        <w:r w:rsidR="00093238">
          <w:rPr>
            <w:noProof/>
            <w:webHidden/>
          </w:rPr>
          <w:t>47</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431" w:history="1">
        <w:r w:rsidR="00093238" w:rsidRPr="006C6ED4">
          <w:rPr>
            <w:rStyle w:val="Collegamentoipertestuale"/>
            <w:rFonts w:ascii="Book Antiqua" w:hAnsi="Book Antiqua"/>
            <w:caps/>
            <w:noProof/>
          </w:rPr>
          <w:t>8. The DB-SPH boundary treatment scheme</w:t>
        </w:r>
        <w:r w:rsidR="00093238">
          <w:rPr>
            <w:noProof/>
            <w:webHidden/>
          </w:rPr>
          <w:tab/>
        </w:r>
        <w:r w:rsidR="00093238">
          <w:rPr>
            <w:noProof/>
            <w:webHidden/>
          </w:rPr>
          <w:fldChar w:fldCharType="begin"/>
        </w:r>
        <w:r w:rsidR="00093238">
          <w:rPr>
            <w:noProof/>
            <w:webHidden/>
          </w:rPr>
          <w:instrText xml:space="preserve"> PAGEREF _Toc66716431 \h </w:instrText>
        </w:r>
        <w:r w:rsidR="00093238">
          <w:rPr>
            <w:noProof/>
            <w:webHidden/>
          </w:rPr>
        </w:r>
        <w:r w:rsidR="00093238">
          <w:rPr>
            <w:noProof/>
            <w:webHidden/>
          </w:rPr>
          <w:fldChar w:fldCharType="separate"/>
        </w:r>
        <w:r w:rsidR="00093238">
          <w:rPr>
            <w:noProof/>
            <w:webHidden/>
          </w:rPr>
          <w:t>49</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32" w:history="1">
        <w:r w:rsidR="00093238" w:rsidRPr="006C6ED4">
          <w:rPr>
            <w:rStyle w:val="Collegamentoipertestuale"/>
            <w:noProof/>
          </w:rPr>
          <w:t>8.1.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DB-SPH particle approximation and modifications of the balance equations</w:t>
        </w:r>
        <w:r w:rsidR="00093238">
          <w:rPr>
            <w:noProof/>
            <w:webHidden/>
          </w:rPr>
          <w:tab/>
        </w:r>
        <w:r w:rsidR="00093238">
          <w:rPr>
            <w:noProof/>
            <w:webHidden/>
          </w:rPr>
          <w:fldChar w:fldCharType="begin"/>
        </w:r>
        <w:r w:rsidR="00093238">
          <w:rPr>
            <w:noProof/>
            <w:webHidden/>
          </w:rPr>
          <w:instrText xml:space="preserve"> PAGEREF _Toc66716432 \h </w:instrText>
        </w:r>
        <w:r w:rsidR="00093238">
          <w:rPr>
            <w:noProof/>
            <w:webHidden/>
          </w:rPr>
        </w:r>
        <w:r w:rsidR="00093238">
          <w:rPr>
            <w:noProof/>
            <w:webHidden/>
          </w:rPr>
          <w:fldChar w:fldCharType="separate"/>
        </w:r>
        <w:r w:rsidR="00093238">
          <w:rPr>
            <w:noProof/>
            <w:webHidden/>
          </w:rPr>
          <w:t>49</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33" w:history="1">
        <w:r w:rsidR="00093238" w:rsidRPr="006C6ED4">
          <w:rPr>
            <w:rStyle w:val="Collegamentoipertestuale"/>
            <w:noProof/>
          </w:rPr>
          <w:t>8.2.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1D Linearized Partial Riemann Solver</w:t>
        </w:r>
        <w:r w:rsidR="00093238">
          <w:rPr>
            <w:noProof/>
            <w:webHidden/>
          </w:rPr>
          <w:tab/>
        </w:r>
        <w:r w:rsidR="00093238">
          <w:rPr>
            <w:noProof/>
            <w:webHidden/>
          </w:rPr>
          <w:fldChar w:fldCharType="begin"/>
        </w:r>
        <w:r w:rsidR="00093238">
          <w:rPr>
            <w:noProof/>
            <w:webHidden/>
          </w:rPr>
          <w:instrText xml:space="preserve"> PAGEREF _Toc66716433 \h </w:instrText>
        </w:r>
        <w:r w:rsidR="00093238">
          <w:rPr>
            <w:noProof/>
            <w:webHidden/>
          </w:rPr>
        </w:r>
        <w:r w:rsidR="00093238">
          <w:rPr>
            <w:noProof/>
            <w:webHidden/>
          </w:rPr>
          <w:fldChar w:fldCharType="separate"/>
        </w:r>
        <w:r w:rsidR="00093238">
          <w:rPr>
            <w:noProof/>
            <w:webHidden/>
          </w:rPr>
          <w:t>51</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34" w:history="1">
        <w:r w:rsidR="00093238" w:rsidRPr="006C6ED4">
          <w:rPr>
            <w:rStyle w:val="Collegamentoipertestuale"/>
            <w:noProof/>
          </w:rPr>
          <w:t>8.3.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Semi-particle volume</w:t>
        </w:r>
        <w:r w:rsidR="00093238">
          <w:rPr>
            <w:noProof/>
            <w:webHidden/>
          </w:rPr>
          <w:tab/>
        </w:r>
        <w:r w:rsidR="00093238">
          <w:rPr>
            <w:noProof/>
            <w:webHidden/>
          </w:rPr>
          <w:fldChar w:fldCharType="begin"/>
        </w:r>
        <w:r w:rsidR="00093238">
          <w:rPr>
            <w:noProof/>
            <w:webHidden/>
          </w:rPr>
          <w:instrText xml:space="preserve"> PAGEREF _Toc66716434 \h </w:instrText>
        </w:r>
        <w:r w:rsidR="00093238">
          <w:rPr>
            <w:noProof/>
            <w:webHidden/>
          </w:rPr>
        </w:r>
        <w:r w:rsidR="00093238">
          <w:rPr>
            <w:noProof/>
            <w:webHidden/>
          </w:rPr>
          <w:fldChar w:fldCharType="separate"/>
        </w:r>
        <w:r w:rsidR="00093238">
          <w:rPr>
            <w:noProof/>
            <w:webHidden/>
          </w:rPr>
          <w:t>51</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35" w:history="1">
        <w:r w:rsidR="00093238" w:rsidRPr="006C6ED4">
          <w:rPr>
            <w:rStyle w:val="Collegamentoipertestuale"/>
            <w:noProof/>
          </w:rPr>
          <w:t>8.4.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DB-SPH inlet and outlet sections</w:t>
        </w:r>
        <w:r w:rsidR="00093238">
          <w:rPr>
            <w:noProof/>
            <w:webHidden/>
          </w:rPr>
          <w:tab/>
        </w:r>
        <w:r w:rsidR="00093238">
          <w:rPr>
            <w:noProof/>
            <w:webHidden/>
          </w:rPr>
          <w:fldChar w:fldCharType="begin"/>
        </w:r>
        <w:r w:rsidR="00093238">
          <w:rPr>
            <w:noProof/>
            <w:webHidden/>
          </w:rPr>
          <w:instrText xml:space="preserve"> PAGEREF _Toc66716435 \h </w:instrText>
        </w:r>
        <w:r w:rsidR="00093238">
          <w:rPr>
            <w:noProof/>
            <w:webHidden/>
          </w:rPr>
        </w:r>
        <w:r w:rsidR="00093238">
          <w:rPr>
            <w:noProof/>
            <w:webHidden/>
          </w:rPr>
          <w:fldChar w:fldCharType="separate"/>
        </w:r>
        <w:r w:rsidR="00093238">
          <w:rPr>
            <w:noProof/>
            <w:webHidden/>
          </w:rPr>
          <w:t>52</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36" w:history="1">
        <w:r w:rsidR="00093238" w:rsidRPr="006C6ED4">
          <w:rPr>
            <w:rStyle w:val="Collegamentoipertestuale"/>
            <w:noProof/>
          </w:rPr>
          <w:t>8.5.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Shear stress boundary terms</w:t>
        </w:r>
        <w:r w:rsidR="00093238">
          <w:rPr>
            <w:noProof/>
            <w:webHidden/>
          </w:rPr>
          <w:tab/>
        </w:r>
        <w:r w:rsidR="00093238">
          <w:rPr>
            <w:noProof/>
            <w:webHidden/>
          </w:rPr>
          <w:fldChar w:fldCharType="begin"/>
        </w:r>
        <w:r w:rsidR="00093238">
          <w:rPr>
            <w:noProof/>
            <w:webHidden/>
          </w:rPr>
          <w:instrText xml:space="preserve"> PAGEREF _Toc66716436 \h </w:instrText>
        </w:r>
        <w:r w:rsidR="00093238">
          <w:rPr>
            <w:noProof/>
            <w:webHidden/>
          </w:rPr>
        </w:r>
        <w:r w:rsidR="00093238">
          <w:rPr>
            <w:noProof/>
            <w:webHidden/>
          </w:rPr>
          <w:fldChar w:fldCharType="separate"/>
        </w:r>
        <w:r w:rsidR="00093238">
          <w:rPr>
            <w:noProof/>
            <w:webHidden/>
          </w:rPr>
          <w:t>52</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437" w:history="1">
        <w:r w:rsidR="00093238" w:rsidRPr="006C6ED4">
          <w:rPr>
            <w:rStyle w:val="Collegamentoipertestuale"/>
            <w:rFonts w:ascii="Book Antiqua" w:hAnsi="Book Antiqua"/>
            <w:caps/>
            <w:noProof/>
          </w:rPr>
          <w:t>9. Time integration schemes (Leapfrog, Euler, Heun)</w:t>
        </w:r>
        <w:r w:rsidR="00093238">
          <w:rPr>
            <w:noProof/>
            <w:webHidden/>
          </w:rPr>
          <w:tab/>
        </w:r>
        <w:r w:rsidR="00093238">
          <w:rPr>
            <w:noProof/>
            <w:webHidden/>
          </w:rPr>
          <w:fldChar w:fldCharType="begin"/>
        </w:r>
        <w:r w:rsidR="00093238">
          <w:rPr>
            <w:noProof/>
            <w:webHidden/>
          </w:rPr>
          <w:instrText xml:space="preserve"> PAGEREF _Toc66716437 \h </w:instrText>
        </w:r>
        <w:r w:rsidR="00093238">
          <w:rPr>
            <w:noProof/>
            <w:webHidden/>
          </w:rPr>
        </w:r>
        <w:r w:rsidR="00093238">
          <w:rPr>
            <w:noProof/>
            <w:webHidden/>
          </w:rPr>
          <w:fldChar w:fldCharType="separate"/>
        </w:r>
        <w:r w:rsidR="00093238">
          <w:rPr>
            <w:noProof/>
            <w:webHidden/>
          </w:rPr>
          <w:t>54</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438" w:history="1">
        <w:r w:rsidR="00093238" w:rsidRPr="006C6ED4">
          <w:rPr>
            <w:rStyle w:val="Collegamentoipertestuale"/>
            <w:rFonts w:ascii="Book Antiqua" w:hAnsi="Book Antiqua"/>
            <w:caps/>
            <w:noProof/>
          </w:rPr>
          <w:t>10. The substation-flooding damage scheme</w:t>
        </w:r>
        <w:r w:rsidR="00093238">
          <w:rPr>
            <w:noProof/>
            <w:webHidden/>
          </w:rPr>
          <w:tab/>
        </w:r>
        <w:r w:rsidR="00093238">
          <w:rPr>
            <w:noProof/>
            <w:webHidden/>
          </w:rPr>
          <w:fldChar w:fldCharType="begin"/>
        </w:r>
        <w:r w:rsidR="00093238">
          <w:rPr>
            <w:noProof/>
            <w:webHidden/>
          </w:rPr>
          <w:instrText xml:space="preserve"> PAGEREF _Toc66716438 \h </w:instrText>
        </w:r>
        <w:r w:rsidR="00093238">
          <w:rPr>
            <w:noProof/>
            <w:webHidden/>
          </w:rPr>
        </w:r>
        <w:r w:rsidR="00093238">
          <w:rPr>
            <w:noProof/>
            <w:webHidden/>
          </w:rPr>
          <w:fldChar w:fldCharType="separate"/>
        </w:r>
        <w:r w:rsidR="00093238">
          <w:rPr>
            <w:noProof/>
            <w:webHidden/>
          </w:rPr>
          <w:t>56</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39" w:history="1">
        <w:r w:rsidR="00093238" w:rsidRPr="006C6ED4">
          <w:rPr>
            <w:rStyle w:val="Collegamentoipertestuale"/>
            <w:noProof/>
          </w:rPr>
          <w:t>10.1.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Mathematical models</w:t>
        </w:r>
        <w:r w:rsidR="00093238">
          <w:rPr>
            <w:noProof/>
            <w:webHidden/>
          </w:rPr>
          <w:tab/>
        </w:r>
        <w:r w:rsidR="00093238">
          <w:rPr>
            <w:noProof/>
            <w:webHidden/>
          </w:rPr>
          <w:fldChar w:fldCharType="begin"/>
        </w:r>
        <w:r w:rsidR="00093238">
          <w:rPr>
            <w:noProof/>
            <w:webHidden/>
          </w:rPr>
          <w:instrText xml:space="preserve"> PAGEREF _Toc66716439 \h </w:instrText>
        </w:r>
        <w:r w:rsidR="00093238">
          <w:rPr>
            <w:noProof/>
            <w:webHidden/>
          </w:rPr>
        </w:r>
        <w:r w:rsidR="00093238">
          <w:rPr>
            <w:noProof/>
            <w:webHidden/>
          </w:rPr>
          <w:fldChar w:fldCharType="separate"/>
        </w:r>
        <w:r w:rsidR="00093238">
          <w:rPr>
            <w:noProof/>
            <w:webHidden/>
          </w:rPr>
          <w:t>56</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40" w:history="1">
        <w:r w:rsidR="00093238" w:rsidRPr="006C6ED4">
          <w:rPr>
            <w:rStyle w:val="Collegamentoipertestuale"/>
            <w:noProof/>
            <w:lang w:val="en-GB"/>
          </w:rPr>
          <w:t>10.1.1.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Proxy damage and vulnerability to flood-induced blackout events, in the absence of redundancy (at the level of the single electrical substations)</w:t>
        </w:r>
        <w:r w:rsidR="00093238">
          <w:rPr>
            <w:noProof/>
            <w:webHidden/>
          </w:rPr>
          <w:tab/>
        </w:r>
        <w:r w:rsidR="00093238">
          <w:rPr>
            <w:noProof/>
            <w:webHidden/>
          </w:rPr>
          <w:fldChar w:fldCharType="begin"/>
        </w:r>
        <w:r w:rsidR="00093238">
          <w:rPr>
            <w:noProof/>
            <w:webHidden/>
          </w:rPr>
          <w:instrText xml:space="preserve"> PAGEREF _Toc66716440 \h </w:instrText>
        </w:r>
        <w:r w:rsidR="00093238">
          <w:rPr>
            <w:noProof/>
            <w:webHidden/>
          </w:rPr>
        </w:r>
        <w:r w:rsidR="00093238">
          <w:rPr>
            <w:noProof/>
            <w:webHidden/>
          </w:rPr>
          <w:fldChar w:fldCharType="separate"/>
        </w:r>
        <w:r w:rsidR="00093238">
          <w:rPr>
            <w:noProof/>
            <w:webHidden/>
          </w:rPr>
          <w:t>56</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41" w:history="1">
        <w:r w:rsidR="00093238" w:rsidRPr="006C6ED4">
          <w:rPr>
            <w:rStyle w:val="Collegamentoipertestuale"/>
            <w:noProof/>
            <w:lang w:val="en-GB"/>
          </w:rPr>
          <w:t>10.1.2.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Flood-induced damage to the components of the electrical substations</w:t>
        </w:r>
        <w:r w:rsidR="00093238">
          <w:rPr>
            <w:noProof/>
            <w:webHidden/>
          </w:rPr>
          <w:tab/>
        </w:r>
        <w:r w:rsidR="00093238">
          <w:rPr>
            <w:noProof/>
            <w:webHidden/>
          </w:rPr>
          <w:fldChar w:fldCharType="begin"/>
        </w:r>
        <w:r w:rsidR="00093238">
          <w:rPr>
            <w:noProof/>
            <w:webHidden/>
          </w:rPr>
          <w:instrText xml:space="preserve"> PAGEREF _Toc66716441 \h </w:instrText>
        </w:r>
        <w:r w:rsidR="00093238">
          <w:rPr>
            <w:noProof/>
            <w:webHidden/>
          </w:rPr>
        </w:r>
        <w:r w:rsidR="00093238">
          <w:rPr>
            <w:noProof/>
            <w:webHidden/>
          </w:rPr>
          <w:fldChar w:fldCharType="separate"/>
        </w:r>
        <w:r w:rsidR="00093238">
          <w:rPr>
            <w:noProof/>
            <w:webHidden/>
          </w:rPr>
          <w:t>57</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42" w:history="1">
        <w:r w:rsidR="00093238" w:rsidRPr="006C6ED4">
          <w:rPr>
            <w:rStyle w:val="Collegamentoipertestuale"/>
            <w:noProof/>
          </w:rPr>
          <w:t>10.2.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The numerical models</w:t>
        </w:r>
        <w:r w:rsidR="00093238">
          <w:rPr>
            <w:noProof/>
            <w:webHidden/>
          </w:rPr>
          <w:tab/>
        </w:r>
        <w:r w:rsidR="00093238">
          <w:rPr>
            <w:noProof/>
            <w:webHidden/>
          </w:rPr>
          <w:fldChar w:fldCharType="begin"/>
        </w:r>
        <w:r w:rsidR="00093238">
          <w:rPr>
            <w:noProof/>
            <w:webHidden/>
          </w:rPr>
          <w:instrText xml:space="preserve"> PAGEREF _Toc66716442 \h </w:instrText>
        </w:r>
        <w:r w:rsidR="00093238">
          <w:rPr>
            <w:noProof/>
            <w:webHidden/>
          </w:rPr>
        </w:r>
        <w:r w:rsidR="00093238">
          <w:rPr>
            <w:noProof/>
            <w:webHidden/>
          </w:rPr>
          <w:fldChar w:fldCharType="separate"/>
        </w:r>
        <w:r w:rsidR="00093238">
          <w:rPr>
            <w:noProof/>
            <w:webHidden/>
          </w:rPr>
          <w:t>58</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443" w:history="1">
        <w:r w:rsidR="00093238" w:rsidRPr="006C6ED4">
          <w:rPr>
            <w:rStyle w:val="Collegamentoipertestuale"/>
            <w:rFonts w:ascii="Book Antiqua" w:hAnsi="Book Antiqua"/>
            <w:caps/>
            <w:noProof/>
          </w:rPr>
          <w:t>11. Developer guide</w:t>
        </w:r>
        <w:r w:rsidR="00093238">
          <w:rPr>
            <w:noProof/>
            <w:webHidden/>
          </w:rPr>
          <w:tab/>
        </w:r>
        <w:r w:rsidR="00093238">
          <w:rPr>
            <w:noProof/>
            <w:webHidden/>
          </w:rPr>
          <w:fldChar w:fldCharType="begin"/>
        </w:r>
        <w:r w:rsidR="00093238">
          <w:rPr>
            <w:noProof/>
            <w:webHidden/>
          </w:rPr>
          <w:instrText xml:space="preserve"> PAGEREF _Toc66716443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44" w:history="1">
        <w:r w:rsidR="00093238" w:rsidRPr="006C6ED4">
          <w:rPr>
            <w:rStyle w:val="Collegamentoipertestuale"/>
            <w:noProof/>
          </w:rPr>
          <w:t>11.1.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SPHERA v.9.0.0: synthetic description of the program units</w:t>
        </w:r>
        <w:r w:rsidR="00093238">
          <w:rPr>
            <w:noProof/>
            <w:webHidden/>
          </w:rPr>
          <w:tab/>
        </w:r>
        <w:r w:rsidR="00093238">
          <w:rPr>
            <w:noProof/>
            <w:webHidden/>
          </w:rPr>
          <w:fldChar w:fldCharType="begin"/>
        </w:r>
        <w:r w:rsidR="00093238">
          <w:rPr>
            <w:noProof/>
            <w:webHidden/>
          </w:rPr>
          <w:instrText xml:space="preserve"> PAGEREF _Toc66716444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45" w:history="1">
        <w:r w:rsidR="00093238" w:rsidRPr="006C6ED4">
          <w:rPr>
            <w:rStyle w:val="Collegamentoipertestuale"/>
            <w:noProof/>
            <w:lang w:val="en-GB"/>
          </w:rPr>
          <w:t>11.1.1.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boundary conditions (“BC”)</w:t>
        </w:r>
        <w:r w:rsidR="00093238">
          <w:rPr>
            <w:noProof/>
            <w:webHidden/>
          </w:rPr>
          <w:tab/>
        </w:r>
        <w:r w:rsidR="00093238">
          <w:rPr>
            <w:noProof/>
            <w:webHidden/>
          </w:rPr>
          <w:fldChar w:fldCharType="begin"/>
        </w:r>
        <w:r w:rsidR="00093238">
          <w:rPr>
            <w:noProof/>
            <w:webHidden/>
          </w:rPr>
          <w:instrText xml:space="preserve"> PAGEREF _Toc66716445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46" w:history="1">
        <w:r w:rsidR="00093238" w:rsidRPr="006C6ED4">
          <w:rPr>
            <w:rStyle w:val="Collegamentoipertestuale"/>
            <w:noProof/>
            <w:lang w:val="en-GB"/>
          </w:rPr>
          <w:t>11.1.2.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continuity equation</w:t>
        </w:r>
        <w:r w:rsidR="00093238">
          <w:rPr>
            <w:noProof/>
            <w:webHidden/>
          </w:rPr>
          <w:tab/>
        </w:r>
        <w:r w:rsidR="00093238">
          <w:rPr>
            <w:noProof/>
            <w:webHidden/>
          </w:rPr>
          <w:fldChar w:fldCharType="begin"/>
        </w:r>
        <w:r w:rsidR="00093238">
          <w:rPr>
            <w:noProof/>
            <w:webHidden/>
          </w:rPr>
          <w:instrText xml:space="preserve"> PAGEREF _Toc66716446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47" w:history="1">
        <w:r w:rsidR="00093238" w:rsidRPr="006C6ED4">
          <w:rPr>
            <w:rStyle w:val="Collegamentoipertestuale"/>
            <w:noProof/>
            <w:lang w:val="en-GB"/>
          </w:rPr>
          <w:t>11.1.3.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momentum equation</w:t>
        </w:r>
        <w:r w:rsidR="00093238">
          <w:rPr>
            <w:noProof/>
            <w:webHidden/>
          </w:rPr>
          <w:tab/>
        </w:r>
        <w:r w:rsidR="00093238">
          <w:rPr>
            <w:noProof/>
            <w:webHidden/>
          </w:rPr>
          <w:fldChar w:fldCharType="begin"/>
        </w:r>
        <w:r w:rsidR="00093238">
          <w:rPr>
            <w:noProof/>
            <w:webHidden/>
          </w:rPr>
          <w:instrText xml:space="preserve"> PAGEREF _Toc66716447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48" w:history="1">
        <w:r w:rsidR="00093238" w:rsidRPr="006C6ED4">
          <w:rPr>
            <w:rStyle w:val="Collegamentoipertestuale"/>
            <w:noProof/>
            <w:lang w:val="en-GB"/>
          </w:rPr>
          <w:t>11.1.4.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transport of solid bodies</w:t>
        </w:r>
        <w:r w:rsidR="00093238">
          <w:rPr>
            <w:noProof/>
            <w:webHidden/>
          </w:rPr>
          <w:tab/>
        </w:r>
        <w:r w:rsidR="00093238">
          <w:rPr>
            <w:noProof/>
            <w:webHidden/>
          </w:rPr>
          <w:fldChar w:fldCharType="begin"/>
        </w:r>
        <w:r w:rsidR="00093238">
          <w:rPr>
            <w:noProof/>
            <w:webHidden/>
          </w:rPr>
          <w:instrText xml:space="preserve"> PAGEREF _Toc66716448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49" w:history="1">
        <w:r w:rsidR="00093238" w:rsidRPr="006C6ED4">
          <w:rPr>
            <w:rStyle w:val="Collegamentoipertestuale"/>
            <w:noProof/>
            <w:lang w:val="en-GB"/>
          </w:rPr>
          <w:t>11.1.5.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constitutive equation</w:t>
        </w:r>
        <w:r w:rsidR="00093238">
          <w:rPr>
            <w:noProof/>
            <w:webHidden/>
          </w:rPr>
          <w:tab/>
        </w:r>
        <w:r w:rsidR="00093238">
          <w:rPr>
            <w:noProof/>
            <w:webHidden/>
          </w:rPr>
          <w:fldChar w:fldCharType="begin"/>
        </w:r>
        <w:r w:rsidR="00093238">
          <w:rPr>
            <w:noProof/>
            <w:webHidden/>
          </w:rPr>
          <w:instrText xml:space="preserve"> PAGEREF _Toc66716449 \h </w:instrText>
        </w:r>
        <w:r w:rsidR="00093238">
          <w:rPr>
            <w:noProof/>
            <w:webHidden/>
          </w:rPr>
        </w:r>
        <w:r w:rsidR="00093238">
          <w:rPr>
            <w:noProof/>
            <w:webHidden/>
          </w:rPr>
          <w:fldChar w:fldCharType="separate"/>
        </w:r>
        <w:r w:rsidR="00093238">
          <w:rPr>
            <w:noProof/>
            <w:webHidden/>
          </w:rPr>
          <w:t>59</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50" w:history="1">
        <w:r w:rsidR="00093238" w:rsidRPr="006C6ED4">
          <w:rPr>
            <w:rStyle w:val="Collegamentoipertestuale"/>
            <w:noProof/>
            <w:lang w:val="en-GB"/>
          </w:rPr>
          <w:t>11.1.6.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boundary treatment scheme DB-SPH</w:t>
        </w:r>
        <w:r w:rsidR="00093238">
          <w:rPr>
            <w:noProof/>
            <w:webHidden/>
          </w:rPr>
          <w:tab/>
        </w:r>
        <w:r w:rsidR="00093238">
          <w:rPr>
            <w:noProof/>
            <w:webHidden/>
          </w:rPr>
          <w:fldChar w:fldCharType="begin"/>
        </w:r>
        <w:r w:rsidR="00093238">
          <w:rPr>
            <w:noProof/>
            <w:webHidden/>
          </w:rPr>
          <w:instrText xml:space="preserve"> PAGEREF _Toc66716450 \h </w:instrText>
        </w:r>
        <w:r w:rsidR="00093238">
          <w:rPr>
            <w:noProof/>
            <w:webHidden/>
          </w:rPr>
        </w:r>
        <w:r w:rsidR="00093238">
          <w:rPr>
            <w:noProof/>
            <w:webHidden/>
          </w:rPr>
          <w:fldChar w:fldCharType="separate"/>
        </w:r>
        <w:r w:rsidR="00093238">
          <w:rPr>
            <w:noProof/>
            <w:webHidden/>
          </w:rPr>
          <w:t>60</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51" w:history="1">
        <w:r w:rsidR="00093238" w:rsidRPr="006C6ED4">
          <w:rPr>
            <w:rStyle w:val="Collegamentoipertestuale"/>
            <w:noProof/>
            <w:lang w:val="en-GB"/>
          </w:rPr>
          <w:t>11.1.7.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erosion criterion</w:t>
        </w:r>
        <w:r w:rsidR="00093238">
          <w:rPr>
            <w:noProof/>
            <w:webHidden/>
          </w:rPr>
          <w:tab/>
        </w:r>
        <w:r w:rsidR="00093238">
          <w:rPr>
            <w:noProof/>
            <w:webHidden/>
          </w:rPr>
          <w:fldChar w:fldCharType="begin"/>
        </w:r>
        <w:r w:rsidR="00093238">
          <w:rPr>
            <w:noProof/>
            <w:webHidden/>
          </w:rPr>
          <w:instrText xml:space="preserve"> PAGEREF _Toc66716451 \h </w:instrText>
        </w:r>
        <w:r w:rsidR="00093238">
          <w:rPr>
            <w:noProof/>
            <w:webHidden/>
          </w:rPr>
        </w:r>
        <w:r w:rsidR="00093238">
          <w:rPr>
            <w:noProof/>
            <w:webHidden/>
          </w:rPr>
          <w:fldChar w:fldCharType="separate"/>
        </w:r>
        <w:r w:rsidR="00093238">
          <w:rPr>
            <w:noProof/>
            <w:webHidden/>
          </w:rPr>
          <w:t>61</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52" w:history="1">
        <w:r w:rsidR="00093238" w:rsidRPr="006C6ED4">
          <w:rPr>
            <w:rStyle w:val="Collegamentoipertestuale"/>
            <w:noProof/>
            <w:lang w:val="en-GB"/>
          </w:rPr>
          <w:t>11.1.8.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on geometry (i.e., analytic geometry, algebra, …)</w:t>
        </w:r>
        <w:r w:rsidR="00093238">
          <w:rPr>
            <w:noProof/>
            <w:webHidden/>
          </w:rPr>
          <w:tab/>
        </w:r>
        <w:r w:rsidR="00093238">
          <w:rPr>
            <w:noProof/>
            <w:webHidden/>
          </w:rPr>
          <w:fldChar w:fldCharType="begin"/>
        </w:r>
        <w:r w:rsidR="00093238">
          <w:rPr>
            <w:noProof/>
            <w:webHidden/>
          </w:rPr>
          <w:instrText xml:space="preserve"> PAGEREF _Toc66716452 \h </w:instrText>
        </w:r>
        <w:r w:rsidR="00093238">
          <w:rPr>
            <w:noProof/>
            <w:webHidden/>
          </w:rPr>
        </w:r>
        <w:r w:rsidR="00093238">
          <w:rPr>
            <w:noProof/>
            <w:webHidden/>
          </w:rPr>
          <w:fldChar w:fldCharType="separate"/>
        </w:r>
        <w:r w:rsidR="00093238">
          <w:rPr>
            <w:noProof/>
            <w:webHidden/>
          </w:rPr>
          <w:t>61</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53" w:history="1">
        <w:r w:rsidR="00093238" w:rsidRPr="006C6ED4">
          <w:rPr>
            <w:rStyle w:val="Collegamentoipertestuale"/>
            <w:noProof/>
            <w:lang w:val="en-GB"/>
          </w:rPr>
          <w:t>11.1.9.</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initial conditions (IC)</w:t>
        </w:r>
        <w:r w:rsidR="00093238">
          <w:rPr>
            <w:noProof/>
            <w:webHidden/>
          </w:rPr>
          <w:tab/>
        </w:r>
        <w:r w:rsidR="00093238">
          <w:rPr>
            <w:noProof/>
            <w:webHidden/>
          </w:rPr>
          <w:fldChar w:fldCharType="begin"/>
        </w:r>
        <w:r w:rsidR="00093238">
          <w:rPr>
            <w:noProof/>
            <w:webHidden/>
          </w:rPr>
          <w:instrText xml:space="preserve"> PAGEREF _Toc66716453 \h </w:instrText>
        </w:r>
        <w:r w:rsidR="00093238">
          <w:rPr>
            <w:noProof/>
            <w:webHidden/>
          </w:rPr>
        </w:r>
        <w:r w:rsidR="00093238">
          <w:rPr>
            <w:noProof/>
            <w:webHidden/>
          </w:rPr>
          <w:fldChar w:fldCharType="separate"/>
        </w:r>
        <w:r w:rsidR="00093238">
          <w:rPr>
            <w:noProof/>
            <w:webHidden/>
          </w:rPr>
          <w:t>63</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54" w:history="1">
        <w:r w:rsidR="00093238" w:rsidRPr="006C6ED4">
          <w:rPr>
            <w:rStyle w:val="Collegamentoipertestuale"/>
            <w:noProof/>
            <w:lang w:val="en-GB"/>
          </w:rPr>
          <w:t>11.1.10.</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Draft program units for the turbulent dispersion of granular material</w:t>
        </w:r>
        <w:r w:rsidR="00093238">
          <w:rPr>
            <w:noProof/>
            <w:webHidden/>
          </w:rPr>
          <w:tab/>
        </w:r>
        <w:r w:rsidR="00093238">
          <w:rPr>
            <w:noProof/>
            <w:webHidden/>
          </w:rPr>
          <w:fldChar w:fldCharType="begin"/>
        </w:r>
        <w:r w:rsidR="00093238">
          <w:rPr>
            <w:noProof/>
            <w:webHidden/>
          </w:rPr>
          <w:instrText xml:space="preserve"> PAGEREF _Toc66716454 \h </w:instrText>
        </w:r>
        <w:r w:rsidR="00093238">
          <w:rPr>
            <w:noProof/>
            <w:webHidden/>
          </w:rPr>
        </w:r>
        <w:r w:rsidR="00093238">
          <w:rPr>
            <w:noProof/>
            <w:webHidden/>
          </w:rPr>
          <w:fldChar w:fldCharType="separate"/>
        </w:r>
        <w:r w:rsidR="00093238">
          <w:rPr>
            <w:noProof/>
            <w:webHidden/>
          </w:rPr>
          <w:t>63</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55" w:history="1">
        <w:r w:rsidR="00093238" w:rsidRPr="006C6ED4">
          <w:rPr>
            <w:rStyle w:val="Collegamentoipertestuale"/>
            <w:noProof/>
            <w:lang w:val="en-GB"/>
          </w:rPr>
          <w:t>11.1.11.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main algorithms</w:t>
        </w:r>
        <w:r w:rsidR="00093238">
          <w:rPr>
            <w:noProof/>
            <w:webHidden/>
          </w:rPr>
          <w:tab/>
        </w:r>
        <w:r w:rsidR="00093238">
          <w:rPr>
            <w:noProof/>
            <w:webHidden/>
          </w:rPr>
          <w:fldChar w:fldCharType="begin"/>
        </w:r>
        <w:r w:rsidR="00093238">
          <w:rPr>
            <w:noProof/>
            <w:webHidden/>
          </w:rPr>
          <w:instrText xml:space="preserve"> PAGEREF _Toc66716455 \h </w:instrText>
        </w:r>
        <w:r w:rsidR="00093238">
          <w:rPr>
            <w:noProof/>
            <w:webHidden/>
          </w:rPr>
        </w:r>
        <w:r w:rsidR="00093238">
          <w:rPr>
            <w:noProof/>
            <w:webHidden/>
          </w:rPr>
          <w:fldChar w:fldCharType="separate"/>
        </w:r>
        <w:r w:rsidR="00093238">
          <w:rPr>
            <w:noProof/>
            <w:webHidden/>
          </w:rPr>
          <w:t>63</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56" w:history="1">
        <w:r w:rsidR="00093238" w:rsidRPr="006C6ED4">
          <w:rPr>
            <w:rStyle w:val="Collegamentoipertestuale"/>
            <w:noProof/>
            <w:lang w:val="en-GB"/>
          </w:rPr>
          <w:t>11.1.12.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Modules</w:t>
        </w:r>
        <w:r w:rsidR="00093238">
          <w:rPr>
            <w:noProof/>
            <w:webHidden/>
          </w:rPr>
          <w:tab/>
        </w:r>
        <w:r w:rsidR="00093238">
          <w:rPr>
            <w:noProof/>
            <w:webHidden/>
          </w:rPr>
          <w:fldChar w:fldCharType="begin"/>
        </w:r>
        <w:r w:rsidR="00093238">
          <w:rPr>
            <w:noProof/>
            <w:webHidden/>
          </w:rPr>
          <w:instrText xml:space="preserve"> PAGEREF _Toc66716456 \h </w:instrText>
        </w:r>
        <w:r w:rsidR="00093238">
          <w:rPr>
            <w:noProof/>
            <w:webHidden/>
          </w:rPr>
        </w:r>
        <w:r w:rsidR="00093238">
          <w:rPr>
            <w:noProof/>
            <w:webHidden/>
          </w:rPr>
          <w:fldChar w:fldCharType="separate"/>
        </w:r>
        <w:r w:rsidR="00093238">
          <w:rPr>
            <w:noProof/>
            <w:webHidden/>
          </w:rPr>
          <w:t>64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57" w:history="1">
        <w:r w:rsidR="00093238" w:rsidRPr="006C6ED4">
          <w:rPr>
            <w:rStyle w:val="Collegamentoipertestuale"/>
            <w:noProof/>
            <w:lang w:val="en-GB"/>
          </w:rPr>
          <w:t>11.1.13.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neighbouring search, the smoothing operators and the interface detection.</w:t>
        </w:r>
        <w:r w:rsidR="00093238">
          <w:rPr>
            <w:noProof/>
            <w:webHidden/>
          </w:rPr>
          <w:tab/>
        </w:r>
        <w:r w:rsidR="00093238">
          <w:rPr>
            <w:noProof/>
            <w:webHidden/>
          </w:rPr>
          <w:fldChar w:fldCharType="begin"/>
        </w:r>
        <w:r w:rsidR="00093238">
          <w:rPr>
            <w:noProof/>
            <w:webHidden/>
          </w:rPr>
          <w:instrText xml:space="preserve"> PAGEREF _Toc66716457 \h </w:instrText>
        </w:r>
        <w:r w:rsidR="00093238">
          <w:rPr>
            <w:noProof/>
            <w:webHidden/>
          </w:rPr>
        </w:r>
        <w:r w:rsidR="00093238">
          <w:rPr>
            <w:noProof/>
            <w:webHidden/>
          </w:rPr>
          <w:fldChar w:fldCharType="separate"/>
        </w:r>
        <w:r w:rsidR="00093238">
          <w:rPr>
            <w:noProof/>
            <w:webHidden/>
          </w:rPr>
          <w:t>65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58" w:history="1">
        <w:r w:rsidR="00093238" w:rsidRPr="006C6ED4">
          <w:rPr>
            <w:rStyle w:val="Collegamentoipertestuale"/>
            <w:noProof/>
            <w:lang w:val="en-GB"/>
          </w:rPr>
          <w:t>11.1.14.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post-processing</w:t>
        </w:r>
        <w:r w:rsidR="00093238">
          <w:rPr>
            <w:noProof/>
            <w:webHidden/>
          </w:rPr>
          <w:tab/>
        </w:r>
        <w:r w:rsidR="00093238">
          <w:rPr>
            <w:noProof/>
            <w:webHidden/>
          </w:rPr>
          <w:fldChar w:fldCharType="begin"/>
        </w:r>
        <w:r w:rsidR="00093238">
          <w:rPr>
            <w:noProof/>
            <w:webHidden/>
          </w:rPr>
          <w:instrText xml:space="preserve"> PAGEREF _Toc66716458 \h </w:instrText>
        </w:r>
        <w:r w:rsidR="00093238">
          <w:rPr>
            <w:noProof/>
            <w:webHidden/>
          </w:rPr>
        </w:r>
        <w:r w:rsidR="00093238">
          <w:rPr>
            <w:noProof/>
            <w:webHidden/>
          </w:rPr>
          <w:fldChar w:fldCharType="separate"/>
        </w:r>
        <w:r w:rsidR="00093238">
          <w:rPr>
            <w:noProof/>
            <w:webHidden/>
          </w:rPr>
          <w:t>65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59" w:history="1">
        <w:r w:rsidR="00093238" w:rsidRPr="006C6ED4">
          <w:rPr>
            <w:rStyle w:val="Collegamentoipertestuale"/>
            <w:noProof/>
            <w:lang w:val="en-GB"/>
          </w:rPr>
          <w:t>11.1.15.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pre-processing</w:t>
        </w:r>
        <w:r w:rsidR="00093238">
          <w:rPr>
            <w:noProof/>
            <w:webHidden/>
          </w:rPr>
          <w:tab/>
        </w:r>
        <w:r w:rsidR="00093238">
          <w:rPr>
            <w:noProof/>
            <w:webHidden/>
          </w:rPr>
          <w:fldChar w:fldCharType="begin"/>
        </w:r>
        <w:r w:rsidR="00093238">
          <w:rPr>
            <w:noProof/>
            <w:webHidden/>
          </w:rPr>
          <w:instrText xml:space="preserve"> PAGEREF _Toc66716459 \h </w:instrText>
        </w:r>
        <w:r w:rsidR="00093238">
          <w:rPr>
            <w:noProof/>
            <w:webHidden/>
          </w:rPr>
        </w:r>
        <w:r w:rsidR="00093238">
          <w:rPr>
            <w:noProof/>
            <w:webHidden/>
          </w:rPr>
          <w:fldChar w:fldCharType="separate"/>
        </w:r>
        <w:r w:rsidR="00093238">
          <w:rPr>
            <w:noProof/>
            <w:webHidden/>
          </w:rPr>
          <w:t>65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60" w:history="1">
        <w:r w:rsidR="00093238" w:rsidRPr="006C6ED4">
          <w:rPr>
            <w:rStyle w:val="Collegamentoipertestuale"/>
            <w:noProof/>
            <w:lang w:val="en-GB"/>
          </w:rPr>
          <w:t>11.1.16.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the boundary treatment scheme SA-SPH</w:t>
        </w:r>
        <w:r w:rsidR="00093238">
          <w:rPr>
            <w:noProof/>
            <w:webHidden/>
          </w:rPr>
          <w:tab/>
        </w:r>
        <w:r w:rsidR="00093238">
          <w:rPr>
            <w:noProof/>
            <w:webHidden/>
          </w:rPr>
          <w:fldChar w:fldCharType="begin"/>
        </w:r>
        <w:r w:rsidR="00093238">
          <w:rPr>
            <w:noProof/>
            <w:webHidden/>
          </w:rPr>
          <w:instrText xml:space="preserve"> PAGEREF _Toc66716460 \h </w:instrText>
        </w:r>
        <w:r w:rsidR="00093238">
          <w:rPr>
            <w:noProof/>
            <w:webHidden/>
          </w:rPr>
        </w:r>
        <w:r w:rsidR="00093238">
          <w:rPr>
            <w:noProof/>
            <w:webHidden/>
          </w:rPr>
          <w:fldChar w:fldCharType="separate"/>
        </w:r>
        <w:r w:rsidR="00093238">
          <w:rPr>
            <w:noProof/>
            <w:webHidden/>
          </w:rPr>
          <w:t>70</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61" w:history="1">
        <w:r w:rsidR="00093238" w:rsidRPr="006C6ED4">
          <w:rPr>
            <w:rStyle w:val="Collegamentoipertestuale"/>
            <w:noProof/>
            <w:lang w:val="en-GB"/>
          </w:rPr>
          <w:t>11.1.17.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managing Fortran character variables</w:t>
        </w:r>
        <w:r w:rsidR="00093238">
          <w:rPr>
            <w:noProof/>
            <w:webHidden/>
          </w:rPr>
          <w:tab/>
        </w:r>
        <w:r w:rsidR="00093238">
          <w:rPr>
            <w:noProof/>
            <w:webHidden/>
          </w:rPr>
          <w:fldChar w:fldCharType="begin"/>
        </w:r>
        <w:r w:rsidR="00093238">
          <w:rPr>
            <w:noProof/>
            <w:webHidden/>
          </w:rPr>
          <w:instrText xml:space="preserve"> PAGEREF _Toc66716461 \h </w:instrText>
        </w:r>
        <w:r w:rsidR="00093238">
          <w:rPr>
            <w:noProof/>
            <w:webHidden/>
          </w:rPr>
        </w:r>
        <w:r w:rsidR="00093238">
          <w:rPr>
            <w:noProof/>
            <w:webHidden/>
          </w:rPr>
          <w:fldChar w:fldCharType="separate"/>
        </w:r>
        <w:r w:rsidR="00093238">
          <w:rPr>
            <w:noProof/>
            <w:webHidden/>
          </w:rPr>
          <w:t>70</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62" w:history="1">
        <w:r w:rsidR="00093238" w:rsidRPr="006C6ED4">
          <w:rPr>
            <w:rStyle w:val="Collegamentoipertestuale"/>
            <w:noProof/>
            <w:lang w:val="en-GB"/>
          </w:rPr>
          <w:t>11.1.18.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Program units for time integration</w:t>
        </w:r>
        <w:r w:rsidR="00093238">
          <w:rPr>
            <w:noProof/>
            <w:webHidden/>
          </w:rPr>
          <w:tab/>
        </w:r>
        <w:r w:rsidR="00093238">
          <w:rPr>
            <w:noProof/>
            <w:webHidden/>
          </w:rPr>
          <w:fldChar w:fldCharType="begin"/>
        </w:r>
        <w:r w:rsidR="00093238">
          <w:rPr>
            <w:noProof/>
            <w:webHidden/>
          </w:rPr>
          <w:instrText xml:space="preserve"> PAGEREF _Toc66716462 \h </w:instrText>
        </w:r>
        <w:r w:rsidR="00093238">
          <w:rPr>
            <w:noProof/>
            <w:webHidden/>
          </w:rPr>
        </w:r>
        <w:r w:rsidR="00093238">
          <w:rPr>
            <w:noProof/>
            <w:webHidden/>
          </w:rPr>
          <w:fldChar w:fldCharType="separate"/>
        </w:r>
        <w:r w:rsidR="00093238">
          <w:rPr>
            <w:noProof/>
            <w:webHidden/>
          </w:rPr>
          <w:t>70</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63" w:history="1">
        <w:r w:rsidR="00093238" w:rsidRPr="006C6ED4">
          <w:rPr>
            <w:rStyle w:val="Collegamentoipertestuale"/>
            <w:noProof/>
          </w:rPr>
          <w:t>11.2.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Style formatting</w:t>
        </w:r>
        <w:r w:rsidR="00093238">
          <w:rPr>
            <w:noProof/>
            <w:webHidden/>
          </w:rPr>
          <w:tab/>
        </w:r>
        <w:r w:rsidR="00093238">
          <w:rPr>
            <w:noProof/>
            <w:webHidden/>
          </w:rPr>
          <w:fldChar w:fldCharType="begin"/>
        </w:r>
        <w:r w:rsidR="00093238">
          <w:rPr>
            <w:noProof/>
            <w:webHidden/>
          </w:rPr>
          <w:instrText xml:space="preserve"> PAGEREF _Toc66716463 \h </w:instrText>
        </w:r>
        <w:r w:rsidR="00093238">
          <w:rPr>
            <w:noProof/>
            <w:webHidden/>
          </w:rPr>
        </w:r>
        <w:r w:rsidR="00093238">
          <w:rPr>
            <w:noProof/>
            <w:webHidden/>
          </w:rPr>
          <w:fldChar w:fldCharType="separate"/>
        </w:r>
        <w:r w:rsidR="00093238">
          <w:rPr>
            <w:noProof/>
            <w:webHidden/>
          </w:rPr>
          <w:t>71</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64" w:history="1">
        <w:r w:rsidR="00093238" w:rsidRPr="006C6ED4">
          <w:rPr>
            <w:rStyle w:val="Collegamentoipertestuale"/>
            <w:noProof/>
          </w:rPr>
          <w:t>11.3.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Modifications with respect to SPHERA v.8.0</w:t>
        </w:r>
        <w:r w:rsidR="00093238">
          <w:rPr>
            <w:noProof/>
            <w:webHidden/>
          </w:rPr>
          <w:tab/>
        </w:r>
        <w:r w:rsidR="00093238">
          <w:rPr>
            <w:noProof/>
            <w:webHidden/>
          </w:rPr>
          <w:fldChar w:fldCharType="begin"/>
        </w:r>
        <w:r w:rsidR="00093238">
          <w:rPr>
            <w:noProof/>
            <w:webHidden/>
          </w:rPr>
          <w:instrText xml:space="preserve"> PAGEREF _Toc66716464 \h </w:instrText>
        </w:r>
        <w:r w:rsidR="00093238">
          <w:rPr>
            <w:noProof/>
            <w:webHidden/>
          </w:rPr>
        </w:r>
        <w:r w:rsidR="00093238">
          <w:rPr>
            <w:noProof/>
            <w:webHidden/>
          </w:rPr>
          <w:fldChar w:fldCharType="separate"/>
        </w:r>
        <w:r w:rsidR="00093238">
          <w:rPr>
            <w:noProof/>
            <w:webHidden/>
          </w:rPr>
          <w:t>71</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465" w:history="1">
        <w:r w:rsidR="00093238" w:rsidRPr="006C6ED4">
          <w:rPr>
            <w:rStyle w:val="Collegamentoipertestuale"/>
            <w:rFonts w:ascii="Book Antiqua" w:hAnsi="Book Antiqua"/>
            <w:caps/>
            <w:noProof/>
          </w:rPr>
          <w:t>12. User guide</w:t>
        </w:r>
        <w:r w:rsidR="00093238">
          <w:rPr>
            <w:noProof/>
            <w:webHidden/>
          </w:rPr>
          <w:tab/>
        </w:r>
        <w:r w:rsidR="00093238">
          <w:rPr>
            <w:noProof/>
            <w:webHidden/>
          </w:rPr>
          <w:fldChar w:fldCharType="begin"/>
        </w:r>
        <w:r w:rsidR="00093238">
          <w:rPr>
            <w:noProof/>
            <w:webHidden/>
          </w:rPr>
          <w:instrText xml:space="preserve"> PAGEREF _Toc66716465 \h </w:instrText>
        </w:r>
        <w:r w:rsidR="00093238">
          <w:rPr>
            <w:noProof/>
            <w:webHidden/>
          </w:rPr>
        </w:r>
        <w:r w:rsidR="00093238">
          <w:rPr>
            <w:noProof/>
            <w:webHidden/>
          </w:rPr>
          <w:fldChar w:fldCharType="separate"/>
        </w:r>
        <w:r w:rsidR="00093238">
          <w:rPr>
            <w:noProof/>
            <w:webHidden/>
          </w:rPr>
          <w:t>72</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66" w:history="1">
        <w:r w:rsidR="00093238" w:rsidRPr="006C6ED4">
          <w:rPr>
            <w:rStyle w:val="Collegamentoipertestuale"/>
            <w:noProof/>
          </w:rPr>
          <w:t>12.1.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Installation</w:t>
        </w:r>
        <w:r w:rsidR="00093238">
          <w:rPr>
            <w:noProof/>
            <w:webHidden/>
          </w:rPr>
          <w:tab/>
        </w:r>
        <w:r w:rsidR="00093238">
          <w:rPr>
            <w:noProof/>
            <w:webHidden/>
          </w:rPr>
          <w:fldChar w:fldCharType="begin"/>
        </w:r>
        <w:r w:rsidR="00093238">
          <w:rPr>
            <w:noProof/>
            <w:webHidden/>
          </w:rPr>
          <w:instrText xml:space="preserve"> PAGEREF _Toc66716466 \h </w:instrText>
        </w:r>
        <w:r w:rsidR="00093238">
          <w:rPr>
            <w:noProof/>
            <w:webHidden/>
          </w:rPr>
        </w:r>
        <w:r w:rsidR="00093238">
          <w:rPr>
            <w:noProof/>
            <w:webHidden/>
          </w:rPr>
          <w:fldChar w:fldCharType="separate"/>
        </w:r>
        <w:r w:rsidR="00093238">
          <w:rPr>
            <w:noProof/>
            <w:webHidden/>
          </w:rPr>
          <w:t>72</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67" w:history="1">
        <w:r w:rsidR="00093238" w:rsidRPr="006C6ED4">
          <w:rPr>
            <w:rStyle w:val="Collegamentoipertestuale"/>
            <w:noProof/>
          </w:rPr>
          <w:t>12.2.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Commented template of the main input file of SPHERA v.9.0.0</w:t>
        </w:r>
        <w:r w:rsidR="00093238">
          <w:rPr>
            <w:noProof/>
            <w:webHidden/>
          </w:rPr>
          <w:tab/>
        </w:r>
        <w:r w:rsidR="00093238">
          <w:rPr>
            <w:noProof/>
            <w:webHidden/>
          </w:rPr>
          <w:fldChar w:fldCharType="begin"/>
        </w:r>
        <w:r w:rsidR="00093238">
          <w:rPr>
            <w:noProof/>
            <w:webHidden/>
          </w:rPr>
          <w:instrText xml:space="preserve"> PAGEREF _Toc66716467 \h </w:instrText>
        </w:r>
        <w:r w:rsidR="00093238">
          <w:rPr>
            <w:noProof/>
            <w:webHidden/>
          </w:rPr>
        </w:r>
        <w:r w:rsidR="00093238">
          <w:rPr>
            <w:noProof/>
            <w:webHidden/>
          </w:rPr>
          <w:fldChar w:fldCharType="separate"/>
        </w:r>
        <w:r w:rsidR="00093238">
          <w:rPr>
            <w:noProof/>
            <w:webHidden/>
          </w:rPr>
          <w:t>73</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468" w:history="1">
        <w:r w:rsidR="00093238" w:rsidRPr="006C6ED4">
          <w:rPr>
            <w:rStyle w:val="Collegamentoipertestuale"/>
            <w:noProof/>
          </w:rPr>
          <w:t>12.3.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Tutorials</w:t>
        </w:r>
        <w:r w:rsidR="00093238">
          <w:rPr>
            <w:noProof/>
            <w:webHidden/>
          </w:rPr>
          <w:tab/>
        </w:r>
        <w:r w:rsidR="00093238">
          <w:rPr>
            <w:noProof/>
            <w:webHidden/>
          </w:rPr>
          <w:fldChar w:fldCharType="begin"/>
        </w:r>
        <w:r w:rsidR="00093238">
          <w:rPr>
            <w:noProof/>
            <w:webHidden/>
          </w:rPr>
          <w:instrText xml:space="preserve"> PAGEREF _Toc66716468 \h </w:instrText>
        </w:r>
        <w:r w:rsidR="00093238">
          <w:rPr>
            <w:noProof/>
            <w:webHidden/>
          </w:rPr>
        </w:r>
        <w:r w:rsidR="00093238">
          <w:rPr>
            <w:noProof/>
            <w:webHidden/>
          </w:rPr>
          <w:fldChar w:fldCharType="separate"/>
        </w:r>
        <w:r w:rsidR="00093238">
          <w:rPr>
            <w:noProof/>
            <w:webHidden/>
          </w:rPr>
          <w:t>73</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69" w:history="1">
        <w:r w:rsidR="00093238" w:rsidRPr="006C6ED4">
          <w:rPr>
            <w:rStyle w:val="Collegamentoipertestuale"/>
            <w:noProof/>
            <w:lang w:val="en-GB"/>
          </w:rPr>
          <w:t>12.3.1.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“body_body_impacts”</w:t>
        </w:r>
        <w:r w:rsidR="00093238">
          <w:rPr>
            <w:noProof/>
            <w:webHidden/>
          </w:rPr>
          <w:tab/>
        </w:r>
        <w:r w:rsidR="00093238">
          <w:rPr>
            <w:noProof/>
            <w:webHidden/>
          </w:rPr>
          <w:fldChar w:fldCharType="begin"/>
        </w:r>
        <w:r w:rsidR="00093238">
          <w:rPr>
            <w:noProof/>
            <w:webHidden/>
          </w:rPr>
          <w:instrText xml:space="preserve"> PAGEREF _Toc66716469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70" w:history="1">
        <w:r w:rsidR="00093238" w:rsidRPr="006C6ED4">
          <w:rPr>
            <w:rStyle w:val="Collegamentoipertestuale"/>
            <w:noProof/>
            <w:lang w:val="en-GB"/>
          </w:rPr>
          <w:t>12.3.2.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“body_boundary_impacts”</w:t>
        </w:r>
        <w:r w:rsidR="00093238">
          <w:rPr>
            <w:noProof/>
            <w:webHidden/>
          </w:rPr>
          <w:tab/>
        </w:r>
        <w:r w:rsidR="00093238">
          <w:rPr>
            <w:noProof/>
            <w:webHidden/>
          </w:rPr>
          <w:fldChar w:fldCharType="begin"/>
        </w:r>
        <w:r w:rsidR="00093238">
          <w:rPr>
            <w:noProof/>
            <w:webHidden/>
          </w:rPr>
          <w:instrText xml:space="preserve"> PAGEREF _Toc66716470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71" w:history="1">
        <w:r w:rsidR="00093238" w:rsidRPr="006C6ED4">
          <w:rPr>
            <w:rStyle w:val="Collegamentoipertestuale"/>
            <w:noProof/>
            <w:lang w:val="en-GB"/>
          </w:rPr>
          <w:t>12.3.3.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“dam_breach_ICOLD_trunks”</w:t>
        </w:r>
        <w:r w:rsidR="00093238">
          <w:rPr>
            <w:noProof/>
            <w:webHidden/>
          </w:rPr>
          <w:tab/>
        </w:r>
        <w:r w:rsidR="00093238">
          <w:rPr>
            <w:noProof/>
            <w:webHidden/>
          </w:rPr>
          <w:fldChar w:fldCharType="begin"/>
        </w:r>
        <w:r w:rsidR="00093238">
          <w:rPr>
            <w:noProof/>
            <w:webHidden/>
          </w:rPr>
          <w:instrText xml:space="preserve"> PAGEREF _Toc66716471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72" w:history="1">
        <w:r w:rsidR="00093238" w:rsidRPr="006C6ED4">
          <w:rPr>
            <w:rStyle w:val="Collegamentoipertestuale"/>
            <w:noProof/>
            <w:lang w:val="en-GB"/>
          </w:rPr>
          <w:t>12.3.4.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“db_2bodies”</w:t>
        </w:r>
        <w:r w:rsidR="00093238">
          <w:rPr>
            <w:noProof/>
            <w:webHidden/>
          </w:rPr>
          <w:tab/>
        </w:r>
        <w:r w:rsidR="00093238">
          <w:rPr>
            <w:noProof/>
            <w:webHidden/>
          </w:rPr>
          <w:fldChar w:fldCharType="begin"/>
        </w:r>
        <w:r w:rsidR="00093238">
          <w:rPr>
            <w:noProof/>
            <w:webHidden/>
          </w:rPr>
          <w:instrText xml:space="preserve"> PAGEREF _Toc66716472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73" w:history="1">
        <w:r w:rsidR="00093238" w:rsidRPr="006C6ED4">
          <w:rPr>
            <w:rStyle w:val="Collegamentoipertestuale"/>
            <w:noProof/>
            <w:lang w:val="en-GB"/>
          </w:rPr>
          <w:t>12.3.5.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“db_2D_demo”</w:t>
        </w:r>
        <w:r w:rsidR="00093238">
          <w:rPr>
            <w:noProof/>
            <w:webHidden/>
          </w:rPr>
          <w:tab/>
        </w:r>
        <w:r w:rsidR="00093238">
          <w:rPr>
            <w:noProof/>
            <w:webHidden/>
          </w:rPr>
          <w:fldChar w:fldCharType="begin"/>
        </w:r>
        <w:r w:rsidR="00093238">
          <w:rPr>
            <w:noProof/>
            <w:webHidden/>
          </w:rPr>
          <w:instrText xml:space="preserve"> PAGEREF _Toc66716473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74" w:history="1">
        <w:r w:rsidR="00093238" w:rsidRPr="006C6ED4">
          <w:rPr>
            <w:rStyle w:val="Collegamentoipertestuale"/>
            <w:noProof/>
            <w:lang w:val="en-GB"/>
          </w:rPr>
          <w:t>12.3.6.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“db_Alpe_Gera”</w:t>
        </w:r>
        <w:r w:rsidR="00093238">
          <w:rPr>
            <w:noProof/>
            <w:webHidden/>
          </w:rPr>
          <w:tab/>
        </w:r>
        <w:r w:rsidR="00093238">
          <w:rPr>
            <w:noProof/>
            <w:webHidden/>
          </w:rPr>
          <w:fldChar w:fldCharType="begin"/>
        </w:r>
        <w:r w:rsidR="00093238">
          <w:rPr>
            <w:noProof/>
            <w:webHidden/>
          </w:rPr>
          <w:instrText xml:space="preserve"> PAGEREF _Toc66716474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75" w:history="1">
        <w:r w:rsidR="00093238" w:rsidRPr="006C6ED4">
          <w:rPr>
            <w:rStyle w:val="Collegamentoipertestuale"/>
            <w:noProof/>
            <w:lang w:val="en-GB"/>
          </w:rPr>
          <w:t>12.3.7.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“db_Alpe_Gera_Lanzada_substations”</w:t>
        </w:r>
        <w:r w:rsidR="00093238">
          <w:rPr>
            <w:noProof/>
            <w:webHidden/>
          </w:rPr>
          <w:tab/>
        </w:r>
        <w:r w:rsidR="00093238">
          <w:rPr>
            <w:noProof/>
            <w:webHidden/>
          </w:rPr>
          <w:fldChar w:fldCharType="begin"/>
        </w:r>
        <w:r w:rsidR="00093238">
          <w:rPr>
            <w:noProof/>
            <w:webHidden/>
          </w:rPr>
          <w:instrText xml:space="preserve"> PAGEREF _Toc66716475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76" w:history="1">
        <w:r w:rsidR="00093238" w:rsidRPr="006C6ED4">
          <w:rPr>
            <w:rStyle w:val="Collegamentoipertestuale"/>
            <w:noProof/>
            <w:lang w:val="en-GB"/>
          </w:rPr>
          <w:t>12.3.8.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“db_body_exp_UniBas”</w:t>
        </w:r>
        <w:r w:rsidR="00093238">
          <w:rPr>
            <w:noProof/>
            <w:webHidden/>
          </w:rPr>
          <w:tab/>
        </w:r>
        <w:r w:rsidR="00093238">
          <w:rPr>
            <w:noProof/>
            <w:webHidden/>
          </w:rPr>
          <w:fldChar w:fldCharType="begin"/>
        </w:r>
        <w:r w:rsidR="00093238">
          <w:rPr>
            <w:noProof/>
            <w:webHidden/>
          </w:rPr>
          <w:instrText xml:space="preserve"> PAGEREF _Toc66716476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77" w:history="1">
        <w:r w:rsidR="00093238" w:rsidRPr="006C6ED4">
          <w:rPr>
            <w:rStyle w:val="Collegamentoipertestuale"/>
            <w:noProof/>
            <w:lang w:val="en-GB"/>
          </w:rPr>
          <w:t>12.3.9.</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“db_ICOLD”</w:t>
        </w:r>
        <w:r w:rsidR="00093238">
          <w:rPr>
            <w:noProof/>
            <w:webHidden/>
          </w:rPr>
          <w:tab/>
        </w:r>
        <w:r w:rsidR="00093238">
          <w:rPr>
            <w:noProof/>
            <w:webHidden/>
          </w:rPr>
          <w:fldChar w:fldCharType="begin"/>
        </w:r>
        <w:r w:rsidR="00093238">
          <w:rPr>
            <w:noProof/>
            <w:webHidden/>
          </w:rPr>
          <w:instrText xml:space="preserve"> PAGEREF _Toc66716477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78" w:history="1">
        <w:r w:rsidR="00093238" w:rsidRPr="006C6ED4">
          <w:rPr>
            <w:rStyle w:val="Collegamentoipertestuale"/>
            <w:noProof/>
            <w:lang w:val="en-GB"/>
          </w:rPr>
          <w:t>12.3.10.</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“db_multi_body”</w:t>
        </w:r>
        <w:r w:rsidR="00093238">
          <w:rPr>
            <w:noProof/>
            <w:webHidden/>
          </w:rPr>
          <w:tab/>
        </w:r>
        <w:r w:rsidR="00093238">
          <w:rPr>
            <w:noProof/>
            <w:webHidden/>
          </w:rPr>
          <w:fldChar w:fldCharType="begin"/>
        </w:r>
        <w:r w:rsidR="00093238">
          <w:rPr>
            <w:noProof/>
            <w:webHidden/>
          </w:rPr>
          <w:instrText xml:space="preserve"> PAGEREF _Toc66716478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79" w:history="1">
        <w:r w:rsidR="00093238" w:rsidRPr="006C6ED4">
          <w:rPr>
            <w:rStyle w:val="Collegamentoipertestuale"/>
            <w:noProof/>
            <w:lang w:val="en-GB"/>
          </w:rPr>
          <w:t>12.3.11.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“db_squat_obstacle”</w:t>
        </w:r>
        <w:r w:rsidR="00093238">
          <w:rPr>
            <w:noProof/>
            <w:webHidden/>
          </w:rPr>
          <w:tab/>
        </w:r>
        <w:r w:rsidR="00093238">
          <w:rPr>
            <w:noProof/>
            <w:webHidden/>
          </w:rPr>
          <w:fldChar w:fldCharType="begin"/>
        </w:r>
        <w:r w:rsidR="00093238">
          <w:rPr>
            <w:noProof/>
            <w:webHidden/>
          </w:rPr>
          <w:instrText xml:space="preserve"> PAGEREF _Toc66716479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80" w:history="1">
        <w:r w:rsidR="00093238" w:rsidRPr="006C6ED4">
          <w:rPr>
            <w:rStyle w:val="Collegamentoipertestuale"/>
            <w:noProof/>
            <w:lang w:val="en-GB"/>
          </w:rPr>
          <w:t>12.3.12.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“db_tall_obstacle”</w:t>
        </w:r>
        <w:r w:rsidR="00093238">
          <w:rPr>
            <w:noProof/>
            <w:webHidden/>
          </w:rPr>
          <w:tab/>
        </w:r>
        <w:r w:rsidR="00093238">
          <w:rPr>
            <w:noProof/>
            <w:webHidden/>
          </w:rPr>
          <w:fldChar w:fldCharType="begin"/>
        </w:r>
        <w:r w:rsidR="00093238">
          <w:rPr>
            <w:noProof/>
            <w:webHidden/>
          </w:rPr>
          <w:instrText xml:space="preserve"> PAGEREF _Toc66716480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81" w:history="1">
        <w:r w:rsidR="00093238" w:rsidRPr="006C6ED4">
          <w:rPr>
            <w:rStyle w:val="Collegamentoipertestuale"/>
            <w:noProof/>
            <w:lang w:val="en-GB"/>
          </w:rPr>
          <w:t>12.3.13.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“dike_breach_2D_expSchHag12JHR_ID22”</w:t>
        </w:r>
        <w:r w:rsidR="00093238">
          <w:rPr>
            <w:noProof/>
            <w:webHidden/>
          </w:rPr>
          <w:tab/>
        </w:r>
        <w:r w:rsidR="00093238">
          <w:rPr>
            <w:noProof/>
            <w:webHidden/>
          </w:rPr>
          <w:fldChar w:fldCharType="begin"/>
        </w:r>
        <w:r w:rsidR="00093238">
          <w:rPr>
            <w:noProof/>
            <w:webHidden/>
          </w:rPr>
          <w:instrText xml:space="preserve"> PAGEREF _Toc66716481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82" w:history="1">
        <w:r w:rsidR="00093238" w:rsidRPr="006C6ED4">
          <w:rPr>
            <w:rStyle w:val="Collegamentoipertestuale"/>
            <w:noProof/>
            <w:lang w:val="en-GB"/>
          </w:rPr>
          <w:t>12.3.14.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“edb_2D_demo”</w:t>
        </w:r>
        <w:r w:rsidR="00093238">
          <w:rPr>
            <w:noProof/>
            <w:webHidden/>
          </w:rPr>
          <w:tab/>
        </w:r>
        <w:r w:rsidR="00093238">
          <w:rPr>
            <w:noProof/>
            <w:webHidden/>
          </w:rPr>
          <w:fldChar w:fldCharType="begin"/>
        </w:r>
        <w:r w:rsidR="00093238">
          <w:rPr>
            <w:noProof/>
            <w:webHidden/>
          </w:rPr>
          <w:instrText xml:space="preserve"> PAGEREF _Toc66716482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83" w:history="1">
        <w:r w:rsidR="00093238" w:rsidRPr="006C6ED4">
          <w:rPr>
            <w:rStyle w:val="Collegamentoipertestuale"/>
            <w:noProof/>
            <w:lang w:val="en-GB"/>
          </w:rPr>
          <w:t>12.3.15.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“edb_2D_FraCap02”</w:t>
        </w:r>
        <w:r w:rsidR="00093238">
          <w:rPr>
            <w:noProof/>
            <w:webHidden/>
          </w:rPr>
          <w:tab/>
        </w:r>
        <w:r w:rsidR="00093238">
          <w:rPr>
            <w:noProof/>
            <w:webHidden/>
          </w:rPr>
          <w:fldChar w:fldCharType="begin"/>
        </w:r>
        <w:r w:rsidR="00093238">
          <w:rPr>
            <w:noProof/>
            <w:webHidden/>
          </w:rPr>
          <w:instrText xml:space="preserve"> PAGEREF _Toc66716483 \h </w:instrText>
        </w:r>
        <w:r w:rsidR="00093238">
          <w:rPr>
            <w:noProof/>
            <w:webHidden/>
          </w:rPr>
        </w:r>
        <w:r w:rsidR="00093238">
          <w:rPr>
            <w:noProof/>
            <w:webHidden/>
          </w:rPr>
          <w:fldChar w:fldCharType="separate"/>
        </w:r>
        <w:r w:rsidR="00093238">
          <w:rPr>
            <w:noProof/>
            <w:webHidden/>
          </w:rPr>
          <w:t>74</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84" w:history="1">
        <w:r w:rsidR="00093238" w:rsidRPr="006C6ED4">
          <w:rPr>
            <w:rStyle w:val="Collegamentoipertestuale"/>
            <w:noProof/>
            <w:lang w:val="en-GB"/>
          </w:rPr>
          <w:t>12.3.16.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“edb_2D_FraCap02_Taipei”</w:t>
        </w:r>
        <w:r w:rsidR="00093238">
          <w:rPr>
            <w:noProof/>
            <w:webHidden/>
          </w:rPr>
          <w:tab/>
        </w:r>
        <w:r w:rsidR="00093238">
          <w:rPr>
            <w:noProof/>
            <w:webHidden/>
          </w:rPr>
          <w:fldChar w:fldCharType="begin"/>
        </w:r>
        <w:r w:rsidR="00093238">
          <w:rPr>
            <w:noProof/>
            <w:webHidden/>
          </w:rPr>
          <w:instrText xml:space="preserve"> PAGEREF _Toc66716484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85" w:history="1">
        <w:r w:rsidR="00093238" w:rsidRPr="006C6ED4">
          <w:rPr>
            <w:rStyle w:val="Collegamentoipertestuale"/>
            <w:noProof/>
            <w:lang w:val="en-GB"/>
          </w:rPr>
          <w:t>12.3.17.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“edb_2D_Spi05”</w:t>
        </w:r>
        <w:r w:rsidR="00093238">
          <w:rPr>
            <w:noProof/>
            <w:webHidden/>
          </w:rPr>
          <w:tab/>
        </w:r>
        <w:r w:rsidR="00093238">
          <w:rPr>
            <w:noProof/>
            <w:webHidden/>
          </w:rPr>
          <w:fldChar w:fldCharType="begin"/>
        </w:r>
        <w:r w:rsidR="00093238">
          <w:rPr>
            <w:noProof/>
            <w:webHidden/>
          </w:rPr>
          <w:instrText xml:space="preserve"> PAGEREF _Toc66716485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86" w:history="1">
        <w:r w:rsidR="00093238" w:rsidRPr="006C6ED4">
          <w:rPr>
            <w:rStyle w:val="Collegamentoipertestuale"/>
            <w:noProof/>
            <w:lang w:val="en-GB"/>
          </w:rPr>
          <w:t>12.3.18.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“edb_ICOLD”</w:t>
        </w:r>
        <w:r w:rsidR="00093238">
          <w:rPr>
            <w:noProof/>
            <w:webHidden/>
          </w:rPr>
          <w:tab/>
        </w:r>
        <w:r w:rsidR="00093238">
          <w:rPr>
            <w:noProof/>
            <w:webHidden/>
          </w:rPr>
          <w:fldChar w:fldCharType="begin"/>
        </w:r>
        <w:r w:rsidR="00093238">
          <w:rPr>
            <w:noProof/>
            <w:webHidden/>
          </w:rPr>
          <w:instrText xml:space="preserve"> PAGEREF _Toc66716486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87" w:history="1">
        <w:r w:rsidR="00093238" w:rsidRPr="006C6ED4">
          <w:rPr>
            <w:rStyle w:val="Collegamentoipertestuale"/>
            <w:noProof/>
            <w:lang w:val="en-GB"/>
          </w:rPr>
          <w:t>12.3.19.</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“edb_KarlSand”</w:t>
        </w:r>
        <w:r w:rsidR="00093238">
          <w:rPr>
            <w:noProof/>
            <w:webHidden/>
          </w:rPr>
          <w:tab/>
        </w:r>
        <w:r w:rsidR="00093238">
          <w:rPr>
            <w:noProof/>
            <w:webHidden/>
          </w:rPr>
          <w:fldChar w:fldCharType="begin"/>
        </w:r>
        <w:r w:rsidR="00093238">
          <w:rPr>
            <w:noProof/>
            <w:webHidden/>
          </w:rPr>
          <w:instrText xml:space="preserve"> PAGEREF _Toc66716487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88" w:history="1">
        <w:r w:rsidR="00093238" w:rsidRPr="006C6ED4">
          <w:rPr>
            <w:rStyle w:val="Collegamentoipertestuale"/>
            <w:noProof/>
            <w:lang w:val="en-GB"/>
          </w:rPr>
          <w:t>12.3.20.</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“edb_Pon10”</w:t>
        </w:r>
        <w:r w:rsidR="00093238">
          <w:rPr>
            <w:noProof/>
            <w:webHidden/>
          </w:rPr>
          <w:tab/>
        </w:r>
        <w:r w:rsidR="00093238">
          <w:rPr>
            <w:noProof/>
            <w:webHidden/>
          </w:rPr>
          <w:fldChar w:fldCharType="begin"/>
        </w:r>
        <w:r w:rsidR="00093238">
          <w:rPr>
            <w:noProof/>
            <w:webHidden/>
          </w:rPr>
          <w:instrText xml:space="preserve"> PAGEREF _Toc66716488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89" w:history="1">
        <w:r w:rsidR="00093238" w:rsidRPr="006C6ED4">
          <w:rPr>
            <w:rStyle w:val="Collegamentoipertestuale"/>
            <w:noProof/>
            <w:lang w:val="en-GB"/>
          </w:rPr>
          <w:t>12.3.21.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“floating_cube_stability”</w:t>
        </w:r>
        <w:r w:rsidR="00093238">
          <w:rPr>
            <w:noProof/>
            <w:webHidden/>
          </w:rPr>
          <w:tab/>
        </w:r>
        <w:r w:rsidR="00093238">
          <w:rPr>
            <w:noProof/>
            <w:webHidden/>
          </w:rPr>
          <w:fldChar w:fldCharType="begin"/>
        </w:r>
        <w:r w:rsidR="00093238">
          <w:rPr>
            <w:noProof/>
            <w:webHidden/>
          </w:rPr>
          <w:instrText xml:space="preserve"> PAGEREF _Toc66716489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90" w:history="1">
        <w:r w:rsidR="00093238" w:rsidRPr="006C6ED4">
          <w:rPr>
            <w:rStyle w:val="Collegamentoipertestuale"/>
            <w:noProof/>
            <w:lang w:val="en-GB"/>
          </w:rPr>
          <w:t>12.3.22.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“flushing_2D”</w:t>
        </w:r>
        <w:r w:rsidR="00093238">
          <w:rPr>
            <w:noProof/>
            <w:webHidden/>
          </w:rPr>
          <w:tab/>
        </w:r>
        <w:r w:rsidR="00093238">
          <w:rPr>
            <w:noProof/>
            <w:webHidden/>
          </w:rPr>
          <w:fldChar w:fldCharType="begin"/>
        </w:r>
        <w:r w:rsidR="00093238">
          <w:rPr>
            <w:noProof/>
            <w:webHidden/>
          </w:rPr>
          <w:instrText xml:space="preserve"> PAGEREF _Toc66716490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91" w:history="1">
        <w:r w:rsidR="00093238" w:rsidRPr="006C6ED4">
          <w:rPr>
            <w:rStyle w:val="Collegamentoipertestuale"/>
            <w:noProof/>
            <w:lang w:val="en-GB"/>
          </w:rPr>
          <w:t>12.3.23.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“flushing_3D”</w:t>
        </w:r>
        <w:r w:rsidR="00093238">
          <w:rPr>
            <w:noProof/>
            <w:webHidden/>
          </w:rPr>
          <w:tab/>
        </w:r>
        <w:r w:rsidR="00093238">
          <w:rPr>
            <w:noProof/>
            <w:webHidden/>
          </w:rPr>
          <w:fldChar w:fldCharType="begin"/>
        </w:r>
        <w:r w:rsidR="00093238">
          <w:rPr>
            <w:noProof/>
            <w:webHidden/>
          </w:rPr>
          <w:instrText xml:space="preserve"> PAGEREF _Toc66716491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92" w:history="1">
        <w:r w:rsidR="00093238" w:rsidRPr="006C6ED4">
          <w:rPr>
            <w:rStyle w:val="Collegamentoipertestuale"/>
            <w:noProof/>
            <w:lang w:val="en-GB"/>
          </w:rPr>
          <w:t>12.3.24.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“jet_plate”</w:t>
        </w:r>
        <w:r w:rsidR="00093238">
          <w:rPr>
            <w:noProof/>
            <w:webHidden/>
          </w:rPr>
          <w:tab/>
        </w:r>
        <w:r w:rsidR="00093238">
          <w:rPr>
            <w:noProof/>
            <w:webHidden/>
          </w:rPr>
          <w:fldChar w:fldCharType="begin"/>
        </w:r>
        <w:r w:rsidR="00093238">
          <w:rPr>
            <w:noProof/>
            <w:webHidden/>
          </w:rPr>
          <w:instrText xml:space="preserve"> PAGEREF _Toc66716492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93" w:history="1">
        <w:r w:rsidR="00093238" w:rsidRPr="006C6ED4">
          <w:rPr>
            <w:rStyle w:val="Collegamentoipertestuale"/>
            <w:noProof/>
            <w:lang w:val="en-GB"/>
          </w:rPr>
          <w:t>12.3.25.</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“rectangular_side_weir_Fr_0_491”</w:t>
        </w:r>
        <w:r w:rsidR="00093238">
          <w:rPr>
            <w:noProof/>
            <w:webHidden/>
          </w:rPr>
          <w:tab/>
        </w:r>
        <w:r w:rsidR="00093238">
          <w:rPr>
            <w:noProof/>
            <w:webHidden/>
          </w:rPr>
          <w:fldChar w:fldCharType="begin"/>
        </w:r>
        <w:r w:rsidR="00093238">
          <w:rPr>
            <w:noProof/>
            <w:webHidden/>
          </w:rPr>
          <w:instrText xml:space="preserve"> PAGEREF _Toc66716493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94" w:history="1">
        <w:r w:rsidR="00093238" w:rsidRPr="006C6ED4">
          <w:rPr>
            <w:rStyle w:val="Collegamentoipertestuale"/>
            <w:noProof/>
            <w:lang w:val="en-GB"/>
          </w:rPr>
          <w:t>12.3.26.</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“San_Fernando_Lower_van_Norman_dam_liquefaction”</w:t>
        </w:r>
        <w:r w:rsidR="00093238">
          <w:rPr>
            <w:noProof/>
            <w:webHidden/>
          </w:rPr>
          <w:tab/>
        </w:r>
        <w:r w:rsidR="00093238">
          <w:rPr>
            <w:noProof/>
            <w:webHidden/>
          </w:rPr>
          <w:fldChar w:fldCharType="begin"/>
        </w:r>
        <w:r w:rsidR="00093238">
          <w:rPr>
            <w:noProof/>
            <w:webHidden/>
          </w:rPr>
          <w:instrText xml:space="preserve"> PAGEREF _Toc66716494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95" w:history="1">
        <w:r w:rsidR="00093238" w:rsidRPr="006C6ED4">
          <w:rPr>
            <w:rStyle w:val="Collegamentoipertestuale"/>
            <w:noProof/>
            <w:lang w:val="en-GB"/>
          </w:rPr>
          <w:t>12.3.27.</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“sloshing_tank_TbyTn_0_78”</w:t>
        </w:r>
        <w:r w:rsidR="00093238">
          <w:rPr>
            <w:noProof/>
            <w:webHidden/>
          </w:rPr>
          <w:tab/>
        </w:r>
        <w:r w:rsidR="00093238">
          <w:rPr>
            <w:noProof/>
            <w:webHidden/>
          </w:rPr>
          <w:fldChar w:fldCharType="begin"/>
        </w:r>
        <w:r w:rsidR="00093238">
          <w:rPr>
            <w:noProof/>
            <w:webHidden/>
          </w:rPr>
          <w:instrText xml:space="preserve"> PAGEREF _Toc66716495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96" w:history="1">
        <w:r w:rsidR="00093238" w:rsidRPr="006C6ED4">
          <w:rPr>
            <w:rStyle w:val="Collegamentoipertestuale"/>
            <w:noProof/>
            <w:lang w:val="en-GB"/>
          </w:rPr>
          <w:t>12.3.28.</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“sloshing_tank_TbyTn_1_07”</w:t>
        </w:r>
        <w:r w:rsidR="00093238">
          <w:rPr>
            <w:noProof/>
            <w:webHidden/>
          </w:rPr>
          <w:tab/>
        </w:r>
        <w:r w:rsidR="00093238">
          <w:rPr>
            <w:noProof/>
            <w:webHidden/>
          </w:rPr>
          <w:fldChar w:fldCharType="begin"/>
        </w:r>
        <w:r w:rsidR="00093238">
          <w:rPr>
            <w:noProof/>
            <w:webHidden/>
          </w:rPr>
          <w:instrText xml:space="preserve"> PAGEREF _Toc66716496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97" w:history="1">
        <w:r w:rsidR="00093238" w:rsidRPr="006C6ED4">
          <w:rPr>
            <w:rStyle w:val="Collegamentoipertestuale"/>
            <w:noProof/>
            <w:lang w:val="en-GB"/>
          </w:rPr>
          <w:t>12.3.29.</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“spherical_Couette_flows”</w:t>
        </w:r>
        <w:r w:rsidR="00093238">
          <w:rPr>
            <w:noProof/>
            <w:webHidden/>
          </w:rPr>
          <w:tab/>
        </w:r>
        <w:r w:rsidR="00093238">
          <w:rPr>
            <w:noProof/>
            <w:webHidden/>
          </w:rPr>
          <w:fldChar w:fldCharType="begin"/>
        </w:r>
        <w:r w:rsidR="00093238">
          <w:rPr>
            <w:noProof/>
            <w:webHidden/>
          </w:rPr>
          <w:instrText xml:space="preserve"> PAGEREF _Toc66716497 \h </w:instrText>
        </w:r>
        <w:r w:rsidR="00093238">
          <w:rPr>
            <w:noProof/>
            <w:webHidden/>
          </w:rPr>
        </w:r>
        <w:r w:rsidR="00093238">
          <w:rPr>
            <w:noProof/>
            <w:webHidden/>
          </w:rPr>
          <w:fldChar w:fldCharType="separate"/>
        </w:r>
        <w:r w:rsidR="00093238">
          <w:rPr>
            <w:noProof/>
            <w:webHidden/>
          </w:rPr>
          <w:t>75</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98" w:history="1">
        <w:r w:rsidR="00093238" w:rsidRPr="006C6ED4">
          <w:rPr>
            <w:rStyle w:val="Collegamentoipertestuale"/>
            <w:noProof/>
            <w:lang w:val="en-GB"/>
          </w:rPr>
          <w:t>12.3.30.</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“SPH_udb_exp_Kim2015HYDROL”</w:t>
        </w:r>
        <w:r w:rsidR="00093238">
          <w:rPr>
            <w:noProof/>
            <w:webHidden/>
          </w:rPr>
          <w:tab/>
        </w:r>
        <w:r w:rsidR="00093238">
          <w:rPr>
            <w:noProof/>
            <w:webHidden/>
          </w:rPr>
          <w:fldChar w:fldCharType="begin"/>
        </w:r>
        <w:r w:rsidR="00093238">
          <w:rPr>
            <w:noProof/>
            <w:webHidden/>
          </w:rPr>
          <w:instrText xml:space="preserve"> PAGEREF _Toc66716498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499" w:history="1">
        <w:r w:rsidR="00093238" w:rsidRPr="006C6ED4">
          <w:rPr>
            <w:rStyle w:val="Collegamentoipertestuale"/>
            <w:noProof/>
            <w:lang w:val="en-GB"/>
          </w:rPr>
          <w:t>12.3.31.</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“submerged_landslide”</w:t>
        </w:r>
        <w:r w:rsidR="00093238">
          <w:rPr>
            <w:noProof/>
            <w:webHidden/>
          </w:rPr>
          <w:tab/>
        </w:r>
        <w:r w:rsidR="00093238">
          <w:rPr>
            <w:noProof/>
            <w:webHidden/>
          </w:rPr>
          <w:fldChar w:fldCharType="begin"/>
        </w:r>
        <w:r w:rsidR="00093238">
          <w:rPr>
            <w:noProof/>
            <w:webHidden/>
          </w:rPr>
          <w:instrText xml:space="preserve"> PAGEREF _Toc66716499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500" w:history="1">
        <w:r w:rsidR="00093238" w:rsidRPr="006C6ED4">
          <w:rPr>
            <w:rStyle w:val="Collegamentoipertestuale"/>
            <w:noProof/>
            <w:lang w:val="en-GB"/>
          </w:rPr>
          <w:t>12.3.32.</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“still_water_tank”</w:t>
        </w:r>
        <w:r w:rsidR="00093238">
          <w:rPr>
            <w:noProof/>
            <w:webHidden/>
          </w:rPr>
          <w:tab/>
        </w:r>
        <w:r w:rsidR="00093238">
          <w:rPr>
            <w:noProof/>
            <w:webHidden/>
          </w:rPr>
          <w:fldChar w:fldCharType="begin"/>
        </w:r>
        <w:r w:rsidR="00093238">
          <w:rPr>
            <w:noProof/>
            <w:webHidden/>
          </w:rPr>
          <w:instrText xml:space="preserve"> PAGEREF _Toc66716500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501" w:history="1">
        <w:r w:rsidR="00093238" w:rsidRPr="006C6ED4">
          <w:rPr>
            <w:rStyle w:val="Collegamentoipertestuale"/>
            <w:noProof/>
            <w:lang w:val="en-GB"/>
          </w:rPr>
          <w:t>12.3.33.</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“wave_motion_for_WaveSAX”</w:t>
        </w:r>
        <w:r w:rsidR="00093238">
          <w:rPr>
            <w:noProof/>
            <w:webHidden/>
          </w:rPr>
          <w:tab/>
        </w:r>
        <w:r w:rsidR="00093238">
          <w:rPr>
            <w:noProof/>
            <w:webHidden/>
          </w:rPr>
          <w:fldChar w:fldCharType="begin"/>
        </w:r>
        <w:r w:rsidR="00093238">
          <w:rPr>
            <w:noProof/>
            <w:webHidden/>
          </w:rPr>
          <w:instrText xml:space="preserve"> PAGEREF _Toc66716501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502" w:history="1">
        <w:r w:rsidR="00093238" w:rsidRPr="006C6ED4">
          <w:rPr>
            <w:rStyle w:val="Collegamentoipertestuale"/>
            <w:noProof/>
            <w:lang w:val="en-GB"/>
          </w:rPr>
          <w:t>12.3.34.</w:t>
        </w:r>
        <w:r w:rsidR="00093238">
          <w:rPr>
            <w:rFonts w:asciiTheme="minorHAnsi" w:eastAsiaTheme="minorEastAsia" w:hAnsiTheme="minorHAnsi" w:cstheme="minorBidi"/>
            <w:noProof/>
            <w:sz w:val="22"/>
            <w:szCs w:val="22"/>
          </w:rPr>
          <w:tab/>
        </w:r>
        <w:r w:rsidR="00093238" w:rsidRPr="006C6ED4">
          <w:rPr>
            <w:rStyle w:val="Collegamentoipertestuale"/>
            <w:noProof/>
            <w:lang w:val="en-GB"/>
          </w:rPr>
          <w:t>“wedges_falls_on_still_water”</w:t>
        </w:r>
        <w:r w:rsidR="00093238">
          <w:rPr>
            <w:noProof/>
            <w:webHidden/>
          </w:rPr>
          <w:tab/>
        </w:r>
        <w:r w:rsidR="00093238">
          <w:rPr>
            <w:noProof/>
            <w:webHidden/>
          </w:rPr>
          <w:fldChar w:fldCharType="begin"/>
        </w:r>
        <w:r w:rsidR="00093238">
          <w:rPr>
            <w:noProof/>
            <w:webHidden/>
          </w:rPr>
          <w:instrText xml:space="preserve"> PAGEREF _Toc66716502 \h </w:instrText>
        </w:r>
        <w:r w:rsidR="00093238">
          <w:rPr>
            <w:noProof/>
            <w:webHidden/>
          </w:rPr>
        </w:r>
        <w:r w:rsidR="00093238">
          <w:rPr>
            <w:noProof/>
            <w:webHidden/>
          </w:rPr>
          <w:fldChar w:fldCharType="separate"/>
        </w:r>
        <w:r w:rsidR="00093238">
          <w:rPr>
            <w:noProof/>
            <w:webHidden/>
          </w:rPr>
          <w:t>76</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503" w:history="1">
        <w:r w:rsidR="00093238" w:rsidRPr="006C6ED4">
          <w:rPr>
            <w:rStyle w:val="Collegamentoipertestuale"/>
            <w:rFonts w:ascii="Book Antiqua" w:hAnsi="Book Antiqua"/>
            <w:caps/>
            <w:noProof/>
          </w:rPr>
          <w:t>13. Use procedure of the modelling chain of SPHERA</w:t>
        </w:r>
        <w:r w:rsidR="00093238">
          <w:rPr>
            <w:noProof/>
            <w:webHidden/>
          </w:rPr>
          <w:tab/>
        </w:r>
        <w:r w:rsidR="00093238">
          <w:rPr>
            <w:noProof/>
            <w:webHidden/>
          </w:rPr>
          <w:fldChar w:fldCharType="begin"/>
        </w:r>
        <w:r w:rsidR="00093238">
          <w:rPr>
            <w:noProof/>
            <w:webHidden/>
          </w:rPr>
          <w:instrText xml:space="preserve"> PAGEREF _Toc66716503 \h </w:instrText>
        </w:r>
        <w:r w:rsidR="00093238">
          <w:rPr>
            <w:noProof/>
            <w:webHidden/>
          </w:rPr>
        </w:r>
        <w:r w:rsidR="00093238">
          <w:rPr>
            <w:noProof/>
            <w:webHidden/>
          </w:rPr>
          <w:fldChar w:fldCharType="separate"/>
        </w:r>
        <w:r w:rsidR="00093238">
          <w:rPr>
            <w:noProof/>
            <w:webHidden/>
          </w:rPr>
          <w:t>77</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504" w:history="1">
        <w:r w:rsidR="00093238" w:rsidRPr="006C6ED4">
          <w:rPr>
            <w:rStyle w:val="Collegamentoipertestuale"/>
            <w:noProof/>
          </w:rPr>
          <w:t>13.1.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The SRTM3 dataset and further DEM-DTM datasets</w:t>
        </w:r>
        <w:r w:rsidR="00093238">
          <w:rPr>
            <w:noProof/>
            <w:webHidden/>
          </w:rPr>
          <w:tab/>
        </w:r>
        <w:r w:rsidR="00093238">
          <w:rPr>
            <w:noProof/>
            <w:webHidden/>
          </w:rPr>
          <w:fldChar w:fldCharType="begin"/>
        </w:r>
        <w:r w:rsidR="00093238">
          <w:rPr>
            <w:noProof/>
            <w:webHidden/>
          </w:rPr>
          <w:instrText xml:space="preserve"> PAGEREF _Toc66716504 \h </w:instrText>
        </w:r>
        <w:r w:rsidR="00093238">
          <w:rPr>
            <w:noProof/>
            <w:webHidden/>
          </w:rPr>
        </w:r>
        <w:r w:rsidR="00093238">
          <w:rPr>
            <w:noProof/>
            <w:webHidden/>
          </w:rPr>
          <w:fldChar w:fldCharType="separate"/>
        </w:r>
        <w:r w:rsidR="00093238">
          <w:rPr>
            <w:noProof/>
            <w:webHidden/>
          </w:rPr>
          <w:t>77</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505" w:history="1">
        <w:r w:rsidR="00093238" w:rsidRPr="006C6ED4">
          <w:rPr>
            <w:rStyle w:val="Collegamentoipertestuale"/>
            <w:noProof/>
          </w:rPr>
          <w:t>13.2.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GDAL</w:t>
        </w:r>
        <w:r w:rsidR="00093238">
          <w:rPr>
            <w:noProof/>
            <w:webHidden/>
          </w:rPr>
          <w:tab/>
        </w:r>
        <w:r w:rsidR="00093238">
          <w:rPr>
            <w:noProof/>
            <w:webHidden/>
          </w:rPr>
          <w:fldChar w:fldCharType="begin"/>
        </w:r>
        <w:r w:rsidR="00093238">
          <w:rPr>
            <w:noProof/>
            <w:webHidden/>
          </w:rPr>
          <w:instrText xml:space="preserve"> PAGEREF _Toc66716505 \h </w:instrText>
        </w:r>
        <w:r w:rsidR="00093238">
          <w:rPr>
            <w:noProof/>
            <w:webHidden/>
          </w:rPr>
        </w:r>
        <w:r w:rsidR="00093238">
          <w:rPr>
            <w:noProof/>
            <w:webHidden/>
          </w:rPr>
          <w:fldChar w:fldCharType="separate"/>
        </w:r>
        <w:r w:rsidR="00093238">
          <w:rPr>
            <w:noProof/>
            <w:webHidden/>
          </w:rPr>
          <w:t>77</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506" w:history="1">
        <w:r w:rsidR="00093238" w:rsidRPr="006C6ED4">
          <w:rPr>
            <w:rStyle w:val="Collegamentoipertestuale"/>
            <w:noProof/>
          </w:rPr>
          <w:t>13.3.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DEM2xyz: preliminary elaboration of the raw DEM and DTM files</w:t>
        </w:r>
        <w:r w:rsidR="00093238">
          <w:rPr>
            <w:noProof/>
            <w:webHidden/>
          </w:rPr>
          <w:tab/>
        </w:r>
        <w:r w:rsidR="00093238">
          <w:rPr>
            <w:noProof/>
            <w:webHidden/>
          </w:rPr>
          <w:fldChar w:fldCharType="begin"/>
        </w:r>
        <w:r w:rsidR="00093238">
          <w:rPr>
            <w:noProof/>
            <w:webHidden/>
          </w:rPr>
          <w:instrText xml:space="preserve"> PAGEREF _Toc66716506 \h </w:instrText>
        </w:r>
        <w:r w:rsidR="00093238">
          <w:rPr>
            <w:noProof/>
            <w:webHidden/>
          </w:rPr>
        </w:r>
        <w:r w:rsidR="00093238">
          <w:rPr>
            <w:noProof/>
            <w:webHidden/>
          </w:rPr>
          <w:fldChar w:fldCharType="separate"/>
        </w:r>
        <w:r w:rsidR="00093238">
          <w:rPr>
            <w:noProof/>
            <w:webHidden/>
          </w:rPr>
          <w:t>78</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507" w:history="1">
        <w:r w:rsidR="00093238" w:rsidRPr="006C6ED4">
          <w:rPr>
            <w:rStyle w:val="Collegamentoipertestuale"/>
            <w:noProof/>
          </w:rPr>
          <w:t>13.4.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Paraview: post-processing  of the preliminary DEM and DTM files</w:t>
        </w:r>
        <w:r w:rsidR="00093238">
          <w:rPr>
            <w:noProof/>
            <w:webHidden/>
          </w:rPr>
          <w:tab/>
        </w:r>
        <w:r w:rsidR="00093238">
          <w:rPr>
            <w:noProof/>
            <w:webHidden/>
          </w:rPr>
          <w:fldChar w:fldCharType="begin"/>
        </w:r>
        <w:r w:rsidR="00093238">
          <w:rPr>
            <w:noProof/>
            <w:webHidden/>
          </w:rPr>
          <w:instrText xml:space="preserve"> PAGEREF _Toc66716507 \h </w:instrText>
        </w:r>
        <w:r w:rsidR="00093238">
          <w:rPr>
            <w:noProof/>
            <w:webHidden/>
          </w:rPr>
        </w:r>
        <w:r w:rsidR="00093238">
          <w:rPr>
            <w:noProof/>
            <w:webHidden/>
          </w:rPr>
          <w:fldChar w:fldCharType="separate"/>
        </w:r>
        <w:r w:rsidR="00093238">
          <w:rPr>
            <w:noProof/>
            <w:webHidden/>
          </w:rPr>
          <w:t>78</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508" w:history="1">
        <w:r w:rsidR="00093238" w:rsidRPr="006C6ED4">
          <w:rPr>
            <w:rStyle w:val="Collegamentoipertestuale"/>
            <w:noProof/>
          </w:rPr>
          <w:t>13.5.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Elaboration of a unique DEM-DTM integrated surface</w:t>
        </w:r>
        <w:r w:rsidR="00093238">
          <w:rPr>
            <w:noProof/>
            <w:webHidden/>
          </w:rPr>
          <w:tab/>
        </w:r>
        <w:r w:rsidR="00093238">
          <w:rPr>
            <w:noProof/>
            <w:webHidden/>
          </w:rPr>
          <w:fldChar w:fldCharType="begin"/>
        </w:r>
        <w:r w:rsidR="00093238">
          <w:rPr>
            <w:noProof/>
            <w:webHidden/>
          </w:rPr>
          <w:instrText xml:space="preserve"> PAGEREF _Toc66716508 \h </w:instrText>
        </w:r>
        <w:r w:rsidR="00093238">
          <w:rPr>
            <w:noProof/>
            <w:webHidden/>
          </w:rPr>
        </w:r>
        <w:r w:rsidR="00093238">
          <w:rPr>
            <w:noProof/>
            <w:webHidden/>
          </w:rPr>
          <w:fldChar w:fldCharType="separate"/>
        </w:r>
        <w:r w:rsidR="00093238">
          <w:rPr>
            <w:noProof/>
            <w:webHidden/>
          </w:rPr>
          <w:t>79</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509" w:history="1">
        <w:r w:rsidR="00093238" w:rsidRPr="006C6ED4">
          <w:rPr>
            <w:rStyle w:val="Collegamentoipertestuale"/>
            <w:noProof/>
          </w:rPr>
          <w:t>13.6.</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DEM2xyz: further modifications to the DEM-DTM</w:t>
        </w:r>
        <w:r w:rsidR="00093238">
          <w:rPr>
            <w:noProof/>
            <w:webHidden/>
          </w:rPr>
          <w:tab/>
        </w:r>
        <w:r w:rsidR="00093238">
          <w:rPr>
            <w:noProof/>
            <w:webHidden/>
          </w:rPr>
          <w:fldChar w:fldCharType="begin"/>
        </w:r>
        <w:r w:rsidR="00093238">
          <w:rPr>
            <w:noProof/>
            <w:webHidden/>
          </w:rPr>
          <w:instrText xml:space="preserve"> PAGEREF _Toc66716509 \h </w:instrText>
        </w:r>
        <w:r w:rsidR="00093238">
          <w:rPr>
            <w:noProof/>
            <w:webHidden/>
          </w:rPr>
        </w:r>
        <w:r w:rsidR="00093238">
          <w:rPr>
            <w:noProof/>
            <w:webHidden/>
          </w:rPr>
          <w:fldChar w:fldCharType="separate"/>
        </w:r>
        <w:r w:rsidR="00093238">
          <w:rPr>
            <w:noProof/>
            <w:webHidden/>
          </w:rPr>
          <w:t>80</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510" w:history="1">
        <w:r w:rsidR="00093238" w:rsidRPr="006C6ED4">
          <w:rPr>
            <w:rStyle w:val="Collegamentoipertestuale"/>
            <w:noProof/>
          </w:rPr>
          <w:t>13.7.</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Paraview: post-processing of the final output of DEM2xyz</w:t>
        </w:r>
        <w:r w:rsidR="00093238">
          <w:rPr>
            <w:noProof/>
            <w:webHidden/>
          </w:rPr>
          <w:tab/>
        </w:r>
        <w:r w:rsidR="00093238">
          <w:rPr>
            <w:noProof/>
            <w:webHidden/>
          </w:rPr>
          <w:fldChar w:fldCharType="begin"/>
        </w:r>
        <w:r w:rsidR="00093238">
          <w:rPr>
            <w:noProof/>
            <w:webHidden/>
          </w:rPr>
          <w:instrText xml:space="preserve"> PAGEREF _Toc66716510 \h </w:instrText>
        </w:r>
        <w:r w:rsidR="00093238">
          <w:rPr>
            <w:noProof/>
            <w:webHidden/>
          </w:rPr>
        </w:r>
        <w:r w:rsidR="00093238">
          <w:rPr>
            <w:noProof/>
            <w:webHidden/>
          </w:rPr>
          <w:fldChar w:fldCharType="separate"/>
        </w:r>
        <w:r w:rsidR="00093238">
          <w:rPr>
            <w:noProof/>
            <w:webHidden/>
          </w:rPr>
          <w:t>80</w:t>
        </w:r>
        <w:r w:rsidR="00093238">
          <w:rPr>
            <w:noProof/>
            <w:webHidden/>
          </w:rPr>
          <w:fldChar w:fldCharType="end"/>
        </w:r>
      </w:hyperlink>
    </w:p>
    <w:p w:rsidR="00093238" w:rsidRDefault="00280422">
      <w:pPr>
        <w:pStyle w:val="Sommario3"/>
        <w:tabs>
          <w:tab w:val="left" w:pos="880"/>
          <w:tab w:val="right" w:pos="9628"/>
        </w:tabs>
        <w:rPr>
          <w:rFonts w:asciiTheme="minorHAnsi" w:eastAsiaTheme="minorEastAsia" w:hAnsiTheme="minorHAnsi" w:cstheme="minorBidi"/>
          <w:noProof/>
          <w:sz w:val="22"/>
          <w:szCs w:val="22"/>
        </w:rPr>
      </w:pPr>
      <w:hyperlink w:anchor="_Toc66716511" w:history="1">
        <w:r w:rsidR="00093238" w:rsidRPr="006C6ED4">
          <w:rPr>
            <w:rStyle w:val="Collegamentoipertestuale"/>
            <w:noProof/>
          </w:rPr>
          <w:t>13.7.1.</w:t>
        </w:r>
        <w:r w:rsidR="00093238">
          <w:rPr>
            <w:rFonts w:asciiTheme="minorHAnsi" w:eastAsiaTheme="minorEastAsia" w:hAnsiTheme="minorHAnsi" w:cstheme="minorBidi"/>
            <w:noProof/>
            <w:sz w:val="22"/>
            <w:szCs w:val="22"/>
          </w:rPr>
          <w:tab/>
        </w:r>
        <w:r w:rsidR="00093238" w:rsidRPr="006C6ED4">
          <w:rPr>
            <w:rStyle w:val="Collegamentoipertestuale"/>
            <w:noProof/>
          </w:rPr>
          <w:t>Simple use procedure to design a weir</w:t>
        </w:r>
        <w:r w:rsidR="00093238">
          <w:rPr>
            <w:noProof/>
            <w:webHidden/>
          </w:rPr>
          <w:tab/>
        </w:r>
        <w:r w:rsidR="00093238">
          <w:rPr>
            <w:noProof/>
            <w:webHidden/>
          </w:rPr>
          <w:fldChar w:fldCharType="begin"/>
        </w:r>
        <w:r w:rsidR="00093238">
          <w:rPr>
            <w:noProof/>
            <w:webHidden/>
          </w:rPr>
          <w:instrText xml:space="preserve"> PAGEREF _Toc66716511 \h </w:instrText>
        </w:r>
        <w:r w:rsidR="00093238">
          <w:rPr>
            <w:noProof/>
            <w:webHidden/>
          </w:rPr>
        </w:r>
        <w:r w:rsidR="00093238">
          <w:rPr>
            <w:noProof/>
            <w:webHidden/>
          </w:rPr>
          <w:fldChar w:fldCharType="separate"/>
        </w:r>
        <w:r w:rsidR="00093238">
          <w:rPr>
            <w:noProof/>
            <w:webHidden/>
          </w:rPr>
          <w:t>81</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512" w:history="1">
        <w:r w:rsidR="00093238" w:rsidRPr="006C6ED4">
          <w:rPr>
            <w:rStyle w:val="Collegamentoipertestuale"/>
            <w:noProof/>
          </w:rPr>
          <w:t>13.8.</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Modification of the spatial resolution of the DEM-DTM</w:t>
        </w:r>
        <w:r w:rsidR="00093238">
          <w:rPr>
            <w:noProof/>
            <w:webHidden/>
          </w:rPr>
          <w:tab/>
        </w:r>
        <w:r w:rsidR="00093238">
          <w:rPr>
            <w:noProof/>
            <w:webHidden/>
          </w:rPr>
          <w:fldChar w:fldCharType="begin"/>
        </w:r>
        <w:r w:rsidR="00093238">
          <w:rPr>
            <w:noProof/>
            <w:webHidden/>
          </w:rPr>
          <w:instrText xml:space="preserve"> PAGEREF _Toc66716512 \h </w:instrText>
        </w:r>
        <w:r w:rsidR="00093238">
          <w:rPr>
            <w:noProof/>
            <w:webHidden/>
          </w:rPr>
        </w:r>
        <w:r w:rsidR="00093238">
          <w:rPr>
            <w:noProof/>
            <w:webHidden/>
          </w:rPr>
          <w:fldChar w:fldCharType="separate"/>
        </w:r>
        <w:r w:rsidR="00093238">
          <w:rPr>
            <w:noProof/>
            <w:webHidden/>
          </w:rPr>
          <w:t>81</w:t>
        </w:r>
        <w:r w:rsidR="00093238">
          <w:rPr>
            <w:noProof/>
            <w:webHidden/>
          </w:rPr>
          <w:fldChar w:fldCharType="end"/>
        </w:r>
      </w:hyperlink>
    </w:p>
    <w:p w:rsidR="00093238" w:rsidRDefault="00280422">
      <w:pPr>
        <w:pStyle w:val="Sommario2"/>
        <w:tabs>
          <w:tab w:val="left" w:pos="660"/>
          <w:tab w:val="right" w:pos="9628"/>
        </w:tabs>
        <w:rPr>
          <w:rFonts w:asciiTheme="minorHAnsi" w:eastAsiaTheme="minorEastAsia" w:hAnsiTheme="minorHAnsi" w:cstheme="minorBidi"/>
          <w:noProof/>
          <w:sz w:val="22"/>
          <w:lang w:val="it-IT" w:eastAsia="it-IT"/>
        </w:rPr>
      </w:pPr>
      <w:hyperlink w:anchor="_Toc66716513" w:history="1">
        <w:r w:rsidR="00093238" w:rsidRPr="006C6ED4">
          <w:rPr>
            <w:rStyle w:val="Collegamentoipertestuale"/>
            <w:noProof/>
          </w:rPr>
          <w:t>13.9.</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SnappyHexMesh</w:t>
        </w:r>
        <w:r w:rsidR="00093238">
          <w:rPr>
            <w:noProof/>
            <w:webHidden/>
          </w:rPr>
          <w:tab/>
        </w:r>
        <w:r w:rsidR="00093238">
          <w:rPr>
            <w:noProof/>
            <w:webHidden/>
          </w:rPr>
          <w:fldChar w:fldCharType="begin"/>
        </w:r>
        <w:r w:rsidR="00093238">
          <w:rPr>
            <w:noProof/>
            <w:webHidden/>
          </w:rPr>
          <w:instrText xml:space="preserve"> PAGEREF _Toc66716513 \h </w:instrText>
        </w:r>
        <w:r w:rsidR="00093238">
          <w:rPr>
            <w:noProof/>
            <w:webHidden/>
          </w:rPr>
        </w:r>
        <w:r w:rsidR="00093238">
          <w:rPr>
            <w:noProof/>
            <w:webHidden/>
          </w:rPr>
          <w:fldChar w:fldCharType="separate"/>
        </w:r>
        <w:r w:rsidR="00093238">
          <w:rPr>
            <w:noProof/>
            <w:webHidden/>
          </w:rPr>
          <w:t>81</w:t>
        </w:r>
        <w:r w:rsidR="00093238">
          <w:rPr>
            <w:noProof/>
            <w:webHidden/>
          </w:rPr>
          <w:fldChar w:fldCharType="end"/>
        </w:r>
      </w:hyperlink>
    </w:p>
    <w:p w:rsidR="00093238" w:rsidRDefault="00280422">
      <w:pPr>
        <w:pStyle w:val="Sommario2"/>
        <w:tabs>
          <w:tab w:val="left" w:pos="880"/>
          <w:tab w:val="right" w:pos="9628"/>
        </w:tabs>
        <w:rPr>
          <w:rFonts w:asciiTheme="minorHAnsi" w:eastAsiaTheme="minorEastAsia" w:hAnsiTheme="minorHAnsi" w:cstheme="minorBidi"/>
          <w:noProof/>
          <w:sz w:val="22"/>
          <w:lang w:val="it-IT" w:eastAsia="it-IT"/>
        </w:rPr>
      </w:pPr>
      <w:hyperlink w:anchor="_Toc66716514" w:history="1">
        <w:r w:rsidR="00093238" w:rsidRPr="006C6ED4">
          <w:rPr>
            <w:rStyle w:val="Collegamentoipertestuale"/>
            <w:noProof/>
          </w:rPr>
          <w:t>13.10.</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ply2SPHERA_perimeter</w:t>
        </w:r>
        <w:r w:rsidR="00093238">
          <w:rPr>
            <w:noProof/>
            <w:webHidden/>
          </w:rPr>
          <w:tab/>
        </w:r>
        <w:r w:rsidR="00093238">
          <w:rPr>
            <w:noProof/>
            <w:webHidden/>
          </w:rPr>
          <w:fldChar w:fldCharType="begin"/>
        </w:r>
        <w:r w:rsidR="00093238">
          <w:rPr>
            <w:noProof/>
            <w:webHidden/>
          </w:rPr>
          <w:instrText xml:space="preserve"> PAGEREF _Toc66716514 \h </w:instrText>
        </w:r>
        <w:r w:rsidR="00093238">
          <w:rPr>
            <w:noProof/>
            <w:webHidden/>
          </w:rPr>
        </w:r>
        <w:r w:rsidR="00093238">
          <w:rPr>
            <w:noProof/>
            <w:webHidden/>
          </w:rPr>
          <w:fldChar w:fldCharType="separate"/>
        </w:r>
        <w:r w:rsidR="00093238">
          <w:rPr>
            <w:noProof/>
            <w:webHidden/>
          </w:rPr>
          <w:t>81</w:t>
        </w:r>
        <w:r w:rsidR="00093238">
          <w:rPr>
            <w:noProof/>
            <w:webHidden/>
          </w:rPr>
          <w:fldChar w:fldCharType="end"/>
        </w:r>
      </w:hyperlink>
    </w:p>
    <w:p w:rsidR="00093238" w:rsidRDefault="00280422">
      <w:pPr>
        <w:pStyle w:val="Sommario2"/>
        <w:tabs>
          <w:tab w:val="left" w:pos="880"/>
          <w:tab w:val="right" w:pos="9628"/>
        </w:tabs>
        <w:rPr>
          <w:rFonts w:asciiTheme="minorHAnsi" w:eastAsiaTheme="minorEastAsia" w:hAnsiTheme="minorHAnsi" w:cstheme="minorBidi"/>
          <w:noProof/>
          <w:sz w:val="22"/>
          <w:lang w:val="it-IT" w:eastAsia="it-IT"/>
        </w:rPr>
      </w:pPr>
      <w:hyperlink w:anchor="_Toc66716515" w:history="1">
        <w:r w:rsidR="00093238" w:rsidRPr="006C6ED4">
          <w:rPr>
            <w:rStyle w:val="Collegamentoipertestuale"/>
            <w:noProof/>
          </w:rPr>
          <w:t>13.11.</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 xml:space="preserve">SPHERA </w:t>
        </w:r>
        <w:r w:rsidR="00093238">
          <w:rPr>
            <w:noProof/>
            <w:webHidden/>
          </w:rPr>
          <w:tab/>
        </w:r>
        <w:r w:rsidR="00093238">
          <w:rPr>
            <w:noProof/>
            <w:webHidden/>
          </w:rPr>
          <w:fldChar w:fldCharType="begin"/>
        </w:r>
        <w:r w:rsidR="00093238">
          <w:rPr>
            <w:noProof/>
            <w:webHidden/>
          </w:rPr>
          <w:instrText xml:space="preserve"> PAGEREF _Toc66716515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rsidR="00093238" w:rsidRDefault="00280422">
      <w:pPr>
        <w:pStyle w:val="Sommario2"/>
        <w:tabs>
          <w:tab w:val="left" w:pos="880"/>
          <w:tab w:val="right" w:pos="9628"/>
        </w:tabs>
        <w:rPr>
          <w:rFonts w:asciiTheme="minorHAnsi" w:eastAsiaTheme="minorEastAsia" w:hAnsiTheme="minorHAnsi" w:cstheme="minorBidi"/>
          <w:noProof/>
          <w:sz w:val="22"/>
          <w:lang w:val="it-IT" w:eastAsia="it-IT"/>
        </w:rPr>
      </w:pPr>
      <w:hyperlink w:anchor="_Toc66716516" w:history="1">
        <w:r w:rsidR="00093238" w:rsidRPr="006C6ED4">
          <w:rPr>
            <w:rStyle w:val="Collegamentoipertestuale"/>
            <w:noProof/>
          </w:rPr>
          <w:t>13.12.</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 xml:space="preserve">Gnuplot </w:t>
        </w:r>
        <w:r w:rsidR="00093238">
          <w:rPr>
            <w:noProof/>
            <w:webHidden/>
          </w:rPr>
          <w:tab/>
        </w:r>
        <w:r w:rsidR="00093238">
          <w:rPr>
            <w:noProof/>
            <w:webHidden/>
          </w:rPr>
          <w:fldChar w:fldCharType="begin"/>
        </w:r>
        <w:r w:rsidR="00093238">
          <w:rPr>
            <w:noProof/>
            <w:webHidden/>
          </w:rPr>
          <w:instrText xml:space="preserve"> PAGEREF _Toc66716516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rsidR="00093238" w:rsidRDefault="00280422">
      <w:pPr>
        <w:pStyle w:val="Sommario2"/>
        <w:tabs>
          <w:tab w:val="left" w:pos="880"/>
          <w:tab w:val="right" w:pos="9628"/>
        </w:tabs>
        <w:rPr>
          <w:rFonts w:asciiTheme="minorHAnsi" w:eastAsiaTheme="minorEastAsia" w:hAnsiTheme="minorHAnsi" w:cstheme="minorBidi"/>
          <w:noProof/>
          <w:sz w:val="22"/>
          <w:lang w:val="it-IT" w:eastAsia="it-IT"/>
        </w:rPr>
      </w:pPr>
      <w:hyperlink w:anchor="_Toc66716517" w:history="1">
        <w:r w:rsidR="00093238" w:rsidRPr="006C6ED4">
          <w:rPr>
            <w:rStyle w:val="Collegamentoipertestuale"/>
            <w:noProof/>
          </w:rPr>
          <w:t>13.13.</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 xml:space="preserve">GSView </w:t>
        </w:r>
        <w:r w:rsidR="00093238">
          <w:rPr>
            <w:noProof/>
            <w:webHidden/>
          </w:rPr>
          <w:tab/>
        </w:r>
        <w:r w:rsidR="00093238">
          <w:rPr>
            <w:noProof/>
            <w:webHidden/>
          </w:rPr>
          <w:fldChar w:fldCharType="begin"/>
        </w:r>
        <w:r w:rsidR="00093238">
          <w:rPr>
            <w:noProof/>
            <w:webHidden/>
          </w:rPr>
          <w:instrText xml:space="preserve"> PAGEREF _Toc66716517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rsidR="00093238" w:rsidRDefault="00280422">
      <w:pPr>
        <w:pStyle w:val="Sommario2"/>
        <w:tabs>
          <w:tab w:val="left" w:pos="880"/>
          <w:tab w:val="right" w:pos="9628"/>
        </w:tabs>
        <w:rPr>
          <w:rFonts w:asciiTheme="minorHAnsi" w:eastAsiaTheme="minorEastAsia" w:hAnsiTheme="minorHAnsi" w:cstheme="minorBidi"/>
          <w:noProof/>
          <w:sz w:val="22"/>
          <w:lang w:val="it-IT" w:eastAsia="it-IT"/>
        </w:rPr>
      </w:pPr>
      <w:hyperlink w:anchor="_Toc66716518" w:history="1">
        <w:r w:rsidR="00093238" w:rsidRPr="006C6ED4">
          <w:rPr>
            <w:rStyle w:val="Collegamentoipertestuale"/>
            <w:noProof/>
          </w:rPr>
          <w:t>13.14.</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Engauge Digitizer</w:t>
        </w:r>
        <w:r w:rsidR="00093238">
          <w:rPr>
            <w:noProof/>
            <w:webHidden/>
          </w:rPr>
          <w:tab/>
        </w:r>
        <w:r w:rsidR="00093238">
          <w:rPr>
            <w:noProof/>
            <w:webHidden/>
          </w:rPr>
          <w:fldChar w:fldCharType="begin"/>
        </w:r>
        <w:r w:rsidR="00093238">
          <w:rPr>
            <w:noProof/>
            <w:webHidden/>
          </w:rPr>
          <w:instrText xml:space="preserve"> PAGEREF _Toc66716518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rsidR="00093238" w:rsidRDefault="00280422">
      <w:pPr>
        <w:pStyle w:val="Sommario2"/>
        <w:tabs>
          <w:tab w:val="left" w:pos="880"/>
          <w:tab w:val="right" w:pos="9628"/>
        </w:tabs>
        <w:rPr>
          <w:rFonts w:asciiTheme="minorHAnsi" w:eastAsiaTheme="minorEastAsia" w:hAnsiTheme="minorHAnsi" w:cstheme="minorBidi"/>
          <w:noProof/>
          <w:sz w:val="22"/>
          <w:lang w:val="it-IT" w:eastAsia="it-IT"/>
        </w:rPr>
      </w:pPr>
      <w:hyperlink w:anchor="_Toc66716519" w:history="1">
        <w:r w:rsidR="00093238" w:rsidRPr="006C6ED4">
          <w:rPr>
            <w:rStyle w:val="Collegamentoipertestuale"/>
            <w:noProof/>
          </w:rPr>
          <w:t>13.15.</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Grid Interpolator: post-processing of the 2D output fields of SPHERA</w:t>
        </w:r>
        <w:r w:rsidR="00093238">
          <w:rPr>
            <w:noProof/>
            <w:webHidden/>
          </w:rPr>
          <w:tab/>
        </w:r>
        <w:r w:rsidR="00093238">
          <w:rPr>
            <w:noProof/>
            <w:webHidden/>
          </w:rPr>
          <w:fldChar w:fldCharType="begin"/>
        </w:r>
        <w:r w:rsidR="00093238">
          <w:rPr>
            <w:noProof/>
            <w:webHidden/>
          </w:rPr>
          <w:instrText xml:space="preserve"> PAGEREF _Toc66716519 \h </w:instrText>
        </w:r>
        <w:r w:rsidR="00093238">
          <w:rPr>
            <w:noProof/>
            <w:webHidden/>
          </w:rPr>
        </w:r>
        <w:r w:rsidR="00093238">
          <w:rPr>
            <w:noProof/>
            <w:webHidden/>
          </w:rPr>
          <w:fldChar w:fldCharType="separate"/>
        </w:r>
        <w:r w:rsidR="00093238">
          <w:rPr>
            <w:noProof/>
            <w:webHidden/>
          </w:rPr>
          <w:t>82</w:t>
        </w:r>
        <w:r w:rsidR="00093238">
          <w:rPr>
            <w:noProof/>
            <w:webHidden/>
          </w:rPr>
          <w:fldChar w:fldCharType="end"/>
        </w:r>
      </w:hyperlink>
    </w:p>
    <w:p w:rsidR="00093238" w:rsidRDefault="00280422">
      <w:pPr>
        <w:pStyle w:val="Sommario2"/>
        <w:tabs>
          <w:tab w:val="left" w:pos="880"/>
          <w:tab w:val="right" w:pos="9628"/>
        </w:tabs>
        <w:rPr>
          <w:rFonts w:asciiTheme="minorHAnsi" w:eastAsiaTheme="minorEastAsia" w:hAnsiTheme="minorHAnsi" w:cstheme="minorBidi"/>
          <w:noProof/>
          <w:sz w:val="22"/>
          <w:lang w:val="it-IT" w:eastAsia="it-IT"/>
        </w:rPr>
      </w:pPr>
      <w:hyperlink w:anchor="_Toc66716520" w:history="1">
        <w:r w:rsidR="00093238" w:rsidRPr="006C6ED4">
          <w:rPr>
            <w:rStyle w:val="Collegamentoipertestuale"/>
            <w:noProof/>
          </w:rPr>
          <w:t>13.16.</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Paraview: post-processing and visualization of the 2D and 3D output fields of SPHERA</w:t>
        </w:r>
        <w:r w:rsidR="00093238">
          <w:rPr>
            <w:noProof/>
            <w:webHidden/>
          </w:rPr>
          <w:tab/>
        </w:r>
        <w:r w:rsidR="00093238">
          <w:rPr>
            <w:noProof/>
            <w:webHidden/>
          </w:rPr>
          <w:fldChar w:fldCharType="begin"/>
        </w:r>
        <w:r w:rsidR="00093238">
          <w:rPr>
            <w:noProof/>
            <w:webHidden/>
          </w:rPr>
          <w:instrText xml:space="preserve"> PAGEREF _Toc66716520 \h </w:instrText>
        </w:r>
        <w:r w:rsidR="00093238">
          <w:rPr>
            <w:noProof/>
            <w:webHidden/>
          </w:rPr>
        </w:r>
        <w:r w:rsidR="00093238">
          <w:rPr>
            <w:noProof/>
            <w:webHidden/>
          </w:rPr>
          <w:fldChar w:fldCharType="separate"/>
        </w:r>
        <w:r w:rsidR="00093238">
          <w:rPr>
            <w:noProof/>
            <w:webHidden/>
          </w:rPr>
          <w:t>83</w:t>
        </w:r>
        <w:r w:rsidR="00093238">
          <w:rPr>
            <w:noProof/>
            <w:webHidden/>
          </w:rPr>
          <w:fldChar w:fldCharType="end"/>
        </w:r>
      </w:hyperlink>
    </w:p>
    <w:p w:rsidR="00093238" w:rsidRDefault="00280422">
      <w:pPr>
        <w:pStyle w:val="Sommario2"/>
        <w:tabs>
          <w:tab w:val="left" w:pos="880"/>
          <w:tab w:val="right" w:pos="9628"/>
        </w:tabs>
        <w:rPr>
          <w:rFonts w:asciiTheme="minorHAnsi" w:eastAsiaTheme="minorEastAsia" w:hAnsiTheme="minorHAnsi" w:cstheme="minorBidi"/>
          <w:noProof/>
          <w:sz w:val="22"/>
          <w:lang w:val="it-IT" w:eastAsia="it-IT"/>
        </w:rPr>
      </w:pPr>
      <w:hyperlink w:anchor="_Toc66716521" w:history="1">
        <w:r w:rsidR="00093238" w:rsidRPr="006C6ED4">
          <w:rPr>
            <w:rStyle w:val="Collegamentoipertestuale"/>
            <w:noProof/>
          </w:rPr>
          <w:t>13.17.</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Image Magick</w:t>
        </w:r>
        <w:r w:rsidR="00093238">
          <w:rPr>
            <w:noProof/>
            <w:webHidden/>
          </w:rPr>
          <w:tab/>
        </w:r>
        <w:r w:rsidR="00093238">
          <w:rPr>
            <w:noProof/>
            <w:webHidden/>
          </w:rPr>
          <w:fldChar w:fldCharType="begin"/>
        </w:r>
        <w:r w:rsidR="00093238">
          <w:rPr>
            <w:noProof/>
            <w:webHidden/>
          </w:rPr>
          <w:instrText xml:space="preserve"> PAGEREF _Toc66716521 \h </w:instrText>
        </w:r>
        <w:r w:rsidR="00093238">
          <w:rPr>
            <w:noProof/>
            <w:webHidden/>
          </w:rPr>
        </w:r>
        <w:r w:rsidR="00093238">
          <w:rPr>
            <w:noProof/>
            <w:webHidden/>
          </w:rPr>
          <w:fldChar w:fldCharType="separate"/>
        </w:r>
        <w:r w:rsidR="00093238">
          <w:rPr>
            <w:noProof/>
            <w:webHidden/>
          </w:rPr>
          <w:t>83</w:t>
        </w:r>
        <w:r w:rsidR="00093238">
          <w:rPr>
            <w:noProof/>
            <w:webHidden/>
          </w:rPr>
          <w:fldChar w:fldCharType="end"/>
        </w:r>
      </w:hyperlink>
    </w:p>
    <w:p w:rsidR="00093238" w:rsidRDefault="00280422">
      <w:pPr>
        <w:pStyle w:val="Sommario2"/>
        <w:tabs>
          <w:tab w:val="left" w:pos="880"/>
          <w:tab w:val="right" w:pos="9628"/>
        </w:tabs>
        <w:rPr>
          <w:rFonts w:asciiTheme="minorHAnsi" w:eastAsiaTheme="minorEastAsia" w:hAnsiTheme="minorHAnsi" w:cstheme="minorBidi"/>
          <w:noProof/>
          <w:sz w:val="22"/>
          <w:lang w:val="it-IT" w:eastAsia="it-IT"/>
        </w:rPr>
      </w:pPr>
      <w:hyperlink w:anchor="_Toc66716522" w:history="1">
        <w:r w:rsidR="00093238" w:rsidRPr="006C6ED4">
          <w:rPr>
            <w:rStyle w:val="Collegamentoipertestuale"/>
            <w:noProof/>
          </w:rPr>
          <w:t>13.18.</w:t>
        </w:r>
        <w:r w:rsidR="00093238">
          <w:rPr>
            <w:rFonts w:asciiTheme="minorHAnsi" w:eastAsiaTheme="minorEastAsia" w:hAnsiTheme="minorHAnsi" w:cstheme="minorBidi"/>
            <w:noProof/>
            <w:sz w:val="22"/>
            <w:lang w:val="it-IT" w:eastAsia="it-IT"/>
          </w:rPr>
          <w:tab/>
        </w:r>
        <w:r w:rsidR="00093238" w:rsidRPr="006C6ED4">
          <w:rPr>
            <w:rStyle w:val="Collegamentoipertestuale"/>
            <w:noProof/>
          </w:rPr>
          <w:t>Virtual Dub</w:t>
        </w:r>
        <w:r w:rsidR="00093238">
          <w:rPr>
            <w:noProof/>
            <w:webHidden/>
          </w:rPr>
          <w:tab/>
        </w:r>
        <w:r w:rsidR="00093238">
          <w:rPr>
            <w:noProof/>
            <w:webHidden/>
          </w:rPr>
          <w:fldChar w:fldCharType="begin"/>
        </w:r>
        <w:r w:rsidR="00093238">
          <w:rPr>
            <w:noProof/>
            <w:webHidden/>
          </w:rPr>
          <w:instrText xml:space="preserve"> PAGEREF _Toc66716522 \h </w:instrText>
        </w:r>
        <w:r w:rsidR="00093238">
          <w:rPr>
            <w:noProof/>
            <w:webHidden/>
          </w:rPr>
        </w:r>
        <w:r w:rsidR="00093238">
          <w:rPr>
            <w:noProof/>
            <w:webHidden/>
          </w:rPr>
          <w:fldChar w:fldCharType="separate"/>
        </w:r>
        <w:r w:rsidR="00093238">
          <w:rPr>
            <w:noProof/>
            <w:webHidden/>
          </w:rPr>
          <w:t>83</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523" w:history="1">
        <w:r w:rsidR="00093238" w:rsidRPr="006C6ED4">
          <w:rPr>
            <w:rStyle w:val="Collegamentoipertestuale"/>
            <w:rFonts w:ascii="Book Antiqua" w:hAnsi="Book Antiqua"/>
            <w:caps/>
            <w:noProof/>
          </w:rPr>
          <w:t>14. SPHERA acknowledgments</w:t>
        </w:r>
        <w:r w:rsidR="00093238">
          <w:rPr>
            <w:noProof/>
            <w:webHidden/>
          </w:rPr>
          <w:tab/>
        </w:r>
        <w:r w:rsidR="00093238">
          <w:rPr>
            <w:noProof/>
            <w:webHidden/>
          </w:rPr>
          <w:fldChar w:fldCharType="begin"/>
        </w:r>
        <w:r w:rsidR="00093238">
          <w:rPr>
            <w:noProof/>
            <w:webHidden/>
          </w:rPr>
          <w:instrText xml:space="preserve"> PAGEREF _Toc66716523 \h </w:instrText>
        </w:r>
        <w:r w:rsidR="00093238">
          <w:rPr>
            <w:noProof/>
            <w:webHidden/>
          </w:rPr>
        </w:r>
        <w:r w:rsidR="00093238">
          <w:rPr>
            <w:noProof/>
            <w:webHidden/>
          </w:rPr>
          <w:fldChar w:fldCharType="separate"/>
        </w:r>
        <w:r w:rsidR="00093238">
          <w:rPr>
            <w:noProof/>
            <w:webHidden/>
          </w:rPr>
          <w:t>84</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524" w:history="1">
        <w:r w:rsidR="00093238" w:rsidRPr="006C6ED4">
          <w:rPr>
            <w:rStyle w:val="Collegamentoipertestuale"/>
            <w:rFonts w:ascii="Book Antiqua" w:hAnsi="Book Antiqua"/>
            <w:caps/>
            <w:noProof/>
          </w:rPr>
          <w:t>15. SPHERA registration</w:t>
        </w:r>
        <w:r w:rsidR="00093238">
          <w:rPr>
            <w:noProof/>
            <w:webHidden/>
          </w:rPr>
          <w:tab/>
        </w:r>
        <w:r w:rsidR="00093238">
          <w:rPr>
            <w:noProof/>
            <w:webHidden/>
          </w:rPr>
          <w:fldChar w:fldCharType="begin"/>
        </w:r>
        <w:r w:rsidR="00093238">
          <w:rPr>
            <w:noProof/>
            <w:webHidden/>
          </w:rPr>
          <w:instrText xml:space="preserve"> PAGEREF _Toc66716524 \h </w:instrText>
        </w:r>
        <w:r w:rsidR="00093238">
          <w:rPr>
            <w:noProof/>
            <w:webHidden/>
          </w:rPr>
        </w:r>
        <w:r w:rsidR="00093238">
          <w:rPr>
            <w:noProof/>
            <w:webHidden/>
          </w:rPr>
          <w:fldChar w:fldCharType="separate"/>
        </w:r>
        <w:r w:rsidR="00093238">
          <w:rPr>
            <w:noProof/>
            <w:webHidden/>
          </w:rPr>
          <w:t>86</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525" w:history="1">
        <w:r w:rsidR="00093238" w:rsidRPr="006C6ED4">
          <w:rPr>
            <w:rStyle w:val="Collegamentoipertestuale"/>
            <w:rFonts w:ascii="Book Antiqua" w:hAnsi="Book Antiqua"/>
            <w:caps/>
            <w:noProof/>
          </w:rPr>
          <w:t>16. References</w:t>
        </w:r>
        <w:r w:rsidR="00093238">
          <w:rPr>
            <w:noProof/>
            <w:webHidden/>
          </w:rPr>
          <w:tab/>
        </w:r>
        <w:r w:rsidR="00093238">
          <w:rPr>
            <w:noProof/>
            <w:webHidden/>
          </w:rPr>
          <w:fldChar w:fldCharType="begin"/>
        </w:r>
        <w:r w:rsidR="00093238">
          <w:rPr>
            <w:noProof/>
            <w:webHidden/>
          </w:rPr>
          <w:instrText xml:space="preserve"> PAGEREF _Toc66716525 \h </w:instrText>
        </w:r>
        <w:r w:rsidR="00093238">
          <w:rPr>
            <w:noProof/>
            <w:webHidden/>
          </w:rPr>
        </w:r>
        <w:r w:rsidR="00093238">
          <w:rPr>
            <w:noProof/>
            <w:webHidden/>
          </w:rPr>
          <w:fldChar w:fldCharType="separate"/>
        </w:r>
        <w:r w:rsidR="00093238">
          <w:rPr>
            <w:noProof/>
            <w:webHidden/>
          </w:rPr>
          <w:t>87</w:t>
        </w:r>
        <w:r w:rsidR="00093238">
          <w:rPr>
            <w:noProof/>
            <w:webHidden/>
          </w:rPr>
          <w:fldChar w:fldCharType="end"/>
        </w:r>
      </w:hyperlink>
    </w:p>
    <w:p w:rsidR="00093238" w:rsidRDefault="00280422">
      <w:pPr>
        <w:pStyle w:val="Sommario1"/>
        <w:tabs>
          <w:tab w:val="right" w:pos="9628"/>
        </w:tabs>
        <w:rPr>
          <w:rFonts w:asciiTheme="minorHAnsi" w:eastAsiaTheme="minorEastAsia" w:hAnsiTheme="minorHAnsi" w:cstheme="minorBidi"/>
          <w:noProof/>
          <w:sz w:val="22"/>
          <w:lang w:val="it-IT" w:eastAsia="it-IT"/>
        </w:rPr>
      </w:pPr>
      <w:hyperlink w:anchor="_Toc66716526" w:history="1">
        <w:r w:rsidR="00093238" w:rsidRPr="006C6ED4">
          <w:rPr>
            <w:rStyle w:val="Collegamentoipertestuale"/>
            <w:rFonts w:ascii="Book Antiqua" w:hAnsi="Book Antiqua"/>
            <w:caps/>
            <w:noProof/>
          </w:rPr>
          <w:t>17. GNU Free Documentation License</w:t>
        </w:r>
        <w:r w:rsidR="00093238">
          <w:rPr>
            <w:noProof/>
            <w:webHidden/>
          </w:rPr>
          <w:tab/>
        </w:r>
        <w:r w:rsidR="00093238">
          <w:rPr>
            <w:noProof/>
            <w:webHidden/>
          </w:rPr>
          <w:fldChar w:fldCharType="begin"/>
        </w:r>
        <w:r w:rsidR="00093238">
          <w:rPr>
            <w:noProof/>
            <w:webHidden/>
          </w:rPr>
          <w:instrText xml:space="preserve"> PAGEREF _Toc66716526 \h </w:instrText>
        </w:r>
        <w:r w:rsidR="00093238">
          <w:rPr>
            <w:noProof/>
            <w:webHidden/>
          </w:rPr>
        </w:r>
        <w:r w:rsidR="00093238">
          <w:rPr>
            <w:noProof/>
            <w:webHidden/>
          </w:rPr>
          <w:fldChar w:fldCharType="separate"/>
        </w:r>
        <w:r w:rsidR="00093238">
          <w:rPr>
            <w:noProof/>
            <w:webHidden/>
          </w:rPr>
          <w:t>95</w:t>
        </w:r>
        <w:r w:rsidR="00093238">
          <w:rPr>
            <w:noProof/>
            <w:webHidden/>
          </w:rPr>
          <w:fldChar w:fldCharType="end"/>
        </w:r>
      </w:hyperlink>
    </w:p>
    <w:p w:rsidR="00420F8E" w:rsidRPr="00376AFF" w:rsidRDefault="005A2068" w:rsidP="00420F8E">
      <w:pPr>
        <w:rPr>
          <w:rFonts w:ascii="Times New Roman" w:hAnsi="Times New Roman"/>
          <w:sz w:val="24"/>
          <w:szCs w:val="24"/>
          <w:lang w:eastAsia="it-IT"/>
        </w:rPr>
      </w:pPr>
      <w:r w:rsidRPr="00376AFF">
        <w:rPr>
          <w:rFonts w:ascii="Times New Roman" w:hAnsi="Times New Roman"/>
          <w:sz w:val="24"/>
          <w:szCs w:val="24"/>
          <w:lang w:eastAsia="it-IT"/>
        </w:rPr>
        <w:fldChar w:fldCharType="end"/>
      </w:r>
    </w:p>
    <w:p w:rsidR="00644B36" w:rsidRPr="00376AFF" w:rsidRDefault="001757BC" w:rsidP="00C9299F">
      <w:pPr>
        <w:spacing w:after="0" w:line="240" w:lineRule="auto"/>
        <w:jc w:val="both"/>
        <w:rPr>
          <w:rFonts w:ascii="Times New Roman" w:hAnsi="Times New Roman"/>
          <w:sz w:val="24"/>
          <w:szCs w:val="24"/>
        </w:rPr>
      </w:pPr>
      <w:r w:rsidRPr="00376AFF">
        <w:rPr>
          <w:rFonts w:ascii="Times New Roman" w:hAnsi="Times New Roman"/>
          <w:sz w:val="24"/>
          <w:szCs w:val="24"/>
        </w:rPr>
        <w:t>Documentation Copyright:</w:t>
      </w:r>
    </w:p>
    <w:p w:rsidR="009244DE" w:rsidRPr="00376AFF" w:rsidRDefault="005C5AFE" w:rsidP="009244DE">
      <w:pPr>
        <w:spacing w:after="0" w:line="240" w:lineRule="auto"/>
        <w:jc w:val="both"/>
        <w:rPr>
          <w:rFonts w:ascii="Times New Roman" w:hAnsi="Times New Roman"/>
          <w:sz w:val="24"/>
          <w:szCs w:val="24"/>
        </w:rPr>
      </w:pPr>
      <w:proofErr w:type="gramStart"/>
      <w:r w:rsidRPr="00376AFF">
        <w:rPr>
          <w:rFonts w:ascii="Times New Roman" w:hAnsi="Times New Roman"/>
          <w:sz w:val="24"/>
          <w:szCs w:val="24"/>
        </w:rPr>
        <w:t>Copyright (C) 2015-</w:t>
      </w:r>
      <w:commentRangeStart w:id="0"/>
      <w:r w:rsidRPr="00376AFF">
        <w:rPr>
          <w:rFonts w:ascii="Times New Roman" w:hAnsi="Times New Roman"/>
          <w:sz w:val="24"/>
          <w:szCs w:val="24"/>
        </w:rPr>
        <w:t>2021</w:t>
      </w:r>
      <w:commentRangeEnd w:id="0"/>
      <w:r w:rsidRPr="00376AFF">
        <w:rPr>
          <w:rStyle w:val="Rimandocommento"/>
          <w:rFonts w:ascii="Times New Roman" w:eastAsia="Times New Roman" w:hAnsi="Times New Roman"/>
          <w:szCs w:val="20"/>
          <w:lang w:eastAsia="it-IT"/>
        </w:rPr>
        <w:commentReference w:id="0"/>
      </w:r>
      <w:r w:rsidR="00280490" w:rsidRPr="00376AFF">
        <w:rPr>
          <w:rFonts w:ascii="Times New Roman" w:hAnsi="Times New Roman"/>
          <w:sz w:val="24"/>
          <w:szCs w:val="24"/>
        </w:rPr>
        <w:t xml:space="preserve"> RSE SpA.</w:t>
      </w:r>
      <w:proofErr w:type="gramEnd"/>
      <w:r w:rsidR="00280490" w:rsidRPr="00376AFF">
        <w:rPr>
          <w:rFonts w:ascii="Times New Roman" w:hAnsi="Times New Roman"/>
          <w:sz w:val="24"/>
          <w:szCs w:val="24"/>
        </w:rPr>
        <w:t xml:space="preserve">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sidRPr="00376AFF">
        <w:rPr>
          <w:rFonts w:ascii="Times New Roman" w:hAnsi="Times New Roman"/>
          <w:sz w:val="24"/>
          <w:szCs w:val="24"/>
        </w:rPr>
        <w:t xml:space="preserve"> </w:t>
      </w:r>
      <w:r w:rsidR="00280490" w:rsidRPr="00376AFF">
        <w:rPr>
          <w:rFonts w:ascii="Times New Roman" w:hAnsi="Times New Roman"/>
          <w:sz w:val="24"/>
          <w:szCs w:val="24"/>
        </w:rPr>
        <w:t xml:space="preserve">A copy of the license </w:t>
      </w:r>
      <w:r w:rsidR="00700B8D" w:rsidRPr="00376AFF">
        <w:rPr>
          <w:rFonts w:ascii="Times New Roman" w:hAnsi="Times New Roman"/>
          <w:sz w:val="24"/>
          <w:szCs w:val="24"/>
        </w:rPr>
        <w:t xml:space="preserve">of this document </w:t>
      </w:r>
      <w:r w:rsidR="00280490" w:rsidRPr="00376AFF">
        <w:rPr>
          <w:rFonts w:ascii="Times New Roman" w:hAnsi="Times New Roman"/>
          <w:sz w:val="24"/>
          <w:szCs w:val="24"/>
        </w:rPr>
        <w:t>is included in the section entitled "GNU Free Documentation License".</w:t>
      </w:r>
      <w:r w:rsidR="00DB3EFF" w:rsidRPr="00376AFF">
        <w:rPr>
          <w:rFonts w:ascii="Times New Roman" w:hAnsi="Times New Roman"/>
          <w:sz w:val="24"/>
          <w:szCs w:val="24"/>
        </w:rPr>
        <w:t xml:space="preserve"> </w:t>
      </w:r>
      <w:r w:rsidR="00652F0F" w:rsidRPr="00376AFF">
        <w:rPr>
          <w:rFonts w:ascii="Times New Roman" w:hAnsi="Times New Roman"/>
          <w:sz w:val="24"/>
          <w:szCs w:val="24"/>
        </w:rPr>
        <w:t xml:space="preserve">This documentation represents an improvement of the previous version of the document (“SPHERA v.8.0 (RSE SpA): documentation”). </w:t>
      </w:r>
      <w:r w:rsidR="009244DE" w:rsidRPr="00376AFF">
        <w:rPr>
          <w:rFonts w:ascii="Times New Roman" w:hAnsi="Times New Roman"/>
          <w:sz w:val="24"/>
          <w:szCs w:val="24"/>
        </w:rPr>
        <w:t>The email address of the author of this documentation is: andrea.amicarelli@rse-web.it   .</w:t>
      </w:r>
    </w:p>
    <w:p w:rsidR="00C9299F" w:rsidRPr="00376AFF" w:rsidRDefault="00C9299F" w:rsidP="00700B8D">
      <w:pPr>
        <w:spacing w:after="0" w:line="240" w:lineRule="auto"/>
        <w:jc w:val="both"/>
        <w:rPr>
          <w:rFonts w:ascii="Times New Roman" w:hAnsi="Times New Roman"/>
          <w:sz w:val="24"/>
          <w:szCs w:val="24"/>
        </w:rPr>
      </w:pPr>
    </w:p>
    <w:p w:rsidR="00700B8D" w:rsidRPr="00376AFF" w:rsidRDefault="00700B8D" w:rsidP="00700B8D">
      <w:pPr>
        <w:spacing w:after="0" w:line="240" w:lineRule="auto"/>
        <w:jc w:val="both"/>
        <w:rPr>
          <w:rFonts w:ascii="Times New Roman" w:hAnsi="Times New Roman"/>
          <w:sz w:val="24"/>
          <w:szCs w:val="24"/>
        </w:rPr>
      </w:pPr>
      <w:r w:rsidRPr="00376AF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sidRPr="00376AFF">
        <w:rPr>
          <w:rFonts w:ascii="Times New Roman" w:hAnsi="Times New Roman"/>
          <w:sz w:val="24"/>
          <w:szCs w:val="24"/>
        </w:rPr>
        <w:t xml:space="preserve"> (Sec.1)</w:t>
      </w:r>
      <w:r w:rsidRPr="00376AFF">
        <w:rPr>
          <w:rFonts w:ascii="Times New Roman" w:hAnsi="Times New Roman"/>
          <w:sz w:val="24"/>
          <w:szCs w:val="24"/>
        </w:rPr>
        <w:t>.</w:t>
      </w:r>
    </w:p>
    <w:p w:rsidR="00644B36" w:rsidRPr="00376AF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 w:name="_Toc447794695"/>
      <w:bookmarkStart w:id="2" w:name="_Toc447794774"/>
      <w:bookmarkStart w:id="3" w:name="_Toc447794857"/>
      <w:bookmarkStart w:id="4" w:name="_Toc447794941"/>
      <w:bookmarkStart w:id="5" w:name="_Toc447795342"/>
      <w:bookmarkStart w:id="6" w:name="_Toc447795449"/>
      <w:bookmarkStart w:id="7" w:name="_Ref449959945"/>
      <w:bookmarkStart w:id="8" w:name="_Ref449960379"/>
      <w:bookmarkStart w:id="9" w:name="_Toc66716394"/>
      <w:r w:rsidRPr="00376AFF">
        <w:rPr>
          <w:rFonts w:ascii="Book Antiqua" w:hAnsi="Book Antiqua"/>
          <w:caps/>
          <w:kern w:val="0"/>
          <w:sz w:val="24"/>
          <w:szCs w:val="24"/>
        </w:rPr>
        <w:lastRenderedPageBreak/>
        <w:t>D</w:t>
      </w:r>
      <w:r w:rsidR="00644B36" w:rsidRPr="00376AFF">
        <w:rPr>
          <w:rFonts w:ascii="Book Antiqua" w:hAnsi="Book Antiqua"/>
          <w:caps/>
          <w:kern w:val="0"/>
          <w:sz w:val="24"/>
          <w:szCs w:val="24"/>
        </w:rPr>
        <w:t>escription and references</w:t>
      </w:r>
      <w:bookmarkEnd w:id="1"/>
      <w:bookmarkEnd w:id="2"/>
      <w:bookmarkEnd w:id="3"/>
      <w:bookmarkEnd w:id="4"/>
      <w:bookmarkEnd w:id="5"/>
      <w:bookmarkEnd w:id="6"/>
      <w:bookmarkEnd w:id="7"/>
      <w:bookmarkEnd w:id="8"/>
      <w:bookmarkEnd w:id="9"/>
    </w:p>
    <w:p w:rsidR="00241EA9" w:rsidRPr="00376AFF" w:rsidRDefault="009A10DE" w:rsidP="00241EA9">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C54D72" w:rsidRPr="00376AFF">
        <w:rPr>
          <w:rFonts w:ascii="Times New Roman" w:hAnsi="Times New Roman"/>
          <w:sz w:val="24"/>
          <w:szCs w:val="24"/>
        </w:rPr>
        <w:t>v.9</w:t>
      </w:r>
      <w:r w:rsidR="00990714" w:rsidRPr="00376AFF">
        <w:rPr>
          <w:rFonts w:ascii="Times New Roman" w:hAnsi="Times New Roman"/>
          <w:sz w:val="24"/>
          <w:szCs w:val="24"/>
        </w:rPr>
        <w:t>.0</w:t>
      </w:r>
      <w:r w:rsidR="00C54D72" w:rsidRPr="00376AFF">
        <w:rPr>
          <w:rFonts w:ascii="Times New Roman" w:hAnsi="Times New Roman"/>
          <w:sz w:val="24"/>
          <w:szCs w:val="24"/>
        </w:rPr>
        <w:t>.0</w:t>
      </w:r>
      <w:r w:rsidR="00990714" w:rsidRPr="00376AFF">
        <w:rPr>
          <w:rFonts w:ascii="Times New Roman" w:hAnsi="Times New Roman"/>
          <w:sz w:val="24"/>
          <w:szCs w:val="24"/>
        </w:rPr>
        <w:t xml:space="preserve"> (RSE SpA) </w:t>
      </w:r>
      <w:r w:rsidRPr="00376AFF">
        <w:rPr>
          <w:rFonts w:ascii="Times New Roman" w:hAnsi="Times New Roman"/>
          <w:sz w:val="24"/>
          <w:szCs w:val="24"/>
        </w:rPr>
        <w:t>is free</w:t>
      </w:r>
      <w:r w:rsidR="00173B23" w:rsidRPr="00376AFF">
        <w:rPr>
          <w:rFonts w:ascii="Times New Roman" w:hAnsi="Times New Roman"/>
          <w:sz w:val="24"/>
          <w:szCs w:val="24"/>
        </w:rPr>
        <w:t xml:space="preserve"> research software</w:t>
      </w:r>
      <w:r w:rsidR="00235EA2" w:rsidRPr="00376AFF">
        <w:rPr>
          <w:rFonts w:ascii="Times New Roman" w:hAnsi="Times New Roman"/>
          <w:sz w:val="24"/>
          <w:szCs w:val="24"/>
        </w:rPr>
        <w:t xml:space="preserve"> </w:t>
      </w:r>
      <w:r w:rsidRPr="00376AFF">
        <w:rPr>
          <w:rFonts w:ascii="Times New Roman" w:hAnsi="Times New Roman"/>
          <w:sz w:val="24"/>
          <w:szCs w:val="24"/>
        </w:rPr>
        <w:t xml:space="preserve">(FOSS) </w:t>
      </w:r>
      <w:r w:rsidR="00173B23" w:rsidRPr="00376AFF">
        <w:rPr>
          <w:rFonts w:ascii="Times New Roman" w:hAnsi="Times New Roman"/>
          <w:sz w:val="24"/>
          <w:szCs w:val="24"/>
        </w:rPr>
        <w:t>based on the SPH (“Smoothed Particle Hydrodynamics”</w:t>
      </w:r>
      <w:r w:rsidR="00235EA2" w:rsidRPr="00376AFF">
        <w:rPr>
          <w:rFonts w:ascii="Times New Roman" w:hAnsi="Times New Roman"/>
          <w:sz w:val="24"/>
          <w:szCs w:val="24"/>
        </w:rPr>
        <w:t xml:space="preserve">) method, which represents a </w:t>
      </w:r>
      <w:r w:rsidR="00173B23" w:rsidRPr="00376AFF">
        <w:rPr>
          <w:rFonts w:ascii="Times New Roman" w:hAnsi="Times New Roman"/>
          <w:sz w:val="24"/>
          <w:szCs w:val="24"/>
        </w:rPr>
        <w:t>mesh-less Computational F</w:t>
      </w:r>
      <w:r w:rsidR="00235EA2" w:rsidRPr="00376AFF">
        <w:rPr>
          <w:rFonts w:ascii="Times New Roman" w:hAnsi="Times New Roman"/>
          <w:sz w:val="24"/>
          <w:szCs w:val="24"/>
        </w:rPr>
        <w:t>l</w:t>
      </w:r>
      <w:r w:rsidR="00173B23" w:rsidRPr="00376AFF">
        <w:rPr>
          <w:rFonts w:ascii="Times New Roman" w:hAnsi="Times New Roman"/>
          <w:sz w:val="24"/>
          <w:szCs w:val="24"/>
        </w:rPr>
        <w:t>uid Dynamics technique</w:t>
      </w:r>
      <w:r w:rsidR="00235EA2" w:rsidRPr="00376AFF">
        <w:rPr>
          <w:rFonts w:ascii="Times New Roman" w:hAnsi="Times New Roman"/>
          <w:sz w:val="24"/>
          <w:szCs w:val="24"/>
        </w:rPr>
        <w:t xml:space="preserve"> for </w:t>
      </w:r>
      <w:r w:rsidR="00173B23" w:rsidRPr="00376AFF">
        <w:rPr>
          <w:rFonts w:ascii="Times New Roman" w:hAnsi="Times New Roman"/>
          <w:sz w:val="24"/>
          <w:szCs w:val="24"/>
        </w:rPr>
        <w:t>free surface and multi-phase flows</w:t>
      </w:r>
      <w:r w:rsidR="00235EA2" w:rsidRPr="00376AFF">
        <w:rPr>
          <w:rFonts w:ascii="Times New Roman" w:hAnsi="Times New Roman"/>
          <w:sz w:val="24"/>
          <w:szCs w:val="24"/>
        </w:rPr>
        <w:t xml:space="preserve">. So far, SPHERA has been applied to represent </w:t>
      </w:r>
      <w:r w:rsidR="00DB3EFF" w:rsidRPr="00376AFF">
        <w:rPr>
          <w:rFonts w:ascii="Times New Roman" w:hAnsi="Times New Roman"/>
          <w:sz w:val="24"/>
          <w:szCs w:val="24"/>
        </w:rPr>
        <w:t xml:space="preserve">several types of </w:t>
      </w:r>
      <w:r w:rsidR="00173B23" w:rsidRPr="00376AFF">
        <w:rPr>
          <w:rFonts w:ascii="Times New Roman" w:hAnsi="Times New Roman"/>
          <w:sz w:val="24"/>
          <w:szCs w:val="24"/>
        </w:rPr>
        <w:t xml:space="preserve">floods </w:t>
      </w:r>
      <w:r w:rsidR="00D854B8" w:rsidRPr="00376AFF">
        <w:rPr>
          <w:rFonts w:ascii="Times New Roman" w:hAnsi="Times New Roman"/>
          <w:sz w:val="24"/>
          <w:szCs w:val="24"/>
        </w:rPr>
        <w:t xml:space="preserve">(with transport of solid bodies and bed-load transport flood-control works, flood-induced damage; domain spatial coverage of some </w:t>
      </w:r>
      <w:r w:rsidR="0005307C" w:rsidRPr="00376AFF">
        <w:rPr>
          <w:rFonts w:ascii="Times New Roman" w:hAnsi="Times New Roman"/>
          <w:sz w:val="24"/>
          <w:szCs w:val="24"/>
        </w:rPr>
        <w:t>hundreds</w:t>
      </w:r>
      <w:r w:rsidR="00D854B8" w:rsidRPr="00376AFF">
        <w:rPr>
          <w:rFonts w:ascii="Times New Roman" w:hAnsi="Times New Roman"/>
          <w:sz w:val="24"/>
          <w:szCs w:val="24"/>
        </w:rPr>
        <w:t xml:space="preserve"> of squared kilometres) </w:t>
      </w:r>
      <w:r w:rsidR="00173B23" w:rsidRPr="00376AFF">
        <w:rPr>
          <w:rFonts w:ascii="Times New Roman" w:hAnsi="Times New Roman"/>
          <w:sz w:val="24"/>
          <w:szCs w:val="24"/>
        </w:rPr>
        <w:t xml:space="preserve">and </w:t>
      </w:r>
      <w:r w:rsidR="00D854B8" w:rsidRPr="00376AFF">
        <w:rPr>
          <w:rFonts w:ascii="Times New Roman" w:hAnsi="Times New Roman"/>
          <w:sz w:val="24"/>
          <w:szCs w:val="24"/>
        </w:rPr>
        <w:t xml:space="preserve">fast </w:t>
      </w:r>
      <w:r w:rsidR="00173B23" w:rsidRPr="00376AFF">
        <w:rPr>
          <w:rFonts w:ascii="Times New Roman" w:hAnsi="Times New Roman"/>
          <w:sz w:val="24"/>
          <w:szCs w:val="24"/>
        </w:rPr>
        <w:t>landslides</w:t>
      </w:r>
      <w:r w:rsidR="004105BA" w:rsidRPr="00376AFF">
        <w:rPr>
          <w:rFonts w:ascii="Times New Roman" w:hAnsi="Times New Roman"/>
          <w:sz w:val="24"/>
          <w:szCs w:val="24"/>
        </w:rPr>
        <w:t>, sloshing tanks</w:t>
      </w:r>
      <w:r w:rsidR="00D854B8" w:rsidRPr="00376AFF">
        <w:rPr>
          <w:rFonts w:ascii="Times New Roman" w:hAnsi="Times New Roman"/>
          <w:sz w:val="24"/>
          <w:szCs w:val="24"/>
        </w:rPr>
        <w:t xml:space="preserve">, sea waves and </w:t>
      </w:r>
      <w:del w:id="10" w:author="Amicarelli Andrea (RSE)" w:date="2020-04-13T14:25:00Z">
        <w:r w:rsidR="00D854B8" w:rsidRPr="00376AFF" w:rsidDel="00020A50">
          <w:rPr>
            <w:rFonts w:ascii="Times New Roman" w:hAnsi="Times New Roman"/>
            <w:sz w:val="24"/>
            <w:szCs w:val="24"/>
          </w:rPr>
          <w:delText>sediment removal from water reservoirs</w:delText>
        </w:r>
      </w:del>
      <w:ins w:id="11" w:author="Amicarelli Andrea (RSE)" w:date="2020-04-13T14:25:00Z">
        <w:r w:rsidR="00020A50" w:rsidRPr="00376AFF">
          <w:rPr>
            <w:rFonts w:ascii="Times New Roman" w:hAnsi="Times New Roman"/>
            <w:sz w:val="24"/>
            <w:szCs w:val="24"/>
          </w:rPr>
          <w:t>hydroelectric plants</w:t>
        </w:r>
      </w:ins>
      <w:r w:rsidR="00D854B8" w:rsidRPr="00376AFF">
        <w:rPr>
          <w:rFonts w:ascii="Times New Roman" w:hAnsi="Times New Roman"/>
          <w:sz w:val="24"/>
          <w:szCs w:val="24"/>
        </w:rPr>
        <w:t>.</w:t>
      </w:r>
    </w:p>
    <w:p w:rsidR="00173B23" w:rsidRPr="00376AFF" w:rsidRDefault="005C5AFE" w:rsidP="00173B23">
      <w:pPr>
        <w:spacing w:after="0" w:line="240" w:lineRule="auto"/>
        <w:jc w:val="both"/>
        <w:rPr>
          <w:rFonts w:ascii="Times New Roman" w:hAnsi="Times New Roman"/>
          <w:sz w:val="24"/>
          <w:szCs w:val="24"/>
        </w:rPr>
      </w:pPr>
      <w:r w:rsidRPr="00376AFF">
        <w:rPr>
          <w:rFonts w:ascii="Times New Roman" w:hAnsi="Times New Roman"/>
          <w:sz w:val="24"/>
          <w:szCs w:val="24"/>
        </w:rPr>
        <w:t>With Copyright 2005-20</w:t>
      </w:r>
      <w:commentRangeStart w:id="12"/>
      <w:r w:rsidRPr="00376AFF">
        <w:rPr>
          <w:rFonts w:ascii="Times New Roman" w:hAnsi="Times New Roman"/>
          <w:sz w:val="24"/>
          <w:szCs w:val="24"/>
        </w:rPr>
        <w:t>21</w:t>
      </w:r>
      <w:commentRangeEnd w:id="12"/>
      <w:r w:rsidRPr="00376AFF">
        <w:rPr>
          <w:rStyle w:val="Rimandocommento"/>
          <w:rFonts w:ascii="Times New Roman" w:eastAsia="Times New Roman" w:hAnsi="Times New Roman"/>
          <w:szCs w:val="20"/>
          <w:lang w:eastAsia="it-IT"/>
        </w:rPr>
        <w:commentReference w:id="12"/>
      </w:r>
      <w:r w:rsidR="00173B23" w:rsidRPr="00376AFF">
        <w:rPr>
          <w:rFonts w:ascii="Times New Roman" w:hAnsi="Times New Roman"/>
          <w:sz w:val="24"/>
          <w:szCs w:val="24"/>
        </w:rPr>
        <w:t xml:space="preserve"> (</w:t>
      </w:r>
      <w:r w:rsidR="00235EA2" w:rsidRPr="00376AFF">
        <w:rPr>
          <w:rFonts w:ascii="Times New Roman" w:hAnsi="Times New Roman"/>
          <w:sz w:val="24"/>
          <w:szCs w:val="24"/>
        </w:rPr>
        <w:t>RSE SpA -</w:t>
      </w:r>
      <w:r w:rsidR="004105BA" w:rsidRPr="00376AFF">
        <w:rPr>
          <w:rFonts w:ascii="Times New Roman" w:hAnsi="Times New Roman"/>
          <w:sz w:val="24"/>
          <w:szCs w:val="24"/>
        </w:rPr>
        <w:t xml:space="preserve"> </w:t>
      </w:r>
      <w:r w:rsidR="00173B23" w:rsidRPr="00376AFF">
        <w:rPr>
          <w:rFonts w:ascii="Times New Roman" w:hAnsi="Times New Roman"/>
          <w:sz w:val="24"/>
          <w:szCs w:val="24"/>
        </w:rPr>
        <w:t>formerly ERSE SpA, formerly CESI RICERCA, formerly CESI</w:t>
      </w:r>
      <w:r w:rsidR="00D60B27" w:rsidRPr="00376AFF">
        <w:rPr>
          <w:rFonts w:ascii="Times New Roman" w:hAnsi="Times New Roman"/>
          <w:sz w:val="24"/>
          <w:szCs w:val="24"/>
        </w:rPr>
        <w:t>-Ricerca di Sistema</w:t>
      </w:r>
      <w:r w:rsidR="004105BA" w:rsidRPr="00376AFF">
        <w:rPr>
          <w:rFonts w:ascii="Times New Roman" w:hAnsi="Times New Roman"/>
          <w:sz w:val="24"/>
          <w:szCs w:val="24"/>
        </w:rPr>
        <w:t xml:space="preserve"> </w:t>
      </w:r>
      <w:r w:rsidR="00235EA2" w:rsidRPr="00376AFF">
        <w:rPr>
          <w:rFonts w:ascii="Times New Roman" w:hAnsi="Times New Roman"/>
          <w:sz w:val="24"/>
          <w:szCs w:val="24"/>
        </w:rPr>
        <w:t xml:space="preserve">-), SPHERA </w:t>
      </w:r>
      <w:r w:rsidR="00173B23" w:rsidRPr="00376AFF">
        <w:rPr>
          <w:rFonts w:ascii="Times New Roman" w:hAnsi="Times New Roman"/>
          <w:sz w:val="24"/>
          <w:szCs w:val="24"/>
        </w:rPr>
        <w:t>has been developed for RSE SpA (</w:t>
      </w:r>
      <w:r w:rsidR="005B65CF" w:rsidRPr="00376AFF">
        <w:rPr>
          <w:rFonts w:ascii="Times New Roman" w:hAnsi="Times New Roman"/>
          <w:sz w:val="24"/>
          <w:szCs w:val="24"/>
        </w:rPr>
        <w:t>hereafter RSE</w:t>
      </w:r>
      <w:r w:rsidR="00D85D82" w:rsidRPr="00376AFF">
        <w:rPr>
          <w:rFonts w:ascii="Times New Roman" w:hAnsi="Times New Roman"/>
          <w:sz w:val="24"/>
          <w:szCs w:val="24"/>
        </w:rPr>
        <w:t xml:space="preserve">, </w:t>
      </w:r>
      <w:r w:rsidR="00173B23" w:rsidRPr="00376AFF">
        <w:rPr>
          <w:rFonts w:ascii="Times New Roman" w:hAnsi="Times New Roman"/>
          <w:sz w:val="24"/>
          <w:szCs w:val="24"/>
        </w:rPr>
        <w:t>unique owner of the patrimonial rights of SPHERA) by the following authors (</w:t>
      </w:r>
      <w:r w:rsidR="00235EA2" w:rsidRPr="00376AFF">
        <w:rPr>
          <w:rFonts w:ascii="Times New Roman" w:hAnsi="Times New Roman"/>
          <w:sz w:val="24"/>
          <w:szCs w:val="24"/>
        </w:rPr>
        <w:t xml:space="preserve">SPHERA </w:t>
      </w:r>
      <w:r w:rsidR="00173B23" w:rsidRPr="00376AFF">
        <w:rPr>
          <w:rFonts w:ascii="Times New Roman" w:hAnsi="Times New Roman"/>
          <w:sz w:val="24"/>
          <w:szCs w:val="24"/>
        </w:rPr>
        <w:t xml:space="preserve">author list): Andrea Amicarelli, Antonio Di Monaco, Sauro Manenti, Elia </w:t>
      </w:r>
      <w:r w:rsidR="002D4C70" w:rsidRPr="00376AFF">
        <w:rPr>
          <w:rFonts w:ascii="Times New Roman" w:hAnsi="Times New Roman"/>
          <w:sz w:val="24"/>
          <w:szCs w:val="24"/>
        </w:rPr>
        <w:t xml:space="preserve">Giuseppe </w:t>
      </w:r>
      <w:r w:rsidR="00173B23" w:rsidRPr="00376AFF">
        <w:rPr>
          <w:rFonts w:ascii="Times New Roman" w:hAnsi="Times New Roman"/>
          <w:sz w:val="24"/>
          <w:szCs w:val="24"/>
        </w:rPr>
        <w:t>Bon, Daria Gatti, Giordano Agate, Stefano Falappi, Barbara Flamini, Roberto Guandalini, David Zuccalà</w:t>
      </w:r>
      <w:r w:rsidR="0075494E" w:rsidRPr="00376AFF">
        <w:rPr>
          <w:rFonts w:ascii="Times New Roman" w:hAnsi="Times New Roman"/>
          <w:sz w:val="24"/>
          <w:szCs w:val="24"/>
        </w:rPr>
        <w:t xml:space="preserve">, </w:t>
      </w:r>
      <w:ins w:id="13" w:author="Amicarelli Andrea (RSE)" w:date="2020-04-13T14:22:00Z">
        <w:r w:rsidR="00A5443F" w:rsidRPr="00376AFF">
          <w:rPr>
            <w:rFonts w:ascii="Times New Roman" w:hAnsi="Times New Roman"/>
            <w:sz w:val="24"/>
            <w:szCs w:val="24"/>
          </w:rPr>
          <w:t xml:space="preserve">Emanuela Abbate, </w:t>
        </w:r>
      </w:ins>
      <w:r w:rsidR="0075494E" w:rsidRPr="00376AFF">
        <w:rPr>
          <w:rFonts w:ascii="Times New Roman" w:hAnsi="Times New Roman"/>
          <w:sz w:val="24"/>
          <w:szCs w:val="24"/>
        </w:rPr>
        <w:t>Qiao Cheng</w:t>
      </w:r>
      <w:r w:rsidR="00173B23" w:rsidRPr="00376AFF">
        <w:rPr>
          <w:rFonts w:ascii="Times New Roman" w:hAnsi="Times New Roman"/>
          <w:sz w:val="24"/>
          <w:szCs w:val="24"/>
        </w:rPr>
        <w:t>.</w:t>
      </w:r>
    </w:p>
    <w:p w:rsidR="00173B23" w:rsidRPr="00376AFF" w:rsidRDefault="00173B23" w:rsidP="00173B23">
      <w:pPr>
        <w:spacing w:after="0" w:line="240" w:lineRule="auto"/>
        <w:jc w:val="both"/>
        <w:rPr>
          <w:rFonts w:ascii="Times New Roman" w:hAnsi="Times New Roman"/>
          <w:sz w:val="24"/>
          <w:szCs w:val="24"/>
        </w:rPr>
      </w:pPr>
      <w:r w:rsidRPr="00376AFF">
        <w:rPr>
          <w:rFonts w:ascii="Times New Roman" w:hAnsi="Times New Roman"/>
          <w:sz w:val="24"/>
          <w:szCs w:val="24"/>
        </w:rPr>
        <w:t>The main numerical developments featuring SPHERA (so far) are listed in chronological reverse order:</w:t>
      </w:r>
    </w:p>
    <w:p w:rsidR="009369F0" w:rsidRPr="00376AFF" w:rsidRDefault="001D6474" w:rsidP="00303E20">
      <w:pPr>
        <w:pStyle w:val="Paragrafoelenco"/>
        <w:numPr>
          <w:ilvl w:val="0"/>
          <w:numId w:val="1"/>
        </w:numPr>
        <w:jc w:val="both"/>
        <w:rPr>
          <w:lang w:val="en-GB"/>
        </w:rPr>
      </w:pPr>
      <w:r w:rsidRPr="00376AFF">
        <w:rPr>
          <w:lang w:val="en-GB"/>
        </w:rPr>
        <w:t>Scheme for dens</w:t>
      </w:r>
      <w:r w:rsidR="003C485F" w:rsidRPr="00376AFF">
        <w:rPr>
          <w:lang w:val="en-GB"/>
        </w:rPr>
        <w:t>e granular flows. Reference: Amicarelli et al. (2017, IJCFD, [</w:t>
      </w:r>
      <w:r w:rsidR="003C485F" w:rsidRPr="00376AFF">
        <w:rPr>
          <w:lang w:val="en-GB"/>
        </w:rPr>
        <w:fldChar w:fldCharType="begin"/>
      </w:r>
      <w:r w:rsidR="003C485F" w:rsidRPr="00376AFF">
        <w:rPr>
          <w:lang w:val="en-GB"/>
        </w:rPr>
        <w:instrText xml:space="preserve"> REF _Ref520373754 \r \h </w:instrText>
      </w:r>
      <w:r w:rsidR="003C485F" w:rsidRPr="00376AFF">
        <w:rPr>
          <w:lang w:val="en-GB"/>
        </w:rPr>
      </w:r>
      <w:r w:rsidR="003C485F" w:rsidRPr="00376AFF">
        <w:rPr>
          <w:lang w:val="en-GB"/>
        </w:rPr>
        <w:fldChar w:fldCharType="separate"/>
      </w:r>
      <w:r w:rsidR="00093238">
        <w:rPr>
          <w:lang w:val="en-GB"/>
        </w:rPr>
        <w:t>9</w:t>
      </w:r>
      <w:r w:rsidR="003C485F" w:rsidRPr="00376AFF">
        <w:rPr>
          <w:lang w:val="en-GB"/>
        </w:rPr>
        <w:fldChar w:fldCharType="end"/>
      </w:r>
      <w:r w:rsidR="003C485F" w:rsidRPr="00376AFF">
        <w:rPr>
          <w:lang w:val="en-GB"/>
        </w:rPr>
        <w:t>]):</w:t>
      </w:r>
    </w:p>
    <w:p w:rsidR="003C485F" w:rsidRPr="00376AFF" w:rsidRDefault="003C485F" w:rsidP="003C485F">
      <w:pPr>
        <w:pStyle w:val="Paragrafoelenco"/>
        <w:ind w:left="1440"/>
        <w:jc w:val="both"/>
        <w:rPr>
          <w:lang w:val="en-GB"/>
        </w:rPr>
      </w:pPr>
      <w:r w:rsidRPr="00376AFF">
        <w:rPr>
          <w:lang w:val="en-GB"/>
        </w:rPr>
        <w:t>Amicarelli A., B. Kocak, S. Sibilla, J. Grabe; 2017; A 3D Smoothed Particle Hydrodynamics model for erosional dam-break floods; International Journal of Computational Fluid Dynamics, 31(10):413-434; DOI 10.1080/10618562.2017.1422731</w:t>
      </w:r>
    </w:p>
    <w:p w:rsidR="00173B23" w:rsidRPr="00376AFF" w:rsidRDefault="00173B23" w:rsidP="00303E20">
      <w:pPr>
        <w:pStyle w:val="Paragrafoelenco"/>
        <w:numPr>
          <w:ilvl w:val="0"/>
          <w:numId w:val="1"/>
        </w:numPr>
        <w:jc w:val="both"/>
        <w:rPr>
          <w:lang w:val="en-GB"/>
        </w:rPr>
      </w:pPr>
      <w:r w:rsidRPr="00376AFF">
        <w:rPr>
          <w:lang w:val="en-GB"/>
        </w:rPr>
        <w:t>3D SPH numerical scheme for the transport of solid bodies in free surface flows. Reference: Amicarelli et al. (2015, CAF</w:t>
      </w:r>
      <w:r w:rsidR="00CB7669" w:rsidRPr="00376AFF">
        <w:rPr>
          <w:lang w:val="en-GB"/>
        </w:rPr>
        <w:t>, [</w:t>
      </w:r>
      <w:r w:rsidR="009F3AAC" w:rsidRPr="00376AFF">
        <w:rPr>
          <w:lang w:val="en-GB"/>
        </w:rPr>
        <w:fldChar w:fldCharType="begin"/>
      </w:r>
      <w:r w:rsidR="009F3AAC" w:rsidRPr="00376AFF">
        <w:rPr>
          <w:lang w:val="en-GB"/>
        </w:rPr>
        <w:instrText xml:space="preserve"> REF _Ref447810426 \r \h </w:instrText>
      </w:r>
      <w:r w:rsidR="009F3AAC" w:rsidRPr="00376AFF">
        <w:rPr>
          <w:lang w:val="en-GB"/>
        </w:rPr>
      </w:r>
      <w:r w:rsidR="009F3AAC" w:rsidRPr="00376AFF">
        <w:rPr>
          <w:lang w:val="en-GB"/>
        </w:rPr>
        <w:fldChar w:fldCharType="separate"/>
      </w:r>
      <w:r w:rsidR="00093238">
        <w:rPr>
          <w:lang w:val="en-GB"/>
        </w:rPr>
        <w:t>7</w:t>
      </w:r>
      <w:r w:rsidR="009F3AAC" w:rsidRPr="00376AFF">
        <w:rPr>
          <w:lang w:val="en-GB"/>
        </w:rPr>
        <w:fldChar w:fldCharType="end"/>
      </w:r>
      <w:r w:rsidR="00CB7669" w:rsidRPr="00376AFF">
        <w:rPr>
          <w:lang w:val="en-GB"/>
        </w:rPr>
        <w:t>]</w:t>
      </w:r>
      <w:r w:rsidRPr="00376AFF">
        <w:rPr>
          <w:lang w:val="en-GB"/>
        </w:rPr>
        <w:t xml:space="preserve">): </w:t>
      </w:r>
    </w:p>
    <w:p w:rsidR="00173B23" w:rsidRPr="00376AFF" w:rsidRDefault="00173B23" w:rsidP="00173B23">
      <w:pPr>
        <w:pStyle w:val="Paragrafoelenco"/>
        <w:ind w:left="1440"/>
        <w:jc w:val="both"/>
        <w:rPr>
          <w:lang w:val="en-GB"/>
        </w:rPr>
      </w:pPr>
      <w:r w:rsidRPr="00376AF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 xml:space="preserve">ent based on discrete surface and volume elements, and on a 1D Linearized Partial Riemann Solver coupled with a MUSCL (Monotonic Upstream-Centered Scheme for Conservation Laws) </w:t>
      </w:r>
      <w:r w:rsidR="00DB3EFF" w:rsidRPr="00376AFF">
        <w:rPr>
          <w:lang w:val="en-GB"/>
        </w:rPr>
        <w:t xml:space="preserve">spatial reconstruction </w:t>
      </w:r>
      <w:r w:rsidRPr="00376AFF">
        <w:rPr>
          <w:lang w:val="en-GB"/>
        </w:rPr>
        <w:t>scheme. Reference: Amicarelli et al. (2013, IJNME</w:t>
      </w:r>
      <w:r w:rsidR="00B4506C" w:rsidRPr="00376AFF">
        <w:rPr>
          <w:lang w:val="en-GB"/>
        </w:rPr>
        <w:t>, [</w:t>
      </w:r>
      <w:r w:rsidR="00B4506C" w:rsidRPr="00376AFF">
        <w:rPr>
          <w:lang w:val="en-GB"/>
        </w:rPr>
        <w:fldChar w:fldCharType="begin"/>
      </w:r>
      <w:r w:rsidR="00B4506C" w:rsidRPr="00376AFF">
        <w:rPr>
          <w:lang w:val="en-GB"/>
        </w:rPr>
        <w:instrText xml:space="preserve"> REF _Ref447811096 \r \h </w:instrText>
      </w:r>
      <w:r w:rsidR="00B4506C" w:rsidRPr="00376AFF">
        <w:rPr>
          <w:lang w:val="en-GB"/>
        </w:rPr>
      </w:r>
      <w:r w:rsidR="00B4506C" w:rsidRPr="00376AFF">
        <w:rPr>
          <w:lang w:val="en-GB"/>
        </w:rPr>
        <w:fldChar w:fldCharType="separate"/>
      </w:r>
      <w:r w:rsidR="00093238">
        <w:rPr>
          <w:lang w:val="en-GB"/>
        </w:rPr>
        <w:t>6</w:t>
      </w:r>
      <w:r w:rsidR="00B4506C" w:rsidRPr="00376AFF">
        <w:rPr>
          <w:lang w:val="en-GB"/>
        </w:rPr>
        <w:fldChar w:fldCharType="end"/>
      </w:r>
      <w:r w:rsidR="00B4506C" w:rsidRPr="00376AFF">
        <w:rPr>
          <w:lang w:val="en-GB"/>
        </w:rPr>
        <w:t>]</w:t>
      </w:r>
      <w:r w:rsidRPr="00376AFF">
        <w:rPr>
          <w:lang w:val="en-GB"/>
        </w:rPr>
        <w:t xml:space="preserve">): </w:t>
      </w:r>
    </w:p>
    <w:p w:rsidR="00173B23" w:rsidRPr="00376AFF" w:rsidRDefault="00173B23" w:rsidP="00173B23">
      <w:pPr>
        <w:pStyle w:val="Paragrafoelenco"/>
        <w:ind w:left="1440"/>
        <w:jc w:val="both"/>
        <w:rPr>
          <w:lang w:val="en-GB"/>
        </w:rPr>
      </w:pPr>
      <w:r w:rsidRPr="00376AF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376AFF" w:rsidRDefault="00173B23" w:rsidP="00303E20">
      <w:pPr>
        <w:pStyle w:val="Paragrafoelenco"/>
        <w:numPr>
          <w:ilvl w:val="0"/>
          <w:numId w:val="1"/>
        </w:numPr>
        <w:jc w:val="both"/>
        <w:rPr>
          <w:lang w:val="en-GB"/>
        </w:rPr>
      </w:pPr>
      <w:r w:rsidRPr="00376AFF">
        <w:rPr>
          <w:lang w:val="en-GB"/>
        </w:rPr>
        <w:t>SPH numerical scheme for a 2D erosion criterion. Reference: Manenti et al. (2012, JHE</w:t>
      </w:r>
      <w:r w:rsidR="00B4506C" w:rsidRPr="00376AFF">
        <w:rPr>
          <w:lang w:val="en-GB"/>
        </w:rPr>
        <w:t>, [</w:t>
      </w:r>
      <w:r w:rsidR="00B4506C" w:rsidRPr="00376AFF">
        <w:rPr>
          <w:lang w:val="en-GB"/>
        </w:rPr>
        <w:fldChar w:fldCharType="begin"/>
      </w:r>
      <w:r w:rsidR="00B4506C" w:rsidRPr="00376AFF">
        <w:rPr>
          <w:lang w:val="en-GB"/>
        </w:rPr>
        <w:instrText xml:space="preserve"> REF _Ref447811118 \r \h </w:instrText>
      </w:r>
      <w:r w:rsidR="00B4506C" w:rsidRPr="00376AFF">
        <w:rPr>
          <w:lang w:val="en-GB"/>
        </w:rPr>
      </w:r>
      <w:r w:rsidR="00B4506C" w:rsidRPr="00376AFF">
        <w:rPr>
          <w:lang w:val="en-GB"/>
        </w:rPr>
        <w:fldChar w:fldCharType="separate"/>
      </w:r>
      <w:r w:rsidR="00093238">
        <w:rPr>
          <w:lang w:val="en-GB"/>
        </w:rPr>
        <w:t>122</w:t>
      </w:r>
      <w:r w:rsidR="00B4506C" w:rsidRPr="00376AFF">
        <w:rPr>
          <w:lang w:val="en-GB"/>
        </w:rPr>
        <w:fldChar w:fldCharType="end"/>
      </w:r>
      <w:r w:rsidR="00B4506C" w:rsidRPr="00376AFF">
        <w:rPr>
          <w:lang w:val="en-GB"/>
        </w:rPr>
        <w:t>]</w:t>
      </w:r>
      <w:r w:rsidRPr="00376AFF">
        <w:rPr>
          <w:lang w:val="en-GB"/>
        </w:rPr>
        <w:t xml:space="preserve">): </w:t>
      </w:r>
    </w:p>
    <w:p w:rsidR="00173B23" w:rsidRPr="00376AFF" w:rsidRDefault="00173B23" w:rsidP="00173B23">
      <w:pPr>
        <w:pStyle w:val="Paragrafoelenco"/>
        <w:ind w:left="1440"/>
        <w:jc w:val="both"/>
        <w:rPr>
          <w:lang w:val="en-GB"/>
        </w:rPr>
      </w:pPr>
      <w:r w:rsidRPr="00376AFF">
        <w:rPr>
          <w:lang w:val="en-GB"/>
        </w:rPr>
        <w:t xml:space="preserve">Manenti S., S. Sibilla, M. Gallati, G. Agate, R. Guandalini; 2012; SPH Simulation of Sediment Flushing Induced by a Rapid Water Flow; Journal of Hydraulic Engineering ASCE 138(3): 227-311. </w:t>
      </w:r>
    </w:p>
    <w:p w:rsidR="00235EA2"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ent based on volume integrals</w:t>
      </w:r>
      <w:r w:rsidR="00235EA2" w:rsidRPr="00376AFF">
        <w:rPr>
          <w:lang w:val="en-GB"/>
        </w:rPr>
        <w:t>, which are</w:t>
      </w:r>
      <w:r w:rsidRPr="00376AFF">
        <w:rPr>
          <w:lang w:val="en-GB"/>
        </w:rPr>
        <w:t xml:space="preserve"> numerically computed outside </w:t>
      </w:r>
      <w:r w:rsidR="00235EA2" w:rsidRPr="00376AFF">
        <w:rPr>
          <w:lang w:val="en-GB"/>
        </w:rPr>
        <w:t xml:space="preserve">of </w:t>
      </w:r>
      <w:r w:rsidRPr="00376AFF">
        <w:rPr>
          <w:lang w:val="en-GB"/>
        </w:rPr>
        <w:t>the fluid domain (semi-analytic approach). Reference</w:t>
      </w:r>
      <w:r w:rsidR="00235EA2" w:rsidRPr="00376AFF">
        <w:rPr>
          <w:lang w:val="en-GB"/>
        </w:rPr>
        <w:t xml:space="preserve">: </w:t>
      </w:r>
      <w:r w:rsidRPr="00376AFF">
        <w:rPr>
          <w:lang w:val="en-GB"/>
        </w:rPr>
        <w:t>Di Monaco et al.</w:t>
      </w:r>
      <w:r w:rsidR="00235EA2" w:rsidRPr="00376AFF">
        <w:rPr>
          <w:lang w:val="en-GB"/>
        </w:rPr>
        <w:t xml:space="preserve"> (</w:t>
      </w:r>
      <w:r w:rsidRPr="00376AFF">
        <w:rPr>
          <w:lang w:val="en-GB"/>
        </w:rPr>
        <w:t>2011, EACFM</w:t>
      </w:r>
      <w:r w:rsidR="00B4506C" w:rsidRPr="00376AFF">
        <w:rPr>
          <w:lang w:val="en-GB"/>
        </w:rPr>
        <w:t>, [</w:t>
      </w:r>
      <w:r w:rsidR="00B4506C" w:rsidRPr="00376AFF">
        <w:rPr>
          <w:lang w:val="en-GB"/>
        </w:rPr>
        <w:fldChar w:fldCharType="begin"/>
      </w:r>
      <w:r w:rsidR="00B4506C" w:rsidRPr="00376AFF">
        <w:rPr>
          <w:lang w:val="en-GB"/>
        </w:rPr>
        <w:instrText xml:space="preserve"> REF _Ref341105389 \r \h </w:instrText>
      </w:r>
      <w:r w:rsidR="00B4506C" w:rsidRPr="00376AFF">
        <w:rPr>
          <w:lang w:val="en-GB"/>
        </w:rPr>
      </w:r>
      <w:r w:rsidR="00B4506C" w:rsidRPr="00376AFF">
        <w:rPr>
          <w:lang w:val="en-GB"/>
        </w:rPr>
        <w:fldChar w:fldCharType="separate"/>
      </w:r>
      <w:r w:rsidR="00093238">
        <w:rPr>
          <w:lang w:val="en-GB"/>
        </w:rPr>
        <w:t>46</w:t>
      </w:r>
      <w:r w:rsidR="00B4506C" w:rsidRPr="00376AFF">
        <w:rPr>
          <w:lang w:val="en-GB"/>
        </w:rPr>
        <w:fldChar w:fldCharType="end"/>
      </w:r>
      <w:r w:rsidR="00B4506C" w:rsidRPr="00376AFF">
        <w:rPr>
          <w:lang w:val="en-GB"/>
        </w:rPr>
        <w:t>]</w:t>
      </w:r>
      <w:r w:rsidRPr="00376AFF">
        <w:rPr>
          <w:lang w:val="en-GB"/>
        </w:rPr>
        <w:t xml:space="preserve">): </w:t>
      </w:r>
    </w:p>
    <w:p w:rsidR="00173B23" w:rsidRPr="00376AFF" w:rsidRDefault="00173B23" w:rsidP="00235EA2">
      <w:pPr>
        <w:pStyle w:val="Paragrafoelenco"/>
        <w:ind w:left="1440"/>
        <w:jc w:val="both"/>
        <w:rPr>
          <w:lang w:val="en-GB"/>
        </w:rPr>
      </w:pPr>
      <w:r w:rsidRPr="00376AFF">
        <w:rPr>
          <w:lang w:val="en-GB"/>
        </w:rPr>
        <w:t>Di Monaco A., Manenti S., Gallati M., Sibilla S., Agate G., Guandalini R., 2011; SPH modeling of solid boundaries through a semi-analytic approach; Engineering Applications of Computational Fluid Mechanics, 5, 1, 1–15.</w:t>
      </w:r>
    </w:p>
    <w:p w:rsidR="00235EA2" w:rsidRPr="00376AFF" w:rsidRDefault="00235EA2" w:rsidP="00DB3EFF">
      <w:pPr>
        <w:spacing w:after="0" w:line="240" w:lineRule="auto"/>
        <w:jc w:val="both"/>
        <w:rPr>
          <w:rFonts w:ascii="Times New Roman" w:hAnsi="Times New Roman"/>
          <w:sz w:val="24"/>
          <w:szCs w:val="24"/>
        </w:rPr>
      </w:pPr>
      <w:r w:rsidRPr="00376AFF">
        <w:rPr>
          <w:rFonts w:ascii="Times New Roman" w:hAnsi="Times New Roman"/>
          <w:sz w:val="24"/>
          <w:szCs w:val="24"/>
        </w:rPr>
        <w:t>Other major numerical developments are available in SPHERA (</w:t>
      </w:r>
      <w:r w:rsidR="00DE48F4" w:rsidRPr="00376AFF">
        <w:rPr>
          <w:rFonts w:ascii="Times New Roman" w:hAnsi="Times New Roman"/>
          <w:sz w:val="24"/>
          <w:szCs w:val="24"/>
        </w:rPr>
        <w:t xml:space="preserve">e.g., </w:t>
      </w:r>
      <w:r w:rsidRPr="00376AFF">
        <w:rPr>
          <w:rFonts w:ascii="Times New Roman" w:hAnsi="Times New Roman"/>
          <w:sz w:val="24"/>
          <w:szCs w:val="24"/>
        </w:rPr>
        <w:t xml:space="preserve">3D erosion criterion also with mixture-fixed bed interactions), but </w:t>
      </w:r>
      <w:r w:rsidR="00007450" w:rsidRPr="00376AFF">
        <w:rPr>
          <w:rFonts w:ascii="Times New Roman" w:hAnsi="Times New Roman"/>
          <w:sz w:val="24"/>
          <w:szCs w:val="24"/>
        </w:rPr>
        <w:t>they are preliminary at this stage</w:t>
      </w:r>
      <w:r w:rsidRPr="00376AFF">
        <w:rPr>
          <w:rFonts w:ascii="Times New Roman" w:hAnsi="Times New Roman"/>
          <w:sz w:val="24"/>
          <w:szCs w:val="24"/>
        </w:rPr>
        <w:t>.</w:t>
      </w:r>
    </w:p>
    <w:p w:rsidR="00C96195" w:rsidRPr="00376AFF" w:rsidRDefault="00C96195" w:rsidP="00DB3EFF">
      <w:pPr>
        <w:spacing w:after="0" w:line="240" w:lineRule="auto"/>
        <w:jc w:val="both"/>
        <w:rPr>
          <w:rFonts w:ascii="Times New Roman" w:hAnsi="Times New Roman"/>
          <w:sz w:val="24"/>
          <w:szCs w:val="24"/>
        </w:rPr>
      </w:pPr>
      <w:r w:rsidRPr="00376AFF">
        <w:rPr>
          <w:rFonts w:ascii="Times New Roman" w:hAnsi="Times New Roman"/>
          <w:sz w:val="24"/>
          <w:szCs w:val="24"/>
        </w:rPr>
        <w:t>Since its SPHERA v.7.0 branches SPHERA has being developed under a Git repository</w:t>
      </w:r>
      <w:r w:rsidR="005B65CF" w:rsidRPr="00376AFF">
        <w:rPr>
          <w:rFonts w:ascii="Times New Roman" w:hAnsi="Times New Roman"/>
          <w:sz w:val="24"/>
          <w:szCs w:val="24"/>
        </w:rPr>
        <w:t xml:space="preserve"> (GitHub web site)</w:t>
      </w:r>
      <w:r w:rsidRPr="00376AFF">
        <w:rPr>
          <w:rFonts w:ascii="Times New Roman" w:hAnsi="Times New Roman"/>
          <w:sz w:val="24"/>
          <w:szCs w:val="24"/>
        </w:rPr>
        <w:t>. Its current version contains</w:t>
      </w:r>
      <w:r w:rsidR="00DB3EFF" w:rsidRPr="00376AFF">
        <w:rPr>
          <w:rFonts w:ascii="Times New Roman" w:hAnsi="Times New Roman"/>
          <w:sz w:val="24"/>
          <w:szCs w:val="24"/>
        </w:rPr>
        <w:t xml:space="preserve"> the folders</w:t>
      </w:r>
      <w:r w:rsidR="00097E4F" w:rsidRPr="00376AFF">
        <w:rPr>
          <w:rFonts w:ascii="Times New Roman" w:hAnsi="Times New Roman"/>
          <w:sz w:val="24"/>
          <w:szCs w:val="24"/>
        </w:rPr>
        <w:t xml:space="preserve"> of</w:t>
      </w:r>
      <w:r w:rsidR="005D1DA9" w:rsidRPr="00376AFF">
        <w:rPr>
          <w:rFonts w:ascii="Times New Roman" w:hAnsi="Times New Roman"/>
          <w:sz w:val="24"/>
          <w:szCs w:val="24"/>
        </w:rPr>
        <w:t xml:space="preserve"> </w:t>
      </w:r>
      <w:r w:rsidR="005D1DA9" w:rsidRPr="00376AFF">
        <w:rPr>
          <w:rFonts w:ascii="Times New Roman" w:hAnsi="Times New Roman"/>
          <w:sz w:val="24"/>
          <w:szCs w:val="24"/>
        </w:rPr>
        <w:fldChar w:fldCharType="begin"/>
      </w:r>
      <w:r w:rsidR="005D1DA9" w:rsidRPr="00376AFF">
        <w:rPr>
          <w:rFonts w:ascii="Times New Roman" w:hAnsi="Times New Roman"/>
          <w:sz w:val="24"/>
          <w:szCs w:val="24"/>
        </w:rPr>
        <w:instrText xml:space="preserve"> REF _Ref447805381 \h </w:instrText>
      </w:r>
      <w:r w:rsidR="005D1DA9" w:rsidRPr="00376AFF">
        <w:rPr>
          <w:rFonts w:ascii="Times New Roman" w:hAnsi="Times New Roman"/>
          <w:sz w:val="24"/>
          <w:szCs w:val="24"/>
        </w:rPr>
      </w:r>
      <w:r w:rsidR="005D1DA9" w:rsidRPr="00376AFF">
        <w:rPr>
          <w:rFonts w:ascii="Times New Roman" w:hAnsi="Times New Roman"/>
          <w:sz w:val="24"/>
          <w:szCs w:val="24"/>
        </w:rPr>
        <w:fldChar w:fldCharType="separate"/>
      </w:r>
      <w:r w:rsidR="00093238" w:rsidRPr="00376AFF">
        <w:rPr>
          <w:rFonts w:ascii="Times New Roman" w:hAnsi="Times New Roman"/>
        </w:rPr>
        <w:t xml:space="preserve">Table </w:t>
      </w:r>
      <w:r w:rsidR="00093238">
        <w:rPr>
          <w:rFonts w:ascii="Times New Roman" w:hAnsi="Times New Roman"/>
          <w:noProof/>
        </w:rPr>
        <w:t>1</w:t>
      </w:r>
      <w:r w:rsidR="00093238" w:rsidRPr="00376AFF">
        <w:rPr>
          <w:rFonts w:ascii="Times New Roman" w:hAnsi="Times New Roman"/>
        </w:rPr>
        <w:t>.</w:t>
      </w:r>
      <w:r w:rsidR="00093238">
        <w:rPr>
          <w:rFonts w:ascii="Times New Roman" w:hAnsi="Times New Roman"/>
          <w:noProof/>
        </w:rPr>
        <w:t>1</w:t>
      </w:r>
      <w:r w:rsidR="005D1DA9" w:rsidRPr="00376AFF">
        <w:rPr>
          <w:rFonts w:ascii="Times New Roman" w:hAnsi="Times New Roman"/>
          <w:sz w:val="24"/>
          <w:szCs w:val="24"/>
        </w:rPr>
        <w:fldChar w:fldCharType="end"/>
      </w:r>
      <w:r w:rsidR="00097E4F" w:rsidRPr="00376AFF">
        <w:rPr>
          <w:rFonts w:ascii="Times New Roman" w:hAnsi="Times New Roman"/>
          <w:sz w:val="24"/>
          <w:szCs w:val="24"/>
        </w:rPr>
        <w:t>.</w:t>
      </w:r>
    </w:p>
    <w:p w:rsidR="00097E4F" w:rsidRPr="00376AFF" w:rsidRDefault="00097E4F" w:rsidP="00DB3EFF">
      <w:pPr>
        <w:spacing w:after="0" w:line="240" w:lineRule="auto"/>
        <w:jc w:val="both"/>
        <w:rPr>
          <w:rFonts w:ascii="Times New Roman" w:hAnsi="Times New Roman"/>
          <w:sz w:val="24"/>
          <w:szCs w:val="24"/>
        </w:rPr>
      </w:pPr>
      <w:r w:rsidRPr="00376AFF">
        <w:rPr>
          <w:rFonts w:ascii="Times New Roman" w:hAnsi="Times New Roman"/>
          <w:sz w:val="24"/>
          <w:szCs w:val="24"/>
        </w:rPr>
        <w:t>SPHERA is free software released under the GNU General Public License (Free Software Foundation).</w:t>
      </w:r>
    </w:p>
    <w:p w:rsidR="00E807F3" w:rsidRPr="00376AFF" w:rsidRDefault="00E807F3" w:rsidP="00DB3EF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email address to contact the first author of SPHERA is: </w:t>
      </w:r>
      <w:r w:rsidR="00007450" w:rsidRPr="00376AFF">
        <w:rPr>
          <w:rFonts w:ascii="Times New Roman" w:hAnsi="Times New Roman"/>
          <w:sz w:val="24"/>
          <w:szCs w:val="24"/>
        </w:rPr>
        <w:t xml:space="preserve">andrea.amicarelli@rse-web.it   </w:t>
      </w:r>
      <w:r w:rsidRPr="00376AFF">
        <w:rPr>
          <w:rFonts w:ascii="Times New Roman" w:hAnsi="Times New Roman"/>
          <w:sz w:val="24"/>
          <w:szCs w:val="24"/>
        </w:rPr>
        <w:t>.</w:t>
      </w:r>
    </w:p>
    <w:p w:rsidR="00DE48F4" w:rsidRPr="00376AF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376AFF" w:rsidTr="00902F55">
        <w:trPr>
          <w:trHeight w:val="301"/>
        </w:trPr>
        <w:tc>
          <w:tcPr>
            <w:tcW w:w="1074" w:type="pct"/>
            <w:tcBorders>
              <w:top w:val="nil"/>
              <w:left w:val="nil"/>
              <w:bottom w:val="nil"/>
              <w:right w:val="nil"/>
            </w:tcBorders>
            <w:shd w:val="clear" w:color="auto" w:fill="auto"/>
            <w:vAlign w:val="center"/>
            <w:hideMark/>
          </w:tcPr>
          <w:p w:rsidR="00C96195" w:rsidRPr="00376AFF" w:rsidRDefault="00D85D82" w:rsidP="00097E4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F</w:t>
            </w:r>
            <w:r w:rsidR="00C96195" w:rsidRPr="00376AFF">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376AFF" w:rsidRDefault="00C9619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Description</w:t>
            </w:r>
          </w:p>
        </w:tc>
      </w:tr>
      <w:tr w:rsidR="00966BC5" w:rsidRPr="00376AFF" w:rsidTr="00902F55">
        <w:trPr>
          <w:trHeight w:val="301"/>
        </w:trPr>
        <w:tc>
          <w:tcPr>
            <w:tcW w:w="1074" w:type="pct"/>
            <w:tcBorders>
              <w:top w:val="nil"/>
              <w:left w:val="nil"/>
              <w:bottom w:val="nil"/>
              <w:right w:val="nil"/>
            </w:tcBorders>
            <w:shd w:val="clear" w:color="auto" w:fill="auto"/>
            <w:vAlign w:val="center"/>
          </w:tcPr>
          <w:p w:rsidR="00966BC5" w:rsidRPr="00376AFF" w:rsidRDefault="00966BC5" w:rsidP="00097E4F">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376AFF" w:rsidRDefault="00966BC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color w:val="000000"/>
                <w:sz w:val="20"/>
                <w:szCs w:val="20"/>
                <w:lang w:eastAsia="en-GB"/>
              </w:rPr>
              <w:t>License file (GNU-GPL license).</w:t>
            </w:r>
            <w:r w:rsidR="001A3ACE" w:rsidRPr="00376AFF">
              <w:rPr>
                <w:rFonts w:ascii="Times New Roman" w:eastAsia="Times New Roman" w:hAnsi="Times New Roman"/>
                <w:color w:val="000000"/>
                <w:sz w:val="20"/>
                <w:szCs w:val="20"/>
                <w:lang w:eastAsia="en-GB"/>
              </w:rPr>
              <w:t xml:space="preserve"> Documents on SPHERA registration at SIAE.</w:t>
            </w:r>
          </w:p>
        </w:tc>
      </w:tr>
      <w:tr w:rsidR="00097E4F" w:rsidRPr="00376AFF" w:rsidTr="00902F55">
        <w:trPr>
          <w:trHeight w:val="301"/>
        </w:trPr>
        <w:tc>
          <w:tcPr>
            <w:tcW w:w="1074" w:type="pct"/>
            <w:tcBorders>
              <w:top w:val="nil"/>
              <w:left w:val="nil"/>
              <w:bottom w:val="nil"/>
              <w:right w:val="nil"/>
            </w:tcBorders>
            <w:shd w:val="clear" w:color="auto" w:fill="auto"/>
            <w:noWrap/>
            <w:vAlign w:val="center"/>
            <w:hideMark/>
          </w:tcPr>
          <w:p w:rsidR="00C96195" w:rsidRPr="00376AFF" w:rsidRDefault="00097E4F"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376AFF" w:rsidRDefault="001757BC" w:rsidP="001757BC">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P</w:t>
            </w:r>
            <w:r w:rsidR="00097E4F" w:rsidRPr="00376AFF">
              <w:rPr>
                <w:rFonts w:ascii="Times New Roman" w:eastAsia="Times New Roman" w:hAnsi="Times New Roman"/>
                <w:color w:val="000000"/>
                <w:sz w:val="20"/>
                <w:szCs w:val="20"/>
                <w:lang w:eastAsia="en-GB"/>
              </w:rPr>
              <w:t>resent documentation file.</w:t>
            </w:r>
          </w:p>
        </w:tc>
      </w:tr>
      <w:tr w:rsidR="00097E4F" w:rsidRPr="00376AFF" w:rsidTr="00902F55">
        <w:trPr>
          <w:trHeight w:val="301"/>
        </w:trPr>
        <w:tc>
          <w:tcPr>
            <w:tcW w:w="1074" w:type="pct"/>
            <w:tcBorders>
              <w:top w:val="nil"/>
              <w:left w:val="nil"/>
              <w:bottom w:val="nil"/>
              <w:right w:val="nil"/>
            </w:tcBorders>
            <w:shd w:val="clear" w:color="auto" w:fill="auto"/>
            <w:noWrap/>
            <w:vAlign w:val="center"/>
            <w:hideMark/>
          </w:tcPr>
          <w:p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source code</w:t>
            </w:r>
            <w:r w:rsidR="00097E4F" w:rsidRPr="00376AFF">
              <w:rPr>
                <w:rFonts w:ascii="Times New Roman" w:eastAsia="Times New Roman" w:hAnsi="Times New Roman"/>
                <w:color w:val="000000"/>
                <w:sz w:val="20"/>
                <w:szCs w:val="20"/>
                <w:lang w:eastAsia="en-GB"/>
              </w:rPr>
              <w:t xml:space="preserve"> (with </w:t>
            </w:r>
            <w:r w:rsidRPr="00376AFF">
              <w:rPr>
                <w:rFonts w:ascii="Times New Roman" w:eastAsia="Times New Roman" w:hAnsi="Times New Roman"/>
                <w:color w:val="000000"/>
                <w:sz w:val="20"/>
                <w:szCs w:val="20"/>
                <w:lang w:eastAsia="en-GB"/>
              </w:rPr>
              <w:t>makefile</w:t>
            </w:r>
            <w:r w:rsidR="00097E4F" w:rsidRPr="00376AFF">
              <w:rPr>
                <w:rFonts w:ascii="Times New Roman" w:eastAsia="Times New Roman" w:hAnsi="Times New Roman"/>
                <w:color w:val="000000"/>
                <w:sz w:val="20"/>
                <w:szCs w:val="20"/>
                <w:lang w:eastAsia="en-GB"/>
              </w:rPr>
              <w:t>)</w:t>
            </w:r>
          </w:p>
        </w:tc>
      </w:tr>
      <w:tr w:rsidR="00097E4F" w:rsidRPr="00376AFF" w:rsidTr="00902F55">
        <w:trPr>
          <w:trHeight w:val="301"/>
        </w:trPr>
        <w:tc>
          <w:tcPr>
            <w:tcW w:w="1074" w:type="pct"/>
            <w:tcBorders>
              <w:top w:val="nil"/>
              <w:left w:val="nil"/>
              <w:bottom w:val="nil"/>
              <w:right w:val="nil"/>
            </w:tcBorders>
            <w:shd w:val="clear" w:color="auto" w:fill="auto"/>
            <w:noWrap/>
            <w:vAlign w:val="center"/>
            <w:hideMark/>
          </w:tcPr>
          <w:p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376AFF" w:rsidRDefault="00C96195"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w:t>
            </w:r>
            <w:r w:rsidR="00097E4F" w:rsidRPr="00376AFF">
              <w:rPr>
                <w:rFonts w:ascii="Times New Roman" w:eastAsia="Times New Roman" w:hAnsi="Times New Roman"/>
                <w:color w:val="000000"/>
                <w:sz w:val="20"/>
                <w:szCs w:val="20"/>
                <w:lang w:eastAsia="en-GB"/>
              </w:rPr>
              <w:t xml:space="preserve"> files</w:t>
            </w:r>
            <w:r w:rsidRPr="00376AFF">
              <w:rPr>
                <w:rFonts w:ascii="Times New Roman" w:eastAsia="Times New Roman" w:hAnsi="Times New Roman"/>
                <w:color w:val="000000"/>
                <w:sz w:val="20"/>
                <w:szCs w:val="20"/>
                <w:lang w:eastAsia="en-GB"/>
              </w:rPr>
              <w:t xml:space="preserve"> comp</w:t>
            </w:r>
            <w:r w:rsidR="00DE48F4" w:rsidRPr="00376AFF">
              <w:rPr>
                <w:rFonts w:ascii="Times New Roman" w:eastAsia="Times New Roman" w:hAnsi="Times New Roman"/>
                <w:color w:val="000000"/>
                <w:sz w:val="20"/>
                <w:szCs w:val="20"/>
                <w:lang w:eastAsia="en-GB"/>
              </w:rPr>
              <w:t>iled with gfortran/ifort for optimized</w:t>
            </w:r>
            <w:r w:rsidRPr="00376AFF">
              <w:rPr>
                <w:rFonts w:ascii="Times New Roman" w:eastAsia="Times New Roman" w:hAnsi="Times New Roman"/>
                <w:color w:val="000000"/>
                <w:sz w:val="20"/>
                <w:szCs w:val="20"/>
                <w:lang w:eastAsia="en-GB"/>
              </w:rPr>
              <w:t xml:space="preserve"> executions</w:t>
            </w:r>
          </w:p>
        </w:tc>
      </w:tr>
      <w:tr w:rsidR="00DE48F4" w:rsidRPr="00376AFF" w:rsidTr="00902F55">
        <w:trPr>
          <w:trHeight w:val="301"/>
        </w:trPr>
        <w:tc>
          <w:tcPr>
            <w:tcW w:w="1074" w:type="pct"/>
            <w:tcBorders>
              <w:top w:val="nil"/>
              <w:left w:val="nil"/>
              <w:bottom w:val="nil"/>
              <w:right w:val="nil"/>
            </w:tcBorders>
            <w:shd w:val="clear" w:color="auto" w:fill="auto"/>
            <w:noWrap/>
            <w:vAlign w:val="center"/>
          </w:tcPr>
          <w:p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 files compiled with gfortran/ifort for debug scalar executions</w:t>
            </w:r>
          </w:p>
        </w:tc>
      </w:tr>
      <w:tr w:rsidR="00DE48F4" w:rsidRPr="00376AFF" w:rsidTr="00902F55">
        <w:trPr>
          <w:trHeight w:val="301"/>
        </w:trPr>
        <w:tc>
          <w:tcPr>
            <w:tcW w:w="1074" w:type="pct"/>
            <w:tcBorders>
              <w:top w:val="nil"/>
              <w:left w:val="nil"/>
              <w:bottom w:val="nil"/>
              <w:right w:val="nil"/>
            </w:tcBorders>
            <w:shd w:val="clear" w:color="auto" w:fill="auto"/>
            <w:noWrap/>
            <w:vAlign w:val="center"/>
          </w:tcPr>
          <w:p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 files compiled with gfortran/ifort for debug parallel executions</w:t>
            </w:r>
          </w:p>
        </w:tc>
      </w:tr>
      <w:tr w:rsidR="00097E4F" w:rsidRPr="00376AFF" w:rsidTr="00902F55">
        <w:trPr>
          <w:trHeight w:val="301"/>
        </w:trPr>
        <w:tc>
          <w:tcPr>
            <w:tcW w:w="1074" w:type="pct"/>
            <w:tcBorders>
              <w:top w:val="nil"/>
              <w:left w:val="nil"/>
              <w:bottom w:val="nil"/>
              <w:right w:val="nil"/>
            </w:tcBorders>
            <w:shd w:val="clear" w:color="auto" w:fill="auto"/>
            <w:noWrap/>
            <w:vAlign w:val="center"/>
            <w:hideMark/>
          </w:tcPr>
          <w:p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 files</w:t>
            </w:r>
            <w:r w:rsidR="00DB3EFF" w:rsidRPr="00376AFF">
              <w:rPr>
                <w:rFonts w:ascii="Times New Roman" w:eastAsia="Times New Roman" w:hAnsi="Times New Roman"/>
                <w:color w:val="000000"/>
                <w:sz w:val="20"/>
                <w:szCs w:val="20"/>
                <w:lang w:eastAsia="en-GB"/>
              </w:rPr>
              <w:t xml:space="preserve"> for validated test cases (Sec.</w:t>
            </w:r>
            <w:r w:rsidR="00AD2090" w:rsidRPr="00376AFF">
              <w:rPr>
                <w:rFonts w:ascii="Times New Roman" w:eastAsia="Times New Roman" w:hAnsi="Times New Roman"/>
                <w:color w:val="000000"/>
                <w:sz w:val="20"/>
                <w:szCs w:val="20"/>
                <w:lang w:eastAsia="en-GB"/>
              </w:rPr>
              <w:t>12</w:t>
            </w:r>
            <w:r w:rsidRPr="00376AFF">
              <w:rPr>
                <w:rFonts w:ascii="Times New Roman" w:eastAsia="Times New Roman" w:hAnsi="Times New Roman"/>
                <w:color w:val="000000"/>
                <w:sz w:val="20"/>
                <w:szCs w:val="20"/>
                <w:lang w:eastAsia="en-GB"/>
              </w:rPr>
              <w:t>)</w:t>
            </w:r>
            <w:r w:rsidR="00097E4F" w:rsidRPr="00376AFF">
              <w:rPr>
                <w:rFonts w:ascii="Times New Roman" w:eastAsia="Times New Roman" w:hAnsi="Times New Roman"/>
                <w:color w:val="000000"/>
                <w:sz w:val="20"/>
                <w:szCs w:val="20"/>
                <w:lang w:eastAsia="en-GB"/>
              </w:rPr>
              <w:t>. A template for the main input file with comments.</w:t>
            </w:r>
            <w:r w:rsidRPr="00376AFF">
              <w:rPr>
                <w:rFonts w:ascii="Times New Roman" w:eastAsia="Times New Roman" w:hAnsi="Times New Roman"/>
                <w:color w:val="000000"/>
                <w:sz w:val="20"/>
                <w:szCs w:val="20"/>
                <w:lang w:eastAsia="en-GB"/>
              </w:rPr>
              <w:t xml:space="preserve"> </w:t>
            </w:r>
          </w:p>
        </w:tc>
      </w:tr>
    </w:tbl>
    <w:p w:rsidR="00C96195" w:rsidRPr="00376AFF" w:rsidRDefault="00131662" w:rsidP="00131662">
      <w:pPr>
        <w:spacing w:after="0" w:line="240" w:lineRule="auto"/>
        <w:jc w:val="center"/>
        <w:rPr>
          <w:rFonts w:ascii="Times New Roman" w:hAnsi="Times New Roman"/>
        </w:rPr>
      </w:pPr>
      <w:bookmarkStart w:id="14" w:name="_Ref447805381"/>
      <w:proofErr w:type="gramStart"/>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r w:rsidRPr="00376AFF">
        <w:rPr>
          <w:rFonts w:ascii="Times New Roman" w:hAnsi="Times New Roman"/>
        </w:rPr>
        <w:t>.</w:t>
      </w:r>
      <w:proofErr w:type="gramEnd"/>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proofErr w:type="gramStart"/>
      <w:r w:rsidR="00093238">
        <w:rPr>
          <w:rFonts w:ascii="Times New Roman" w:hAnsi="Times New Roman"/>
          <w:noProof/>
        </w:rPr>
        <w:t>1</w:t>
      </w:r>
      <w:r w:rsidRPr="00376AFF">
        <w:rPr>
          <w:rFonts w:ascii="Times New Roman" w:hAnsi="Times New Roman"/>
        </w:rPr>
        <w:fldChar w:fldCharType="end"/>
      </w:r>
      <w:bookmarkEnd w:id="14"/>
      <w:r w:rsidRPr="00376AFF">
        <w:rPr>
          <w:rFonts w:ascii="Times New Roman" w:hAnsi="Times New Roman"/>
        </w:rPr>
        <w:t xml:space="preserve"> </w:t>
      </w:r>
      <w:r w:rsidR="00097E4F" w:rsidRPr="00376AFF">
        <w:rPr>
          <w:rFonts w:ascii="Times New Roman" w:hAnsi="Times New Roman"/>
        </w:rPr>
        <w:t>Folders in SPHERA</w:t>
      </w:r>
      <w:r w:rsidR="00DE48F4" w:rsidRPr="00376AFF">
        <w:rPr>
          <w:rFonts w:ascii="Times New Roman" w:hAnsi="Times New Roman"/>
        </w:rPr>
        <w:t xml:space="preserve"> v.9.0</w:t>
      </w:r>
      <w:r w:rsidR="004C3DF0" w:rsidRPr="00376AFF">
        <w:rPr>
          <w:rFonts w:ascii="Times New Roman" w:hAnsi="Times New Roman"/>
        </w:rPr>
        <w:t>.0</w:t>
      </w:r>
      <w:r w:rsidR="00097E4F" w:rsidRPr="00376AFF">
        <w:rPr>
          <w:rFonts w:ascii="Times New Roman" w:hAnsi="Times New Roman"/>
        </w:rPr>
        <w:t xml:space="preserve"> repository.</w:t>
      </w:r>
      <w:proofErr w:type="gramEnd"/>
    </w:p>
    <w:p w:rsidR="00EC217D" w:rsidRPr="00376AF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5" w:name="_Toc447794696"/>
      <w:bookmarkStart w:id="16" w:name="_Toc447794775"/>
      <w:bookmarkStart w:id="17" w:name="_Toc447794858"/>
      <w:bookmarkStart w:id="18" w:name="_Toc447794942"/>
      <w:bookmarkStart w:id="19" w:name="_Toc447795343"/>
      <w:bookmarkStart w:id="20" w:name="_Toc447795450"/>
      <w:bookmarkStart w:id="21" w:name="_Toc66716395"/>
      <w:r w:rsidRPr="00376AFF">
        <w:rPr>
          <w:rFonts w:ascii="Book Antiqua" w:hAnsi="Book Antiqua"/>
          <w:caps/>
          <w:kern w:val="0"/>
          <w:sz w:val="24"/>
          <w:szCs w:val="24"/>
        </w:rPr>
        <w:lastRenderedPageBreak/>
        <w:t>Warranties and responsabilities</w:t>
      </w:r>
      <w:bookmarkEnd w:id="15"/>
      <w:bookmarkEnd w:id="16"/>
      <w:bookmarkEnd w:id="17"/>
      <w:bookmarkEnd w:id="18"/>
      <w:bookmarkEnd w:id="19"/>
      <w:bookmarkEnd w:id="20"/>
      <w:bookmarkEnd w:id="21"/>
    </w:p>
    <w:p w:rsidR="00EC217D" w:rsidRPr="00376AFF" w:rsidRDefault="00355018" w:rsidP="00EC217D">
      <w:pPr>
        <w:pStyle w:val="Corpotesto"/>
        <w:spacing w:after="0" w:line="240" w:lineRule="auto"/>
        <w:ind w:firstLine="0"/>
        <w:rPr>
          <w:sz w:val="24"/>
          <w:szCs w:val="24"/>
        </w:rPr>
      </w:pPr>
      <w:r w:rsidRPr="00376AFF">
        <w:rPr>
          <w:sz w:val="24"/>
          <w:szCs w:val="24"/>
        </w:rPr>
        <w:t>SPHERA v.9</w:t>
      </w:r>
      <w:r w:rsidR="00EC217D" w:rsidRPr="00376AFF">
        <w:rPr>
          <w:sz w:val="24"/>
          <w:szCs w:val="24"/>
        </w:rPr>
        <w:t>.0</w:t>
      </w:r>
      <w:r w:rsidRPr="00376AFF">
        <w:rPr>
          <w:sz w:val="24"/>
          <w:szCs w:val="24"/>
        </w:rPr>
        <w:t>.0</w:t>
      </w:r>
      <w:r w:rsidR="00EC217D" w:rsidRPr="00376AF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w:t>
      </w:r>
      <w:proofErr w:type="gramStart"/>
      <w:r w:rsidR="00EC217D" w:rsidRPr="00376AFF">
        <w:rPr>
          <w:sz w:val="24"/>
          <w:szCs w:val="24"/>
        </w:rPr>
        <w:t>activities, …)</w:t>
      </w:r>
      <w:proofErr w:type="gramEnd"/>
      <w:r w:rsidR="00EC217D" w:rsidRPr="00376AFF">
        <w:rPr>
          <w:sz w:val="24"/>
          <w:szCs w:val="24"/>
        </w:rPr>
        <w:t xml:space="preserve"> is implied by or included in the software license. ”</w:t>
      </w:r>
    </w:p>
    <w:p w:rsidR="00EC217D" w:rsidRPr="00376AFF" w:rsidRDefault="00EC217D" w:rsidP="0028379E">
      <w:pPr>
        <w:spacing w:after="0" w:line="240" w:lineRule="auto"/>
        <w:rPr>
          <w:rFonts w:ascii="Times New Roman" w:hAnsi="Times New Roman"/>
          <w:sz w:val="24"/>
          <w:szCs w:val="24"/>
        </w:rPr>
      </w:pPr>
    </w:p>
    <w:p w:rsidR="00EC217D"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 w:name="_Toc447794697"/>
      <w:bookmarkStart w:id="23" w:name="_Toc447794776"/>
      <w:bookmarkStart w:id="24" w:name="_Toc447794859"/>
      <w:bookmarkStart w:id="25" w:name="_Toc447794943"/>
      <w:bookmarkStart w:id="26" w:name="_Toc447795344"/>
      <w:bookmarkStart w:id="27" w:name="_Toc447795451"/>
      <w:bookmarkStart w:id="28" w:name="_Toc66716396"/>
      <w:r w:rsidRPr="00376AFF">
        <w:rPr>
          <w:rFonts w:ascii="Book Antiqua" w:hAnsi="Book Antiqua"/>
          <w:caps/>
          <w:kern w:val="0"/>
          <w:sz w:val="24"/>
          <w:szCs w:val="24"/>
        </w:rPr>
        <w:lastRenderedPageBreak/>
        <w:t>Citation of SPHERA v.9</w:t>
      </w:r>
      <w:r w:rsidR="00EC217D" w:rsidRPr="00376AFF">
        <w:rPr>
          <w:rFonts w:ascii="Book Antiqua" w:hAnsi="Book Antiqua"/>
          <w:caps/>
          <w:kern w:val="0"/>
          <w:sz w:val="24"/>
          <w:szCs w:val="24"/>
        </w:rPr>
        <w:t>.0</w:t>
      </w:r>
      <w:bookmarkEnd w:id="22"/>
      <w:bookmarkEnd w:id="23"/>
      <w:bookmarkEnd w:id="24"/>
      <w:bookmarkEnd w:id="25"/>
      <w:bookmarkEnd w:id="26"/>
      <w:bookmarkEnd w:id="27"/>
      <w:r w:rsidR="00355018" w:rsidRPr="00376AFF">
        <w:rPr>
          <w:rFonts w:ascii="Book Antiqua" w:hAnsi="Book Antiqua"/>
          <w:caps/>
          <w:kern w:val="0"/>
          <w:sz w:val="24"/>
          <w:szCs w:val="24"/>
        </w:rPr>
        <w:t>.0</w:t>
      </w:r>
      <w:bookmarkEnd w:id="28"/>
    </w:p>
    <w:p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w:t>
      </w:r>
      <w:proofErr w:type="gramStart"/>
      <w:r w:rsidRPr="00376AFF">
        <w:rPr>
          <w:rFonts w:ascii="Times New Roman" w:hAnsi="Times New Roman"/>
          <w:sz w:val="24"/>
          <w:szCs w:val="24"/>
        </w:rPr>
        <w:t>,…</w:t>
      </w:r>
      <w:proofErr w:type="gramEnd"/>
      <w:r w:rsidRPr="00376AFF">
        <w:rPr>
          <w:rFonts w:ascii="Times New Roman" w:hAnsi="Times New Roman"/>
          <w:sz w:val="24"/>
          <w:szCs w:val="24"/>
        </w:rPr>
        <w:t>) related to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need the following citation: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(RSE SpA)”.</w:t>
      </w:r>
    </w:p>
    <w:p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Further proper citations may refer to SPHERA-related papers on International Peer-Reviewed Journals indexed by Scopus and Web of Science (Sec.</w:t>
      </w:r>
      <w:r w:rsidR="00007450" w:rsidRPr="00376AFF">
        <w:rPr>
          <w:rFonts w:ascii="Times New Roman" w:hAnsi="Times New Roman"/>
          <w:sz w:val="24"/>
          <w:szCs w:val="24"/>
        </w:rPr>
        <w:t>1</w:t>
      </w:r>
      <w:r w:rsidRPr="00376AFF">
        <w:rPr>
          <w:rFonts w:ascii="Times New Roman" w:hAnsi="Times New Roman"/>
          <w:sz w:val="24"/>
          <w:szCs w:val="24"/>
        </w:rPr>
        <w:t>).</w:t>
      </w:r>
    </w:p>
    <w:p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242672" w:rsidRPr="00376AFF">
        <w:rPr>
          <w:rFonts w:ascii="Times New Roman" w:hAnsi="Times New Roman"/>
          <w:sz w:val="24"/>
          <w:szCs w:val="24"/>
        </w:rPr>
        <w:t xml:space="preserve">should also be cited </w:t>
      </w:r>
      <w:r w:rsidRPr="00376AFF">
        <w:rPr>
          <w:rFonts w:ascii="Times New Roman" w:hAnsi="Times New Roman"/>
          <w:sz w:val="24"/>
          <w:szCs w:val="24"/>
        </w:rPr>
        <w:t>in all the related publications, reports and dissemination tools and media (also included press and digital products), by means of the following citation:</w:t>
      </w:r>
    </w:p>
    <w:p w:rsidR="00EC217D" w:rsidRPr="00376AFF" w:rsidRDefault="001924BE" w:rsidP="00EC217D">
      <w:pPr>
        <w:spacing w:after="0" w:line="240" w:lineRule="auto"/>
        <w:jc w:val="both"/>
        <w:rPr>
          <w:rFonts w:ascii="Times New Roman" w:hAnsi="Times New Roman"/>
          <w:sz w:val="24"/>
          <w:szCs w:val="24"/>
        </w:rPr>
      </w:pPr>
      <w:r w:rsidRPr="00376AFF">
        <w:rPr>
          <w:rFonts w:ascii="Times New Roman" w:hAnsi="Times New Roman"/>
          <w:sz w:val="24"/>
          <w:szCs w:val="24"/>
        </w:rPr>
        <w:t>“SPHERA v.9</w:t>
      </w:r>
      <w:r w:rsidR="00EC217D" w:rsidRPr="00376AFF">
        <w:rPr>
          <w:rFonts w:ascii="Times New Roman" w:hAnsi="Times New Roman"/>
          <w:sz w:val="24"/>
          <w:szCs w:val="24"/>
        </w:rPr>
        <w:t>.0</w:t>
      </w:r>
      <w:r w:rsidR="00355018" w:rsidRPr="00376AFF">
        <w:rPr>
          <w:rFonts w:ascii="Times New Roman" w:hAnsi="Times New Roman"/>
          <w:sz w:val="24"/>
          <w:szCs w:val="24"/>
        </w:rPr>
        <w:t>.0</w:t>
      </w:r>
      <w:r w:rsidR="00EC217D" w:rsidRPr="00376AF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376AFF" w:rsidRDefault="00EC217D" w:rsidP="0028379E">
      <w:pPr>
        <w:spacing w:after="0" w:line="240" w:lineRule="auto"/>
        <w:rPr>
          <w:rFonts w:ascii="Times New Roman" w:hAnsi="Times New Roman"/>
          <w:sz w:val="24"/>
          <w:szCs w:val="24"/>
        </w:rPr>
      </w:pPr>
    </w:p>
    <w:p w:rsidR="00562C88" w:rsidRPr="00376AF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9" w:name="_Toc447794698"/>
      <w:bookmarkStart w:id="30" w:name="_Toc447794777"/>
      <w:bookmarkStart w:id="31" w:name="_Toc447794860"/>
      <w:bookmarkStart w:id="32" w:name="_Toc447794944"/>
      <w:bookmarkStart w:id="33" w:name="_Toc447795345"/>
      <w:bookmarkStart w:id="34" w:name="_Toc447795452"/>
      <w:bookmarkStart w:id="35" w:name="_Toc66716397"/>
      <w:r w:rsidRPr="00376AFF">
        <w:rPr>
          <w:rFonts w:ascii="Book Antiqua" w:hAnsi="Book Antiqua"/>
          <w:caps/>
          <w:kern w:val="0"/>
          <w:sz w:val="24"/>
          <w:szCs w:val="24"/>
        </w:rPr>
        <w:lastRenderedPageBreak/>
        <w:t>SPHERA developers/authors</w:t>
      </w:r>
      <w:bookmarkEnd w:id="29"/>
      <w:bookmarkEnd w:id="30"/>
      <w:bookmarkEnd w:id="31"/>
      <w:bookmarkEnd w:id="32"/>
      <w:bookmarkEnd w:id="33"/>
      <w:bookmarkEnd w:id="34"/>
      <w:bookmarkEnd w:id="35"/>
    </w:p>
    <w:p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section reports few </w:t>
      </w:r>
      <w:r w:rsidR="00EA2957" w:rsidRPr="00376AFF">
        <w:rPr>
          <w:rFonts w:ascii="Times New Roman" w:hAnsi="Times New Roman"/>
          <w:sz w:val="24"/>
          <w:szCs w:val="24"/>
        </w:rPr>
        <w:t xml:space="preserve">and non-exhaustive </w:t>
      </w:r>
      <w:r w:rsidRPr="00376AFF">
        <w:rPr>
          <w:rFonts w:ascii="Times New Roman" w:hAnsi="Times New Roman"/>
          <w:sz w:val="24"/>
          <w:szCs w:val="24"/>
        </w:rPr>
        <w:t>notes</w:t>
      </w:r>
      <w:r w:rsidR="00A20635" w:rsidRPr="00376AFF">
        <w:rPr>
          <w:rFonts w:ascii="Times New Roman" w:hAnsi="Times New Roman"/>
          <w:sz w:val="24"/>
          <w:szCs w:val="24"/>
        </w:rPr>
        <w:t>, which may help</w:t>
      </w:r>
      <w:r w:rsidRPr="00376AFF">
        <w:rPr>
          <w:rFonts w:ascii="Times New Roman" w:hAnsi="Times New Roman"/>
          <w:sz w:val="24"/>
          <w:szCs w:val="24"/>
        </w:rPr>
        <w:t xml:space="preserve"> potential authors of </w:t>
      </w:r>
      <w:r w:rsidR="00A20635" w:rsidRPr="00376AFF">
        <w:rPr>
          <w:rFonts w:ascii="Times New Roman" w:hAnsi="Times New Roman"/>
          <w:sz w:val="24"/>
          <w:szCs w:val="24"/>
        </w:rPr>
        <w:t>SPHERA or its derived codes</w:t>
      </w:r>
      <w:r w:rsidRPr="00376AFF">
        <w:rPr>
          <w:rFonts w:ascii="Times New Roman" w:hAnsi="Times New Roman"/>
          <w:sz w:val="24"/>
          <w:szCs w:val="24"/>
        </w:rPr>
        <w:t>.</w:t>
      </w:r>
    </w:p>
    <w:p w:rsidR="00562C88" w:rsidRPr="00376AFF" w:rsidRDefault="00007450" w:rsidP="00007450">
      <w:pPr>
        <w:spacing w:after="0" w:line="240" w:lineRule="auto"/>
        <w:jc w:val="both"/>
        <w:rPr>
          <w:rFonts w:ascii="Times New Roman" w:hAnsi="Times New Roman"/>
          <w:sz w:val="24"/>
          <w:szCs w:val="24"/>
        </w:rPr>
      </w:pPr>
      <w:r w:rsidRPr="00376AFF">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376AFF">
        <w:rPr>
          <w:rFonts w:ascii="Times New Roman" w:hAnsi="Times New Roman"/>
          <w:sz w:val="24"/>
          <w:szCs w:val="24"/>
        </w:rPr>
        <w:t xml:space="preserve">GNU-GPL </w:t>
      </w:r>
      <w:r w:rsidRPr="00376AFF">
        <w:rPr>
          <w:rFonts w:ascii="Times New Roman" w:hAnsi="Times New Roman"/>
          <w:sz w:val="24"/>
          <w:szCs w:val="24"/>
        </w:rPr>
        <w:t xml:space="preserve">is viral. This also implies that a code, which contains </w:t>
      </w:r>
      <w:r w:rsidR="00EA2957" w:rsidRPr="00376AFF">
        <w:rPr>
          <w:rFonts w:ascii="Times New Roman" w:hAnsi="Times New Roman"/>
          <w:sz w:val="24"/>
          <w:szCs w:val="24"/>
        </w:rPr>
        <w:t xml:space="preserve">just </w:t>
      </w:r>
      <w:r w:rsidRPr="00376AFF">
        <w:rPr>
          <w:rFonts w:ascii="Times New Roman" w:hAnsi="Times New Roman"/>
          <w:sz w:val="24"/>
          <w:szCs w:val="24"/>
        </w:rPr>
        <w:t xml:space="preserve">very few lines of a GNU-GPL code, becomes necessarily a GNU-GPL code in its entirety, when </w:t>
      </w:r>
      <w:r w:rsidR="00A20635" w:rsidRPr="00376AFF">
        <w:rPr>
          <w:rFonts w:ascii="Times New Roman" w:hAnsi="Times New Roman"/>
          <w:sz w:val="24"/>
          <w:szCs w:val="24"/>
        </w:rPr>
        <w:t>integrating</w:t>
      </w:r>
      <w:r w:rsidRPr="00376AFF">
        <w:rPr>
          <w:rFonts w:ascii="Times New Roman" w:hAnsi="Times New Roman"/>
          <w:sz w:val="24"/>
          <w:szCs w:val="24"/>
        </w:rPr>
        <w:t xml:space="preserve"> those lines of a GNU-GPL code.</w:t>
      </w:r>
      <w:r w:rsidR="00562C88" w:rsidRPr="00376AFF">
        <w:rPr>
          <w:rFonts w:ascii="Times New Roman" w:hAnsi="Times New Roman"/>
          <w:sz w:val="24"/>
          <w:szCs w:val="24"/>
        </w:rPr>
        <w:t xml:space="preserve"> </w:t>
      </w:r>
    </w:p>
    <w:p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Every modifications of a code derived from a GNU-GPL code must underline every modifications with respect to the original GNU-GPL code.</w:t>
      </w:r>
    </w:p>
    <w:p w:rsidR="00562C88" w:rsidRPr="00376AFF" w:rsidRDefault="00562C88" w:rsidP="00562C88">
      <w:pPr>
        <w:spacing w:after="0" w:line="240" w:lineRule="auto"/>
        <w:jc w:val="both"/>
        <w:rPr>
          <w:rFonts w:ascii="Times New Roman" w:hAnsi="Times New Roman"/>
          <w:sz w:val="24"/>
          <w:szCs w:val="24"/>
        </w:rPr>
      </w:pPr>
    </w:p>
    <w:p w:rsidR="00562C88" w:rsidRPr="00376AFF" w:rsidRDefault="00562C88" w:rsidP="0028379E">
      <w:pPr>
        <w:spacing w:after="0" w:line="240" w:lineRule="auto"/>
        <w:rPr>
          <w:rFonts w:ascii="Times New Roman" w:hAnsi="Times New Roman"/>
          <w:sz w:val="24"/>
          <w:szCs w:val="24"/>
        </w:rPr>
      </w:pPr>
    </w:p>
    <w:p w:rsidR="00B54E66" w:rsidRPr="00376AF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6" w:name="_Toc447794699"/>
      <w:bookmarkStart w:id="37" w:name="_Toc447794778"/>
      <w:bookmarkStart w:id="38" w:name="_Toc447794861"/>
      <w:bookmarkStart w:id="39" w:name="_Toc447794945"/>
      <w:bookmarkStart w:id="40" w:name="_Toc447795346"/>
      <w:bookmarkStart w:id="41" w:name="_Toc447795453"/>
      <w:bookmarkStart w:id="42" w:name="_Toc66716398"/>
      <w:r w:rsidRPr="00376AFF">
        <w:rPr>
          <w:rFonts w:ascii="Book Antiqua" w:hAnsi="Book Antiqua"/>
          <w:caps/>
          <w:kern w:val="0"/>
          <w:sz w:val="24"/>
          <w:szCs w:val="24"/>
        </w:rPr>
        <w:lastRenderedPageBreak/>
        <w:t>SPHERA official users</w:t>
      </w:r>
      <w:bookmarkEnd w:id="36"/>
      <w:bookmarkEnd w:id="37"/>
      <w:bookmarkEnd w:id="38"/>
      <w:bookmarkEnd w:id="39"/>
      <w:bookmarkEnd w:id="40"/>
      <w:bookmarkEnd w:id="41"/>
      <w:bookmarkEnd w:id="42"/>
      <w:r w:rsidRPr="00376AFF">
        <w:rPr>
          <w:rFonts w:ascii="Book Antiqua" w:hAnsi="Book Antiqua"/>
          <w:caps/>
          <w:kern w:val="0"/>
          <w:sz w:val="24"/>
          <w:szCs w:val="24"/>
        </w:rPr>
        <w:t xml:space="preserve"> </w:t>
      </w:r>
    </w:p>
    <w:p w:rsidR="00EA2957" w:rsidRPr="00376AFF" w:rsidRDefault="00EA2957"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information reported in this section only has an educational aim and does not modify the terms and conditions of SPHERA license. </w:t>
      </w:r>
    </w:p>
    <w:p w:rsidR="00B54E66" w:rsidRPr="00376AFF" w:rsidRDefault="00B54E66"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w:t>
      </w:r>
      <w:r w:rsidR="00883CCE" w:rsidRPr="00376AFF">
        <w:rPr>
          <w:rFonts w:ascii="Times New Roman" w:hAnsi="Times New Roman"/>
          <w:sz w:val="24"/>
          <w:szCs w:val="24"/>
        </w:rPr>
        <w:t xml:space="preserve">is available on </w:t>
      </w:r>
      <w:r w:rsidRPr="00376AFF">
        <w:rPr>
          <w:rFonts w:ascii="Times New Roman" w:hAnsi="Times New Roman"/>
          <w:sz w:val="24"/>
          <w:szCs w:val="24"/>
        </w:rPr>
        <w:t>GitHub</w:t>
      </w:r>
      <w:r w:rsidR="00883CCE" w:rsidRPr="00376AFF">
        <w:rPr>
          <w:rFonts w:ascii="Times New Roman" w:hAnsi="Times New Roman"/>
          <w:sz w:val="24"/>
          <w:szCs w:val="24"/>
        </w:rPr>
        <w:t xml:space="preserve"> ([</w:t>
      </w:r>
      <w:r w:rsidR="00883CCE" w:rsidRPr="00376AFF">
        <w:rPr>
          <w:rFonts w:ascii="Times New Roman" w:hAnsi="Times New Roman"/>
          <w:sz w:val="24"/>
          <w:szCs w:val="24"/>
        </w:rPr>
        <w:fldChar w:fldCharType="begin"/>
      </w:r>
      <w:r w:rsidR="00883CCE" w:rsidRPr="00376AFF">
        <w:rPr>
          <w:rFonts w:ascii="Times New Roman" w:hAnsi="Times New Roman"/>
          <w:sz w:val="24"/>
          <w:szCs w:val="24"/>
        </w:rPr>
        <w:instrText xml:space="preserve"> REF _Ref447812094 \r \h </w:instrText>
      </w:r>
      <w:r w:rsidR="00883CCE" w:rsidRPr="00376AFF">
        <w:rPr>
          <w:rFonts w:ascii="Times New Roman" w:hAnsi="Times New Roman"/>
          <w:sz w:val="24"/>
          <w:szCs w:val="24"/>
        </w:rPr>
      </w:r>
      <w:r w:rsidR="00883CCE" w:rsidRPr="00376AFF">
        <w:rPr>
          <w:rFonts w:ascii="Times New Roman" w:hAnsi="Times New Roman"/>
          <w:sz w:val="24"/>
          <w:szCs w:val="24"/>
        </w:rPr>
        <w:fldChar w:fldCharType="separate"/>
      </w:r>
      <w:r w:rsidR="00093238">
        <w:rPr>
          <w:rFonts w:ascii="Times New Roman" w:hAnsi="Times New Roman"/>
          <w:sz w:val="24"/>
          <w:szCs w:val="24"/>
        </w:rPr>
        <w:t>184</w:t>
      </w:r>
      <w:r w:rsidR="00883CCE" w:rsidRPr="00376AFF">
        <w:rPr>
          <w:rFonts w:ascii="Times New Roman" w:hAnsi="Times New Roman"/>
          <w:sz w:val="24"/>
          <w:szCs w:val="24"/>
        </w:rPr>
        <w:fldChar w:fldCharType="end"/>
      </w:r>
      <w:r w:rsidR="00883CCE" w:rsidRPr="00376AFF">
        <w:rPr>
          <w:rFonts w:ascii="Times New Roman" w:hAnsi="Times New Roman"/>
          <w:sz w:val="24"/>
          <w:szCs w:val="24"/>
        </w:rPr>
        <w:t>]). Potential developers or users may:</w:t>
      </w:r>
    </w:p>
    <w:p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development of </w:t>
      </w:r>
      <w:r w:rsidR="00B54E66" w:rsidRPr="00376AFF">
        <w:rPr>
          <w:lang w:val="en-GB"/>
        </w:rPr>
        <w:t xml:space="preserve">SPHERA </w:t>
      </w:r>
      <w:r w:rsidR="00883CCE" w:rsidRPr="00376AFF">
        <w:rPr>
          <w:lang w:val="en-GB"/>
        </w:rPr>
        <w:t xml:space="preserve">as code authors </w:t>
      </w:r>
      <w:r w:rsidR="00B54E66" w:rsidRPr="00376AFF">
        <w:rPr>
          <w:lang w:val="en-GB"/>
        </w:rPr>
        <w:t>(</w:t>
      </w:r>
      <w:r w:rsidR="00883CCE" w:rsidRPr="00376AFF">
        <w:rPr>
          <w:lang w:val="en-GB"/>
        </w:rPr>
        <w:t>by means o</w:t>
      </w:r>
      <w:r w:rsidR="00303E20" w:rsidRPr="00376AFF">
        <w:rPr>
          <w:lang w:val="en-GB"/>
        </w:rPr>
        <w:t>f</w:t>
      </w:r>
      <w:r w:rsidR="00883CCE" w:rsidRPr="00376AFF">
        <w:rPr>
          <w:lang w:val="en-GB"/>
        </w:rPr>
        <w:t xml:space="preserve"> a free </w:t>
      </w:r>
      <w:r w:rsidR="00B54E66" w:rsidRPr="00376AFF">
        <w:rPr>
          <w:lang w:val="en-GB"/>
        </w:rPr>
        <w:t>GitHub</w:t>
      </w:r>
      <w:r w:rsidR="00883CCE" w:rsidRPr="00376AFF">
        <w:rPr>
          <w:lang w:val="en-GB"/>
        </w:rPr>
        <w:t xml:space="preserve"> account</w:t>
      </w:r>
      <w:r w:rsidR="00B54E66" w:rsidRPr="00376AFF">
        <w:rPr>
          <w:lang w:val="en-GB"/>
        </w:rPr>
        <w:t xml:space="preserve">; </w:t>
      </w:r>
      <w:r w:rsidR="00883CCE" w:rsidRPr="00376AFF">
        <w:rPr>
          <w:lang w:val="en-GB"/>
        </w:rPr>
        <w:t>basic knowledge of Git is mandatory</w:t>
      </w:r>
      <w:r w:rsidR="00B54E66" w:rsidRPr="00376AFF">
        <w:rPr>
          <w:lang w:val="en-GB"/>
        </w:rPr>
        <w:t>);</w:t>
      </w:r>
    </w:p>
    <w:p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validation of </w:t>
      </w:r>
      <w:r w:rsidR="00B54E66" w:rsidRPr="00376AFF">
        <w:rPr>
          <w:lang w:val="en-GB"/>
        </w:rPr>
        <w:t xml:space="preserve">SPHERA </w:t>
      </w:r>
      <w:r w:rsidR="00883CCE" w:rsidRPr="00376AFF">
        <w:rPr>
          <w:lang w:val="en-GB"/>
        </w:rPr>
        <w:t xml:space="preserve">as </w:t>
      </w:r>
      <w:r w:rsidR="00B54E66" w:rsidRPr="00376AFF">
        <w:rPr>
          <w:lang w:val="en-GB"/>
        </w:rPr>
        <w:t>“</w:t>
      </w:r>
      <w:r w:rsidR="00883CCE" w:rsidRPr="00376AFF">
        <w:rPr>
          <w:lang w:val="en-GB"/>
        </w:rPr>
        <w:t>official users</w:t>
      </w:r>
      <w:r w:rsidR="00B54E66" w:rsidRPr="00376AFF">
        <w:rPr>
          <w:lang w:val="en-GB"/>
        </w:rPr>
        <w:t>” (</w:t>
      </w:r>
      <w:r w:rsidR="00883CCE" w:rsidRPr="00376AFF">
        <w:rPr>
          <w:lang w:val="en-GB"/>
        </w:rPr>
        <w:t>by means o</w:t>
      </w:r>
      <w:r w:rsidR="00303E20" w:rsidRPr="00376AFF">
        <w:rPr>
          <w:lang w:val="en-GB"/>
        </w:rPr>
        <w:t>f</w:t>
      </w:r>
      <w:r w:rsidR="00883CCE" w:rsidRPr="00376AFF">
        <w:rPr>
          <w:lang w:val="en-GB"/>
        </w:rPr>
        <w:t xml:space="preserve"> a free GitHub account; basic knowledge of Git is not mandatory</w:t>
      </w:r>
      <w:r w:rsidR="00B54E66" w:rsidRPr="00376AFF">
        <w:rPr>
          <w:lang w:val="en-GB"/>
        </w:rPr>
        <w:t>);</w:t>
      </w:r>
    </w:p>
    <w:p w:rsidR="00B54E66" w:rsidRPr="00376AFF" w:rsidRDefault="00883CCE" w:rsidP="00034CDC">
      <w:pPr>
        <w:pStyle w:val="Paragrafoelenco"/>
        <w:numPr>
          <w:ilvl w:val="0"/>
          <w:numId w:val="14"/>
        </w:numPr>
        <w:jc w:val="both"/>
        <w:rPr>
          <w:lang w:val="en-GB"/>
        </w:rPr>
      </w:pPr>
      <w:r w:rsidRPr="00376AFF">
        <w:rPr>
          <w:lang w:val="en-GB"/>
        </w:rPr>
        <w:t xml:space="preserve">use </w:t>
      </w:r>
      <w:r w:rsidR="00B54E66" w:rsidRPr="00376AFF">
        <w:rPr>
          <w:lang w:val="en-GB"/>
        </w:rPr>
        <w:t xml:space="preserve">SPHERA </w:t>
      </w:r>
      <w:r w:rsidRPr="00376AFF">
        <w:rPr>
          <w:lang w:val="en-GB"/>
        </w:rPr>
        <w:t xml:space="preserve">independently </w:t>
      </w:r>
      <w:r w:rsidR="00B54E66" w:rsidRPr="00376AFF">
        <w:rPr>
          <w:lang w:val="en-GB"/>
        </w:rPr>
        <w:t>(</w:t>
      </w:r>
      <w:r w:rsidRPr="00376AFF">
        <w:rPr>
          <w:lang w:val="en-GB"/>
        </w:rPr>
        <w:t>respecting the code license and citation</w:t>
      </w:r>
      <w:r w:rsidR="000279A4" w:rsidRPr="00376AFF">
        <w:rPr>
          <w:lang w:val="en-GB"/>
        </w:rPr>
        <w:t>s</w:t>
      </w:r>
      <w:r w:rsidR="00B54E66" w:rsidRPr="00376AFF">
        <w:rPr>
          <w:lang w:val="en-GB"/>
        </w:rPr>
        <w:t>);</w:t>
      </w:r>
    </w:p>
    <w:p w:rsidR="00B54E66" w:rsidRPr="00376AFF" w:rsidRDefault="00883CCE" w:rsidP="00034CDC">
      <w:pPr>
        <w:pStyle w:val="Paragrafoelenco"/>
        <w:numPr>
          <w:ilvl w:val="0"/>
          <w:numId w:val="14"/>
        </w:numPr>
        <w:jc w:val="both"/>
        <w:rPr>
          <w:lang w:val="en-GB"/>
        </w:rPr>
      </w:pPr>
      <w:r w:rsidRPr="00376AFF">
        <w:rPr>
          <w:lang w:val="en-GB"/>
        </w:rPr>
        <w:t xml:space="preserve">independently introduce relevant modifications </w:t>
      </w:r>
      <w:r w:rsidR="00B54E66" w:rsidRPr="00376AFF">
        <w:rPr>
          <w:lang w:val="en-GB"/>
        </w:rPr>
        <w:t>in SPHERA</w:t>
      </w:r>
      <w:r w:rsidRPr="00376AFF">
        <w:rPr>
          <w:lang w:val="en-GB"/>
        </w:rPr>
        <w:t xml:space="preserve">, thus obtaining a FOSS derived code </w:t>
      </w:r>
      <w:r w:rsidR="00B54E66" w:rsidRPr="00376AFF">
        <w:rPr>
          <w:lang w:val="en-GB"/>
        </w:rPr>
        <w:t>(</w:t>
      </w:r>
      <w:r w:rsidRPr="00376AFF">
        <w:rPr>
          <w:lang w:val="en-GB"/>
        </w:rPr>
        <w:t>which has a different name from SPHERA</w:t>
      </w:r>
      <w:r w:rsidR="00303E20" w:rsidRPr="00376AFF">
        <w:rPr>
          <w:lang w:val="en-GB"/>
        </w:rPr>
        <w:t xml:space="preserve"> and has to cite SPHERA as the original code</w:t>
      </w:r>
      <w:r w:rsidR="00B54E66" w:rsidRPr="00376AFF">
        <w:rPr>
          <w:lang w:val="en-GB"/>
        </w:rPr>
        <w:t xml:space="preserve">) </w:t>
      </w:r>
      <w:r w:rsidR="00303E20" w:rsidRPr="00376AFF">
        <w:rPr>
          <w:lang w:val="en-GB"/>
        </w:rPr>
        <w:t>and redistribute it (bound to the GNU-</w:t>
      </w:r>
      <w:r w:rsidR="00B54E66" w:rsidRPr="00376AFF">
        <w:rPr>
          <w:lang w:val="en-GB"/>
        </w:rPr>
        <w:t xml:space="preserve">GPL </w:t>
      </w:r>
      <w:r w:rsidR="00303E20" w:rsidRPr="00376AFF">
        <w:rPr>
          <w:lang w:val="en-GB"/>
        </w:rPr>
        <w:t>license and in the respect of SPHERA citation terms</w:t>
      </w:r>
      <w:r w:rsidR="00B54E66" w:rsidRPr="00376AFF">
        <w:rPr>
          <w:lang w:val="en-GB"/>
        </w:rPr>
        <w:t xml:space="preserve">) </w:t>
      </w:r>
      <w:r w:rsidR="00303E20" w:rsidRPr="00376AFF">
        <w:rPr>
          <w:lang w:val="en-GB"/>
        </w:rPr>
        <w:t xml:space="preserve">or propose it to RSE for its integration in </w:t>
      </w:r>
      <w:r w:rsidR="00B54E66" w:rsidRPr="00376AFF">
        <w:rPr>
          <w:lang w:val="en-GB"/>
        </w:rPr>
        <w:t>SPHERA;</w:t>
      </w:r>
    </w:p>
    <w:p w:rsidR="00B54E66" w:rsidRPr="00376AFF" w:rsidRDefault="00303E20" w:rsidP="00034CDC">
      <w:pPr>
        <w:pStyle w:val="Paragrafoelenco"/>
        <w:numPr>
          <w:ilvl w:val="0"/>
          <w:numId w:val="14"/>
        </w:numPr>
        <w:jc w:val="both"/>
        <w:rPr>
          <w:lang w:val="en-GB"/>
        </w:rPr>
      </w:pPr>
      <w:r w:rsidRPr="00376AFF">
        <w:rPr>
          <w:lang w:val="en-GB"/>
        </w:rPr>
        <w:t xml:space="preserve">to </w:t>
      </w:r>
      <w:r w:rsidR="00355092" w:rsidRPr="00376AFF">
        <w:rPr>
          <w:lang w:val="en-GB"/>
        </w:rPr>
        <w:t xml:space="preserve">propose to </w:t>
      </w:r>
      <w:r w:rsidR="00B54E66" w:rsidRPr="00376AFF">
        <w:rPr>
          <w:lang w:val="en-GB"/>
        </w:rPr>
        <w:t xml:space="preserve">RSE </w:t>
      </w:r>
      <w:r w:rsidR="007C54CA" w:rsidRPr="00376AFF">
        <w:rPr>
          <w:lang w:val="en-GB"/>
        </w:rPr>
        <w:t xml:space="preserve">some </w:t>
      </w:r>
      <w:r w:rsidR="00355092" w:rsidRPr="00376AFF">
        <w:rPr>
          <w:lang w:val="en-GB"/>
        </w:rPr>
        <w:t xml:space="preserve">program units </w:t>
      </w:r>
      <w:r w:rsidR="00B54E66" w:rsidRPr="00376AFF">
        <w:rPr>
          <w:lang w:val="en-GB"/>
        </w:rPr>
        <w:t>(</w:t>
      </w:r>
      <w:r w:rsidR="00355092" w:rsidRPr="00376AFF">
        <w:rPr>
          <w:lang w:val="en-GB"/>
        </w:rPr>
        <w:t>not belong</w:t>
      </w:r>
      <w:r w:rsidR="007C54CA" w:rsidRPr="00376AFF">
        <w:rPr>
          <w:lang w:val="en-GB"/>
        </w:rPr>
        <w:t>ing</w:t>
      </w:r>
      <w:r w:rsidR="00355092" w:rsidRPr="00376AFF">
        <w:rPr>
          <w:lang w:val="en-GB"/>
        </w:rPr>
        <w:t xml:space="preserve"> to </w:t>
      </w:r>
      <w:r w:rsidR="00B54E66" w:rsidRPr="00376AFF">
        <w:rPr>
          <w:lang w:val="en-GB"/>
        </w:rPr>
        <w:t xml:space="preserve">SPHERA </w:t>
      </w:r>
      <w:r w:rsidR="00355092" w:rsidRPr="00376AFF">
        <w:rPr>
          <w:lang w:val="en-GB"/>
        </w:rPr>
        <w:t xml:space="preserve">and developed </w:t>
      </w:r>
      <w:r w:rsidR="007C54CA" w:rsidRPr="00376AFF">
        <w:rPr>
          <w:lang w:val="en-GB"/>
        </w:rPr>
        <w:t>with independent funds</w:t>
      </w:r>
      <w:r w:rsidR="00B54E66" w:rsidRPr="00376AFF">
        <w:rPr>
          <w:lang w:val="en-GB"/>
        </w:rPr>
        <w:t>)</w:t>
      </w:r>
      <w:r w:rsidR="007C54CA" w:rsidRPr="00376AFF">
        <w:rPr>
          <w:lang w:val="en-GB"/>
        </w:rPr>
        <w:t xml:space="preserve">, which will be </w:t>
      </w:r>
      <w:r w:rsidR="00355092" w:rsidRPr="00376AFF">
        <w:rPr>
          <w:lang w:val="en-GB"/>
        </w:rPr>
        <w:t xml:space="preserve">released with </w:t>
      </w:r>
      <w:r w:rsidR="00B54E66" w:rsidRPr="00376AFF">
        <w:rPr>
          <w:lang w:val="en-GB"/>
        </w:rPr>
        <w:t xml:space="preserve">GNU-GPL </w:t>
      </w:r>
      <w:r w:rsidR="00355092" w:rsidRPr="00376AFF">
        <w:rPr>
          <w:lang w:val="en-GB"/>
        </w:rPr>
        <w:t xml:space="preserve">license </w:t>
      </w:r>
      <w:r w:rsidR="007C54CA" w:rsidRPr="00376AFF">
        <w:rPr>
          <w:lang w:val="en-GB"/>
        </w:rPr>
        <w:t xml:space="preserve">and </w:t>
      </w:r>
      <w:r w:rsidR="00355092" w:rsidRPr="00376AFF">
        <w:rPr>
          <w:lang w:val="en-GB"/>
        </w:rPr>
        <w:t xml:space="preserve">integrated in </w:t>
      </w:r>
      <w:r w:rsidR="00B54E66" w:rsidRPr="00376AFF">
        <w:rPr>
          <w:lang w:val="en-GB"/>
        </w:rPr>
        <w:t>SPHERA;</w:t>
      </w:r>
    </w:p>
    <w:p w:rsidR="00B54E66" w:rsidRPr="00376AFF" w:rsidRDefault="00355092" w:rsidP="00034CDC">
      <w:pPr>
        <w:pStyle w:val="Paragrafoelenco"/>
        <w:numPr>
          <w:ilvl w:val="0"/>
          <w:numId w:val="14"/>
        </w:numPr>
        <w:jc w:val="both"/>
        <w:rPr>
          <w:lang w:val="en-GB"/>
        </w:rPr>
      </w:pPr>
      <w:r w:rsidRPr="00376AFF">
        <w:rPr>
          <w:lang w:val="en-GB"/>
        </w:rPr>
        <w:t xml:space="preserve">to propose to </w:t>
      </w:r>
      <w:r w:rsidR="00B54E66" w:rsidRPr="00376AFF">
        <w:rPr>
          <w:lang w:val="en-GB"/>
        </w:rPr>
        <w:t xml:space="preserve">RSE </w:t>
      </w:r>
      <w:r w:rsidRPr="00376AFF">
        <w:rPr>
          <w:lang w:val="en-GB"/>
        </w:rPr>
        <w:t xml:space="preserve">some program units </w:t>
      </w:r>
      <w:r w:rsidR="007C54CA" w:rsidRPr="00376AFF">
        <w:rPr>
          <w:lang w:val="en-GB"/>
        </w:rPr>
        <w:t>(</w:t>
      </w:r>
      <w:r w:rsidRPr="00376AFF">
        <w:rPr>
          <w:lang w:val="en-GB"/>
        </w:rPr>
        <w:t xml:space="preserve">of a code developed </w:t>
      </w:r>
      <w:r w:rsidR="007C54CA" w:rsidRPr="00376AFF">
        <w:rPr>
          <w:lang w:val="en-GB"/>
        </w:rPr>
        <w:t xml:space="preserve">with independent funds </w:t>
      </w:r>
      <w:r w:rsidR="006F2A09" w:rsidRPr="00376AFF">
        <w:rPr>
          <w:lang w:val="en-GB"/>
        </w:rPr>
        <w:t xml:space="preserve">             </w:t>
      </w:r>
      <w:r w:rsidR="007C54CA" w:rsidRPr="00376AFF">
        <w:rPr>
          <w:lang w:val="en-GB"/>
        </w:rPr>
        <w:t>-</w:t>
      </w:r>
      <w:r w:rsidRPr="00376AFF">
        <w:rPr>
          <w:lang w:val="en-GB"/>
        </w:rPr>
        <w:t>original code</w:t>
      </w:r>
      <w:r w:rsidR="007C54CA" w:rsidRPr="00376AFF">
        <w:rPr>
          <w:lang w:val="en-GB"/>
        </w:rPr>
        <w:t>-</w:t>
      </w:r>
      <w:r w:rsidR="00B54E66" w:rsidRPr="00376AFF">
        <w:rPr>
          <w:lang w:val="en-GB"/>
        </w:rPr>
        <w:t xml:space="preserve">), </w:t>
      </w:r>
      <w:r w:rsidR="007C54CA" w:rsidRPr="00376AFF">
        <w:rPr>
          <w:lang w:val="en-GB"/>
        </w:rPr>
        <w:t xml:space="preserve">which will be </w:t>
      </w:r>
      <w:r w:rsidRPr="00376AFF">
        <w:rPr>
          <w:lang w:val="en-GB"/>
        </w:rPr>
        <w:t xml:space="preserve">released with GNU-LGPL license </w:t>
      </w:r>
      <w:r w:rsidR="007C54CA" w:rsidRPr="00376AFF">
        <w:rPr>
          <w:lang w:val="en-GB"/>
        </w:rPr>
        <w:t xml:space="preserve">and </w:t>
      </w:r>
      <w:r w:rsidRPr="00376AFF">
        <w:rPr>
          <w:lang w:val="en-GB"/>
        </w:rPr>
        <w:t xml:space="preserve">integrated </w:t>
      </w:r>
      <w:r w:rsidR="00B54E66" w:rsidRPr="00376AFF">
        <w:rPr>
          <w:lang w:val="en-GB"/>
        </w:rPr>
        <w:t xml:space="preserve">in SPHERA, </w:t>
      </w:r>
      <w:r w:rsidRPr="00376AFF">
        <w:rPr>
          <w:lang w:val="en-GB"/>
        </w:rPr>
        <w:t>without constraint</w:t>
      </w:r>
      <w:r w:rsidR="007C54CA" w:rsidRPr="00376AFF">
        <w:rPr>
          <w:lang w:val="en-GB"/>
        </w:rPr>
        <w:t>s</w:t>
      </w:r>
      <w:r w:rsidRPr="00376AFF">
        <w:rPr>
          <w:lang w:val="en-GB"/>
        </w:rPr>
        <w:t xml:space="preserve"> </w:t>
      </w:r>
      <w:r w:rsidR="007C54CA" w:rsidRPr="00376AFF">
        <w:rPr>
          <w:lang w:val="en-GB"/>
        </w:rPr>
        <w:t>for the authors to make their</w:t>
      </w:r>
      <w:r w:rsidRPr="00376AFF">
        <w:rPr>
          <w:lang w:val="en-GB"/>
        </w:rPr>
        <w:t xml:space="preserve"> original code a FOSS </w:t>
      </w:r>
      <w:r w:rsidR="00B54E66" w:rsidRPr="00376AFF">
        <w:rPr>
          <w:lang w:val="en-GB"/>
        </w:rPr>
        <w:t>(</w:t>
      </w:r>
      <w:r w:rsidRPr="00376AFF">
        <w:rPr>
          <w:lang w:val="en-GB"/>
        </w:rPr>
        <w:t>in its entirety</w:t>
      </w:r>
      <w:r w:rsidR="000279A4" w:rsidRPr="00376AFF">
        <w:rPr>
          <w:lang w:val="en-GB"/>
        </w:rPr>
        <w:t>);</w:t>
      </w:r>
    </w:p>
    <w:p w:rsidR="000279A4" w:rsidRPr="00376AFF" w:rsidRDefault="000279A4" w:rsidP="00034CDC">
      <w:pPr>
        <w:pStyle w:val="Paragrafoelenco"/>
        <w:numPr>
          <w:ilvl w:val="0"/>
          <w:numId w:val="14"/>
        </w:numPr>
        <w:jc w:val="both"/>
        <w:rPr>
          <w:lang w:val="en-GB"/>
        </w:rPr>
      </w:pPr>
      <w:proofErr w:type="gramStart"/>
      <w:r w:rsidRPr="00376AFF">
        <w:rPr>
          <w:lang w:val="en-GB"/>
        </w:rPr>
        <w:t>be</w:t>
      </w:r>
      <w:proofErr w:type="gramEnd"/>
      <w:r w:rsidRPr="00376AFF">
        <w:rPr>
          <w:lang w:val="en-GB"/>
        </w:rPr>
        <w:t xml:space="preserve"> interested in attending free internships on SPHERA at RSE as academic students</w:t>
      </w:r>
      <w:r w:rsidR="00BF3BA0" w:rsidRPr="00376AFF">
        <w:rPr>
          <w:lang w:val="en-GB"/>
        </w:rPr>
        <w:t xml:space="preserve"> (Bachelor Degree, Master Degree and PhD students)</w:t>
      </w:r>
      <w:r w:rsidRPr="00376AFF">
        <w:rPr>
          <w:lang w:val="en-GB"/>
        </w:rPr>
        <w:t>.</w:t>
      </w:r>
    </w:p>
    <w:p w:rsidR="00355092"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modifications </w:t>
      </w:r>
      <w:r w:rsidR="007C54CA" w:rsidRPr="00376AFF">
        <w:rPr>
          <w:rFonts w:ascii="Times New Roman" w:hAnsi="Times New Roman"/>
          <w:sz w:val="24"/>
          <w:szCs w:val="24"/>
        </w:rPr>
        <w:t>of</w:t>
      </w:r>
      <w:r w:rsidRPr="00376AFF">
        <w:rPr>
          <w:rFonts w:ascii="Times New Roman" w:hAnsi="Times New Roman"/>
          <w:sz w:val="24"/>
          <w:szCs w:val="24"/>
        </w:rPr>
        <w:t xml:space="preserve"> the</w:t>
      </w:r>
      <w:r w:rsidR="007C54CA" w:rsidRPr="00376AFF">
        <w:rPr>
          <w:rFonts w:ascii="Times New Roman" w:hAnsi="Times New Roman"/>
          <w:sz w:val="24"/>
          <w:szCs w:val="24"/>
        </w:rPr>
        <w:t xml:space="preserve"> </w:t>
      </w:r>
      <w:r w:rsidRPr="00376AFF">
        <w:rPr>
          <w:rFonts w:ascii="Times New Roman" w:hAnsi="Times New Roman"/>
          <w:sz w:val="24"/>
          <w:szCs w:val="24"/>
        </w:rPr>
        <w:t>source code and the new input files pr</w:t>
      </w:r>
      <w:r w:rsidR="007C54CA" w:rsidRPr="00376AFF">
        <w:rPr>
          <w:rFonts w:ascii="Times New Roman" w:hAnsi="Times New Roman"/>
          <w:sz w:val="24"/>
          <w:szCs w:val="24"/>
        </w:rPr>
        <w:t>oduced with independent funds</w:t>
      </w:r>
      <w:r w:rsidRPr="00376AFF">
        <w:rPr>
          <w:rFonts w:ascii="Times New Roman" w:hAnsi="Times New Roman"/>
          <w:sz w:val="24"/>
          <w:szCs w:val="24"/>
        </w:rPr>
        <w:t xml:space="preserve"> by </w:t>
      </w:r>
      <w:r w:rsidR="007C54CA" w:rsidRPr="00376AFF">
        <w:rPr>
          <w:rFonts w:ascii="Times New Roman" w:hAnsi="Times New Roman"/>
          <w:sz w:val="24"/>
          <w:szCs w:val="24"/>
        </w:rPr>
        <w:t xml:space="preserve">non-RSE </w:t>
      </w:r>
      <w:r w:rsidRPr="00376AFF">
        <w:rPr>
          <w:rFonts w:ascii="Times New Roman" w:hAnsi="Times New Roman"/>
          <w:sz w:val="24"/>
          <w:szCs w:val="24"/>
        </w:rPr>
        <w:t>authors could be proposed to RSE (with a non-RSE Copyright) to be integrated in SPHERA as FOSS program units</w:t>
      </w:r>
      <w:r w:rsidR="006F2A09" w:rsidRPr="00376AFF">
        <w:rPr>
          <w:rFonts w:ascii="Times New Roman" w:hAnsi="Times New Roman"/>
          <w:sz w:val="24"/>
          <w:szCs w:val="24"/>
        </w:rPr>
        <w:t xml:space="preserve"> and input files</w:t>
      </w:r>
      <w:r w:rsidRPr="00376AFF">
        <w:rPr>
          <w:rFonts w:ascii="Times New Roman" w:hAnsi="Times New Roman"/>
          <w:sz w:val="24"/>
          <w:szCs w:val="24"/>
        </w:rPr>
        <w:t xml:space="preserve">. In case of acceptance, these contributions will be kept updated by RSE in the following code </w:t>
      </w:r>
      <w:proofErr w:type="gramStart"/>
      <w:r w:rsidRPr="00376AFF">
        <w:rPr>
          <w:rFonts w:ascii="Times New Roman" w:hAnsi="Times New Roman"/>
          <w:sz w:val="24"/>
          <w:szCs w:val="24"/>
        </w:rPr>
        <w:t>versions,</w:t>
      </w:r>
      <w:proofErr w:type="gramEnd"/>
      <w:r w:rsidRPr="00376AFF">
        <w:rPr>
          <w:rFonts w:ascii="Times New Roman" w:hAnsi="Times New Roman"/>
          <w:sz w:val="24"/>
          <w:szCs w:val="24"/>
        </w:rPr>
        <w:t xml:space="preserve"> until RSE will consider them useful for SPHERA development and va</w:t>
      </w:r>
      <w:r w:rsidR="007C54CA" w:rsidRPr="00376AFF">
        <w:rPr>
          <w:rFonts w:ascii="Times New Roman" w:hAnsi="Times New Roman"/>
          <w:sz w:val="24"/>
          <w:szCs w:val="24"/>
        </w:rPr>
        <w:t>l</w:t>
      </w:r>
      <w:r w:rsidRPr="00376AFF">
        <w:rPr>
          <w:rFonts w:ascii="Times New Roman" w:hAnsi="Times New Roman"/>
          <w:sz w:val="24"/>
          <w:szCs w:val="24"/>
        </w:rPr>
        <w:t>idation</w:t>
      </w:r>
      <w:r w:rsidR="00355018" w:rsidRPr="00376AFF">
        <w:rPr>
          <w:rFonts w:ascii="Times New Roman" w:hAnsi="Times New Roman"/>
          <w:sz w:val="24"/>
          <w:szCs w:val="24"/>
        </w:rPr>
        <w:t xml:space="preserve"> (RSE can delete program units since a certain version)</w:t>
      </w:r>
      <w:r w:rsidRPr="00376AFF">
        <w:rPr>
          <w:rFonts w:ascii="Times New Roman" w:hAnsi="Times New Roman"/>
          <w:sz w:val="24"/>
          <w:szCs w:val="24"/>
        </w:rPr>
        <w:t>.</w:t>
      </w:r>
    </w:p>
    <w:p w:rsidR="00B54E66"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authors and “official users”</w:t>
      </w:r>
      <w:r w:rsidR="006F2A09" w:rsidRPr="00376AFF">
        <w:rPr>
          <w:rFonts w:ascii="Times New Roman" w:hAnsi="Times New Roman"/>
          <w:sz w:val="24"/>
          <w:szCs w:val="24"/>
        </w:rPr>
        <w:t xml:space="preserve"> need to </w:t>
      </w:r>
      <w:r w:rsidRPr="00376AFF">
        <w:rPr>
          <w:rFonts w:ascii="Times New Roman" w:hAnsi="Times New Roman"/>
          <w:sz w:val="24"/>
          <w:szCs w:val="24"/>
        </w:rPr>
        <w:t xml:space="preserve">activate a free account on </w:t>
      </w:r>
      <w:r w:rsidR="00B54E66" w:rsidRPr="00376AFF">
        <w:rPr>
          <w:rFonts w:ascii="Times New Roman" w:hAnsi="Times New Roman"/>
          <w:sz w:val="24"/>
          <w:szCs w:val="24"/>
        </w:rPr>
        <w:t xml:space="preserve">github.com </w:t>
      </w:r>
      <w:r w:rsidR="00AA4368" w:rsidRPr="00376AFF">
        <w:rPr>
          <w:rFonts w:ascii="Times New Roman" w:hAnsi="Times New Roman"/>
          <w:sz w:val="24"/>
          <w:szCs w:val="24"/>
        </w:rPr>
        <w:t xml:space="preserve">(with recognizable name, surname and affiliation) </w:t>
      </w:r>
      <w:r w:rsidRPr="00376AFF">
        <w:rPr>
          <w:rFonts w:ascii="Times New Roman" w:hAnsi="Times New Roman"/>
          <w:sz w:val="24"/>
          <w:szCs w:val="24"/>
        </w:rPr>
        <w:t xml:space="preserve">and “fork” </w:t>
      </w:r>
      <w:r w:rsidR="00B54E66" w:rsidRPr="00376AFF">
        <w:rPr>
          <w:rFonts w:ascii="Times New Roman" w:hAnsi="Times New Roman"/>
          <w:sz w:val="24"/>
          <w:szCs w:val="24"/>
        </w:rPr>
        <w:t xml:space="preserve">SPHERA, </w:t>
      </w:r>
      <w:r w:rsidRPr="00376AFF">
        <w:rPr>
          <w:rFonts w:ascii="Times New Roman" w:hAnsi="Times New Roman"/>
          <w:sz w:val="24"/>
          <w:szCs w:val="24"/>
        </w:rPr>
        <w:t xml:space="preserve">by clicking on the icon </w:t>
      </w:r>
      <w:r w:rsidR="00B54E66" w:rsidRPr="00376AFF">
        <w:rPr>
          <w:rFonts w:ascii="Times New Roman" w:hAnsi="Times New Roman"/>
          <w:sz w:val="24"/>
          <w:szCs w:val="24"/>
        </w:rPr>
        <w:t xml:space="preserve">“fork” </w:t>
      </w:r>
      <w:r w:rsidRPr="00376AFF">
        <w:rPr>
          <w:rFonts w:ascii="Times New Roman" w:hAnsi="Times New Roman"/>
          <w:sz w:val="24"/>
          <w:szCs w:val="24"/>
        </w:rPr>
        <w:t xml:space="preserve">in the official SPHERA public repository </w:t>
      </w:r>
      <w:r w:rsidR="00B54E66" w:rsidRPr="00376AFF">
        <w:rPr>
          <w:rFonts w:ascii="Times New Roman" w:hAnsi="Times New Roman"/>
          <w:sz w:val="24"/>
          <w:szCs w:val="24"/>
        </w:rPr>
        <w:t>(</w:t>
      </w:r>
      <w:r w:rsidR="00EA2957" w:rsidRPr="00376AFF">
        <w:rPr>
          <w:rFonts w:ascii="Times New Roman" w:hAnsi="Times New Roman"/>
          <w:sz w:val="24"/>
          <w:szCs w:val="24"/>
        </w:rPr>
        <w:t>[</w:t>
      </w:r>
      <w:r w:rsidR="00EA2957" w:rsidRPr="00376AFF">
        <w:rPr>
          <w:rFonts w:ascii="Times New Roman" w:hAnsi="Times New Roman"/>
          <w:sz w:val="24"/>
          <w:szCs w:val="24"/>
        </w:rPr>
        <w:fldChar w:fldCharType="begin"/>
      </w:r>
      <w:r w:rsidR="00EA2957" w:rsidRPr="00376AFF">
        <w:rPr>
          <w:rFonts w:ascii="Times New Roman" w:hAnsi="Times New Roman"/>
          <w:sz w:val="24"/>
          <w:szCs w:val="24"/>
        </w:rPr>
        <w:instrText xml:space="preserve"> REF _Ref447812094 \r \h </w:instrText>
      </w:r>
      <w:r w:rsidR="00EA2957" w:rsidRPr="00376AFF">
        <w:rPr>
          <w:rFonts w:ascii="Times New Roman" w:hAnsi="Times New Roman"/>
          <w:sz w:val="24"/>
          <w:szCs w:val="24"/>
        </w:rPr>
      </w:r>
      <w:r w:rsidR="00EA2957" w:rsidRPr="00376AFF">
        <w:rPr>
          <w:rFonts w:ascii="Times New Roman" w:hAnsi="Times New Roman"/>
          <w:sz w:val="24"/>
          <w:szCs w:val="24"/>
        </w:rPr>
        <w:fldChar w:fldCharType="separate"/>
      </w:r>
      <w:r w:rsidR="00093238">
        <w:rPr>
          <w:rFonts w:ascii="Times New Roman" w:hAnsi="Times New Roman"/>
          <w:sz w:val="24"/>
          <w:szCs w:val="24"/>
        </w:rPr>
        <w:t>184</w:t>
      </w:r>
      <w:r w:rsidR="00EA2957"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_Ref448227012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5.1</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_Ref448227013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5.2</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_Ref448227014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5.3</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_Ref448227016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5.4</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_Ref448227017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5.5</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_Ref448227018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5.6</w:t>
      </w:r>
      <w:r w:rsidR="006F2A09" w:rsidRPr="00376AFF">
        <w:rPr>
          <w:rFonts w:ascii="Times New Roman" w:hAnsi="Times New Roman"/>
          <w:sz w:val="24"/>
          <w:szCs w:val="24"/>
        </w:rPr>
        <w:fldChar w:fldCharType="end"/>
      </w:r>
      <w:r w:rsidR="00B54E66" w:rsidRPr="00376AFF">
        <w:rPr>
          <w:rFonts w:ascii="Times New Roman" w:hAnsi="Times New Roman"/>
          <w:sz w:val="24"/>
          <w:szCs w:val="24"/>
        </w:rPr>
        <w:t>).</w:t>
      </w:r>
    </w:p>
    <w:p w:rsidR="00355092" w:rsidRPr="00376AFF" w:rsidRDefault="007C54CA" w:rsidP="005C6B81">
      <w:pPr>
        <w:spacing w:after="0" w:line="240" w:lineRule="auto"/>
        <w:jc w:val="both"/>
        <w:rPr>
          <w:rFonts w:ascii="Times New Roman" w:hAnsi="Times New Roman"/>
          <w:sz w:val="24"/>
          <w:szCs w:val="24"/>
        </w:rPr>
      </w:pPr>
      <w:r w:rsidRPr="00376AFF">
        <w:rPr>
          <w:rFonts w:ascii="Times New Roman" w:hAnsi="Times New Roman"/>
          <w:sz w:val="24"/>
          <w:szCs w:val="24"/>
        </w:rPr>
        <w:t>T</w:t>
      </w:r>
      <w:r w:rsidR="00355092" w:rsidRPr="00376AFF">
        <w:rPr>
          <w:rFonts w:ascii="Times New Roman" w:hAnsi="Times New Roman"/>
          <w:sz w:val="24"/>
          <w:szCs w:val="24"/>
        </w:rPr>
        <w:t>he basic k</w:t>
      </w:r>
      <w:r w:rsidRPr="00376AFF">
        <w:rPr>
          <w:rFonts w:ascii="Times New Roman" w:hAnsi="Times New Roman"/>
          <w:sz w:val="24"/>
          <w:szCs w:val="24"/>
        </w:rPr>
        <w:t>n</w:t>
      </w:r>
      <w:r w:rsidR="00355092" w:rsidRPr="00376AFF">
        <w:rPr>
          <w:rFonts w:ascii="Times New Roman" w:hAnsi="Times New Roman"/>
          <w:sz w:val="24"/>
          <w:szCs w:val="24"/>
        </w:rPr>
        <w:t>o</w:t>
      </w:r>
      <w:r w:rsidRPr="00376AFF">
        <w:rPr>
          <w:rFonts w:ascii="Times New Roman" w:hAnsi="Times New Roman"/>
          <w:sz w:val="24"/>
          <w:szCs w:val="24"/>
        </w:rPr>
        <w:t>w</w:t>
      </w:r>
      <w:r w:rsidR="00355092" w:rsidRPr="00376AFF">
        <w:rPr>
          <w:rFonts w:ascii="Times New Roman" w:hAnsi="Times New Roman"/>
          <w:sz w:val="24"/>
          <w:szCs w:val="24"/>
        </w:rPr>
        <w:t>ledge of Git</w:t>
      </w:r>
      <w:r w:rsidRPr="00376AFF">
        <w:rPr>
          <w:rFonts w:ascii="Times New Roman" w:hAnsi="Times New Roman"/>
          <w:sz w:val="24"/>
          <w:szCs w:val="24"/>
        </w:rPr>
        <w:t xml:space="preserve"> </w:t>
      </w:r>
      <w:r w:rsidR="00355092" w:rsidRPr="00376AFF">
        <w:rPr>
          <w:rFonts w:ascii="Times New Roman" w:hAnsi="Times New Roman"/>
          <w:sz w:val="24"/>
          <w:szCs w:val="24"/>
        </w:rPr>
        <w:t>is mandatory</w:t>
      </w:r>
      <w:r w:rsidRPr="00376AFF">
        <w:rPr>
          <w:rFonts w:ascii="Times New Roman" w:hAnsi="Times New Roman"/>
          <w:sz w:val="24"/>
          <w:szCs w:val="24"/>
        </w:rPr>
        <w:t xml:space="preserve"> only for SPHERA authors</w:t>
      </w:r>
      <w:r w:rsidR="00355092" w:rsidRPr="00376AFF">
        <w:rPr>
          <w:rFonts w:ascii="Times New Roman" w:hAnsi="Times New Roman"/>
          <w:sz w:val="24"/>
          <w:szCs w:val="24"/>
        </w:rPr>
        <w:t>. In this context, the following links may be useful:</w:t>
      </w:r>
    </w:p>
    <w:p w:rsidR="005C6B81" w:rsidRPr="00376AFF" w:rsidRDefault="005C6B81" w:rsidP="00034CDC">
      <w:pPr>
        <w:pStyle w:val="Paragrafoelenco"/>
        <w:numPr>
          <w:ilvl w:val="0"/>
          <w:numId w:val="15"/>
        </w:numPr>
        <w:jc w:val="both"/>
        <w:rPr>
          <w:lang w:val="en-GB"/>
        </w:rPr>
      </w:pPr>
      <w:r w:rsidRPr="00376AFF">
        <w:rPr>
          <w:lang w:val="en-GB"/>
        </w:rPr>
        <w:t>https://git-scm.com/</w:t>
      </w:r>
    </w:p>
    <w:p w:rsidR="005C6B81" w:rsidRPr="00376AFF" w:rsidRDefault="005C6B81" w:rsidP="00034CDC">
      <w:pPr>
        <w:pStyle w:val="Paragrafoelenco"/>
        <w:numPr>
          <w:ilvl w:val="0"/>
          <w:numId w:val="15"/>
        </w:numPr>
        <w:jc w:val="both"/>
        <w:rPr>
          <w:lang w:val="en-GB"/>
        </w:rPr>
      </w:pPr>
      <w:r w:rsidRPr="00376AFF">
        <w:rPr>
          <w:lang w:val="en-GB"/>
        </w:rPr>
        <w:t>https://www.youtube.com/watch?v=U8GBXvdmHT4&amp;index=3&amp;list=PLg7s6cbtAD15Das5LK9mXt_g59DLWxKUe</w:t>
      </w:r>
    </w:p>
    <w:p w:rsidR="005C6B81" w:rsidRPr="00376AFF" w:rsidRDefault="00355092" w:rsidP="005C6B81">
      <w:pPr>
        <w:spacing w:after="0" w:line="240" w:lineRule="auto"/>
        <w:jc w:val="both"/>
        <w:rPr>
          <w:rFonts w:ascii="Times New Roman" w:hAnsi="Times New Roman"/>
          <w:sz w:val="24"/>
          <w:szCs w:val="24"/>
        </w:rPr>
      </w:pPr>
      <w:r w:rsidRPr="00376AFF">
        <w:rPr>
          <w:rFonts w:ascii="Times New Roman" w:hAnsi="Times New Roman"/>
          <w:sz w:val="24"/>
          <w:szCs w:val="24"/>
        </w:rPr>
        <w:t xml:space="preserve">Anyone could be </w:t>
      </w:r>
      <w:r w:rsidR="00A46DB4" w:rsidRPr="00376AFF">
        <w:rPr>
          <w:rFonts w:ascii="Times New Roman" w:hAnsi="Times New Roman"/>
          <w:sz w:val="24"/>
          <w:szCs w:val="24"/>
        </w:rPr>
        <w:t xml:space="preserve">informed </w:t>
      </w:r>
      <w:r w:rsidRPr="00376AFF">
        <w:rPr>
          <w:rFonts w:ascii="Times New Roman" w:hAnsi="Times New Roman"/>
          <w:sz w:val="24"/>
          <w:szCs w:val="24"/>
        </w:rPr>
        <w:t xml:space="preserve">on the </w:t>
      </w:r>
      <w:r w:rsidR="00A46DB4" w:rsidRPr="00376AFF">
        <w:rPr>
          <w:rFonts w:ascii="Times New Roman" w:hAnsi="Times New Roman"/>
          <w:sz w:val="24"/>
          <w:szCs w:val="24"/>
        </w:rPr>
        <w:t xml:space="preserve">real-time </w:t>
      </w:r>
      <w:r w:rsidRPr="00376AFF">
        <w:rPr>
          <w:rFonts w:ascii="Times New Roman" w:hAnsi="Times New Roman"/>
          <w:sz w:val="24"/>
          <w:szCs w:val="24"/>
        </w:rPr>
        <w:t xml:space="preserve">code upgrades by means of automatic emails sent by </w:t>
      </w:r>
      <w:r w:rsidR="005C6B81" w:rsidRPr="00376AFF">
        <w:rPr>
          <w:rFonts w:ascii="Times New Roman" w:hAnsi="Times New Roman"/>
          <w:sz w:val="24"/>
          <w:szCs w:val="24"/>
        </w:rPr>
        <w:t xml:space="preserve">GitHub. </w:t>
      </w:r>
      <w:r w:rsidRPr="00376AFF">
        <w:rPr>
          <w:rFonts w:ascii="Times New Roman" w:hAnsi="Times New Roman"/>
          <w:sz w:val="24"/>
          <w:szCs w:val="24"/>
        </w:rPr>
        <w:t xml:space="preserve">This free service is available by activating a free account at </w:t>
      </w:r>
      <w:r w:rsidR="005C6B81" w:rsidRPr="00376AFF">
        <w:rPr>
          <w:rFonts w:ascii="Times New Roman" w:hAnsi="Times New Roman"/>
          <w:sz w:val="24"/>
          <w:szCs w:val="24"/>
        </w:rPr>
        <w:t xml:space="preserve">GitHub (https://github.com/join) </w:t>
      </w:r>
      <w:r w:rsidRPr="00376AFF">
        <w:rPr>
          <w:rFonts w:ascii="Times New Roman" w:hAnsi="Times New Roman"/>
          <w:sz w:val="24"/>
          <w:szCs w:val="24"/>
        </w:rPr>
        <w:t xml:space="preserve">and then clicking on the icon </w:t>
      </w:r>
      <w:r w:rsidR="005C6B81" w:rsidRPr="00376AFF">
        <w:rPr>
          <w:rFonts w:ascii="Times New Roman" w:hAnsi="Times New Roman"/>
          <w:sz w:val="24"/>
          <w:szCs w:val="24"/>
        </w:rPr>
        <w:t xml:space="preserve">“watch” </w:t>
      </w:r>
      <w:r w:rsidRPr="00376AFF">
        <w:rPr>
          <w:rFonts w:ascii="Times New Roman" w:hAnsi="Times New Roman"/>
          <w:sz w:val="24"/>
          <w:szCs w:val="24"/>
        </w:rPr>
        <w:t xml:space="preserve">in the official public repository of </w:t>
      </w:r>
      <w:r w:rsidR="005C6B81" w:rsidRPr="00376AFF">
        <w:rPr>
          <w:rFonts w:ascii="Times New Roman" w:hAnsi="Times New Roman"/>
          <w:sz w:val="24"/>
          <w:szCs w:val="24"/>
        </w:rPr>
        <w:t xml:space="preserve">SPHERA. </w:t>
      </w:r>
      <w:r w:rsidRPr="00376AFF">
        <w:rPr>
          <w:rFonts w:ascii="Times New Roman" w:hAnsi="Times New Roman"/>
          <w:sz w:val="24"/>
          <w:szCs w:val="24"/>
        </w:rPr>
        <w:t xml:space="preserve">When activating a </w:t>
      </w:r>
      <w:r w:rsidR="005C6B81" w:rsidRPr="00376AFF">
        <w:rPr>
          <w:rFonts w:ascii="Times New Roman" w:hAnsi="Times New Roman"/>
          <w:sz w:val="24"/>
          <w:szCs w:val="24"/>
        </w:rPr>
        <w:t>GitHub</w:t>
      </w:r>
      <w:r w:rsidRPr="00376AFF">
        <w:rPr>
          <w:rFonts w:ascii="Times New Roman" w:hAnsi="Times New Roman"/>
          <w:sz w:val="24"/>
          <w:szCs w:val="24"/>
        </w:rPr>
        <w:t xml:space="preserve"> account</w:t>
      </w:r>
      <w:r w:rsidR="005C6B81" w:rsidRPr="00376AFF">
        <w:rPr>
          <w:rFonts w:ascii="Times New Roman" w:hAnsi="Times New Roman"/>
          <w:sz w:val="24"/>
          <w:szCs w:val="24"/>
        </w:rPr>
        <w:t xml:space="preserve">, </w:t>
      </w:r>
      <w:r w:rsidRPr="00376AFF">
        <w:rPr>
          <w:rFonts w:ascii="Times New Roman" w:hAnsi="Times New Roman"/>
          <w:sz w:val="24"/>
          <w:szCs w:val="24"/>
        </w:rPr>
        <w:t xml:space="preserve">it could be convenient to choose a </w:t>
      </w:r>
      <w:r w:rsidR="005C6B81" w:rsidRPr="00376AFF">
        <w:rPr>
          <w:rFonts w:ascii="Times New Roman" w:hAnsi="Times New Roman"/>
          <w:sz w:val="24"/>
          <w:szCs w:val="24"/>
        </w:rPr>
        <w:t>user name</w:t>
      </w:r>
      <w:r w:rsidRPr="00376AFF">
        <w:rPr>
          <w:rFonts w:ascii="Times New Roman" w:hAnsi="Times New Roman"/>
          <w:sz w:val="24"/>
          <w:szCs w:val="24"/>
        </w:rPr>
        <w:t xml:space="preserve">, which </w:t>
      </w:r>
      <w:r w:rsidR="00A832E0" w:rsidRPr="00376AFF">
        <w:rPr>
          <w:rFonts w:ascii="Times New Roman" w:hAnsi="Times New Roman"/>
          <w:sz w:val="24"/>
          <w:szCs w:val="24"/>
        </w:rPr>
        <w:t>include</w:t>
      </w:r>
      <w:r w:rsidR="00A46DB4" w:rsidRPr="00376AFF">
        <w:rPr>
          <w:rFonts w:ascii="Times New Roman" w:hAnsi="Times New Roman"/>
          <w:sz w:val="24"/>
          <w:szCs w:val="24"/>
        </w:rPr>
        <w:t>d</w:t>
      </w:r>
      <w:r w:rsidR="00A832E0" w:rsidRPr="00376AFF">
        <w:rPr>
          <w:rFonts w:ascii="Times New Roman" w:hAnsi="Times New Roman"/>
          <w:sz w:val="24"/>
          <w:szCs w:val="24"/>
        </w:rPr>
        <w:t xml:space="preserve"> name</w:t>
      </w:r>
      <w:r w:rsidR="00A46DB4" w:rsidRPr="00376AFF">
        <w:rPr>
          <w:rFonts w:ascii="Times New Roman" w:hAnsi="Times New Roman"/>
          <w:sz w:val="24"/>
          <w:szCs w:val="24"/>
        </w:rPr>
        <w:t>,</w:t>
      </w:r>
      <w:r w:rsidR="00A832E0" w:rsidRPr="00376AFF">
        <w:rPr>
          <w:rFonts w:ascii="Times New Roman" w:hAnsi="Times New Roman"/>
          <w:sz w:val="24"/>
          <w:szCs w:val="24"/>
        </w:rPr>
        <w:t xml:space="preserve"> sur</w:t>
      </w:r>
      <w:r w:rsidR="00A46DB4" w:rsidRPr="00376AFF">
        <w:rPr>
          <w:rFonts w:ascii="Times New Roman" w:hAnsi="Times New Roman"/>
          <w:sz w:val="24"/>
          <w:szCs w:val="24"/>
        </w:rPr>
        <w:t>n</w:t>
      </w:r>
      <w:r w:rsidR="00A832E0" w:rsidRPr="00376AFF">
        <w:rPr>
          <w:rFonts w:ascii="Times New Roman" w:hAnsi="Times New Roman"/>
          <w:sz w:val="24"/>
          <w:szCs w:val="24"/>
        </w:rPr>
        <w:t>ame and affiliation</w:t>
      </w:r>
      <w:r w:rsidR="00A46DB4" w:rsidRPr="00376AFF">
        <w:rPr>
          <w:rFonts w:ascii="Times New Roman" w:hAnsi="Times New Roman"/>
          <w:sz w:val="24"/>
          <w:szCs w:val="24"/>
        </w:rPr>
        <w:t xml:space="preserve">. This will permit to get recognized and </w:t>
      </w:r>
      <w:r w:rsidR="00A832E0" w:rsidRPr="00376AFF">
        <w:rPr>
          <w:rFonts w:ascii="Times New Roman" w:hAnsi="Times New Roman"/>
          <w:sz w:val="24"/>
          <w:szCs w:val="24"/>
        </w:rPr>
        <w:t xml:space="preserve">attend to SPHERA development/validation </w:t>
      </w:r>
      <w:r w:rsidR="005C6B81" w:rsidRPr="00376AFF">
        <w:rPr>
          <w:rFonts w:ascii="Times New Roman" w:hAnsi="Times New Roman"/>
          <w:sz w:val="24"/>
          <w:szCs w:val="24"/>
        </w:rPr>
        <w:t>(</w:t>
      </w:r>
      <w:r w:rsidR="00A832E0" w:rsidRPr="00376AFF">
        <w:rPr>
          <w:rFonts w:ascii="Times New Roman" w:hAnsi="Times New Roman"/>
          <w:sz w:val="24"/>
          <w:szCs w:val="24"/>
        </w:rPr>
        <w:t xml:space="preserve">the symbol </w:t>
      </w:r>
      <w:r w:rsidR="005C6B81" w:rsidRPr="00376AFF">
        <w:rPr>
          <w:rFonts w:ascii="Times New Roman" w:hAnsi="Times New Roman"/>
          <w:sz w:val="24"/>
          <w:szCs w:val="24"/>
        </w:rPr>
        <w:t xml:space="preserve">“.” </w:t>
      </w:r>
      <w:r w:rsidR="00A46DB4" w:rsidRPr="00376AFF">
        <w:rPr>
          <w:rFonts w:ascii="Times New Roman" w:hAnsi="Times New Roman"/>
          <w:sz w:val="24"/>
          <w:szCs w:val="24"/>
        </w:rPr>
        <w:t>i</w:t>
      </w:r>
      <w:r w:rsidR="00A832E0" w:rsidRPr="00376AFF">
        <w:rPr>
          <w:rFonts w:ascii="Times New Roman" w:hAnsi="Times New Roman"/>
          <w:sz w:val="24"/>
          <w:szCs w:val="24"/>
        </w:rPr>
        <w:t xml:space="preserve">s </w:t>
      </w:r>
      <w:r w:rsidR="00A46DB4" w:rsidRPr="00376AFF">
        <w:rPr>
          <w:rFonts w:ascii="Times New Roman" w:hAnsi="Times New Roman"/>
          <w:sz w:val="24"/>
          <w:szCs w:val="24"/>
        </w:rPr>
        <w:t>n</w:t>
      </w:r>
      <w:r w:rsidR="00A832E0" w:rsidRPr="00376AFF">
        <w:rPr>
          <w:rFonts w:ascii="Times New Roman" w:hAnsi="Times New Roman"/>
          <w:sz w:val="24"/>
          <w:szCs w:val="24"/>
        </w:rPr>
        <w:t xml:space="preserve">ot permitted within a </w:t>
      </w:r>
      <w:r w:rsidR="005C6B81" w:rsidRPr="00376AFF">
        <w:rPr>
          <w:rFonts w:ascii="Times New Roman" w:hAnsi="Times New Roman"/>
          <w:sz w:val="24"/>
          <w:szCs w:val="24"/>
        </w:rPr>
        <w:t>GitHub</w:t>
      </w:r>
      <w:r w:rsidR="00A832E0" w:rsidRPr="00376AFF">
        <w:rPr>
          <w:rFonts w:ascii="Times New Roman" w:hAnsi="Times New Roman"/>
          <w:sz w:val="24"/>
          <w:szCs w:val="24"/>
        </w:rPr>
        <w:t xml:space="preserve"> user name</w:t>
      </w:r>
      <w:r w:rsidR="005C6B81" w:rsidRPr="00376AFF">
        <w:rPr>
          <w:rFonts w:ascii="Times New Roman" w:hAnsi="Times New Roman"/>
          <w:sz w:val="24"/>
          <w:szCs w:val="24"/>
        </w:rPr>
        <w:t>).</w:t>
      </w:r>
    </w:p>
    <w:p w:rsidR="000C3886" w:rsidRPr="00376AFF" w:rsidRDefault="000C3886" w:rsidP="000C3886">
      <w:pPr>
        <w:spacing w:after="0" w:line="240" w:lineRule="auto"/>
        <w:jc w:val="both"/>
        <w:rPr>
          <w:ins w:id="43" w:author="Amicarelli Andrea (RSE)" w:date="2020-10-06T08:20:00Z"/>
          <w:rFonts w:ascii="Times New Roman" w:hAnsi="Times New Roman"/>
          <w:sz w:val="24"/>
          <w:szCs w:val="24"/>
        </w:rPr>
      </w:pPr>
      <w:ins w:id="44" w:author="Amicarelli Andrea (RSE)" w:date="2020-10-06T08:20:00Z">
        <w:r w:rsidRPr="00376AFF">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rsidR="00B54E66" w:rsidRPr="00376AFF" w:rsidRDefault="00A832E0" w:rsidP="005C6B81">
      <w:pPr>
        <w:spacing w:after="0" w:line="240" w:lineRule="auto"/>
        <w:jc w:val="both"/>
        <w:rPr>
          <w:rFonts w:ascii="Times New Roman" w:hAnsi="Times New Roman"/>
          <w:sz w:val="24"/>
          <w:szCs w:val="24"/>
        </w:rPr>
      </w:pPr>
      <w:r w:rsidRPr="00376AFF">
        <w:rPr>
          <w:rFonts w:ascii="Times New Roman" w:hAnsi="Times New Roman"/>
          <w:sz w:val="24"/>
          <w:szCs w:val="24"/>
        </w:rPr>
        <w:t>Finally</w:t>
      </w:r>
      <w:r w:rsidR="005C6B81" w:rsidRPr="00376AFF">
        <w:rPr>
          <w:rFonts w:ascii="Times New Roman" w:hAnsi="Times New Roman"/>
          <w:sz w:val="24"/>
          <w:szCs w:val="24"/>
        </w:rPr>
        <w:t xml:space="preserve">, SPHERA </w:t>
      </w:r>
      <w:r w:rsidRPr="00376AFF">
        <w:rPr>
          <w:rFonts w:ascii="Times New Roman" w:hAnsi="Times New Roman"/>
          <w:sz w:val="24"/>
          <w:szCs w:val="24"/>
        </w:rPr>
        <w:t>is ind</w:t>
      </w:r>
      <w:r w:rsidR="00A46DB4" w:rsidRPr="00376AFF">
        <w:rPr>
          <w:rFonts w:ascii="Times New Roman" w:hAnsi="Times New Roman"/>
          <w:sz w:val="24"/>
          <w:szCs w:val="24"/>
        </w:rPr>
        <w:t>exed in the list of SPH codes of</w:t>
      </w:r>
      <w:r w:rsidRPr="00376AFF">
        <w:rPr>
          <w:rFonts w:ascii="Times New Roman" w:hAnsi="Times New Roman"/>
          <w:sz w:val="24"/>
          <w:szCs w:val="24"/>
        </w:rPr>
        <w:t xml:space="preserve"> </w:t>
      </w:r>
      <w:r w:rsidR="005C6B81" w:rsidRPr="00376AFF">
        <w:rPr>
          <w:rFonts w:ascii="Times New Roman" w:hAnsi="Times New Roman"/>
          <w:sz w:val="24"/>
          <w:szCs w:val="24"/>
        </w:rPr>
        <w:t>SPHERIC (</w:t>
      </w:r>
      <w:r w:rsidRPr="00376AFF">
        <w:rPr>
          <w:rFonts w:ascii="Times New Roman" w:hAnsi="Times New Roman"/>
          <w:sz w:val="24"/>
          <w:szCs w:val="24"/>
        </w:rPr>
        <w:t>SPH scientific Community</w:t>
      </w:r>
      <w:r w:rsidR="005C6B81" w:rsidRPr="00376AFF">
        <w:rPr>
          <w:rFonts w:ascii="Times New Roman" w:hAnsi="Times New Roman"/>
          <w:sz w:val="24"/>
          <w:szCs w:val="24"/>
        </w:rPr>
        <w:t xml:space="preserve">; </w:t>
      </w:r>
      <w:r w:rsidR="005C6B81" w:rsidRPr="00376AFF">
        <w:rPr>
          <w:rFonts w:ascii="Times New Roman" w:hAnsi="Times New Roman"/>
          <w:sz w:val="24"/>
          <w:szCs w:val="24"/>
        </w:rPr>
        <w:fldChar w:fldCharType="begin"/>
      </w:r>
      <w:r w:rsidR="005C6B81" w:rsidRPr="00376AFF">
        <w:rPr>
          <w:rFonts w:ascii="Times New Roman" w:hAnsi="Times New Roman"/>
          <w:sz w:val="24"/>
          <w:szCs w:val="24"/>
        </w:rPr>
        <w:instrText xml:space="preserve"> REF _Ref447793735 \h  \* MERGEFORMAT </w:instrText>
      </w:r>
      <w:r w:rsidR="005C6B81" w:rsidRPr="00376AFF">
        <w:rPr>
          <w:rFonts w:ascii="Times New Roman" w:hAnsi="Times New Roman"/>
          <w:sz w:val="24"/>
          <w:szCs w:val="24"/>
        </w:rPr>
      </w:r>
      <w:r w:rsidR="005C6B81" w:rsidRPr="00376AFF">
        <w:rPr>
          <w:rFonts w:ascii="Times New Roman" w:hAnsi="Times New Roman"/>
          <w:sz w:val="24"/>
          <w:szCs w:val="24"/>
        </w:rPr>
        <w:fldChar w:fldCharType="separate"/>
      </w:r>
      <w:r w:rsidR="00093238" w:rsidRPr="00093238">
        <w:rPr>
          <w:rFonts w:ascii="Times New Roman" w:hAnsi="Times New Roman"/>
          <w:sz w:val="24"/>
          <w:szCs w:val="24"/>
        </w:rPr>
        <w:t>Figure 5.7</w:t>
      </w:r>
      <w:r w:rsidR="005C6B81" w:rsidRPr="00376AFF">
        <w:rPr>
          <w:rFonts w:ascii="Times New Roman" w:hAnsi="Times New Roman"/>
          <w:sz w:val="24"/>
          <w:szCs w:val="24"/>
        </w:rPr>
        <w:fldChar w:fldCharType="end"/>
      </w:r>
      <w:r w:rsidR="005C6B81" w:rsidRPr="00376AFF">
        <w:rPr>
          <w:rFonts w:ascii="Times New Roman" w:hAnsi="Times New Roman"/>
          <w:sz w:val="24"/>
          <w:szCs w:val="24"/>
        </w:rPr>
        <w:t>).</w:t>
      </w:r>
    </w:p>
    <w:p w:rsidR="005D1DA9" w:rsidRPr="00376AFF"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376AFF" w:rsidTr="005D1DA9">
        <w:tc>
          <w:tcPr>
            <w:tcW w:w="5000" w:type="pct"/>
            <w:vAlign w:val="bottom"/>
          </w:tcPr>
          <w:p w:rsidR="00355018" w:rsidRPr="00376AFF" w:rsidRDefault="00D27AFB" w:rsidP="005D1DA9">
            <w:pPr>
              <w:jc w:val="center"/>
              <w:rPr>
                <w:sz w:val="24"/>
                <w:szCs w:val="24"/>
                <w:lang w:eastAsia="en-GB"/>
              </w:rPr>
            </w:pPr>
            <w:r w:rsidRPr="00376AFF">
              <w:rPr>
                <w:noProof/>
                <w:sz w:val="24"/>
                <w:szCs w:val="24"/>
                <w:lang w:val="it-IT" w:eastAsia="it-IT"/>
              </w:rPr>
              <w:lastRenderedPageBreak/>
              <w:drawing>
                <wp:inline distT="0" distB="0" distL="0" distR="0" wp14:anchorId="2213C159" wp14:editId="6AED2B7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376AFF" w:rsidRDefault="005D1DA9" w:rsidP="005D1DA9">
      <w:pPr>
        <w:spacing w:after="0" w:line="240" w:lineRule="auto"/>
        <w:jc w:val="center"/>
        <w:rPr>
          <w:rFonts w:ascii="Times New Roman" w:hAnsi="Times New Roman"/>
        </w:rPr>
      </w:pPr>
      <w:bookmarkStart w:id="45" w:name="_Ref448227012"/>
      <w:bookmarkStart w:id="46" w:name="_Ref448227009"/>
      <w:proofErr w:type="gramStart"/>
      <w:r w:rsidRPr="00376AFF">
        <w:rPr>
          <w:rFonts w:ascii="Times New Roman" w:hAnsi="Times New Roman"/>
        </w:rPr>
        <w:t xml:space="preserve">Figure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5</w:t>
      </w:r>
      <w:r w:rsidRPr="00376AFF">
        <w:rPr>
          <w:rFonts w:ascii="Times New Roman" w:hAnsi="Times New Roman"/>
        </w:rPr>
        <w:fldChar w:fldCharType="end"/>
      </w:r>
      <w:r w:rsidRPr="00376AFF">
        <w:rPr>
          <w:rFonts w:ascii="Times New Roman" w:hAnsi="Times New Roman"/>
        </w:rPr>
        <w:t>.</w:t>
      </w:r>
      <w:proofErr w:type="gramEnd"/>
      <w:r w:rsidRPr="00376AFF">
        <w:rPr>
          <w:rFonts w:ascii="Times New Roman" w:hAnsi="Times New Roman"/>
        </w:rPr>
        <w:fldChar w:fldCharType="begin"/>
      </w:r>
      <w:r w:rsidRPr="00376AFF">
        <w:rPr>
          <w:rFonts w:ascii="Times New Roman" w:hAnsi="Times New Roman"/>
        </w:rPr>
        <w:instrText xml:space="preserve"> SEQ Figure \* ARABIC \s 1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bookmarkEnd w:id="45"/>
      <w:r w:rsidRPr="00376AFF">
        <w:rPr>
          <w:rFonts w:ascii="Times New Roman" w:hAnsi="Times New Roman"/>
        </w:rPr>
        <w:t xml:space="preserve">. </w:t>
      </w:r>
      <w:r w:rsidR="00A46DB4" w:rsidRPr="00376AFF">
        <w:rPr>
          <w:rFonts w:ascii="Times New Roman" w:hAnsi="Times New Roman"/>
        </w:rPr>
        <w:t>SPHERA on</w:t>
      </w:r>
      <w:r w:rsidRPr="00376AFF">
        <w:rPr>
          <w:rFonts w:ascii="Times New Roman" w:hAnsi="Times New Roman"/>
        </w:rPr>
        <w:t xml:space="preserve"> GitHub: </w:t>
      </w:r>
      <w:r w:rsidR="00355018" w:rsidRPr="00376AFF">
        <w:rPr>
          <w:rFonts w:ascii="Times New Roman" w:hAnsi="Times New Roman"/>
        </w:rPr>
        <w:t>first FOSS release (SPHERA v.8.0)</w:t>
      </w:r>
      <w:r w:rsidRPr="00376AFF">
        <w:rPr>
          <w:rFonts w:ascii="Times New Roman" w:hAnsi="Times New Roman"/>
        </w:rPr>
        <w:t xml:space="preserve">. </w:t>
      </w:r>
      <w:proofErr w:type="gramStart"/>
      <w:r w:rsidR="00A46DB4" w:rsidRPr="00376AFF">
        <w:rPr>
          <w:rFonts w:ascii="Times New Roman" w:hAnsi="Times New Roman"/>
        </w:rPr>
        <w:t>Executable codes</w:t>
      </w:r>
      <w:r w:rsidRPr="00376AFF">
        <w:rPr>
          <w:rFonts w:ascii="Times New Roman" w:hAnsi="Times New Roman"/>
        </w:rPr>
        <w:t>.</w:t>
      </w:r>
      <w:bookmarkEnd w:id="46"/>
      <w:proofErr w:type="gramEnd"/>
    </w:p>
    <w:p w:rsidR="005D1DA9" w:rsidRPr="00376A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376AFF" w:rsidTr="005D1DA9">
        <w:tc>
          <w:tcPr>
            <w:tcW w:w="5000" w:type="pct"/>
            <w:vAlign w:val="bottom"/>
          </w:tcPr>
          <w:p w:rsidR="00D27AFB" w:rsidRPr="00376AFF" w:rsidRDefault="00D27AFB" w:rsidP="005D1DA9">
            <w:pPr>
              <w:jc w:val="center"/>
              <w:rPr>
                <w:sz w:val="24"/>
                <w:szCs w:val="24"/>
                <w:lang w:eastAsia="it-IT"/>
              </w:rPr>
            </w:pPr>
            <w:r w:rsidRPr="00376AFF">
              <w:rPr>
                <w:noProof/>
                <w:sz w:val="24"/>
                <w:szCs w:val="24"/>
                <w:lang w:val="it-IT" w:eastAsia="it-IT"/>
              </w:rPr>
              <w:drawing>
                <wp:inline distT="0" distB="0" distL="0" distR="0" wp14:anchorId="27A8DCDB" wp14:editId="142D7DA0">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376AFF" w:rsidRDefault="005D1DA9" w:rsidP="005D1DA9">
      <w:pPr>
        <w:spacing w:after="0" w:line="240" w:lineRule="auto"/>
        <w:jc w:val="center"/>
        <w:rPr>
          <w:rFonts w:ascii="Times New Roman" w:hAnsi="Times New Roman"/>
          <w:szCs w:val="24"/>
        </w:rPr>
      </w:pPr>
      <w:bookmarkStart w:id="47" w:name="_Ref448227013"/>
      <w:proofErr w:type="gramStart"/>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proofErr w:type="gramEnd"/>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2</w:t>
      </w:r>
      <w:r w:rsidRPr="00376AFF">
        <w:rPr>
          <w:rFonts w:ascii="Times New Roman" w:hAnsi="Times New Roman"/>
          <w:szCs w:val="24"/>
        </w:rPr>
        <w:fldChar w:fldCharType="end"/>
      </w:r>
      <w:bookmarkEnd w:id="47"/>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w:t>
      </w:r>
      <w:r w:rsidR="00D27AFB" w:rsidRPr="00376AFF">
        <w:rPr>
          <w:rFonts w:ascii="Times New Roman" w:hAnsi="Times New Roman"/>
        </w:rPr>
        <w:t>first FOSS release (SPHERA v.8.0)</w:t>
      </w:r>
      <w:r w:rsidRPr="00376AFF">
        <w:rPr>
          <w:rFonts w:ascii="Times New Roman" w:hAnsi="Times New Roman"/>
          <w:szCs w:val="24"/>
        </w:rPr>
        <w:t xml:space="preserve">. </w:t>
      </w:r>
      <w:proofErr w:type="gramStart"/>
      <w:r w:rsidRPr="00376AFF">
        <w:rPr>
          <w:rFonts w:ascii="Times New Roman" w:hAnsi="Times New Roman"/>
          <w:szCs w:val="24"/>
        </w:rPr>
        <w:t>Documen</w:t>
      </w:r>
      <w:r w:rsidR="00A832E0" w:rsidRPr="00376AFF">
        <w:rPr>
          <w:rFonts w:ascii="Times New Roman" w:hAnsi="Times New Roman"/>
          <w:szCs w:val="24"/>
        </w:rPr>
        <w:t>tation</w:t>
      </w:r>
      <w:r w:rsidRPr="00376AFF">
        <w:rPr>
          <w:rFonts w:ascii="Times New Roman" w:hAnsi="Times New Roman"/>
          <w:szCs w:val="24"/>
        </w:rPr>
        <w:t>.</w:t>
      </w:r>
      <w:proofErr w:type="gramEnd"/>
    </w:p>
    <w:p w:rsidR="005D1DA9" w:rsidRPr="00376AFF" w:rsidRDefault="005D1DA9" w:rsidP="00B54E66">
      <w:pPr>
        <w:rPr>
          <w:sz w:val="24"/>
          <w:szCs w:val="24"/>
        </w:rPr>
      </w:pPr>
    </w:p>
    <w:tbl>
      <w:tblPr>
        <w:tblW w:w="5000" w:type="pct"/>
        <w:tblLook w:val="01E0" w:firstRow="1" w:lastRow="1" w:firstColumn="1" w:lastColumn="1" w:noHBand="0" w:noVBand="0"/>
      </w:tblPr>
      <w:tblGrid>
        <w:gridCol w:w="9854"/>
      </w:tblGrid>
      <w:tr w:rsidR="00B54E66" w:rsidRPr="00376AFF" w:rsidTr="00822C58">
        <w:tc>
          <w:tcPr>
            <w:tcW w:w="5000" w:type="pct"/>
            <w:vAlign w:val="bottom"/>
          </w:tcPr>
          <w:p w:rsidR="00B54E66" w:rsidRPr="00376AFF" w:rsidRDefault="00B54E66" w:rsidP="00822C58">
            <w:pPr>
              <w:jc w:val="center"/>
              <w:rPr>
                <w:sz w:val="24"/>
                <w:szCs w:val="24"/>
                <w:lang w:eastAsia="en-GB"/>
              </w:rPr>
            </w:pPr>
            <w:r w:rsidRPr="00376AFF">
              <w:rPr>
                <w:noProof/>
                <w:sz w:val="24"/>
                <w:szCs w:val="24"/>
                <w:lang w:val="it-IT" w:eastAsia="it-IT"/>
              </w:rPr>
              <w:lastRenderedPageBreak/>
              <w:drawing>
                <wp:inline distT="0" distB="0" distL="0" distR="0" wp14:anchorId="30392237" wp14:editId="1AE26F93">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2"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376AFF" w:rsidRDefault="00B54E66" w:rsidP="00B54E66">
      <w:pPr>
        <w:spacing w:after="0" w:line="240" w:lineRule="auto"/>
        <w:jc w:val="center"/>
        <w:rPr>
          <w:rFonts w:ascii="Times New Roman" w:hAnsi="Times New Roman"/>
          <w:szCs w:val="24"/>
        </w:rPr>
      </w:pPr>
      <w:bookmarkStart w:id="48" w:name="_Ref448227014"/>
      <w:proofErr w:type="gramStart"/>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proofErr w:type="gramEnd"/>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3</w:t>
      </w:r>
      <w:r w:rsidRPr="00376AFF">
        <w:rPr>
          <w:rFonts w:ascii="Times New Roman" w:hAnsi="Times New Roman"/>
          <w:szCs w:val="24"/>
        </w:rPr>
        <w:fldChar w:fldCharType="end"/>
      </w:r>
      <w:bookmarkEnd w:id="48"/>
      <w:r w:rsidRPr="00376AFF">
        <w:rPr>
          <w:rFonts w:ascii="Times New Roman" w:hAnsi="Times New Roman"/>
          <w:szCs w:val="24"/>
        </w:rPr>
        <w:t xml:space="preserve">. </w:t>
      </w:r>
      <w:proofErr w:type="gramStart"/>
      <w:r w:rsidRPr="00376AFF">
        <w:rPr>
          <w:rFonts w:ascii="Times New Roman" w:hAnsi="Times New Roman"/>
          <w:szCs w:val="24"/>
        </w:rPr>
        <w:t xml:space="preserve">SPHERA </w:t>
      </w:r>
      <w:r w:rsidR="00A832E0" w:rsidRPr="00376AFF">
        <w:rPr>
          <w:rFonts w:ascii="Times New Roman" w:hAnsi="Times New Roman"/>
          <w:szCs w:val="24"/>
        </w:rPr>
        <w:t>on</w:t>
      </w:r>
      <w:r w:rsidRPr="00376AFF">
        <w:rPr>
          <w:rFonts w:ascii="Times New Roman" w:hAnsi="Times New Roman"/>
          <w:szCs w:val="24"/>
        </w:rPr>
        <w:t xml:space="preserve"> GitHub.</w:t>
      </w:r>
      <w:proofErr w:type="gramEnd"/>
      <w:r w:rsidRPr="00376AFF">
        <w:rPr>
          <w:rFonts w:ascii="Times New Roman" w:hAnsi="Times New Roman"/>
          <w:szCs w:val="24"/>
        </w:rPr>
        <w:t xml:space="preserve"> </w:t>
      </w:r>
      <w:r w:rsidR="00A832E0" w:rsidRPr="00376AFF">
        <w:rPr>
          <w:rFonts w:ascii="Times New Roman" w:hAnsi="Times New Roman"/>
          <w:szCs w:val="24"/>
        </w:rPr>
        <w:t xml:space="preserve">First FOSS release </w:t>
      </w:r>
      <w:r w:rsidRPr="00376AFF">
        <w:rPr>
          <w:rFonts w:ascii="Times New Roman" w:hAnsi="Times New Roman"/>
          <w:szCs w:val="24"/>
        </w:rPr>
        <w:t>(</w:t>
      </w:r>
      <w:r w:rsidR="00A46DB4" w:rsidRPr="00376AFF">
        <w:rPr>
          <w:rFonts w:ascii="Times New Roman" w:hAnsi="Times New Roman"/>
          <w:szCs w:val="24"/>
        </w:rPr>
        <w:t xml:space="preserve">SPHERA </w:t>
      </w:r>
      <w:r w:rsidRPr="00376AFF">
        <w:rPr>
          <w:rFonts w:ascii="Times New Roman" w:hAnsi="Times New Roman"/>
          <w:szCs w:val="24"/>
        </w:rPr>
        <w:t>v.8.0).</w:t>
      </w:r>
    </w:p>
    <w:p w:rsidR="00B54E66" w:rsidRPr="00376AFF" w:rsidRDefault="00B54E66" w:rsidP="00B54E66">
      <w:pPr>
        <w:spacing w:after="0" w:line="240" w:lineRule="auto"/>
        <w:jc w:val="center"/>
        <w:rPr>
          <w:rFonts w:ascii="Times New Roman" w:hAnsi="Times New Roman"/>
          <w:sz w:val="24"/>
          <w:szCs w:val="24"/>
        </w:rPr>
      </w:pPr>
    </w:p>
    <w:p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rsidTr="00822C58">
        <w:tc>
          <w:tcPr>
            <w:tcW w:w="5000" w:type="pct"/>
            <w:vAlign w:val="bottom"/>
          </w:tcPr>
          <w:p w:rsidR="00B54E66" w:rsidRPr="00376AFF" w:rsidRDefault="00D27AFB" w:rsidP="00822C58">
            <w:pPr>
              <w:jc w:val="center"/>
              <w:rPr>
                <w:sz w:val="24"/>
                <w:szCs w:val="24"/>
                <w:lang w:eastAsia="en-GB"/>
              </w:rPr>
            </w:pPr>
            <w:r w:rsidRPr="00376AFF">
              <w:rPr>
                <w:noProof/>
                <w:sz w:val="24"/>
                <w:szCs w:val="24"/>
                <w:lang w:val="it-IT" w:eastAsia="it-IT"/>
              </w:rPr>
              <w:lastRenderedPageBreak/>
              <w:drawing>
                <wp:inline distT="0" distB="0" distL="0" distR="0" wp14:anchorId="7BDF1AD6" wp14:editId="39158C0A">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3"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376AFF" w:rsidRDefault="00B54E66" w:rsidP="00B54E66">
      <w:pPr>
        <w:spacing w:after="0" w:line="240" w:lineRule="auto"/>
        <w:jc w:val="center"/>
        <w:rPr>
          <w:rFonts w:ascii="Times New Roman" w:hAnsi="Times New Roman"/>
          <w:szCs w:val="24"/>
        </w:rPr>
      </w:pPr>
      <w:bookmarkStart w:id="49" w:name="_Ref448227016"/>
      <w:proofErr w:type="gramStart"/>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proofErr w:type="gramEnd"/>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4</w:t>
      </w:r>
      <w:r w:rsidRPr="00376AFF">
        <w:rPr>
          <w:rFonts w:ascii="Times New Roman" w:hAnsi="Times New Roman"/>
          <w:szCs w:val="24"/>
        </w:rPr>
        <w:fldChar w:fldCharType="end"/>
      </w:r>
      <w:bookmarkEnd w:id="49"/>
      <w:r w:rsidRPr="00376AFF">
        <w:rPr>
          <w:rFonts w:ascii="Times New Roman" w:hAnsi="Times New Roman"/>
          <w:szCs w:val="24"/>
        </w:rPr>
        <w:t xml:space="preserve">. SPHERA </w:t>
      </w:r>
      <w:r w:rsidR="00A832E0" w:rsidRPr="00376AFF">
        <w:rPr>
          <w:rFonts w:ascii="Times New Roman" w:hAnsi="Times New Roman"/>
          <w:szCs w:val="24"/>
        </w:rPr>
        <w:t>on</w:t>
      </w:r>
      <w:r w:rsidRPr="00376AFF">
        <w:rPr>
          <w:rFonts w:ascii="Times New Roman" w:hAnsi="Times New Roman"/>
          <w:szCs w:val="24"/>
        </w:rPr>
        <w:t xml:space="preserve"> GitHub: </w:t>
      </w:r>
      <w:r w:rsidR="00A832E0" w:rsidRPr="00376AFF">
        <w:rPr>
          <w:rFonts w:ascii="Times New Roman" w:hAnsi="Times New Roman"/>
          <w:szCs w:val="24"/>
        </w:rPr>
        <w:t>master branch or trunk</w:t>
      </w:r>
      <w:r w:rsidR="00D27AFB" w:rsidRPr="00376AFF">
        <w:rPr>
          <w:rFonts w:ascii="Times New Roman" w:hAnsi="Times New Roman"/>
          <w:szCs w:val="24"/>
        </w:rPr>
        <w:t xml:space="preserve"> (commit 13Jun2018)</w:t>
      </w:r>
      <w:r w:rsidRPr="00376AFF">
        <w:rPr>
          <w:rFonts w:ascii="Times New Roman" w:hAnsi="Times New Roman"/>
          <w:szCs w:val="24"/>
        </w:rPr>
        <w:t>.</w:t>
      </w:r>
    </w:p>
    <w:p w:rsidR="00B54E66" w:rsidRPr="00376AFF" w:rsidRDefault="00B54E66" w:rsidP="00B54E66">
      <w:pPr>
        <w:jc w:val="center"/>
        <w:rPr>
          <w:sz w:val="24"/>
          <w:szCs w:val="24"/>
        </w:rPr>
      </w:pPr>
    </w:p>
    <w:p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rsidTr="00822C58">
        <w:tc>
          <w:tcPr>
            <w:tcW w:w="5000" w:type="pct"/>
            <w:vAlign w:val="bottom"/>
          </w:tcPr>
          <w:p w:rsidR="00B54E66" w:rsidRPr="00376AFF" w:rsidRDefault="002C6184" w:rsidP="00822C58">
            <w:pPr>
              <w:jc w:val="center"/>
              <w:rPr>
                <w:sz w:val="24"/>
                <w:szCs w:val="24"/>
                <w:lang w:eastAsia="en-GB"/>
              </w:rPr>
            </w:pPr>
            <w:r w:rsidRPr="00376AFF">
              <w:rPr>
                <w:noProof/>
                <w:sz w:val="24"/>
                <w:szCs w:val="24"/>
                <w:lang w:val="it-IT" w:eastAsia="it-IT"/>
              </w:rPr>
              <w:lastRenderedPageBreak/>
              <w:drawing>
                <wp:inline distT="0" distB="0" distL="0" distR="0" wp14:anchorId="0AAA1EB2" wp14:editId="3B685BF2">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4"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376AFF" w:rsidRDefault="00B54E66" w:rsidP="00B54E66">
      <w:pPr>
        <w:spacing w:after="0" w:line="240" w:lineRule="auto"/>
        <w:jc w:val="center"/>
        <w:rPr>
          <w:rFonts w:ascii="Times New Roman" w:hAnsi="Times New Roman"/>
          <w:szCs w:val="24"/>
        </w:rPr>
      </w:pPr>
      <w:bookmarkStart w:id="50" w:name="_Ref448227017"/>
      <w:proofErr w:type="gramStart"/>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proofErr w:type="gramEnd"/>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bookmarkEnd w:id="50"/>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r w:rsidR="00A832E0" w:rsidRPr="00376AFF">
        <w:rPr>
          <w:rFonts w:ascii="Times New Roman" w:hAnsi="Times New Roman"/>
          <w:szCs w:val="24"/>
        </w:rPr>
        <w:t>Input files</w:t>
      </w:r>
      <w:r w:rsidR="00D27AFB" w:rsidRPr="00376AFF">
        <w:rPr>
          <w:rFonts w:ascii="Times New Roman" w:hAnsi="Times New Roman"/>
          <w:szCs w:val="24"/>
        </w:rPr>
        <w:t xml:space="preserve"> (commit 13Jun2018)</w:t>
      </w:r>
      <w:r w:rsidRPr="00376AFF">
        <w:rPr>
          <w:rFonts w:ascii="Times New Roman" w:hAnsi="Times New Roman"/>
          <w:szCs w:val="24"/>
        </w:rPr>
        <w:t>.</w:t>
      </w:r>
    </w:p>
    <w:p w:rsidR="00B54E66" w:rsidRPr="00376AFF" w:rsidRDefault="00B54E66" w:rsidP="00B54E66">
      <w:pPr>
        <w:rPr>
          <w:sz w:val="24"/>
          <w:szCs w:val="24"/>
        </w:rPr>
      </w:pPr>
    </w:p>
    <w:tbl>
      <w:tblPr>
        <w:tblW w:w="5000" w:type="pct"/>
        <w:tblLook w:val="01E0" w:firstRow="1" w:lastRow="1" w:firstColumn="1" w:lastColumn="1" w:noHBand="0" w:noVBand="0"/>
      </w:tblPr>
      <w:tblGrid>
        <w:gridCol w:w="9854"/>
      </w:tblGrid>
      <w:tr w:rsidR="00B54E66" w:rsidRPr="00376AFF" w:rsidTr="00822C58">
        <w:tc>
          <w:tcPr>
            <w:tcW w:w="5000" w:type="pct"/>
            <w:vAlign w:val="bottom"/>
          </w:tcPr>
          <w:p w:rsidR="00B54E66" w:rsidRPr="00376AFF" w:rsidRDefault="00E62416" w:rsidP="00822C58">
            <w:pPr>
              <w:jc w:val="center"/>
              <w:rPr>
                <w:sz w:val="24"/>
                <w:szCs w:val="24"/>
                <w:lang w:eastAsia="en-GB"/>
              </w:rPr>
            </w:pPr>
            <w:r w:rsidRPr="00376AFF">
              <w:rPr>
                <w:noProof/>
                <w:sz w:val="24"/>
                <w:szCs w:val="24"/>
                <w:lang w:val="it-IT" w:eastAsia="it-IT"/>
              </w:rPr>
              <w:lastRenderedPageBreak/>
              <w:drawing>
                <wp:inline distT="0" distB="0" distL="0" distR="0" wp14:anchorId="2D9C1F1E" wp14:editId="59629152">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5"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376AFF" w:rsidRDefault="00B54E66" w:rsidP="00B54E66">
      <w:pPr>
        <w:spacing w:after="0" w:line="240" w:lineRule="auto"/>
        <w:jc w:val="center"/>
        <w:rPr>
          <w:rFonts w:ascii="Times New Roman" w:hAnsi="Times New Roman"/>
          <w:szCs w:val="24"/>
        </w:rPr>
      </w:pPr>
      <w:bookmarkStart w:id="51" w:name="_Ref448227018"/>
      <w:proofErr w:type="gramStart"/>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proofErr w:type="gramEnd"/>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6</w:t>
      </w:r>
      <w:r w:rsidRPr="00376AFF">
        <w:rPr>
          <w:rFonts w:ascii="Times New Roman" w:hAnsi="Times New Roman"/>
          <w:szCs w:val="24"/>
        </w:rPr>
        <w:fldChar w:fldCharType="end"/>
      </w:r>
      <w:bookmarkEnd w:id="51"/>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proofErr w:type="gramStart"/>
      <w:r w:rsidR="00A832E0" w:rsidRPr="00376AFF">
        <w:rPr>
          <w:rFonts w:ascii="Times New Roman" w:hAnsi="Times New Roman"/>
          <w:szCs w:val="24"/>
        </w:rPr>
        <w:t>Source code</w:t>
      </w:r>
      <w:r w:rsidR="002C6184" w:rsidRPr="00376AFF">
        <w:rPr>
          <w:rFonts w:ascii="Times New Roman" w:hAnsi="Times New Roman"/>
          <w:szCs w:val="24"/>
        </w:rPr>
        <w:t xml:space="preserve"> (commit 13Jun2018)</w:t>
      </w:r>
      <w:r w:rsidRPr="00376AFF">
        <w:rPr>
          <w:rFonts w:ascii="Times New Roman" w:hAnsi="Times New Roman"/>
          <w:szCs w:val="24"/>
        </w:rPr>
        <w:t>.</w:t>
      </w:r>
      <w:proofErr w:type="gramEnd"/>
    </w:p>
    <w:p w:rsidR="00B54E66" w:rsidRPr="00376AFF" w:rsidRDefault="00B54E66" w:rsidP="00B54E66">
      <w:pPr>
        <w:rPr>
          <w:sz w:val="24"/>
          <w:szCs w:val="24"/>
        </w:rPr>
      </w:pPr>
    </w:p>
    <w:p w:rsidR="00B54E66" w:rsidRPr="00376AFF" w:rsidRDefault="005C7E47" w:rsidP="00B54E66">
      <w:pPr>
        <w:jc w:val="center"/>
        <w:rPr>
          <w:sz w:val="24"/>
          <w:szCs w:val="24"/>
        </w:rPr>
      </w:pPr>
      <w:r w:rsidRPr="00376AFF">
        <w:rPr>
          <w:noProof/>
          <w:sz w:val="24"/>
          <w:szCs w:val="24"/>
          <w:lang w:val="it-IT" w:eastAsia="it-IT"/>
        </w:rPr>
        <w:lastRenderedPageBreak/>
        <w:drawing>
          <wp:inline distT="0" distB="0" distL="0" distR="0" wp14:anchorId="356DE54F" wp14:editId="5402DE7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376AFF" w:rsidRDefault="00B54E66" w:rsidP="00B54E66">
      <w:pPr>
        <w:spacing w:after="0" w:line="240" w:lineRule="auto"/>
        <w:jc w:val="center"/>
        <w:rPr>
          <w:rFonts w:ascii="Times New Roman" w:hAnsi="Times New Roman"/>
          <w:szCs w:val="24"/>
        </w:rPr>
      </w:pPr>
      <w:bookmarkStart w:id="52" w:name="_Ref447793735"/>
      <w:proofErr w:type="gramStart"/>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proofErr w:type="gramEnd"/>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7</w:t>
      </w:r>
      <w:r w:rsidRPr="00376AFF">
        <w:rPr>
          <w:rFonts w:ascii="Times New Roman" w:hAnsi="Times New Roman"/>
          <w:szCs w:val="24"/>
        </w:rPr>
        <w:fldChar w:fldCharType="end"/>
      </w:r>
      <w:bookmarkEnd w:id="52"/>
      <w:r w:rsidRPr="00376AFF">
        <w:rPr>
          <w:rFonts w:ascii="Times New Roman" w:hAnsi="Times New Roman"/>
          <w:szCs w:val="24"/>
        </w:rPr>
        <w:t xml:space="preserve">. SPHERA </w:t>
      </w:r>
      <w:r w:rsidR="00A832E0" w:rsidRPr="00376AFF">
        <w:rPr>
          <w:rFonts w:ascii="Times New Roman" w:hAnsi="Times New Roman"/>
          <w:szCs w:val="24"/>
        </w:rPr>
        <w:t xml:space="preserve">indexed at </w:t>
      </w:r>
      <w:r w:rsidRPr="00376AFF">
        <w:rPr>
          <w:rFonts w:ascii="Times New Roman" w:hAnsi="Times New Roman"/>
          <w:szCs w:val="24"/>
        </w:rPr>
        <w:t xml:space="preserve">SPHERIC </w:t>
      </w:r>
      <w:r w:rsidR="00A832E0" w:rsidRPr="00376AFF">
        <w:rPr>
          <w:rFonts w:ascii="Times New Roman" w:hAnsi="Times New Roman"/>
          <w:szCs w:val="24"/>
        </w:rPr>
        <w:t xml:space="preserve">web site </w:t>
      </w:r>
      <w:r w:rsidRPr="00376AFF">
        <w:rPr>
          <w:rFonts w:ascii="Times New Roman" w:hAnsi="Times New Roman"/>
          <w:szCs w:val="24"/>
        </w:rPr>
        <w:t>(</w:t>
      </w:r>
      <w:r w:rsidR="005C7E47" w:rsidRPr="00376AFF">
        <w:rPr>
          <w:rFonts w:ascii="Times New Roman" w:hAnsi="Times New Roman"/>
          <w:szCs w:val="24"/>
        </w:rPr>
        <w:t>August 2018</w:t>
      </w:r>
      <w:r w:rsidRPr="00376AFF">
        <w:rPr>
          <w:rFonts w:ascii="Times New Roman" w:hAnsi="Times New Roman"/>
          <w:szCs w:val="24"/>
        </w:rPr>
        <w:t xml:space="preserve">, </w:t>
      </w:r>
      <w:r w:rsidR="00A832E0" w:rsidRPr="00376AFF">
        <w:rPr>
          <w:rFonts w:ascii="Times New Roman" w:hAnsi="Times New Roman"/>
          <w:szCs w:val="24"/>
        </w:rPr>
        <w:t xml:space="preserve">extract from the list of the </w:t>
      </w:r>
      <w:r w:rsidRPr="00376AFF">
        <w:rPr>
          <w:rFonts w:ascii="Times New Roman" w:hAnsi="Times New Roman"/>
          <w:szCs w:val="24"/>
        </w:rPr>
        <w:t xml:space="preserve">13 </w:t>
      </w:r>
      <w:r w:rsidR="00A832E0" w:rsidRPr="00376AFF">
        <w:rPr>
          <w:rFonts w:ascii="Times New Roman" w:hAnsi="Times New Roman"/>
          <w:szCs w:val="24"/>
        </w:rPr>
        <w:t>SPH codes indexed at</w:t>
      </w:r>
      <w:r w:rsidR="005C7E47" w:rsidRPr="00376AFF">
        <w:rPr>
          <w:rFonts w:ascii="Times New Roman" w:hAnsi="Times New Roman"/>
          <w:szCs w:val="24"/>
        </w:rPr>
        <w:t xml:space="preserve"> http://spheric-sph.org/sph-projects-and-codes   </w:t>
      </w:r>
      <w:r w:rsidRPr="00376AFF">
        <w:rPr>
          <w:rFonts w:ascii="Times New Roman" w:hAnsi="Times New Roman"/>
          <w:szCs w:val="24"/>
        </w:rPr>
        <w:t>).</w:t>
      </w:r>
    </w:p>
    <w:p w:rsidR="00B54E66" w:rsidRPr="00376AFF" w:rsidRDefault="00B54E66" w:rsidP="00B54E66">
      <w:pPr>
        <w:spacing w:after="0" w:line="240" w:lineRule="auto"/>
        <w:jc w:val="both"/>
        <w:rPr>
          <w:rFonts w:ascii="Times New Roman" w:hAnsi="Times New Roman"/>
          <w:sz w:val="24"/>
          <w:szCs w:val="24"/>
        </w:rPr>
      </w:pPr>
    </w:p>
    <w:p w:rsidR="003D504A"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3" w:name="_Ref449963218"/>
      <w:bookmarkStart w:id="54" w:name="_Toc66716399"/>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 xml:space="preserve">cheme for </w:t>
      </w:r>
      <w:r w:rsidR="003D504A" w:rsidRPr="00376AFF">
        <w:rPr>
          <w:rFonts w:ascii="Book Antiqua" w:hAnsi="Book Antiqua"/>
          <w:caps/>
          <w:kern w:val="0"/>
          <w:sz w:val="24"/>
          <w:szCs w:val="24"/>
        </w:rPr>
        <w:t xml:space="preserve">transport of solid bodies </w:t>
      </w:r>
      <w:r w:rsidR="00F1468B" w:rsidRPr="00376AFF">
        <w:rPr>
          <w:rFonts w:ascii="Book Antiqua" w:hAnsi="Book Antiqua"/>
          <w:caps/>
          <w:kern w:val="0"/>
          <w:sz w:val="24"/>
          <w:szCs w:val="24"/>
        </w:rPr>
        <w:t xml:space="preserve">and </w:t>
      </w:r>
      <w:r w:rsidRPr="00376AFF">
        <w:rPr>
          <w:rFonts w:ascii="Book Antiqua" w:hAnsi="Book Antiqua"/>
          <w:caps/>
          <w:kern w:val="0"/>
          <w:sz w:val="24"/>
          <w:szCs w:val="24"/>
        </w:rPr>
        <w:t xml:space="preserve">the </w:t>
      </w:r>
      <w:r w:rsidR="00F1468B" w:rsidRPr="00376AFF">
        <w:rPr>
          <w:rFonts w:ascii="Book Antiqua" w:hAnsi="Book Antiqua"/>
          <w:caps/>
          <w:kern w:val="0"/>
          <w:sz w:val="24"/>
          <w:szCs w:val="24"/>
        </w:rPr>
        <w:t>Semi-Analytic approach</w:t>
      </w:r>
      <w:bookmarkEnd w:id="53"/>
      <w:r w:rsidRPr="00376AFF">
        <w:rPr>
          <w:rFonts w:ascii="Book Antiqua" w:hAnsi="Book Antiqua"/>
          <w:caps/>
          <w:kern w:val="0"/>
          <w:sz w:val="24"/>
          <w:szCs w:val="24"/>
        </w:rPr>
        <w:t xml:space="preserve"> as a boundary treatment scheme for fixed boundaries</w:t>
      </w:r>
      <w:bookmarkEnd w:id="54"/>
    </w:p>
    <w:p w:rsidR="003D504A" w:rsidRPr="00376AFF" w:rsidRDefault="003D504A" w:rsidP="00B33ED4">
      <w:pPr>
        <w:spacing w:after="0" w:line="240" w:lineRule="auto"/>
        <w:jc w:val="both"/>
        <w:rPr>
          <w:rFonts w:ascii="Times New Roman" w:hAnsi="Times New Roman"/>
          <w:sz w:val="24"/>
          <w:szCs w:val="24"/>
        </w:rPr>
      </w:pPr>
    </w:p>
    <w:p w:rsidR="006C13DD" w:rsidRPr="00376AFF" w:rsidRDefault="0037327E" w:rsidP="00B33ED4">
      <w:pPr>
        <w:spacing w:after="0" w:line="240" w:lineRule="auto"/>
        <w:jc w:val="both"/>
        <w:rPr>
          <w:rFonts w:ascii="Times New Roman" w:hAnsi="Times New Roman"/>
          <w:sz w:val="24"/>
          <w:szCs w:val="24"/>
        </w:rPr>
      </w:pPr>
      <w:r w:rsidRPr="00376AFF">
        <w:rPr>
          <w:rFonts w:ascii="Times New Roman" w:hAnsi="Times New Roman"/>
          <w:sz w:val="24"/>
          <w:szCs w:val="24"/>
        </w:rPr>
        <w:t>After a brief introduction to Smoothed Particle Hydrodynamics (SPH), t</w:t>
      </w:r>
      <w:r w:rsidR="00F91289" w:rsidRPr="00376AFF">
        <w:rPr>
          <w:rFonts w:ascii="Times New Roman" w:hAnsi="Times New Roman"/>
          <w:sz w:val="24"/>
          <w:szCs w:val="24"/>
        </w:rPr>
        <w:t>his section describes the balance equations for fluid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_Ref448234808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6.2</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body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_Ref448249339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dynamics and the 2-way interaction terms related to both fluid-body (</w:t>
      </w:r>
      <w:r w:rsidR="00E55287" w:rsidRPr="00376AFF">
        <w:rPr>
          <w:rFonts w:ascii="Times New Roman" w:hAnsi="Times New Roman"/>
          <w:sz w:val="24"/>
          <w:szCs w:val="24"/>
        </w:rPr>
        <w:t xml:space="preserve">Sec. </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_Ref448249340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6.4</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solid-solid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_Ref448249341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proofErr w:type="gramStart"/>
      <w:r w:rsidR="00093238">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interactions.</w:t>
      </w:r>
      <w:proofErr w:type="gramEnd"/>
    </w:p>
    <w:p w:rsidR="003F4AE4" w:rsidRPr="00376AFF" w:rsidRDefault="003F4AE4" w:rsidP="00B33ED4">
      <w:pPr>
        <w:spacing w:after="0" w:line="240" w:lineRule="auto"/>
        <w:jc w:val="both"/>
        <w:rPr>
          <w:rFonts w:ascii="Times New Roman" w:hAnsi="Times New Roman"/>
          <w:sz w:val="24"/>
          <w:szCs w:val="24"/>
        </w:rPr>
      </w:pPr>
      <w:r w:rsidRPr="00376AFF">
        <w:rPr>
          <w:rFonts w:ascii="Times New Roman" w:hAnsi="Times New Roman"/>
          <w:sz w:val="24"/>
          <w:szCs w:val="24"/>
        </w:rPr>
        <w:t>The following sub-sections provide details on: improving 3D rotations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_Ref521058256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the sliding friction force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_Ref521058275 \r \h </w:instrText>
      </w:r>
      <w:r w:rsidRPr="00376AFF">
        <w:rPr>
          <w:rFonts w:ascii="Times New Roman" w:hAnsi="Times New Roman"/>
          <w:sz w:val="24"/>
          <w:szCs w:val="24"/>
        </w:rPr>
      </w:r>
      <w:r w:rsidRPr="00376AFF">
        <w:rPr>
          <w:rFonts w:ascii="Times New Roman" w:hAnsi="Times New Roman"/>
          <w:sz w:val="24"/>
          <w:szCs w:val="24"/>
        </w:rPr>
        <w:fldChar w:fldCharType="separate"/>
      </w:r>
      <w:proofErr w:type="gramStart"/>
      <w:r w:rsidR="00093238">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 the body-boundary normal reaction force under sliding (at null normal velocity, Sec.</w:t>
      </w:r>
      <w:proofErr w:type="gramEnd"/>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_Ref521058298 \r \h </w:instrText>
      </w:r>
      <w:r w:rsidRPr="00376AFF">
        <w:rPr>
          <w:rFonts w:ascii="Times New Roman" w:hAnsi="Times New Roman"/>
          <w:sz w:val="24"/>
          <w:szCs w:val="24"/>
        </w:rPr>
      </w:r>
      <w:r w:rsidRPr="00376AFF">
        <w:rPr>
          <w:rFonts w:ascii="Times New Roman" w:hAnsi="Times New Roman"/>
          <w:sz w:val="24"/>
          <w:szCs w:val="24"/>
        </w:rPr>
        <w:fldChar w:fldCharType="separate"/>
      </w:r>
      <w:proofErr w:type="gramStart"/>
      <w:r w:rsidR="00093238">
        <w:rPr>
          <w:rFonts w:ascii="Times New Roman" w:hAnsi="Times New Roman"/>
          <w:sz w:val="24"/>
          <w:szCs w:val="24"/>
        </w:rPr>
        <w:t>6.3</w:t>
      </w:r>
      <w:r w:rsidRPr="00376AFF">
        <w:rPr>
          <w:rFonts w:ascii="Times New Roman" w:hAnsi="Times New Roman"/>
          <w:sz w:val="24"/>
          <w:szCs w:val="24"/>
        </w:rPr>
        <w:fldChar w:fldCharType="end"/>
      </w:r>
      <w:r w:rsidRPr="00376AFF">
        <w:rPr>
          <w:rFonts w:ascii="Times New Roman" w:hAnsi="Times New Roman"/>
          <w:sz w:val="24"/>
          <w:szCs w:val="24"/>
        </w:rPr>
        <w:t>); the normal restitution coefficient (Sec.</w:t>
      </w:r>
      <w:proofErr w:type="gramEnd"/>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_Ref521058313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w:t>
      </w:r>
    </w:p>
    <w:p w:rsidR="003D504A" w:rsidRPr="00376AFF" w:rsidRDefault="003D504A" w:rsidP="003D504A">
      <w:pPr>
        <w:spacing w:after="0" w:line="240" w:lineRule="auto"/>
        <w:rPr>
          <w:rFonts w:ascii="Times New Roman" w:hAnsi="Times New Roman"/>
          <w:sz w:val="24"/>
          <w:szCs w:val="24"/>
        </w:rPr>
      </w:pPr>
      <w:r w:rsidRPr="00376AFF">
        <w:rPr>
          <w:rFonts w:ascii="Times New Roman" w:hAnsi="Times New Roman"/>
          <w:sz w:val="24"/>
          <w:szCs w:val="24"/>
        </w:rPr>
        <w:t>Please refer to SPHERA main references (Sec.1) for further details.</w:t>
      </w:r>
    </w:p>
    <w:p w:rsidR="00B33ED4" w:rsidRPr="00376AFF" w:rsidRDefault="00B33ED4" w:rsidP="00BE32E1">
      <w:pPr>
        <w:spacing w:after="0" w:line="240" w:lineRule="auto"/>
        <w:jc w:val="both"/>
        <w:rPr>
          <w:rFonts w:ascii="Cambria Math" w:hAnsi="Cambria Math"/>
          <w:sz w:val="24"/>
          <w:szCs w:val="24"/>
        </w:rPr>
      </w:pPr>
    </w:p>
    <w:p w:rsidR="0037327E" w:rsidRPr="00376AFF" w:rsidRDefault="0037327E" w:rsidP="0037327E">
      <w:pPr>
        <w:pStyle w:val="Amicarellititle2"/>
      </w:pPr>
      <w:bookmarkStart w:id="55" w:name="_Toc66716400"/>
      <w:r w:rsidRPr="00376AFF">
        <w:t>Smoothed Particle Hydrodynamics (SPH)</w:t>
      </w:r>
      <w:bookmarkEnd w:id="55"/>
    </w:p>
    <w:p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Smoothed Particle Hydrodynamics (SPH) represents a mesh-less CFD technique, whose computational nodes are represented by numerical fluid particles. </w:t>
      </w:r>
    </w:p>
    <w:p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In the continuum, the functions and derivative</w:t>
      </w:r>
      <w:r w:rsidR="00376EDF" w:rsidRPr="00376AFF">
        <w:rPr>
          <w:rFonts w:ascii="Times New Roman" w:hAnsi="Times New Roman"/>
          <w:sz w:val="24"/>
          <w:szCs w:val="24"/>
        </w:rPr>
        <w:t>s</w:t>
      </w:r>
      <w:r w:rsidRPr="00376AFF">
        <w:rPr>
          <w:rFonts w:ascii="Times New Roman" w:hAnsi="Times New Roman"/>
          <w:sz w:val="24"/>
          <w:szCs w:val="24"/>
        </w:rPr>
        <w:t xml:space="preserve"> in the fluid dynamics balance equations </w:t>
      </w:r>
      <w:r w:rsidR="002743A8" w:rsidRPr="00376AFF">
        <w:rPr>
          <w:rFonts w:ascii="Times New Roman" w:hAnsi="Times New Roman"/>
          <w:sz w:val="24"/>
          <w:szCs w:val="24"/>
        </w:rPr>
        <w:t>are approximated by convolution integrals, which are weighted by inter</w:t>
      </w:r>
      <w:r w:rsidR="00376EDF" w:rsidRPr="00376AFF">
        <w:rPr>
          <w:rFonts w:ascii="Times New Roman" w:hAnsi="Times New Roman"/>
          <w:sz w:val="24"/>
          <w:szCs w:val="24"/>
        </w:rPr>
        <w:t>p</w:t>
      </w:r>
      <w:r w:rsidR="002743A8" w:rsidRPr="00376AFF">
        <w:rPr>
          <w:rFonts w:ascii="Times New Roman" w:hAnsi="Times New Roman"/>
          <w:sz w:val="24"/>
          <w:szCs w:val="24"/>
        </w:rPr>
        <w:t xml:space="preserve">olating (or  smoothing functions), called kernel functions. </w:t>
      </w:r>
    </w:p>
    <w:p w:rsidR="0037327E" w:rsidRPr="00376AFF" w:rsidRDefault="002743A8"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SPH approximation </w:t>
      </w:r>
      <w:r w:rsidR="0037327E" w:rsidRPr="00376AFF">
        <w:rPr>
          <w:rFonts w:ascii="Times New Roman" w:hAnsi="Times New Roman"/>
          <w:sz w:val="24"/>
          <w:szCs w:val="24"/>
        </w:rPr>
        <w:t>(</w:t>
      </w:r>
      <w:r w:rsidR="0037327E" w:rsidRPr="00376AFF">
        <w:rPr>
          <w:rFonts w:ascii="Times New Roman" w:hAnsi="Times New Roman"/>
          <w:i/>
          <w:sz w:val="24"/>
          <w:szCs w:val="24"/>
        </w:rPr>
        <w:t>&lt;&gt;</w:t>
      </w:r>
      <w:r w:rsidR="0037327E" w:rsidRPr="00376AFF">
        <w:rPr>
          <w:rFonts w:ascii="Times New Roman" w:hAnsi="Times New Roman"/>
          <w:i/>
          <w:sz w:val="24"/>
          <w:szCs w:val="24"/>
          <w:vertAlign w:val="subscript"/>
        </w:rPr>
        <w:t>I</w:t>
      </w:r>
      <w:r w:rsidR="0037327E" w:rsidRPr="00376AFF">
        <w:rPr>
          <w:rFonts w:ascii="Times New Roman" w:hAnsi="Times New Roman"/>
          <w:sz w:val="24"/>
          <w:szCs w:val="24"/>
        </w:rPr>
        <w:t xml:space="preserve">) </w:t>
      </w:r>
      <w:r w:rsidRPr="00376AFF">
        <w:rPr>
          <w:rFonts w:ascii="Times New Roman" w:hAnsi="Times New Roman"/>
          <w:sz w:val="24"/>
          <w:szCs w:val="24"/>
        </w:rPr>
        <w:t>of a generic function (</w:t>
      </w:r>
      <w:r w:rsidRPr="00376AFF">
        <w:rPr>
          <w:rFonts w:ascii="Times New Roman" w:hAnsi="Times New Roman"/>
          <w:i/>
          <w:sz w:val="24"/>
          <w:szCs w:val="24"/>
        </w:rPr>
        <w:t>f</w:t>
      </w:r>
      <w:r w:rsidRPr="00376AFF">
        <w:rPr>
          <w:rFonts w:ascii="Times New Roman" w:hAnsi="Times New Roman"/>
          <w:sz w:val="24"/>
          <w:szCs w:val="24"/>
        </w:rPr>
        <w:t>) is def</w:t>
      </w:r>
      <w:r w:rsidR="00376EDF" w:rsidRPr="00376AFF">
        <w:rPr>
          <w:rFonts w:ascii="Times New Roman" w:hAnsi="Times New Roman"/>
          <w:sz w:val="24"/>
          <w:szCs w:val="24"/>
        </w:rPr>
        <w:t>i</w:t>
      </w:r>
      <w:r w:rsidRPr="00376AFF">
        <w:rPr>
          <w:rFonts w:ascii="Times New Roman" w:hAnsi="Times New Roman"/>
          <w:sz w:val="24"/>
          <w:szCs w:val="24"/>
        </w:rPr>
        <w:t>ned as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rsidTr="004260C5">
        <w:tc>
          <w:tcPr>
            <w:tcW w:w="4539" w:type="pct"/>
            <w:vAlign w:val="center"/>
          </w:tcPr>
          <w:p w:rsidR="0037327E" w:rsidRPr="00376AFF" w:rsidRDefault="000F2337"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1pt;height:39.35pt" o:ole="">
                  <v:imagedata r:id="rId17" o:title=""/>
                </v:shape>
                <o:OLEObject Type="Embed" ProgID="Equation.3" ShapeID="_x0000_i1026" DrawAspect="Content" ObjectID="_1679893361" r:id="rId18"/>
              </w:object>
            </w:r>
          </w:p>
        </w:tc>
        <w:tc>
          <w:tcPr>
            <w:tcW w:w="461" w:type="pct"/>
            <w:vAlign w:val="center"/>
          </w:tcPr>
          <w:p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6" w:name="_Ref38398939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
          </w:p>
        </w:tc>
      </w:tr>
    </w:tbl>
    <w:p w:rsidR="0037327E" w:rsidRPr="00376AFF" w:rsidRDefault="0037327E" w:rsidP="0037327E">
      <w:pPr>
        <w:spacing w:after="0" w:line="240" w:lineRule="auto"/>
        <w:jc w:val="both"/>
        <w:rPr>
          <w:rFonts w:ascii="Times New Roman" w:hAnsi="Times New Roman"/>
          <w:sz w:val="24"/>
          <w:szCs w:val="24"/>
        </w:rPr>
      </w:pPr>
    </w:p>
    <w:p w:rsidR="004260C5" w:rsidRPr="00376AFF" w:rsidRDefault="00376EDF" w:rsidP="0037327E">
      <w:pPr>
        <w:spacing w:after="0" w:line="240" w:lineRule="auto"/>
        <w:jc w:val="both"/>
        <w:rPr>
          <w:rFonts w:ascii="Times New Roman" w:hAnsi="Times New Roman"/>
          <w:sz w:val="24"/>
          <w:szCs w:val="24"/>
        </w:rPr>
      </w:pPr>
      <w:proofErr w:type="gramStart"/>
      <w:r w:rsidRPr="00376AFF">
        <w:rPr>
          <w:rFonts w:ascii="Times New Roman" w:hAnsi="Times New Roman"/>
          <w:sz w:val="24"/>
          <w:szCs w:val="24"/>
        </w:rPr>
        <w:t>w</w:t>
      </w:r>
      <w:r w:rsidR="002743A8" w:rsidRPr="00376AFF">
        <w:rPr>
          <w:rFonts w:ascii="Times New Roman" w:hAnsi="Times New Roman"/>
          <w:sz w:val="24"/>
          <w:szCs w:val="24"/>
        </w:rPr>
        <w:t>here</w:t>
      </w:r>
      <w:proofErr w:type="gramEnd"/>
      <w:r w:rsidR="002743A8" w:rsidRPr="00376AFF">
        <w:rPr>
          <w:rFonts w:ascii="Times New Roman" w:hAnsi="Times New Roman"/>
          <w:sz w:val="24"/>
          <w:szCs w:val="24"/>
        </w:rPr>
        <w:t xml:space="preserve"> </w:t>
      </w:r>
      <w:r w:rsidR="0037327E" w:rsidRPr="00376AFF">
        <w:rPr>
          <w:rFonts w:ascii="Times New Roman" w:hAnsi="Times New Roman"/>
          <w:i/>
          <w:sz w:val="24"/>
          <w:szCs w:val="24"/>
        </w:rPr>
        <w:t>W</w:t>
      </w:r>
      <w:r w:rsidR="0037327E" w:rsidRPr="00376AFF">
        <w:rPr>
          <w:rFonts w:ascii="Times New Roman" w:hAnsi="Times New Roman"/>
          <w:sz w:val="24"/>
          <w:szCs w:val="24"/>
        </w:rPr>
        <w:t xml:space="preserve"> </w:t>
      </w:r>
      <w:r w:rsidR="002743A8" w:rsidRPr="00376AFF">
        <w:rPr>
          <w:rFonts w:ascii="Times New Roman" w:hAnsi="Times New Roman"/>
          <w:sz w:val="24"/>
          <w:szCs w:val="24"/>
        </w:rPr>
        <w:t>is the kernel function</w:t>
      </w:r>
      <w:r w:rsidR="00F958D2" w:rsidRPr="00376AFF">
        <w:rPr>
          <w:rFonts w:ascii="Times New Roman" w:hAnsi="Times New Roman"/>
          <w:sz w:val="24"/>
          <w:szCs w:val="24"/>
        </w:rPr>
        <w:t xml:space="preserve"> </w:t>
      </w:r>
      <w:r w:rsidR="00F958D2" w:rsidRPr="00376AFF">
        <w:rPr>
          <w:rFonts w:ascii="Times New Roman" w:hAnsi="Times New Roman"/>
        </w:rPr>
        <w:t>([</w:t>
      </w:r>
      <w:r w:rsidR="00F958D2" w:rsidRPr="00376AFF">
        <w:rPr>
          <w:rFonts w:ascii="Times New Roman" w:hAnsi="Times New Roman"/>
        </w:rPr>
        <w:fldChar w:fldCharType="begin"/>
      </w:r>
      <w:r w:rsidR="00F958D2" w:rsidRPr="00376AFF">
        <w:rPr>
          <w:rFonts w:ascii="Times New Roman" w:hAnsi="Times New Roman"/>
        </w:rPr>
        <w:instrText xml:space="preserve"> REF _Ref341167858 \r \h </w:instrText>
      </w:r>
      <w:r w:rsidR="00F958D2" w:rsidRPr="00376AFF">
        <w:rPr>
          <w:rFonts w:ascii="Times New Roman" w:hAnsi="Times New Roman"/>
        </w:rPr>
      </w:r>
      <w:r w:rsidR="00F958D2" w:rsidRPr="00376AFF">
        <w:rPr>
          <w:rFonts w:ascii="Times New Roman" w:hAnsi="Times New Roman"/>
        </w:rPr>
        <w:fldChar w:fldCharType="separate"/>
      </w:r>
      <w:r w:rsidR="00093238">
        <w:rPr>
          <w:rFonts w:ascii="Times New Roman" w:hAnsi="Times New Roman"/>
        </w:rPr>
        <w:t>10</w:t>
      </w:r>
      <w:r w:rsidR="00F958D2" w:rsidRPr="00376AFF">
        <w:rPr>
          <w:rFonts w:ascii="Times New Roman" w:hAnsi="Times New Roman"/>
        </w:rPr>
        <w:fldChar w:fldCharType="end"/>
      </w:r>
      <w:r w:rsidR="00F958D2" w:rsidRPr="00376AFF">
        <w:rPr>
          <w:rFonts w:ascii="Times New Roman" w:hAnsi="Times New Roman"/>
        </w:rPr>
        <w:t>])</w:t>
      </w:r>
      <w:r w:rsidR="002743A8" w:rsidRPr="00376AFF">
        <w:rPr>
          <w:rFonts w:ascii="Times New Roman" w:hAnsi="Times New Roman"/>
          <w:sz w:val="24"/>
          <w:szCs w:val="24"/>
        </w:rPr>
        <w:t xml:space="preserve">, </w:t>
      </w:r>
      <w:r w:rsidR="0037327E" w:rsidRPr="00376AFF">
        <w:rPr>
          <w:rFonts w:ascii="Times New Roman" w:hAnsi="Times New Roman"/>
          <w:i/>
          <w:sz w:val="24"/>
          <w:szCs w:val="24"/>
          <w:u w:val="single"/>
        </w:rPr>
        <w:t>x</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2743A8" w:rsidRPr="00376AFF">
        <w:rPr>
          <w:rFonts w:ascii="Times New Roman" w:hAnsi="Times New Roman"/>
          <w:sz w:val="24"/>
          <w:szCs w:val="24"/>
        </w:rPr>
        <w:t xml:space="preserve">the position of a generic computational point and </w:t>
      </w:r>
      <w:r w:rsidR="0037327E" w:rsidRPr="00376AFF">
        <w:rPr>
          <w:rFonts w:ascii="Times New Roman" w:hAnsi="Times New Roman"/>
          <w:i/>
          <w:sz w:val="24"/>
          <w:szCs w:val="24"/>
        </w:rPr>
        <w:t>V</w:t>
      </w:r>
      <w:r w:rsidR="0037327E" w:rsidRPr="00376AFF">
        <w:rPr>
          <w:rFonts w:ascii="Times New Roman" w:hAnsi="Times New Roman"/>
          <w:i/>
          <w:sz w:val="24"/>
          <w:szCs w:val="24"/>
          <w:vertAlign w:val="subscript"/>
        </w:rPr>
        <w:t>h</w:t>
      </w:r>
      <w:r w:rsidR="0037327E" w:rsidRPr="00376AFF">
        <w:rPr>
          <w:rFonts w:ascii="Times New Roman" w:hAnsi="Times New Roman"/>
          <w:sz w:val="24"/>
          <w:szCs w:val="24"/>
        </w:rPr>
        <w:t xml:space="preserve"> </w:t>
      </w:r>
      <w:r w:rsidR="002743A8" w:rsidRPr="00376AFF">
        <w:rPr>
          <w:rFonts w:ascii="Times New Roman" w:hAnsi="Times New Roman"/>
          <w:sz w:val="24"/>
          <w:szCs w:val="24"/>
        </w:rPr>
        <w:t>the integration volume</w:t>
      </w:r>
      <w:r w:rsidR="0037327E" w:rsidRPr="00376AFF">
        <w:rPr>
          <w:rFonts w:ascii="Times New Roman" w:hAnsi="Times New Roman"/>
          <w:sz w:val="24"/>
          <w:szCs w:val="24"/>
        </w:rPr>
        <w:t xml:space="preserve">, </w:t>
      </w:r>
      <w:r w:rsidR="002743A8" w:rsidRPr="00376AFF">
        <w:rPr>
          <w:rFonts w:ascii="Times New Roman" w:hAnsi="Times New Roman"/>
          <w:sz w:val="24"/>
          <w:szCs w:val="24"/>
        </w:rPr>
        <w:t>which is called kernel support</w:t>
      </w:r>
      <w:r w:rsidR="0037327E" w:rsidRPr="00376AFF">
        <w:rPr>
          <w:rFonts w:ascii="Times New Roman" w:hAnsi="Times New Roman"/>
          <w:sz w:val="24"/>
          <w:szCs w:val="24"/>
        </w:rPr>
        <w:t xml:space="preserve">. </w:t>
      </w:r>
      <w:r w:rsidR="004260C5" w:rsidRPr="00376AFF">
        <w:rPr>
          <w:rFonts w:ascii="Times New Roman" w:hAnsi="Times New Roman"/>
          <w:sz w:val="24"/>
          <w:szCs w:val="24"/>
        </w:rPr>
        <w:t>This is represented by a sphere of radius 2</w:t>
      </w:r>
      <w:r w:rsidR="004260C5" w:rsidRPr="00376AFF">
        <w:rPr>
          <w:rFonts w:ascii="Times New Roman" w:hAnsi="Times New Roman"/>
          <w:i/>
          <w:sz w:val="24"/>
          <w:szCs w:val="24"/>
        </w:rPr>
        <w:t>h</w:t>
      </w:r>
      <w:r w:rsidR="004260C5" w:rsidRPr="00376AFF">
        <w:rPr>
          <w:rFonts w:ascii="Times New Roman" w:hAnsi="Times New Roman"/>
          <w:sz w:val="24"/>
          <w:szCs w:val="24"/>
        </w:rPr>
        <w:t>, possibly truncated b</w:t>
      </w:r>
      <w:r w:rsidRPr="00376AFF">
        <w:rPr>
          <w:rFonts w:ascii="Times New Roman" w:hAnsi="Times New Roman"/>
          <w:sz w:val="24"/>
          <w:szCs w:val="24"/>
        </w:rPr>
        <w:t>y</w:t>
      </w:r>
      <w:r w:rsidR="004260C5" w:rsidRPr="00376AFF">
        <w:rPr>
          <w:rFonts w:ascii="Times New Roman" w:hAnsi="Times New Roman"/>
          <w:sz w:val="24"/>
          <w:szCs w:val="24"/>
        </w:rPr>
        <w:t xml:space="preserve"> the frontiers of the fluid domain.</w:t>
      </w:r>
    </w:p>
    <w:p w:rsidR="0037327E"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Any</w:t>
      </w:r>
      <w:r w:rsidR="004260C5" w:rsidRPr="00376AFF">
        <w:rPr>
          <w:rFonts w:ascii="Times New Roman" w:hAnsi="Times New Roman"/>
          <w:sz w:val="24"/>
          <w:szCs w:val="24"/>
        </w:rPr>
        <w:t xml:space="preserve"> first </w:t>
      </w:r>
      <w:r w:rsidRPr="00376AFF">
        <w:rPr>
          <w:rFonts w:ascii="Times New Roman" w:hAnsi="Times New Roman"/>
          <w:sz w:val="24"/>
          <w:szCs w:val="24"/>
        </w:rPr>
        <w:t>d</w:t>
      </w:r>
      <w:r w:rsidR="004260C5" w:rsidRPr="00376AFF">
        <w:rPr>
          <w:rFonts w:ascii="Times New Roman" w:hAnsi="Times New Roman"/>
          <w:sz w:val="24"/>
          <w:szCs w:val="24"/>
        </w:rPr>
        <w:t xml:space="preserve">erivative of a generic function, calculated along </w:t>
      </w:r>
      <w:r w:rsidR="004260C5" w:rsidRPr="00376AFF">
        <w:rPr>
          <w:rFonts w:ascii="Times New Roman" w:hAnsi="Times New Roman"/>
          <w:i/>
          <w:sz w:val="24"/>
          <w:szCs w:val="24"/>
        </w:rPr>
        <w:t>i</w:t>
      </w:r>
      <w:r w:rsidR="004260C5" w:rsidRPr="00376AFF">
        <w:rPr>
          <w:rFonts w:ascii="Times New Roman" w:hAnsi="Times New Roman"/>
          <w:sz w:val="24"/>
          <w:szCs w:val="24"/>
        </w:rPr>
        <w:t>-axis</w:t>
      </w:r>
      <w:r w:rsidR="006B0406" w:rsidRPr="00376AFF">
        <w:rPr>
          <w:rFonts w:ascii="Times New Roman" w:hAnsi="Times New Roman"/>
          <w:sz w:val="24"/>
          <w:szCs w:val="24"/>
        </w:rPr>
        <w:t xml:space="preserve">, can be computed as in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_Ref383989395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093238" w:rsidRPr="00093238">
        <w:rPr>
          <w:rFonts w:ascii="Times New Roman" w:hAnsi="Times New Roman"/>
          <w:sz w:val="24"/>
          <w:szCs w:val="24"/>
        </w:rPr>
        <w:t>(6.1)</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006B0406" w:rsidRPr="00376AFF">
        <w:rPr>
          <w:rFonts w:ascii="Times New Roman" w:hAnsi="Times New Roman"/>
          <w:sz w:val="24"/>
          <w:szCs w:val="24"/>
        </w:rPr>
        <w:t xml:space="preserve">after replacing </w:t>
      </w:r>
      <w:r w:rsidR="0037327E" w:rsidRPr="00376AFF">
        <w:rPr>
          <w:rFonts w:ascii="Times New Roman" w:hAnsi="Times New Roman"/>
          <w:sz w:val="24"/>
          <w:szCs w:val="24"/>
        </w:rPr>
        <w:t xml:space="preserve">f </w:t>
      </w:r>
      <w:r w:rsidR="006B0406" w:rsidRPr="00376AFF">
        <w:rPr>
          <w:rFonts w:ascii="Times New Roman" w:hAnsi="Times New Roman"/>
          <w:sz w:val="24"/>
          <w:szCs w:val="24"/>
        </w:rPr>
        <w:t>with the target</w:t>
      </w:r>
      <w:r w:rsidRPr="00376AFF">
        <w:rPr>
          <w:rFonts w:ascii="Times New Roman" w:hAnsi="Times New Roman"/>
          <w:sz w:val="24"/>
          <w:szCs w:val="24"/>
        </w:rPr>
        <w:t>ed</w:t>
      </w:r>
      <w:r w:rsidR="006B0406" w:rsidRPr="00376AFF">
        <w:rPr>
          <w:rFonts w:ascii="Times New Roman" w:hAnsi="Times New Roman"/>
          <w:sz w:val="24"/>
          <w:szCs w:val="24"/>
        </w:rPr>
        <w:t xml:space="preserve"> derivative</w:t>
      </w:r>
      <w:r w:rsidR="0037327E" w:rsidRPr="00376AFF">
        <w:rPr>
          <w:rFonts w:ascii="Times New Roman" w:hAnsi="Times New Roman"/>
          <w:sz w:val="24"/>
          <w:szCs w:val="24"/>
        </w:rPr>
        <w:t xml:space="preserve">. </w:t>
      </w:r>
      <w:r w:rsidR="006B0406" w:rsidRPr="00376AFF">
        <w:rPr>
          <w:rFonts w:ascii="Times New Roman" w:hAnsi="Times New Roman"/>
          <w:sz w:val="24"/>
          <w:szCs w:val="24"/>
        </w:rPr>
        <w:t>After integration by parts, one obtains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rsidTr="004260C5">
        <w:tc>
          <w:tcPr>
            <w:tcW w:w="4539" w:type="pct"/>
            <w:vAlign w:val="center"/>
          </w:tcPr>
          <w:p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3620" w:dyaOrig="859">
                <v:shape id="_x0000_i1027" type="#_x0000_t75" style="width:180.65pt;height:44.7pt" o:ole="">
                  <v:imagedata r:id="rId19" o:title=""/>
                </v:shape>
                <o:OLEObject Type="Embed" ProgID="Equation.3" ShapeID="_x0000_i1027" DrawAspect="Content" ObjectID="_1679893362" r:id="rId20"/>
              </w:object>
            </w:r>
          </w:p>
        </w:tc>
        <w:tc>
          <w:tcPr>
            <w:tcW w:w="461" w:type="pct"/>
            <w:vAlign w:val="center"/>
          </w:tcPr>
          <w:p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38405630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
          </w:p>
        </w:tc>
      </w:tr>
    </w:tbl>
    <w:p w:rsidR="0037327E" w:rsidRPr="00376AFF" w:rsidRDefault="0037327E" w:rsidP="0037327E">
      <w:pPr>
        <w:spacing w:after="0" w:line="240" w:lineRule="auto"/>
        <w:jc w:val="both"/>
        <w:rPr>
          <w:rFonts w:ascii="Times New Roman" w:hAnsi="Times New Roman"/>
          <w:sz w:val="24"/>
          <w:szCs w:val="24"/>
        </w:rPr>
      </w:pPr>
    </w:p>
    <w:p w:rsidR="0037327E" w:rsidRPr="00376AFF" w:rsidRDefault="006B0406"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integration also involves the surface </w:t>
      </w:r>
      <w:r w:rsidRPr="00376AFF">
        <w:rPr>
          <w:rFonts w:ascii="Times New Roman" w:hAnsi="Times New Roman"/>
          <w:i/>
          <w:sz w:val="24"/>
          <w:szCs w:val="24"/>
        </w:rPr>
        <w:t>A</w:t>
      </w:r>
      <w:r w:rsidRPr="00376AFF">
        <w:rPr>
          <w:rFonts w:ascii="Times New Roman" w:hAnsi="Times New Roman"/>
          <w:i/>
          <w:sz w:val="24"/>
          <w:szCs w:val="24"/>
          <w:vertAlign w:val="subscript"/>
        </w:rPr>
        <w:t>h</w:t>
      </w:r>
      <w:r w:rsidRPr="00376AFF">
        <w:rPr>
          <w:rFonts w:ascii="Times New Roman" w:hAnsi="Times New Roman"/>
          <w:sz w:val="24"/>
          <w:szCs w:val="24"/>
        </w:rPr>
        <w:t xml:space="preserve"> of the kernel support</w:t>
      </w:r>
      <w:r w:rsidR="0037327E" w:rsidRPr="00376AFF">
        <w:rPr>
          <w:rFonts w:ascii="Times New Roman" w:hAnsi="Times New Roman"/>
          <w:sz w:val="24"/>
          <w:szCs w:val="24"/>
        </w:rPr>
        <w:t xml:space="preserve">. </w:t>
      </w:r>
      <w:r w:rsidRPr="00376AFF">
        <w:rPr>
          <w:rFonts w:ascii="Times New Roman" w:hAnsi="Times New Roman"/>
          <w:sz w:val="24"/>
          <w:szCs w:val="24"/>
        </w:rPr>
        <w:t>The associated surface integral is non-zero in case of a truncated kernel support</w:t>
      </w:r>
      <w:r w:rsidR="0037327E" w:rsidRPr="00376AFF">
        <w:rPr>
          <w:rFonts w:ascii="Times New Roman" w:hAnsi="Times New Roman"/>
          <w:sz w:val="24"/>
          <w:szCs w:val="24"/>
        </w:rPr>
        <w:t>.</w:t>
      </w:r>
      <w:r w:rsidRPr="00376AFF">
        <w:rPr>
          <w:rFonts w:ascii="Times New Roman" w:hAnsi="Times New Roman"/>
          <w:sz w:val="24"/>
          <w:szCs w:val="24"/>
        </w:rPr>
        <w:t xml:space="preserve"> The representation of this term noticeably </w:t>
      </w:r>
      <w:r w:rsidR="00376EDF" w:rsidRPr="00376AFF">
        <w:rPr>
          <w:rFonts w:ascii="Times New Roman" w:hAnsi="Times New Roman"/>
          <w:sz w:val="24"/>
          <w:szCs w:val="24"/>
        </w:rPr>
        <w:t>differentiates</w:t>
      </w:r>
      <w:r w:rsidRPr="00376AFF">
        <w:rPr>
          <w:rFonts w:ascii="Times New Roman" w:hAnsi="Times New Roman"/>
          <w:sz w:val="24"/>
          <w:szCs w:val="24"/>
        </w:rPr>
        <w:t xml:space="preserve"> SPH codes </w:t>
      </w:r>
      <w:r w:rsidR="0037327E" w:rsidRPr="00376AFF">
        <w:rPr>
          <w:rFonts w:ascii="Times New Roman" w:hAnsi="Times New Roman"/>
          <w:sz w:val="24"/>
          <w:szCs w:val="24"/>
        </w:rPr>
        <w:t>(Adami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_Ref355092535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Hashemi et al.</w:t>
      </w:r>
      <w:r w:rsidRPr="00376AFF">
        <w:rPr>
          <w:rFonts w:ascii="Times New Roman" w:hAnsi="Times New Roman"/>
          <w:sz w:val="24"/>
          <w:szCs w:val="24"/>
        </w:rPr>
        <w:t>,</w:t>
      </w:r>
      <w:r w:rsidR="0037327E" w:rsidRPr="00376AFF">
        <w:rPr>
          <w:rFonts w:ascii="Times New Roman" w:hAnsi="Times New Roman"/>
          <w:sz w:val="24"/>
          <w:szCs w:val="24"/>
        </w:rPr>
        <w:t xml:space="preserve"> 2012,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_Ref341106958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83</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Macia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_Ref448249600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121</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Mayrhofer et al.</w:t>
      </w:r>
      <w:r w:rsidRPr="00376AFF">
        <w:rPr>
          <w:rFonts w:ascii="Times New Roman" w:hAnsi="Times New Roman"/>
          <w:sz w:val="24"/>
          <w:szCs w:val="24"/>
        </w:rPr>
        <w:t>,</w:t>
      </w:r>
      <w:r w:rsidR="0037327E" w:rsidRPr="00376AFF">
        <w:rPr>
          <w:rFonts w:ascii="Times New Roman" w:hAnsi="Times New Roman"/>
          <w:sz w:val="24"/>
          <w:szCs w:val="24"/>
        </w:rPr>
        <w:t xml:space="preserve"> 2013,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_Ref392147289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131</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Ferrand et al.</w:t>
      </w:r>
      <w:r w:rsidRPr="00376AFF">
        <w:rPr>
          <w:rFonts w:ascii="Times New Roman" w:hAnsi="Times New Roman"/>
          <w:sz w:val="24"/>
          <w:szCs w:val="24"/>
        </w:rPr>
        <w:t>,</w:t>
      </w:r>
      <w:r w:rsidR="0037327E" w:rsidRPr="00376AFF">
        <w:rPr>
          <w:rFonts w:ascii="Times New Roman" w:hAnsi="Times New Roman"/>
          <w:sz w:val="24"/>
          <w:szCs w:val="24"/>
        </w:rPr>
        <w:t xml:space="preserve"> 2013,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 [</w:t>
      </w:r>
      <w:r w:rsidR="003D4BF2" w:rsidRPr="00376AFF">
        <w:rPr>
          <w:rFonts w:ascii="Times New Roman" w:hAnsi="Times New Roman"/>
          <w:sz w:val="24"/>
          <w:szCs w:val="24"/>
        </w:rPr>
        <w:fldChar w:fldCharType="begin"/>
      </w:r>
      <w:r w:rsidR="003D4BF2" w:rsidRPr="00376AFF">
        <w:rPr>
          <w:rFonts w:ascii="Times New Roman" w:hAnsi="Times New Roman"/>
          <w:sz w:val="24"/>
          <w:szCs w:val="24"/>
        </w:rPr>
        <w:instrText xml:space="preserve"> REF _Ref447811096 \r \h </w:instrText>
      </w:r>
      <w:r w:rsidR="003D4BF2" w:rsidRPr="00376AFF">
        <w:rPr>
          <w:rFonts w:ascii="Times New Roman" w:hAnsi="Times New Roman"/>
          <w:sz w:val="24"/>
          <w:szCs w:val="24"/>
        </w:rPr>
      </w:r>
      <w:r w:rsidR="003D4BF2" w:rsidRPr="00376AFF">
        <w:rPr>
          <w:rFonts w:ascii="Times New Roman" w:hAnsi="Times New Roman"/>
          <w:sz w:val="24"/>
          <w:szCs w:val="24"/>
        </w:rPr>
        <w:fldChar w:fldCharType="separate"/>
      </w:r>
      <w:r w:rsidR="00093238">
        <w:rPr>
          <w:rFonts w:ascii="Times New Roman" w:hAnsi="Times New Roman"/>
          <w:sz w:val="24"/>
          <w:szCs w:val="24"/>
        </w:rPr>
        <w:t>6</w:t>
      </w:r>
      <w:r w:rsidR="003D4BF2" w:rsidRPr="00376AFF">
        <w:rPr>
          <w:rFonts w:ascii="Times New Roman" w:hAnsi="Times New Roman"/>
          <w:sz w:val="24"/>
          <w:szCs w:val="24"/>
        </w:rPr>
        <w:fldChar w:fldCharType="end"/>
      </w:r>
      <w:r w:rsidR="003D4BF2" w:rsidRPr="00376AFF">
        <w:rPr>
          <w:rFonts w:ascii="Times New Roman" w:hAnsi="Times New Roman"/>
          <w:sz w:val="24"/>
          <w:szCs w:val="24"/>
        </w:rPr>
        <w:t>]</w:t>
      </w:r>
      <w:r w:rsidR="0037327E" w:rsidRPr="00376AFF">
        <w:rPr>
          <w:rFonts w:ascii="Times New Roman" w:hAnsi="Times New Roman"/>
          <w:sz w:val="24"/>
          <w:szCs w:val="24"/>
        </w:rPr>
        <w:t>).</w:t>
      </w:r>
    </w:p>
    <w:p w:rsidR="0037327E"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Far from boundaries, the SPH p</w:t>
      </w:r>
      <w:r w:rsidR="00376EDF" w:rsidRPr="00376AFF">
        <w:rPr>
          <w:rFonts w:ascii="Times New Roman" w:hAnsi="Times New Roman"/>
          <w:sz w:val="24"/>
          <w:szCs w:val="24"/>
        </w:rPr>
        <w:t>a</w:t>
      </w:r>
      <w:r w:rsidRPr="00376AFF">
        <w:rPr>
          <w:rFonts w:ascii="Times New Roman" w:hAnsi="Times New Roman"/>
          <w:sz w:val="24"/>
          <w:szCs w:val="24"/>
        </w:rPr>
        <w:t xml:space="preserve">rticle approximation of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_Ref384056304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093238" w:rsidRPr="00093238">
        <w:rPr>
          <w:rFonts w:ascii="Times New Roman" w:hAnsi="Times New Roman"/>
          <w:sz w:val="24"/>
          <w:szCs w:val="24"/>
        </w:rPr>
        <w:t>(6.2)</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Pr="00376AFF">
        <w:rPr>
          <w:rFonts w:ascii="Times New Roman" w:hAnsi="Times New Roman"/>
          <w:sz w:val="24"/>
          <w:szCs w:val="24"/>
        </w:rPr>
        <w:t>reads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rsidTr="004260C5">
        <w:tc>
          <w:tcPr>
            <w:tcW w:w="4539" w:type="pct"/>
            <w:vAlign w:val="center"/>
          </w:tcPr>
          <w:p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2480" w:dyaOrig="840">
                <v:shape id="_x0000_i1028" type="#_x0000_t75" style="width:123.9pt;height:45.15pt" o:ole="">
                  <v:imagedata r:id="rId21" o:title=""/>
                </v:shape>
                <o:OLEObject Type="Embed" ProgID="Equation.3" ShapeID="_x0000_i1028" DrawAspect="Content" ObjectID="_1679893363" r:id="rId22"/>
              </w:object>
            </w:r>
          </w:p>
        </w:tc>
        <w:tc>
          <w:tcPr>
            <w:tcW w:w="461" w:type="pct"/>
            <w:vAlign w:val="center"/>
          </w:tcPr>
          <w:p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4482499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8"/>
          </w:p>
        </w:tc>
      </w:tr>
    </w:tbl>
    <w:p w:rsidR="0037327E" w:rsidRPr="00376AFF" w:rsidRDefault="0037327E" w:rsidP="0037327E">
      <w:pPr>
        <w:spacing w:after="0" w:line="240" w:lineRule="auto"/>
        <w:jc w:val="both"/>
        <w:rPr>
          <w:rFonts w:ascii="Times New Roman" w:hAnsi="Times New Roman"/>
          <w:sz w:val="24"/>
          <w:szCs w:val="24"/>
        </w:rPr>
      </w:pPr>
    </w:p>
    <w:p w:rsidR="003D4BF2" w:rsidRPr="00376AFF" w:rsidRDefault="00376EDF" w:rsidP="0037327E">
      <w:pPr>
        <w:spacing w:after="0" w:line="240" w:lineRule="auto"/>
        <w:jc w:val="both"/>
        <w:rPr>
          <w:rFonts w:ascii="Times New Roman" w:hAnsi="Times New Roman"/>
          <w:sz w:val="24"/>
          <w:szCs w:val="24"/>
        </w:rPr>
      </w:pPr>
      <w:proofErr w:type="gramStart"/>
      <w:r w:rsidRPr="00376AFF">
        <w:rPr>
          <w:rFonts w:ascii="Times New Roman" w:hAnsi="Times New Roman"/>
          <w:sz w:val="24"/>
          <w:szCs w:val="24"/>
        </w:rPr>
        <w:t>w</w:t>
      </w:r>
      <w:r w:rsidR="003D4BF2" w:rsidRPr="00376AFF">
        <w:rPr>
          <w:rFonts w:ascii="Times New Roman" w:hAnsi="Times New Roman"/>
          <w:sz w:val="24"/>
          <w:szCs w:val="24"/>
        </w:rPr>
        <w:t>here</w:t>
      </w:r>
      <w:proofErr w:type="gramEnd"/>
      <w:r w:rsidR="003D4BF2" w:rsidRPr="00376AFF">
        <w:rPr>
          <w:rFonts w:ascii="Times New Roman" w:hAnsi="Times New Roman"/>
          <w:sz w:val="24"/>
          <w:szCs w:val="24"/>
        </w:rPr>
        <w:t xml:space="preserve"> a summation on particle volumes </w:t>
      </w:r>
      <w:r w:rsidR="0037327E" w:rsidRPr="00376AFF">
        <w:rPr>
          <w:rFonts w:ascii="Times New Roman" w:hAnsi="Times New Roman"/>
          <w:sz w:val="24"/>
          <w:szCs w:val="24"/>
        </w:rPr>
        <w:t>(</w:t>
      </w:r>
      <w:r w:rsidR="0037327E" w:rsidRPr="00376AFF">
        <w:rPr>
          <w:rFonts w:ascii="Symbol" w:hAnsi="Symbol"/>
          <w:i/>
          <w:sz w:val="24"/>
          <w:szCs w:val="24"/>
        </w:rPr>
        <w:t></w:t>
      </w:r>
      <w:r w:rsidR="000D5385" w:rsidRPr="00376AFF">
        <w:rPr>
          <w:rFonts w:ascii="Symbol" w:hAnsi="Symbol"/>
          <w:sz w:val="24"/>
          <w:szCs w:val="24"/>
        </w:rPr>
        <w:t></w:t>
      </w:r>
      <w:r w:rsidR="000D5385" w:rsidRPr="00376AFF">
        <w:rPr>
          <w:rFonts w:ascii="Symbol" w:hAnsi="Symbol"/>
          <w:sz w:val="24"/>
          <w:szCs w:val="24"/>
        </w:rPr>
        <w:t></w:t>
      </w:r>
      <w:r w:rsidR="003D4BF2" w:rsidRPr="00376AFF">
        <w:rPr>
          <w:rFonts w:ascii="Times New Roman" w:hAnsi="Times New Roman"/>
          <w:sz w:val="24"/>
          <w:szCs w:val="24"/>
        </w:rPr>
        <w:t>replaces the volume integral</w:t>
      </w:r>
      <w:r w:rsidR="0037327E" w:rsidRPr="00376AFF">
        <w:rPr>
          <w:rFonts w:ascii="Times New Roman" w:hAnsi="Times New Roman"/>
          <w:sz w:val="24"/>
          <w:szCs w:val="24"/>
        </w:rPr>
        <w:t xml:space="preserve">. </w:t>
      </w:r>
      <w:r w:rsidR="003D4BF2" w:rsidRPr="00376AFF">
        <w:rPr>
          <w:rFonts w:ascii="Times New Roman" w:hAnsi="Times New Roman"/>
          <w:sz w:val="24"/>
          <w:szCs w:val="24"/>
        </w:rPr>
        <w:t xml:space="preserve">The subscripts </w:t>
      </w:r>
      <w:r w:rsidR="0037327E" w:rsidRPr="00376AFF">
        <w:rPr>
          <w:rFonts w:ascii="Times New Roman" w:hAnsi="Times New Roman"/>
          <w:sz w:val="24"/>
          <w:szCs w:val="24"/>
        </w:rPr>
        <w:t>“</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3D4BF2" w:rsidRPr="00376AFF">
        <w:rPr>
          <w:rFonts w:ascii="Times New Roman" w:hAnsi="Times New Roman"/>
          <w:sz w:val="24"/>
          <w:szCs w:val="24"/>
        </w:rPr>
        <w:t>and</w:t>
      </w:r>
      <w:r w:rsidR="0037327E" w:rsidRPr="00376AFF">
        <w:rPr>
          <w:rFonts w:ascii="Times New Roman" w:hAnsi="Times New Roman"/>
          <w:sz w:val="24"/>
          <w:szCs w:val="24"/>
        </w:rPr>
        <w:t xml:space="preserve"> “</w:t>
      </w:r>
      <w:r w:rsidR="0037327E" w:rsidRPr="00376AFF">
        <w:rPr>
          <w:rFonts w:ascii="Times New Roman" w:hAnsi="Times New Roman"/>
          <w:i/>
          <w:sz w:val="24"/>
          <w:szCs w:val="24"/>
          <w:vertAlign w:val="subscript"/>
        </w:rPr>
        <w:t>b</w:t>
      </w:r>
      <w:r w:rsidR="0037327E" w:rsidRPr="00376AFF">
        <w:rPr>
          <w:rFonts w:ascii="Times New Roman" w:hAnsi="Times New Roman"/>
          <w:sz w:val="24"/>
          <w:szCs w:val="24"/>
        </w:rPr>
        <w:t xml:space="preserve">” </w:t>
      </w:r>
      <w:r w:rsidR="003D4BF2" w:rsidRPr="00376AFF">
        <w:rPr>
          <w:rFonts w:ascii="Times New Roman" w:hAnsi="Times New Roman"/>
          <w:sz w:val="24"/>
          <w:szCs w:val="24"/>
        </w:rPr>
        <w:t>refer to the computational particle and its “neighbouring particles” (fluid particles within the kernel support of the computational particle), respectively.</w:t>
      </w:r>
    </w:p>
    <w:p w:rsidR="003D4BF2"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Usually, the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_Ref448249954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(6.3)</w:t>
      </w:r>
      <w:r w:rsidRPr="00376AFF">
        <w:rPr>
          <w:rFonts w:ascii="Times New Roman" w:hAnsi="Times New Roman"/>
          <w:sz w:val="24"/>
          <w:szCs w:val="24"/>
        </w:rPr>
        <w:fldChar w:fldCharType="end"/>
      </w:r>
      <w:r w:rsidR="000D5385" w:rsidRPr="00376AFF">
        <w:rPr>
          <w:rFonts w:ascii="Times New Roman" w:hAnsi="Times New Roman"/>
          <w:sz w:val="24"/>
          <w:szCs w:val="24"/>
        </w:rPr>
        <w:t xml:space="preserve"> is </w:t>
      </w:r>
      <w:r w:rsidR="00E15061" w:rsidRPr="00376AFF">
        <w:rPr>
          <w:rFonts w:ascii="Times New Roman" w:hAnsi="Times New Roman"/>
          <w:sz w:val="24"/>
          <w:szCs w:val="24"/>
        </w:rPr>
        <w:t xml:space="preserve">replaced by more complicated and accurate formulas. Further, the SPH technique can also approximate a </w:t>
      </w:r>
      <w:r w:rsidRPr="00376AFF">
        <w:rPr>
          <w:rFonts w:ascii="Times New Roman" w:hAnsi="Times New Roman"/>
          <w:sz w:val="24"/>
          <w:szCs w:val="24"/>
        </w:rPr>
        <w:t>generic n-th derivative</w:t>
      </w:r>
      <w:r w:rsidR="00E15061" w:rsidRPr="00376AFF">
        <w:rPr>
          <w:rFonts w:ascii="Times New Roman" w:hAnsi="Times New Roman"/>
          <w:sz w:val="24"/>
          <w:szCs w:val="24"/>
        </w:rPr>
        <w:t xml:space="preserve">, following the same approach </w:t>
      </w:r>
      <w:r w:rsidR="00376EDF" w:rsidRPr="00376AFF">
        <w:rPr>
          <w:rFonts w:ascii="Times New Roman" w:hAnsi="Times New Roman"/>
          <w:sz w:val="24"/>
          <w:szCs w:val="24"/>
        </w:rPr>
        <w:t xml:space="preserve">of </w:t>
      </w:r>
      <w:r w:rsidR="00E15061" w:rsidRPr="00376AFF">
        <w:rPr>
          <w:rFonts w:ascii="Times New Roman" w:hAnsi="Times New Roman"/>
          <w:sz w:val="24"/>
          <w:szCs w:val="24"/>
        </w:rPr>
        <w:t>the cited equation</w:t>
      </w:r>
      <w:r w:rsidRPr="00376AFF">
        <w:rPr>
          <w:rFonts w:ascii="Times New Roman" w:hAnsi="Times New Roman"/>
          <w:sz w:val="24"/>
          <w:szCs w:val="24"/>
        </w:rPr>
        <w:t>.</w:t>
      </w:r>
    </w:p>
    <w:p w:rsidR="00E15061"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SPH approximations can </w:t>
      </w:r>
      <w:r w:rsidR="00376EDF" w:rsidRPr="00376AFF">
        <w:rPr>
          <w:rFonts w:ascii="Times New Roman" w:hAnsi="Times New Roman"/>
          <w:sz w:val="24"/>
          <w:szCs w:val="24"/>
        </w:rPr>
        <w:t xml:space="preserve">discretize </w:t>
      </w:r>
      <w:r w:rsidRPr="00376AFF">
        <w:rPr>
          <w:rFonts w:ascii="Times New Roman" w:hAnsi="Times New Roman"/>
          <w:sz w:val="24"/>
          <w:szCs w:val="24"/>
        </w:rPr>
        <w:t xml:space="preserve">the functions and </w:t>
      </w:r>
      <w:r w:rsidR="00376EDF" w:rsidRPr="00376AFF">
        <w:rPr>
          <w:rFonts w:ascii="Times New Roman" w:hAnsi="Times New Roman"/>
          <w:sz w:val="24"/>
          <w:szCs w:val="24"/>
        </w:rPr>
        <w:t>d</w:t>
      </w:r>
      <w:r w:rsidRPr="00376AFF">
        <w:rPr>
          <w:rFonts w:ascii="Times New Roman" w:hAnsi="Times New Roman"/>
          <w:sz w:val="24"/>
          <w:szCs w:val="24"/>
        </w:rPr>
        <w:t>erivatives in the fluid dynamics balance equations by means of a particle Lagrangian mesh-less technique.</w:t>
      </w:r>
    </w:p>
    <w:p w:rsidR="00E15061" w:rsidRPr="00376AFF" w:rsidRDefault="00E15061" w:rsidP="00E15061">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sidRPr="00376AFF">
        <w:rPr>
          <w:rFonts w:ascii="Times New Roman" w:hAnsi="Times New Roman"/>
          <w:sz w:val="24"/>
          <w:szCs w:val="24"/>
        </w:rPr>
        <w:t xml:space="preserve">in </w:t>
      </w:r>
      <w:r w:rsidRPr="00376AFF">
        <w:rPr>
          <w:rFonts w:ascii="Times New Roman" w:hAnsi="Times New Roman"/>
          <w:sz w:val="24"/>
          <w:szCs w:val="24"/>
        </w:rPr>
        <w:t xml:space="preserve">fluid flows; a direct estimation of Lagrangian derivatives (absence of non-linear terms on the Left-Hand Side of the balance </w:t>
      </w:r>
      <w:r w:rsidR="00376EDF" w:rsidRPr="00376AFF">
        <w:rPr>
          <w:rFonts w:ascii="Times New Roman" w:hAnsi="Times New Roman"/>
          <w:sz w:val="24"/>
          <w:szCs w:val="24"/>
        </w:rPr>
        <w:t>e</w:t>
      </w:r>
      <w:r w:rsidRPr="00376AFF">
        <w:rPr>
          <w:rFonts w:ascii="Times New Roman" w:hAnsi="Times New Roman"/>
          <w:sz w:val="24"/>
          <w:szCs w:val="24"/>
        </w:rPr>
        <w:t>quations); reliable simulations of fast transient phenomena; absence of a computational mesh (mesh-less); simple algorithms (for Weakly Compressib</w:t>
      </w:r>
      <w:r w:rsidR="00376EDF" w:rsidRPr="00376AFF">
        <w:rPr>
          <w:rFonts w:ascii="Times New Roman" w:hAnsi="Times New Roman"/>
          <w:sz w:val="24"/>
          <w:szCs w:val="24"/>
        </w:rPr>
        <w:t>l</w:t>
      </w:r>
      <w:r w:rsidRPr="00376AFF">
        <w:rPr>
          <w:rFonts w:ascii="Times New Roman" w:hAnsi="Times New Roman"/>
          <w:sz w:val="24"/>
          <w:szCs w:val="24"/>
        </w:rPr>
        <w:t>e -</w:t>
      </w:r>
      <w:r w:rsidR="00376EDF" w:rsidRPr="00376AFF">
        <w:rPr>
          <w:rFonts w:ascii="Times New Roman" w:hAnsi="Times New Roman"/>
          <w:sz w:val="24"/>
          <w:szCs w:val="24"/>
        </w:rPr>
        <w:t xml:space="preserve"> </w:t>
      </w:r>
      <w:r w:rsidRPr="00376AFF">
        <w:rPr>
          <w:rFonts w:ascii="Times New Roman" w:hAnsi="Times New Roman"/>
          <w:sz w:val="24"/>
          <w:szCs w:val="24"/>
        </w:rPr>
        <w:t>SPH codes, possible convergence algorithms only refer to specific schemes and are little time consuming).</w:t>
      </w:r>
    </w:p>
    <w:p w:rsidR="0037327E"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applications of SPH models refer to the following topics: floods </w:t>
      </w:r>
      <w:r w:rsidR="0037327E" w:rsidRPr="00376AFF">
        <w:rPr>
          <w:rFonts w:ascii="Times New Roman" w:hAnsi="Times New Roman"/>
          <w:sz w:val="24"/>
          <w:szCs w:val="24"/>
        </w:rPr>
        <w:t>(Vacondio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_Ref353451683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203</w:t>
      </w:r>
      <w:r w:rsidRPr="00376AFF">
        <w:rPr>
          <w:rFonts w:ascii="Times New Roman" w:hAnsi="Times New Roman"/>
          <w:sz w:val="24"/>
          <w:szCs w:val="24"/>
        </w:rPr>
        <w:fldChar w:fldCharType="end"/>
      </w:r>
      <w:r w:rsidRPr="00376AFF">
        <w:rPr>
          <w:rFonts w:ascii="Times New Roman" w:hAnsi="Times New Roman"/>
          <w:sz w:val="24"/>
          <w:szCs w:val="24"/>
        </w:rPr>
        <w:t>]</w:t>
      </w:r>
      <w:r w:rsidR="00376EDF" w:rsidRPr="00376AFF">
        <w:rPr>
          <w:rFonts w:ascii="Times New Roman" w:hAnsi="Times New Roman"/>
          <w:sz w:val="24"/>
          <w:szCs w:val="24"/>
        </w:rPr>
        <w:t>; Amicarelli et al., 2015, [</w:t>
      </w:r>
      <w:r w:rsidR="00376EDF" w:rsidRPr="00376AFF">
        <w:rPr>
          <w:rFonts w:ascii="Times New Roman" w:hAnsi="Times New Roman"/>
          <w:sz w:val="24"/>
          <w:szCs w:val="24"/>
        </w:rPr>
        <w:fldChar w:fldCharType="begin"/>
      </w:r>
      <w:r w:rsidR="00376EDF" w:rsidRPr="00376AFF">
        <w:rPr>
          <w:rFonts w:ascii="Times New Roman" w:hAnsi="Times New Roman"/>
          <w:sz w:val="24"/>
          <w:szCs w:val="24"/>
        </w:rPr>
        <w:instrText xml:space="preserve"> REF _Ref447810426 \r \h </w:instrText>
      </w:r>
      <w:r w:rsidR="00376EDF" w:rsidRPr="00376AFF">
        <w:rPr>
          <w:rFonts w:ascii="Times New Roman" w:hAnsi="Times New Roman"/>
          <w:sz w:val="24"/>
          <w:szCs w:val="24"/>
        </w:rPr>
      </w:r>
      <w:r w:rsidR="00376EDF" w:rsidRPr="00376AFF">
        <w:rPr>
          <w:rFonts w:ascii="Times New Roman" w:hAnsi="Times New Roman"/>
          <w:sz w:val="24"/>
          <w:szCs w:val="24"/>
        </w:rPr>
        <w:fldChar w:fldCharType="separate"/>
      </w:r>
      <w:r w:rsidR="00093238">
        <w:rPr>
          <w:rFonts w:ascii="Times New Roman" w:hAnsi="Times New Roman"/>
          <w:sz w:val="24"/>
          <w:szCs w:val="24"/>
        </w:rPr>
        <w:t>7</w:t>
      </w:r>
      <w:r w:rsidR="00376EDF" w:rsidRPr="00376AFF">
        <w:rPr>
          <w:rFonts w:ascii="Times New Roman" w:hAnsi="Times New Roman"/>
          <w:sz w:val="24"/>
          <w:szCs w:val="24"/>
        </w:rPr>
        <w:fldChar w:fldCharType="end"/>
      </w:r>
      <w:r w:rsidR="00376EDF" w:rsidRPr="00376AFF">
        <w:rPr>
          <w:rFonts w:ascii="Times New Roman" w:hAnsi="Times New Roman"/>
          <w:sz w:val="24"/>
          <w:szCs w:val="24"/>
        </w:rPr>
        <w:t>]; Di Monaco et al., 2011, [</w:t>
      </w:r>
      <w:r w:rsidR="00376EDF" w:rsidRPr="00376AFF">
        <w:rPr>
          <w:rFonts w:ascii="Times New Roman" w:hAnsi="Times New Roman"/>
          <w:sz w:val="24"/>
          <w:szCs w:val="24"/>
        </w:rPr>
        <w:fldChar w:fldCharType="begin"/>
      </w:r>
      <w:r w:rsidR="00376EDF" w:rsidRPr="00376AFF">
        <w:rPr>
          <w:rFonts w:ascii="Times New Roman" w:hAnsi="Times New Roman"/>
          <w:sz w:val="24"/>
          <w:szCs w:val="24"/>
        </w:rPr>
        <w:instrText xml:space="preserve"> REF _Ref341105389 \r \h </w:instrText>
      </w:r>
      <w:r w:rsidR="00376EDF" w:rsidRPr="00376AFF">
        <w:rPr>
          <w:rFonts w:ascii="Times New Roman" w:hAnsi="Times New Roman"/>
          <w:sz w:val="24"/>
          <w:szCs w:val="24"/>
        </w:rPr>
      </w:r>
      <w:r w:rsidR="00376EDF" w:rsidRPr="00376AFF">
        <w:rPr>
          <w:rFonts w:ascii="Times New Roman" w:hAnsi="Times New Roman"/>
          <w:sz w:val="24"/>
          <w:szCs w:val="24"/>
        </w:rPr>
        <w:fldChar w:fldCharType="separate"/>
      </w:r>
      <w:r w:rsidR="00093238">
        <w:rPr>
          <w:rFonts w:ascii="Times New Roman" w:hAnsi="Times New Roman"/>
          <w:sz w:val="24"/>
          <w:szCs w:val="24"/>
        </w:rPr>
        <w:t>46</w:t>
      </w:r>
      <w:r w:rsidR="00376EDF" w:rsidRPr="00376AFF">
        <w:rPr>
          <w:rFonts w:ascii="Times New Roman" w:hAnsi="Times New Roman"/>
          <w:sz w:val="24"/>
          <w:szCs w:val="24"/>
        </w:rPr>
        <w:fldChar w:fldCharType="end"/>
      </w:r>
      <w:r w:rsidR="00376EDF" w:rsidRPr="00376AFF">
        <w:rPr>
          <w:rFonts w:ascii="Times New Roman" w:hAnsi="Times New Roman"/>
          <w:sz w:val="24"/>
          <w:szCs w:val="24"/>
        </w:rPr>
        <w:t>]</w:t>
      </w:r>
      <w:r w:rsidR="0037327E" w:rsidRPr="00376AFF">
        <w:rPr>
          <w:rFonts w:ascii="Times New Roman" w:hAnsi="Times New Roman"/>
          <w:sz w:val="24"/>
          <w:szCs w:val="24"/>
        </w:rPr>
        <w:t xml:space="preserve">); </w:t>
      </w:r>
      <w:r w:rsidRPr="00376AFF">
        <w:rPr>
          <w:rFonts w:ascii="Times New Roman" w:hAnsi="Times New Roman"/>
          <w:sz w:val="24"/>
          <w:szCs w:val="24"/>
        </w:rPr>
        <w:t xml:space="preserve">sloshing tanks </w:t>
      </w:r>
      <w:r w:rsidR="0037327E" w:rsidRPr="00376AFF">
        <w:rPr>
          <w:rFonts w:ascii="Times New Roman" w:hAnsi="Times New Roman"/>
          <w:sz w:val="24"/>
          <w:szCs w:val="24"/>
        </w:rPr>
        <w:t>(Souto-Iglesias et al.</w:t>
      </w:r>
      <w:r w:rsidRPr="00376AFF">
        <w:rPr>
          <w:rFonts w:ascii="Times New Roman" w:hAnsi="Times New Roman"/>
          <w:sz w:val="24"/>
          <w:szCs w:val="24"/>
        </w:rPr>
        <w:t>,</w:t>
      </w:r>
      <w:r w:rsidR="0037327E" w:rsidRPr="00376AFF">
        <w:rPr>
          <w:rFonts w:ascii="Times New Roman" w:hAnsi="Times New Roman"/>
          <w:sz w:val="24"/>
          <w:szCs w:val="24"/>
        </w:rPr>
        <w:t xml:space="preserve"> 2006,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_Ref448250470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188</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Delorme et al.</w:t>
      </w:r>
      <w:r w:rsidRPr="00376AFF">
        <w:rPr>
          <w:rFonts w:ascii="Times New Roman" w:hAnsi="Times New Roman"/>
          <w:sz w:val="24"/>
          <w:szCs w:val="24"/>
        </w:rPr>
        <w:t>,</w:t>
      </w:r>
      <w:r w:rsidR="0037327E" w:rsidRPr="00376AFF">
        <w:rPr>
          <w:rFonts w:ascii="Times New Roman" w:hAnsi="Times New Roman"/>
          <w:sz w:val="24"/>
          <w:szCs w:val="24"/>
        </w:rPr>
        <w:t xml:space="preserve"> 2009</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_Ref341167265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42</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w:t>
      </w:r>
      <w:r w:rsidRPr="00376AFF">
        <w:rPr>
          <w:rFonts w:ascii="Times New Roman" w:hAnsi="Times New Roman"/>
          <w:sz w:val="24"/>
          <w:szCs w:val="24"/>
        </w:rPr>
        <w:t xml:space="preserve">wave motion </w:t>
      </w:r>
      <w:r w:rsidR="0037327E" w:rsidRPr="00376AFF">
        <w:rPr>
          <w:rFonts w:ascii="Times New Roman" w:hAnsi="Times New Roman"/>
          <w:sz w:val="24"/>
          <w:szCs w:val="24"/>
        </w:rPr>
        <w:t>(e.g., Patel et al.</w:t>
      </w:r>
      <w:r w:rsidRPr="00376AFF">
        <w:rPr>
          <w:rFonts w:ascii="Times New Roman" w:hAnsi="Times New Roman"/>
          <w:sz w:val="24"/>
          <w:szCs w:val="24"/>
        </w:rPr>
        <w:t>,</w:t>
      </w:r>
      <w:r w:rsidR="0037327E" w:rsidRPr="00376AFF">
        <w:rPr>
          <w:rFonts w:ascii="Times New Roman" w:hAnsi="Times New Roman"/>
          <w:sz w:val="24"/>
          <w:szCs w:val="24"/>
        </w:rPr>
        <w:t xml:space="preserve"> 2009,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_Ref392152861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156</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Antuono et al.</w:t>
      </w:r>
      <w:r w:rsidRPr="00376AFF">
        <w:rPr>
          <w:rFonts w:ascii="Times New Roman" w:hAnsi="Times New Roman"/>
          <w:sz w:val="24"/>
          <w:szCs w:val="24"/>
        </w:rPr>
        <w:t>,</w:t>
      </w:r>
      <w:r w:rsidR="0037327E" w:rsidRPr="00376AFF">
        <w:rPr>
          <w:rFonts w:ascii="Times New Roman" w:hAnsi="Times New Roman"/>
          <w:sz w:val="24"/>
          <w:szCs w:val="24"/>
        </w:rPr>
        <w:t xml:space="preserve"> 2011</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_Ref416452881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14</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Liu et al.</w:t>
      </w:r>
      <w:r w:rsidRPr="00376AFF">
        <w:rPr>
          <w:rFonts w:ascii="Times New Roman" w:hAnsi="Times New Roman"/>
          <w:sz w:val="24"/>
          <w:szCs w:val="24"/>
        </w:rPr>
        <w:t>,</w:t>
      </w:r>
      <w:r w:rsidR="0037327E" w:rsidRPr="00376AFF">
        <w:rPr>
          <w:rFonts w:ascii="Times New Roman" w:hAnsi="Times New Roman"/>
          <w:sz w:val="24"/>
          <w:szCs w:val="24"/>
        </w:rPr>
        <w:t xml:space="preserve"> 2013,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_Ref448250561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118</w:t>
      </w:r>
      <w:r w:rsidRPr="00376AFF">
        <w:rPr>
          <w:rFonts w:ascii="Times New Roman" w:hAnsi="Times New Roman"/>
          <w:sz w:val="24"/>
          <w:szCs w:val="24"/>
        </w:rPr>
        <w:fldChar w:fldCharType="end"/>
      </w:r>
      <w:r w:rsidR="0073619E" w:rsidRPr="00376AFF">
        <w:rPr>
          <w:rFonts w:ascii="Times New Roman" w:hAnsi="Times New Roman"/>
          <w:sz w:val="24"/>
          <w:szCs w:val="24"/>
        </w:rPr>
        <w:t xml:space="preserve">]; </w:t>
      </w:r>
      <w:r w:rsidR="0037327E" w:rsidRPr="00376AFF">
        <w:rPr>
          <w:rFonts w:ascii="Times New Roman" w:hAnsi="Times New Roman"/>
          <w:sz w:val="24"/>
          <w:szCs w:val="24"/>
        </w:rPr>
        <w:t>Omidvar et al.</w:t>
      </w:r>
      <w:r w:rsidR="0073619E" w:rsidRPr="00376AFF">
        <w:rPr>
          <w:rFonts w:ascii="Times New Roman" w:hAnsi="Times New Roman"/>
          <w:sz w:val="24"/>
          <w:szCs w:val="24"/>
        </w:rPr>
        <w:t>, 2012a,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_Ref341106852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149</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hydraulic turbines </w:t>
      </w:r>
      <w:r w:rsidR="0037327E" w:rsidRPr="00376AFF">
        <w:rPr>
          <w:rFonts w:ascii="Times New Roman" w:hAnsi="Times New Roman"/>
          <w:sz w:val="24"/>
          <w:szCs w:val="24"/>
        </w:rPr>
        <w:t>(Marongiu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2010</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_Ref341105325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125</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fast landslides </w:t>
      </w:r>
      <w:r w:rsidR="0037327E" w:rsidRPr="00376AFF">
        <w:rPr>
          <w:rFonts w:ascii="Times New Roman" w:hAnsi="Times New Roman"/>
          <w:sz w:val="24"/>
          <w:szCs w:val="24"/>
        </w:rPr>
        <w:t>(e.g., Kumar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_Ref448250704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102</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erosion and bed-loa</w:t>
      </w:r>
      <w:r w:rsidR="00376EDF" w:rsidRPr="00376AFF">
        <w:rPr>
          <w:rFonts w:ascii="Times New Roman" w:hAnsi="Times New Roman"/>
          <w:sz w:val="24"/>
          <w:szCs w:val="24"/>
        </w:rPr>
        <w:t>d</w:t>
      </w:r>
      <w:r w:rsidR="0073619E" w:rsidRPr="00376AFF">
        <w:rPr>
          <w:rFonts w:ascii="Times New Roman" w:hAnsi="Times New Roman"/>
          <w:sz w:val="24"/>
          <w:szCs w:val="24"/>
        </w:rPr>
        <w:t xml:space="preserve"> transport </w:t>
      </w:r>
      <w:r w:rsidR="0037327E" w:rsidRPr="00376AFF">
        <w:rPr>
          <w:rFonts w:ascii="Times New Roman" w:hAnsi="Times New Roman"/>
          <w:sz w:val="24"/>
          <w:szCs w:val="24"/>
        </w:rPr>
        <w:t>(Manenti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2012</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_Ref447811118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122</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liquid jets </w:t>
      </w:r>
      <w:r w:rsidR="0037327E" w:rsidRPr="00376AFF">
        <w:rPr>
          <w:rFonts w:ascii="Times New Roman" w:hAnsi="Times New Roman"/>
          <w:sz w:val="24"/>
          <w:szCs w:val="24"/>
        </w:rPr>
        <w:t>(e.g., Koukouvinis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_Ref392882464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100</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pollutant dispersion</w:t>
      </w:r>
      <w:r w:rsidR="0037327E" w:rsidRPr="00376AFF">
        <w:rPr>
          <w:rFonts w:ascii="Times New Roman" w:hAnsi="Times New Roman"/>
          <w:sz w:val="24"/>
          <w:szCs w:val="24"/>
        </w:rPr>
        <w:t xml:space="preserve">; </w:t>
      </w:r>
      <w:r w:rsidR="0073619E" w:rsidRPr="00376AFF">
        <w:rPr>
          <w:rFonts w:ascii="Times New Roman" w:hAnsi="Times New Roman"/>
          <w:sz w:val="24"/>
          <w:szCs w:val="24"/>
        </w:rPr>
        <w:t>astrophysics</w:t>
      </w:r>
      <w:r w:rsidR="0037327E" w:rsidRPr="00376AFF">
        <w:rPr>
          <w:rFonts w:ascii="Times New Roman" w:hAnsi="Times New Roman"/>
          <w:sz w:val="24"/>
          <w:szCs w:val="24"/>
        </w:rPr>
        <w:t xml:space="preserve"> (e.g., Price &amp; Monaghan</w:t>
      </w:r>
      <w:r w:rsidR="0073619E" w:rsidRPr="00376AFF">
        <w:rPr>
          <w:rFonts w:ascii="Times New Roman" w:hAnsi="Times New Roman"/>
          <w:sz w:val="24"/>
          <w:szCs w:val="24"/>
        </w:rPr>
        <w:t>,</w:t>
      </w:r>
      <w:r w:rsidR="0037327E" w:rsidRPr="00376AFF">
        <w:rPr>
          <w:rFonts w:ascii="Times New Roman" w:hAnsi="Times New Roman"/>
          <w:sz w:val="24"/>
          <w:szCs w:val="24"/>
        </w:rPr>
        <w:t xml:space="preserve"> 2007</w:t>
      </w:r>
      <w:r w:rsidR="0073619E" w:rsidRPr="00376AFF">
        <w:rPr>
          <w:rFonts w:ascii="Times New Roman" w:hAnsi="Times New Roman"/>
          <w:sz w:val="24"/>
          <w:szCs w:val="24"/>
        </w:rPr>
        <w:t xml:space="preserve">, </w:t>
      </w:r>
      <w:r w:rsidR="008E6ED1" w:rsidRPr="00376AFF">
        <w:rPr>
          <w:rFonts w:ascii="Times New Roman" w:hAnsi="Times New Roman"/>
          <w:sz w:val="24"/>
          <w:szCs w:val="24"/>
        </w:rPr>
        <w:t>[</w:t>
      </w:r>
      <w:r w:rsidR="001E1105" w:rsidRPr="00376AFF">
        <w:rPr>
          <w:rFonts w:ascii="Times New Roman" w:hAnsi="Times New Roman"/>
          <w:sz w:val="24"/>
          <w:szCs w:val="24"/>
        </w:rPr>
        <w:fldChar w:fldCharType="begin"/>
      </w:r>
      <w:r w:rsidR="001E1105" w:rsidRPr="00376AFF">
        <w:rPr>
          <w:rFonts w:ascii="Times New Roman" w:hAnsi="Times New Roman"/>
          <w:sz w:val="24"/>
          <w:szCs w:val="24"/>
        </w:rPr>
        <w:instrText xml:space="preserve"> REF _Ref449700759 \r \h </w:instrText>
      </w:r>
      <w:r w:rsidR="001E1105" w:rsidRPr="00376AFF">
        <w:rPr>
          <w:rFonts w:ascii="Times New Roman" w:hAnsi="Times New Roman"/>
          <w:sz w:val="24"/>
          <w:szCs w:val="24"/>
        </w:rPr>
      </w:r>
      <w:r w:rsidR="001E1105" w:rsidRPr="00376AFF">
        <w:rPr>
          <w:rFonts w:ascii="Times New Roman" w:hAnsi="Times New Roman"/>
          <w:sz w:val="24"/>
          <w:szCs w:val="24"/>
        </w:rPr>
        <w:fldChar w:fldCharType="separate"/>
      </w:r>
      <w:r w:rsidR="00093238">
        <w:rPr>
          <w:rFonts w:ascii="Times New Roman" w:hAnsi="Times New Roman"/>
          <w:sz w:val="24"/>
          <w:szCs w:val="24"/>
        </w:rPr>
        <w:t>164</w:t>
      </w:r>
      <w:r w:rsidR="001E1105" w:rsidRPr="00376AFF">
        <w:rPr>
          <w:rFonts w:ascii="Times New Roman" w:hAnsi="Times New Roman"/>
          <w:sz w:val="24"/>
          <w:szCs w:val="24"/>
        </w:rPr>
        <w:fldChar w:fldCharType="end"/>
      </w:r>
      <w:r w:rsidR="001E1105" w:rsidRPr="00376AFF">
        <w:rPr>
          <w:rFonts w:ascii="Times New Roman" w:hAnsi="Times New Roman"/>
          <w:sz w:val="24"/>
          <w:szCs w:val="24"/>
        </w:rPr>
        <w:t>]</w:t>
      </w:r>
      <w:r w:rsidR="0037327E" w:rsidRPr="00376AFF">
        <w:rPr>
          <w:rFonts w:ascii="Times New Roman" w:hAnsi="Times New Roman"/>
          <w:sz w:val="24"/>
          <w:szCs w:val="24"/>
        </w:rPr>
        <w:t>); magneto</w:t>
      </w:r>
      <w:r w:rsidR="001E1105" w:rsidRPr="00376AFF">
        <w:rPr>
          <w:rFonts w:ascii="Times New Roman" w:hAnsi="Times New Roman"/>
          <w:sz w:val="24"/>
          <w:szCs w:val="24"/>
        </w:rPr>
        <w:t>-</w:t>
      </w:r>
      <w:r w:rsidR="0037327E" w:rsidRPr="00376AFF">
        <w:rPr>
          <w:rFonts w:ascii="Times New Roman" w:hAnsi="Times New Roman"/>
          <w:sz w:val="24"/>
          <w:szCs w:val="24"/>
        </w:rPr>
        <w:t>fluid</w:t>
      </w:r>
      <w:r w:rsidR="001E1105" w:rsidRPr="00376AFF">
        <w:rPr>
          <w:rFonts w:ascii="Times New Roman" w:hAnsi="Times New Roman"/>
          <w:sz w:val="24"/>
          <w:szCs w:val="24"/>
        </w:rPr>
        <w:t xml:space="preserve"> </w:t>
      </w:r>
      <w:r w:rsidR="0037327E" w:rsidRPr="00376AFF">
        <w:rPr>
          <w:rFonts w:ascii="Times New Roman" w:hAnsi="Times New Roman"/>
          <w:sz w:val="24"/>
          <w:szCs w:val="24"/>
        </w:rPr>
        <w:t>d</w:t>
      </w:r>
      <w:r w:rsidR="001E1105" w:rsidRPr="00376AFF">
        <w:rPr>
          <w:rFonts w:ascii="Times New Roman" w:hAnsi="Times New Roman"/>
          <w:sz w:val="24"/>
          <w:szCs w:val="24"/>
        </w:rPr>
        <w:t>ynamics</w:t>
      </w:r>
      <w:r w:rsidR="0037327E" w:rsidRPr="00376AFF">
        <w:rPr>
          <w:rFonts w:ascii="Times New Roman" w:hAnsi="Times New Roman"/>
          <w:sz w:val="24"/>
          <w:szCs w:val="24"/>
        </w:rPr>
        <w:t xml:space="preserve"> (e.g., Price</w:t>
      </w:r>
      <w:r w:rsidR="001E1105" w:rsidRPr="00376AFF">
        <w:rPr>
          <w:rFonts w:ascii="Times New Roman" w:hAnsi="Times New Roman"/>
          <w:sz w:val="24"/>
          <w:szCs w:val="24"/>
        </w:rPr>
        <w:t>,</w:t>
      </w:r>
      <w:r w:rsidR="0037327E" w:rsidRPr="00376AFF">
        <w:rPr>
          <w:rFonts w:ascii="Times New Roman" w:hAnsi="Times New Roman"/>
          <w:sz w:val="24"/>
          <w:szCs w:val="24"/>
        </w:rPr>
        <w:t xml:space="preserve"> 2012</w:t>
      </w:r>
      <w:r w:rsidR="001E1105" w:rsidRPr="00376AFF">
        <w:rPr>
          <w:rFonts w:ascii="Times New Roman" w:hAnsi="Times New Roman"/>
          <w:sz w:val="24"/>
          <w:szCs w:val="24"/>
        </w:rPr>
        <w:t>, [</w:t>
      </w:r>
      <w:r w:rsidR="001E1105" w:rsidRPr="00376AFF">
        <w:rPr>
          <w:rFonts w:ascii="Times New Roman" w:hAnsi="Times New Roman"/>
          <w:sz w:val="24"/>
          <w:szCs w:val="24"/>
        </w:rPr>
        <w:fldChar w:fldCharType="begin"/>
      </w:r>
      <w:r w:rsidR="001E1105" w:rsidRPr="00376AFF">
        <w:rPr>
          <w:rFonts w:ascii="Times New Roman" w:hAnsi="Times New Roman"/>
          <w:sz w:val="24"/>
          <w:szCs w:val="24"/>
        </w:rPr>
        <w:instrText xml:space="preserve"> REF _Ref392885315 \r \h </w:instrText>
      </w:r>
      <w:r w:rsidR="001E1105" w:rsidRPr="00376AFF">
        <w:rPr>
          <w:rFonts w:ascii="Times New Roman" w:hAnsi="Times New Roman"/>
          <w:sz w:val="24"/>
          <w:szCs w:val="24"/>
        </w:rPr>
      </w:r>
      <w:r w:rsidR="001E1105" w:rsidRPr="00376AFF">
        <w:rPr>
          <w:rFonts w:ascii="Times New Roman" w:hAnsi="Times New Roman"/>
          <w:sz w:val="24"/>
          <w:szCs w:val="24"/>
        </w:rPr>
        <w:fldChar w:fldCharType="separate"/>
      </w:r>
      <w:r w:rsidR="00093238">
        <w:rPr>
          <w:rFonts w:ascii="Times New Roman" w:hAnsi="Times New Roman"/>
          <w:sz w:val="24"/>
          <w:szCs w:val="24"/>
        </w:rPr>
        <w:t>162</w:t>
      </w:r>
      <w:r w:rsidR="001E1105" w:rsidRPr="00376AFF">
        <w:rPr>
          <w:rFonts w:ascii="Times New Roman" w:hAnsi="Times New Roman"/>
          <w:sz w:val="24"/>
          <w:szCs w:val="24"/>
        </w:rPr>
        <w:fldChar w:fldCharType="end"/>
      </w:r>
      <w:r w:rsidR="001E1105" w:rsidRPr="00376AFF">
        <w:rPr>
          <w:rFonts w:ascii="Times New Roman" w:hAnsi="Times New Roman"/>
          <w:sz w:val="24"/>
          <w:szCs w:val="24"/>
        </w:rPr>
        <w:t>]</w:t>
      </w:r>
      <w:r w:rsidR="0037327E" w:rsidRPr="00376AFF">
        <w:rPr>
          <w:rFonts w:ascii="Times New Roman" w:hAnsi="Times New Roman"/>
          <w:sz w:val="24"/>
          <w:szCs w:val="24"/>
        </w:rPr>
        <w:t xml:space="preserve">); </w:t>
      </w:r>
      <w:r w:rsidR="001E1105" w:rsidRPr="00376AFF">
        <w:rPr>
          <w:rFonts w:ascii="Times New Roman" w:hAnsi="Times New Roman"/>
          <w:sz w:val="24"/>
          <w:szCs w:val="24"/>
        </w:rPr>
        <w:t xml:space="preserve">multi-phase and multi-fluid flows </w:t>
      </w:r>
      <w:r w:rsidR="0037327E" w:rsidRPr="00376AFF">
        <w:rPr>
          <w:rFonts w:ascii="Times New Roman" w:hAnsi="Times New Roman"/>
          <w:sz w:val="24"/>
          <w:szCs w:val="24"/>
        </w:rPr>
        <w:t>(e.g., Kajtar &amp; Monaghan, 2012</w:t>
      </w:r>
      <w:r w:rsidR="001E1105" w:rsidRPr="00376AFF">
        <w:rPr>
          <w:rFonts w:ascii="Times New Roman" w:hAnsi="Times New Roman"/>
          <w:sz w:val="24"/>
          <w:szCs w:val="24"/>
        </w:rPr>
        <w:t>, [</w:t>
      </w:r>
      <w:r w:rsidR="001E1105" w:rsidRPr="00376AFF">
        <w:rPr>
          <w:rFonts w:ascii="Times New Roman" w:hAnsi="Times New Roman"/>
          <w:sz w:val="24"/>
          <w:szCs w:val="24"/>
        </w:rPr>
        <w:fldChar w:fldCharType="begin"/>
      </w:r>
      <w:r w:rsidR="001E1105" w:rsidRPr="00376AFF">
        <w:rPr>
          <w:rFonts w:ascii="Times New Roman" w:hAnsi="Times New Roman"/>
          <w:sz w:val="24"/>
          <w:szCs w:val="24"/>
        </w:rPr>
        <w:instrText xml:space="preserve"> REF _Ref341107030 \r \h </w:instrText>
      </w:r>
      <w:r w:rsidR="001E1105" w:rsidRPr="00376AFF">
        <w:rPr>
          <w:rFonts w:ascii="Times New Roman" w:hAnsi="Times New Roman"/>
          <w:sz w:val="24"/>
          <w:szCs w:val="24"/>
        </w:rPr>
      </w:r>
      <w:r w:rsidR="001E1105" w:rsidRPr="00376AFF">
        <w:rPr>
          <w:rFonts w:ascii="Times New Roman" w:hAnsi="Times New Roman"/>
          <w:sz w:val="24"/>
          <w:szCs w:val="24"/>
        </w:rPr>
        <w:fldChar w:fldCharType="separate"/>
      </w:r>
      <w:r w:rsidR="00093238">
        <w:rPr>
          <w:rFonts w:ascii="Times New Roman" w:hAnsi="Times New Roman"/>
          <w:sz w:val="24"/>
          <w:szCs w:val="24"/>
        </w:rPr>
        <w:t>95</w:t>
      </w:r>
      <w:r w:rsidR="001E1105" w:rsidRPr="00376AFF">
        <w:rPr>
          <w:rFonts w:ascii="Times New Roman" w:hAnsi="Times New Roman"/>
          <w:sz w:val="24"/>
          <w:szCs w:val="24"/>
        </w:rPr>
        <w:fldChar w:fldCharType="end"/>
      </w:r>
      <w:r w:rsidR="001E1105" w:rsidRPr="00376AFF">
        <w:rPr>
          <w:rFonts w:ascii="Times New Roman" w:hAnsi="Times New Roman"/>
          <w:sz w:val="24"/>
          <w:szCs w:val="24"/>
        </w:rPr>
        <w:t>]</w:t>
      </w:r>
      <w:r w:rsidR="0037327E" w:rsidRPr="00376AFF">
        <w:rPr>
          <w:rFonts w:ascii="Times New Roman" w:hAnsi="Times New Roman"/>
          <w:sz w:val="24"/>
          <w:szCs w:val="24"/>
        </w:rPr>
        <w:t xml:space="preserve">). </w:t>
      </w:r>
    </w:p>
    <w:p w:rsidR="0037327E" w:rsidRPr="00376AFF" w:rsidRDefault="0037327E" w:rsidP="00BE32E1">
      <w:pPr>
        <w:spacing w:after="0" w:line="240" w:lineRule="auto"/>
        <w:jc w:val="both"/>
        <w:rPr>
          <w:rFonts w:ascii="Cambria Math" w:hAnsi="Cambria Math"/>
          <w:sz w:val="24"/>
          <w:szCs w:val="24"/>
        </w:rPr>
      </w:pPr>
    </w:p>
    <w:p w:rsidR="00F91289" w:rsidRPr="00376AFF" w:rsidRDefault="00F91289" w:rsidP="003D504A">
      <w:pPr>
        <w:pStyle w:val="Amicarellititle2"/>
      </w:pPr>
      <w:bookmarkStart w:id="59" w:name="_Ref448234808"/>
      <w:bookmarkStart w:id="60" w:name="_Ref448237262"/>
      <w:bookmarkStart w:id="61" w:name="_Ref448237267"/>
      <w:bookmarkStart w:id="62" w:name="_Ref448246225"/>
      <w:bookmarkStart w:id="63" w:name="_Toc66716401"/>
      <w:r w:rsidRPr="00376AFF">
        <w:t>SPH approximation of the balance equations of fluid dynamics</w:t>
      </w:r>
      <w:r w:rsidR="00C70139" w:rsidRPr="00376AFF">
        <w:t xml:space="preserve"> with </w:t>
      </w:r>
      <w:r w:rsidR="003F4AE4" w:rsidRPr="00376AFF">
        <w:t>the</w:t>
      </w:r>
      <w:r w:rsidR="00C70139" w:rsidRPr="00376AFF">
        <w:t xml:space="preserve"> boundary treatment </w:t>
      </w:r>
      <w:r w:rsidR="003F4AE4" w:rsidRPr="00376AFF">
        <w:t xml:space="preserve">scheme </w:t>
      </w:r>
      <w:r w:rsidR="00C70139" w:rsidRPr="00376AFF">
        <w:t>of Di Monaco et al. (2011</w:t>
      </w:r>
      <w:r w:rsidR="003F4AE4" w:rsidRPr="00376AFF">
        <w:t>; semi-analytic approach</w:t>
      </w:r>
      <w:r w:rsidR="00C70139" w:rsidRPr="00376AFF">
        <w:t>)</w:t>
      </w:r>
      <w:bookmarkEnd w:id="59"/>
      <w:bookmarkEnd w:id="60"/>
      <w:bookmarkEnd w:id="61"/>
      <w:bookmarkEnd w:id="62"/>
      <w:bookmarkEnd w:id="63"/>
    </w:p>
    <w:p w:rsidR="00B90520" w:rsidRPr="00376AFF" w:rsidRDefault="00B90520"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section relies on </w:t>
      </w:r>
      <w:r w:rsidR="00A466CF" w:rsidRPr="00376AFF">
        <w:rPr>
          <w:rFonts w:ascii="Times New Roman" w:hAnsi="Times New Roman"/>
          <w:sz w:val="24"/>
          <w:szCs w:val="24"/>
        </w:rPr>
        <w:t>[</w:t>
      </w:r>
      <w:r w:rsidR="00A466CF" w:rsidRPr="00376AFF">
        <w:rPr>
          <w:rFonts w:ascii="Times New Roman" w:hAnsi="Times New Roman"/>
          <w:sz w:val="24"/>
          <w:szCs w:val="24"/>
        </w:rPr>
        <w:fldChar w:fldCharType="begin"/>
      </w:r>
      <w:r w:rsidR="00A466CF" w:rsidRPr="00376AFF">
        <w:rPr>
          <w:rFonts w:ascii="Times New Roman" w:hAnsi="Times New Roman"/>
          <w:sz w:val="24"/>
          <w:szCs w:val="24"/>
        </w:rPr>
        <w:instrText xml:space="preserve"> REF _Ref341105389 \r \h </w:instrText>
      </w:r>
      <w:r w:rsidR="00A466CF" w:rsidRPr="00376AFF">
        <w:rPr>
          <w:rFonts w:ascii="Times New Roman" w:hAnsi="Times New Roman"/>
          <w:sz w:val="24"/>
          <w:szCs w:val="24"/>
        </w:rPr>
      </w:r>
      <w:r w:rsidR="00A466CF" w:rsidRPr="00376AFF">
        <w:rPr>
          <w:rFonts w:ascii="Times New Roman" w:hAnsi="Times New Roman"/>
          <w:sz w:val="24"/>
          <w:szCs w:val="24"/>
        </w:rPr>
        <w:fldChar w:fldCharType="separate"/>
      </w:r>
      <w:r w:rsidR="00093238">
        <w:rPr>
          <w:rFonts w:ascii="Times New Roman" w:hAnsi="Times New Roman"/>
          <w:sz w:val="24"/>
          <w:szCs w:val="24"/>
        </w:rPr>
        <w:t>46</w:t>
      </w:r>
      <w:r w:rsidR="00A466CF" w:rsidRPr="00376AFF">
        <w:rPr>
          <w:rFonts w:ascii="Times New Roman" w:hAnsi="Times New Roman"/>
          <w:sz w:val="24"/>
          <w:szCs w:val="24"/>
        </w:rPr>
        <w:fldChar w:fldCharType="end"/>
      </w:r>
      <w:r w:rsidR="00A466CF" w:rsidRPr="00376AFF">
        <w:rPr>
          <w:rFonts w:ascii="Times New Roman" w:hAnsi="Times New Roman"/>
          <w:sz w:val="24"/>
          <w:szCs w:val="24"/>
        </w:rPr>
        <w:t xml:space="preserve">] and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_Ref447810426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 wh</w:t>
      </w:r>
      <w:r w:rsidR="003F4AE4" w:rsidRPr="00376AFF">
        <w:rPr>
          <w:rFonts w:ascii="Times New Roman" w:hAnsi="Times New Roman"/>
          <w:sz w:val="24"/>
          <w:szCs w:val="24"/>
        </w:rPr>
        <w:t xml:space="preserve">ose reading is </w:t>
      </w:r>
      <w:r w:rsidRPr="00376AFF">
        <w:rPr>
          <w:rFonts w:ascii="Times New Roman" w:hAnsi="Times New Roman"/>
          <w:sz w:val="24"/>
          <w:szCs w:val="24"/>
        </w:rPr>
        <w:t>suggested for further details.</w:t>
      </w:r>
    </w:p>
    <w:p w:rsidR="00F91289" w:rsidRPr="00376AFF" w:rsidRDefault="00F9128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scheme for the main flow </w:t>
      </w:r>
      <w:r w:rsidR="00761FA0" w:rsidRPr="00376AFF">
        <w:rPr>
          <w:rFonts w:ascii="Times New Roman" w:hAnsi="Times New Roman"/>
          <w:sz w:val="24"/>
          <w:szCs w:val="24"/>
        </w:rPr>
        <w:t xml:space="preserve">is a </w:t>
      </w:r>
      <w:r w:rsidRPr="00376AFF">
        <w:rPr>
          <w:rFonts w:ascii="Times New Roman" w:hAnsi="Times New Roman"/>
          <w:sz w:val="24"/>
          <w:szCs w:val="24"/>
        </w:rPr>
        <w:t>Weakly-Compressible (WC) SPH model</w:t>
      </w:r>
      <w:r w:rsidR="00761FA0" w:rsidRPr="00376AFF">
        <w:rPr>
          <w:rFonts w:ascii="Times New Roman" w:hAnsi="Times New Roman"/>
          <w:sz w:val="24"/>
          <w:szCs w:val="24"/>
        </w:rPr>
        <w:t>, which takes benefit from a</w:t>
      </w:r>
      <w:r w:rsidRPr="00376AFF">
        <w:rPr>
          <w:rFonts w:ascii="Times New Roman" w:hAnsi="Times New Roman"/>
          <w:sz w:val="24"/>
          <w:szCs w:val="24"/>
        </w:rPr>
        <w:t xml:space="preserve"> </w:t>
      </w:r>
      <w:r w:rsidR="00761FA0" w:rsidRPr="00376AFF">
        <w:rPr>
          <w:rFonts w:ascii="Times New Roman" w:hAnsi="Times New Roman"/>
          <w:sz w:val="24"/>
          <w:szCs w:val="24"/>
        </w:rPr>
        <w:t xml:space="preserve">boundary treatment based on the </w:t>
      </w:r>
      <w:r w:rsidRPr="00376AFF">
        <w:rPr>
          <w:rFonts w:ascii="Times New Roman" w:hAnsi="Times New Roman"/>
          <w:sz w:val="24"/>
          <w:szCs w:val="24"/>
        </w:rPr>
        <w:t xml:space="preserve">semi-analytic approach </w:t>
      </w:r>
      <w:r w:rsidR="00761FA0" w:rsidRPr="00376AFF">
        <w:rPr>
          <w:rFonts w:ascii="Times New Roman" w:hAnsi="Times New Roman"/>
          <w:sz w:val="24"/>
          <w:szCs w:val="24"/>
        </w:rPr>
        <w:t>of Vila (1999, [</w:t>
      </w:r>
      <w:r w:rsidR="00761FA0" w:rsidRPr="00376AFF">
        <w:rPr>
          <w:rFonts w:ascii="Times New Roman" w:hAnsi="Times New Roman"/>
          <w:sz w:val="24"/>
          <w:szCs w:val="24"/>
        </w:rPr>
        <w:fldChar w:fldCharType="begin"/>
      </w:r>
      <w:r w:rsidR="00761FA0" w:rsidRPr="00376AFF">
        <w:rPr>
          <w:rFonts w:ascii="Times New Roman" w:hAnsi="Times New Roman"/>
          <w:sz w:val="24"/>
          <w:szCs w:val="24"/>
        </w:rPr>
        <w:instrText xml:space="preserve"> REF _Ref341105485 \r \h </w:instrText>
      </w:r>
      <w:r w:rsidR="00761FA0" w:rsidRPr="00376AFF">
        <w:rPr>
          <w:rFonts w:ascii="Times New Roman" w:hAnsi="Times New Roman"/>
          <w:sz w:val="24"/>
          <w:szCs w:val="24"/>
        </w:rPr>
      </w:r>
      <w:r w:rsidR="00761FA0" w:rsidRPr="00376AFF">
        <w:rPr>
          <w:rFonts w:ascii="Times New Roman" w:hAnsi="Times New Roman"/>
          <w:sz w:val="24"/>
          <w:szCs w:val="24"/>
        </w:rPr>
        <w:fldChar w:fldCharType="separate"/>
      </w:r>
      <w:r w:rsidR="00093238">
        <w:rPr>
          <w:rFonts w:ascii="Times New Roman" w:hAnsi="Times New Roman"/>
          <w:sz w:val="24"/>
          <w:szCs w:val="24"/>
        </w:rPr>
        <w:t>210</w:t>
      </w:r>
      <w:r w:rsidR="00761FA0" w:rsidRPr="00376AFF">
        <w:rPr>
          <w:rFonts w:ascii="Times New Roman" w:hAnsi="Times New Roman"/>
          <w:sz w:val="24"/>
          <w:szCs w:val="24"/>
        </w:rPr>
        <w:fldChar w:fldCharType="end"/>
      </w:r>
      <w:r w:rsidR="00761FA0" w:rsidRPr="00376AFF">
        <w:rPr>
          <w:rFonts w:ascii="Times New Roman" w:hAnsi="Times New Roman"/>
          <w:sz w:val="24"/>
          <w:szCs w:val="24"/>
        </w:rPr>
        <w:t>])</w:t>
      </w:r>
      <w:r w:rsidRPr="00376AFF">
        <w:rPr>
          <w:rFonts w:ascii="Times New Roman" w:hAnsi="Times New Roman"/>
          <w:sz w:val="24"/>
          <w:szCs w:val="24"/>
        </w:rPr>
        <w:t xml:space="preserve">. Its basic features are deeply described in </w:t>
      </w:r>
      <w:r w:rsidR="00761FA0" w:rsidRPr="00376AFF">
        <w:rPr>
          <w:rFonts w:ascii="Times New Roman" w:hAnsi="Times New Roman"/>
          <w:sz w:val="24"/>
          <w:szCs w:val="24"/>
        </w:rPr>
        <w:t xml:space="preserve">Di Monaco et al. (2011,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_Ref341105389 \r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46</w:t>
      </w:r>
      <w:r w:rsidRPr="00376AFF">
        <w:rPr>
          <w:rFonts w:ascii="Times New Roman" w:hAnsi="Times New Roman"/>
          <w:sz w:val="24"/>
          <w:szCs w:val="24"/>
        </w:rPr>
        <w:fldChar w:fldCharType="end"/>
      </w:r>
      <w:r w:rsidRPr="00376AFF">
        <w:rPr>
          <w:rFonts w:ascii="Times New Roman" w:hAnsi="Times New Roman"/>
          <w:sz w:val="24"/>
          <w:szCs w:val="24"/>
        </w:rPr>
        <w:t>]</w:t>
      </w:r>
      <w:r w:rsidR="00761FA0" w:rsidRPr="00376AFF">
        <w:rPr>
          <w:rFonts w:ascii="Times New Roman" w:hAnsi="Times New Roman"/>
          <w:sz w:val="24"/>
          <w:szCs w:val="24"/>
        </w:rPr>
        <w:t>)</w:t>
      </w:r>
      <w:r w:rsidRPr="00376AFF">
        <w:rPr>
          <w:rFonts w:ascii="Times New Roman" w:hAnsi="Times New Roman"/>
          <w:sz w:val="24"/>
          <w:szCs w:val="24"/>
        </w:rPr>
        <w:t xml:space="preserve"> and here briefly reported. </w:t>
      </w:r>
    </w:p>
    <w:p w:rsidR="00F91289" w:rsidRPr="00376AFF" w:rsidRDefault="00D20AB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 </w:t>
      </w:r>
      <w:r w:rsidR="00F91289" w:rsidRPr="00376AF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30"/>
                <w:sz w:val="24"/>
                <w:szCs w:val="24"/>
              </w:rPr>
              <w:object w:dxaOrig="5860" w:dyaOrig="940">
                <v:shape id="_x0000_i1029" type="#_x0000_t75" style="width:293.35pt;height:46.95pt" o:ole="">
                  <v:imagedata r:id="rId23" o:title=""/>
                </v:shape>
                <o:OLEObject Type="Embed" ProgID="Equation.3" ShapeID="_x0000_i1029" DrawAspect="Content" ObjectID="_1679893364" r:id="rId24"/>
              </w:object>
            </w:r>
          </w:p>
          <w:p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1340" w:dyaOrig="620">
                <v:shape id="_x0000_i1030" type="#_x0000_t75" style="width:67.1pt;height:32.2pt" o:ole="">
                  <v:imagedata r:id="rId25" o:title=""/>
                </v:shape>
                <o:OLEObject Type="Embed" ProgID="Equation.3" ShapeID="_x0000_i1030" DrawAspect="Content" ObjectID="_1679893365" r:id="rId26"/>
              </w:object>
            </w:r>
          </w:p>
        </w:tc>
        <w:tc>
          <w:tcPr>
            <w:tcW w:w="461" w:type="pct"/>
            <w:vAlign w:val="center"/>
          </w:tcPr>
          <w:p w:rsidR="00BC1AE1"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4" w:name="_Ref448232191"/>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00F1468B" w:rsidRPr="00376AFF">
              <w:rPr>
                <w:rFonts w:ascii="Times New Roman" w:eastAsia="Times New Roman" w:hAnsi="Times New Roman"/>
                <w:b w:val="0"/>
                <w:bCs w:val="0"/>
                <w:color w:val="auto"/>
                <w:sz w:val="24"/>
                <w:szCs w:val="24"/>
                <w:lang w:eastAsia="it-IT"/>
              </w:rPr>
              <w:fldChar w:fldCharType="end"/>
            </w:r>
            <w:bookmarkEnd w:id="64"/>
            <w:r w:rsidRPr="00376AFF">
              <w:rPr>
                <w:rFonts w:ascii="Times New Roman" w:eastAsia="Times New Roman" w:hAnsi="Times New Roman"/>
                <w:b w:val="0"/>
                <w:bCs w:val="0"/>
                <w:color w:val="auto"/>
                <w:sz w:val="24"/>
                <w:szCs w:val="24"/>
                <w:lang w:eastAsia="it-IT"/>
              </w:rPr>
              <w:t>)</w:t>
            </w:r>
          </w:p>
        </w:tc>
      </w:tr>
    </w:tbl>
    <w:p w:rsidR="00F91289" w:rsidRPr="00376AFF" w:rsidRDefault="00F91289" w:rsidP="00E705B5">
      <w:pPr>
        <w:pStyle w:val="Corpotesto"/>
        <w:spacing w:after="0" w:line="240" w:lineRule="auto"/>
        <w:ind w:firstLine="0"/>
        <w:rPr>
          <w:sz w:val="24"/>
          <w:szCs w:val="24"/>
        </w:rPr>
      </w:pPr>
    </w:p>
    <w:p w:rsidR="00F91289" w:rsidRPr="00376AFF" w:rsidRDefault="00F91289" w:rsidP="00E705B5">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where</w:t>
      </w:r>
      <w:proofErr w:type="gramEnd"/>
      <w:r w:rsidRPr="00376AFF">
        <w:rPr>
          <w:rFonts w:ascii="Times New Roman" w:hAnsi="Times New Roman"/>
          <w:lang w:val="en-GB"/>
        </w:rPr>
        <w:t xml:space="preserve"> </w:t>
      </w:r>
      <w:r w:rsidRPr="00376AFF">
        <w:rPr>
          <w:position w:val="-10"/>
          <w:lang w:val="en-GB"/>
        </w:rPr>
        <w:object w:dxaOrig="1120" w:dyaOrig="340">
          <v:shape id="_x0000_i1031" type="#_x0000_t75" style="width:56.8pt;height:17.45pt" o:ole="">
            <v:imagedata r:id="rId27" o:title=""/>
          </v:shape>
          <o:OLEObject Type="Embed" ProgID="Equation.3" ShapeID="_x0000_i1031" DrawAspect="Content" ObjectID="_1679893366" r:id="rId28"/>
        </w:object>
      </w:r>
      <w:r w:rsidRPr="00376AFF">
        <w:rPr>
          <w:rFonts w:ascii="Times New Roman" w:hAnsi="Times New Roman"/>
          <w:lang w:val="en-GB"/>
        </w:rPr>
        <w:t xml:space="preserve"> is the velocity vector, </w:t>
      </w:r>
      <w:r w:rsidRPr="00376AFF">
        <w:rPr>
          <w:rFonts w:ascii="Times New Roman" w:hAnsi="Times New Roman"/>
          <w:i/>
          <w:lang w:val="en-GB"/>
        </w:rPr>
        <w:t>p</w:t>
      </w:r>
      <w:r w:rsidRPr="00376AFF">
        <w:rPr>
          <w:rFonts w:ascii="Times New Roman" w:hAnsi="Times New Roman"/>
          <w:lang w:val="en-GB"/>
        </w:rPr>
        <w:t xml:space="preserve"> pressure, </w:t>
      </w:r>
      <w:r w:rsidRPr="00376AFF">
        <w:rPr>
          <w:rFonts w:ascii="Symbol" w:hAnsi="Symbol"/>
          <w:i/>
          <w:lang w:val="en-GB"/>
        </w:rPr>
        <w:t></w:t>
      </w:r>
      <w:r w:rsidRPr="00376AFF">
        <w:rPr>
          <w:rFonts w:ascii="Times New Roman" w:hAnsi="Times New Roman"/>
          <w:lang w:val="en-GB"/>
        </w:rPr>
        <w:t xml:space="preserve"> fluid density, </w:t>
      </w:r>
      <w:r w:rsidRPr="00376AFF">
        <w:rPr>
          <w:rFonts w:ascii="Symbol" w:hAnsi="Symbol"/>
          <w:i/>
          <w:lang w:val="en-GB"/>
        </w:rPr>
        <w:t></w:t>
      </w:r>
      <w:r w:rsidRPr="00376AFF">
        <w:rPr>
          <w:rFonts w:ascii="Times New Roman" w:hAnsi="Times New Roman"/>
          <w:i/>
          <w:vertAlign w:val="subscript"/>
          <w:lang w:val="en-GB"/>
        </w:rPr>
        <w:t>ij</w:t>
      </w:r>
      <w:r w:rsidRPr="00376AFF">
        <w:rPr>
          <w:rFonts w:ascii="Times New Roman" w:hAnsi="Times New Roman"/>
          <w:lang w:val="en-GB"/>
        </w:rPr>
        <w:t xml:space="preserve"> Kronecker’s delta, </w:t>
      </w:r>
      <w:r w:rsidRPr="00376AFF">
        <w:rPr>
          <w:rFonts w:ascii="Times New Roman" w:hAnsi="Times New Roman"/>
          <w:i/>
          <w:u w:val="single"/>
          <w:lang w:val="en-GB"/>
        </w:rPr>
        <w:t>x</w:t>
      </w:r>
      <w:r w:rsidRPr="00376AFF">
        <w:rPr>
          <w:rFonts w:ascii="Times New Roman" w:hAnsi="Times New Roman"/>
          <w:lang w:val="en-GB"/>
        </w:rPr>
        <w:t xml:space="preserve"> position and </w:t>
      </w:r>
      <w:r w:rsidRPr="00376AFF">
        <w:rPr>
          <w:rFonts w:ascii="Times New Roman" w:hAnsi="Times New Roman"/>
          <w:i/>
          <w:lang w:val="en-GB"/>
        </w:rPr>
        <w:t>t</w:t>
      </w:r>
      <w:r w:rsidRPr="00376AFF">
        <w:rPr>
          <w:rFonts w:ascii="Times New Roman" w:hAnsi="Times New Roman"/>
          <w:lang w:val="en-GB"/>
        </w:rPr>
        <w:t xml:space="preserve"> time. We need to compute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(6.4</w:t>
      </w:r>
      <w:r w:rsidR="00BC1AE1" w:rsidRPr="00376AFF">
        <w:rPr>
          <w:rFonts w:ascii="Times New Roman" w:hAnsi="Times New Roman"/>
          <w:lang w:val="en-GB"/>
        </w:rPr>
        <w:fldChar w:fldCharType="end"/>
      </w:r>
      <w:r w:rsidR="00BC1AE1" w:rsidRPr="00376AFF">
        <w:rPr>
          <w:rFonts w:ascii="Times New Roman" w:hAnsi="Times New Roman"/>
          <w:lang w:val="en-GB"/>
        </w:rPr>
        <w:t>)</w:t>
      </w:r>
      <w:r w:rsidR="008007FF" w:rsidRPr="00376AFF">
        <w:rPr>
          <w:rFonts w:ascii="Times New Roman" w:hAnsi="Times New Roman"/>
          <w:lang w:val="en-GB"/>
        </w:rPr>
        <w:t xml:space="preserve"> </w:t>
      </w:r>
      <w:r w:rsidRPr="00376AFF">
        <w:rPr>
          <w:rFonts w:ascii="Times New Roman" w:hAnsi="Times New Roman"/>
          <w:lang w:val="en-GB"/>
        </w:rPr>
        <w:t xml:space="preserve">at each fluid particle position </w:t>
      </w:r>
      <w:r w:rsidR="003D504A" w:rsidRPr="00376AFF">
        <w:rPr>
          <w:rFonts w:ascii="Times New Roman" w:hAnsi="Times New Roman"/>
          <w:lang w:val="en-GB"/>
        </w:rPr>
        <w:t>by using the SPH formalism and taking</w:t>
      </w:r>
      <w:r w:rsidRPr="00376AFF">
        <w:rPr>
          <w:rFonts w:ascii="Times New Roman" w:hAnsi="Times New Roman"/>
          <w:lang w:val="en-GB"/>
        </w:rPr>
        <w:t xml:space="preserve"> into account the boundary terms (fluid-frontier and fluid-body interactions), as described in the following.</w:t>
      </w:r>
    </w:p>
    <w:p w:rsidR="00F91289" w:rsidRPr="00376AFF" w:rsidRDefault="003D504A" w:rsidP="00E705B5">
      <w:pPr>
        <w:pStyle w:val="Normale1"/>
        <w:spacing w:line="240" w:lineRule="auto"/>
        <w:jc w:val="both"/>
        <w:rPr>
          <w:rFonts w:ascii="Times New Roman" w:hAnsi="Times New Roman"/>
          <w:lang w:val="en-GB"/>
        </w:rPr>
      </w:pPr>
      <w:r w:rsidRPr="00376AFF">
        <w:rPr>
          <w:rFonts w:ascii="Times New Roman" w:hAnsi="Times New Roman"/>
          <w:lang w:val="en-GB"/>
        </w:rPr>
        <w:t>C</w:t>
      </w:r>
      <w:r w:rsidR="00F91289" w:rsidRPr="00376AFF">
        <w:rPr>
          <w:rFonts w:ascii="Times New Roman" w:hAnsi="Times New Roman"/>
          <w:lang w:val="en-GB"/>
        </w:rPr>
        <w:t xml:space="preserve">onsider </w:t>
      </w:r>
      <w:r w:rsidRPr="00376AFF">
        <w:rPr>
          <w:rFonts w:ascii="Times New Roman" w:hAnsi="Times New Roman"/>
          <w:lang w:val="en-GB"/>
        </w:rPr>
        <w:t>the</w:t>
      </w:r>
      <w:r w:rsidR="00F91289" w:rsidRPr="00376AFF">
        <w:rPr>
          <w:rFonts w:ascii="Times New Roman" w:hAnsi="Times New Roman"/>
          <w:lang w:val="en-GB"/>
        </w:rPr>
        <w:t xml:space="preserve"> </w:t>
      </w:r>
      <w:r w:rsidR="005B0506" w:rsidRPr="00376AFF">
        <w:rPr>
          <w:rFonts w:ascii="Times New Roman" w:hAnsi="Times New Roman"/>
          <w:lang w:val="en-GB"/>
        </w:rPr>
        <w:t xml:space="preserve">discretization </w:t>
      </w:r>
      <w:r w:rsidR="00F91289" w:rsidRPr="00376AFF">
        <w:rPr>
          <w:rFonts w:ascii="Times New Roman" w:hAnsi="Times New Roman"/>
          <w:lang w:val="en-GB"/>
        </w:rPr>
        <w:t>of</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(6.4</w:t>
      </w:r>
      <w:r w:rsidR="00BC1AE1" w:rsidRPr="00376AFF">
        <w:rPr>
          <w:rFonts w:ascii="Times New Roman" w:hAnsi="Times New Roman"/>
          <w:lang w:val="en-GB"/>
        </w:rPr>
        <w:fldChar w:fldCharType="end"/>
      </w:r>
      <w:r w:rsidR="00BC1AE1" w:rsidRPr="00376AFF">
        <w:rPr>
          <w:rFonts w:ascii="Times New Roman" w:hAnsi="Times New Roman"/>
          <w:lang w:val="en-GB"/>
        </w:rPr>
        <w:t>)</w:t>
      </w:r>
      <w:r w:rsidR="005B0506" w:rsidRPr="00376AFF">
        <w:rPr>
          <w:rFonts w:ascii="Times New Roman" w:hAnsi="Times New Roman"/>
          <w:lang w:val="en-GB"/>
        </w:rPr>
        <w:t xml:space="preserve">, as provided by </w:t>
      </w:r>
      <w:r w:rsidR="00F91289" w:rsidRPr="00376AFF">
        <w:rPr>
          <w:rFonts w:ascii="Times New Roman" w:hAnsi="Times New Roman"/>
          <w:lang w:val="en-GB"/>
        </w:rPr>
        <w:t xml:space="preserve">the SPH </w:t>
      </w:r>
      <w:r w:rsidR="005B0506" w:rsidRPr="00376AFF">
        <w:rPr>
          <w:rFonts w:ascii="Times New Roman" w:hAnsi="Times New Roman"/>
          <w:lang w:val="en-GB"/>
        </w:rPr>
        <w:t xml:space="preserve">approximation </w:t>
      </w:r>
      <w:r w:rsidR="00F91289" w:rsidRPr="00376AFF">
        <w:rPr>
          <w:rFonts w:ascii="Times New Roman" w:hAnsi="Times New Roman"/>
          <w:lang w:val="en-GB"/>
        </w:rPr>
        <w:t xml:space="preserve">of </w:t>
      </w:r>
      <w:r w:rsidR="009B773C" w:rsidRPr="00376AFF">
        <w:rPr>
          <w:rFonts w:ascii="Times New Roman" w:hAnsi="Times New Roman"/>
          <w:lang w:val="en-GB"/>
        </w:rPr>
        <w:t xml:space="preserve">the first </w:t>
      </w:r>
      <w:r w:rsidR="00F91289" w:rsidRPr="00376AFF">
        <w:rPr>
          <w:rFonts w:ascii="Times New Roman" w:hAnsi="Times New Roman"/>
          <w:lang w:val="en-GB"/>
        </w:rPr>
        <w:t>derivative</w:t>
      </w:r>
      <w:r w:rsidR="009B773C" w:rsidRPr="00376AFF">
        <w:rPr>
          <w:rFonts w:ascii="Times New Roman" w:hAnsi="Times New Roman"/>
          <w:lang w:val="en-GB"/>
        </w:rPr>
        <w:t xml:space="preserve"> of a generic function (</w:t>
      </w:r>
      <w:r w:rsidR="009B773C" w:rsidRPr="00376AFF">
        <w:rPr>
          <w:rFonts w:ascii="Times New Roman" w:hAnsi="Times New Roman"/>
          <w:i/>
          <w:lang w:val="en-GB"/>
        </w:rPr>
        <w:t>f</w:t>
      </w:r>
      <w:r w:rsidR="009B773C" w:rsidRPr="00376AFF">
        <w:rPr>
          <w:rFonts w:ascii="Times New Roman" w:hAnsi="Times New Roman"/>
          <w:lang w:val="en-GB"/>
        </w:rPr>
        <w:t>)</w:t>
      </w:r>
      <w:r w:rsidR="005B0506" w:rsidRPr="00376AFF">
        <w:rPr>
          <w:rFonts w:ascii="Times New Roman" w:hAnsi="Times New Roman"/>
          <w:lang w:val="en-GB"/>
        </w:rPr>
        <w:t>,</w:t>
      </w:r>
      <w:r w:rsidR="00F91289" w:rsidRPr="00376AFF">
        <w:rPr>
          <w:rFonts w:ascii="Times New Roman" w:hAnsi="Times New Roman"/>
          <w:lang w:val="en-GB"/>
        </w:rPr>
        <w:t xml:space="preserve"> according to the semi-analytic approach (“</w:t>
      </w:r>
      <w:r w:rsidR="00F91289" w:rsidRPr="00376AFF">
        <w:rPr>
          <w:rFonts w:ascii="Times New Roman" w:hAnsi="Times New Roman"/>
          <w:vertAlign w:val="subscript"/>
          <w:lang w:val="en-GB"/>
        </w:rPr>
        <w:t>SA</w:t>
      </w:r>
      <w:r w:rsidR="00F91289" w:rsidRPr="00376AFF">
        <w:rPr>
          <w:rFonts w:ascii="Times New Roman" w:hAnsi="Times New Roman"/>
          <w:lang w:val="en-GB"/>
        </w:rPr>
        <w:t>”; [</w:t>
      </w:r>
      <w:r w:rsidR="00F91289" w:rsidRPr="00376AFF">
        <w:rPr>
          <w:rFonts w:ascii="Times New Roman" w:hAnsi="Times New Roman"/>
          <w:lang w:val="en-GB"/>
        </w:rPr>
        <w:fldChar w:fldCharType="begin"/>
      </w:r>
      <w:r w:rsidR="00F91289" w:rsidRPr="00376AFF">
        <w:rPr>
          <w:rFonts w:ascii="Times New Roman" w:hAnsi="Times New Roman"/>
          <w:lang w:val="en-GB"/>
        </w:rPr>
        <w:instrText xml:space="preserve"> REF _Ref341105485 \r \h  \* MERGEFORMAT </w:instrText>
      </w:r>
      <w:r w:rsidR="00F91289" w:rsidRPr="00376AFF">
        <w:rPr>
          <w:rFonts w:ascii="Times New Roman" w:hAnsi="Times New Roman"/>
          <w:lang w:val="en-GB"/>
        </w:rPr>
      </w:r>
      <w:r w:rsidR="00F91289" w:rsidRPr="00376AFF">
        <w:rPr>
          <w:rFonts w:ascii="Times New Roman" w:hAnsi="Times New Roman"/>
          <w:lang w:val="en-GB"/>
        </w:rPr>
        <w:fldChar w:fldCharType="separate"/>
      </w:r>
      <w:r w:rsidR="00093238" w:rsidRPr="00093238">
        <w:rPr>
          <w:rFonts w:ascii="Times New Roman" w:hAnsi="Times New Roman"/>
          <w:bCs/>
          <w:lang w:val="en-GB"/>
        </w:rPr>
        <w:t>210</w:t>
      </w:r>
      <w:r w:rsidR="00F91289" w:rsidRPr="00376AFF">
        <w:rPr>
          <w:rFonts w:ascii="Times New Roman" w:hAnsi="Times New Roman"/>
          <w:lang w:val="en-GB"/>
        </w:rPr>
        <w:fldChar w:fldCharType="end"/>
      </w:r>
      <w:r w:rsidR="00F91289" w:rsidRPr="00376AFF">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376AFF" w:rsidTr="0059092D">
        <w:tc>
          <w:tcPr>
            <w:tcW w:w="4566" w:type="pct"/>
            <w:vAlign w:val="center"/>
          </w:tcPr>
          <w:p w:rsidR="00F91289" w:rsidRPr="00376AFF" w:rsidRDefault="00F91289" w:rsidP="00F812DC">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commentRangeStart w:id="65"/>
            <w:r w:rsidR="00F060FC" w:rsidRPr="00376AFF">
              <w:rPr>
                <w:rFonts w:ascii="Times New Roman" w:hAnsi="Times New Roman"/>
                <w:position w:val="-36"/>
                <w:sz w:val="24"/>
                <w:szCs w:val="24"/>
              </w:rPr>
              <w:object w:dxaOrig="5060" w:dyaOrig="800">
                <v:shape id="_x0000_i1032" type="#_x0000_t75" style="width:253.55pt;height:39.8pt" o:ole="">
                  <v:imagedata r:id="rId29" o:title=""/>
                </v:shape>
                <o:OLEObject Type="Embed" ProgID="Equation.3" ShapeID="_x0000_i1032" DrawAspect="Content" ObjectID="_1679893367" r:id="rId30"/>
              </w:object>
            </w:r>
            <w:commentRangeEnd w:id="65"/>
            <w:r w:rsidR="00FD3639" w:rsidRPr="00376AFF">
              <w:rPr>
                <w:rStyle w:val="Rimandocommento"/>
                <w:rFonts w:ascii="Times New Roman" w:eastAsia="Times New Roman" w:hAnsi="Times New Roman"/>
                <w:szCs w:val="20"/>
                <w:lang w:eastAsia="it-IT"/>
              </w:rPr>
              <w:commentReference w:id="65"/>
            </w:r>
          </w:p>
        </w:tc>
        <w:tc>
          <w:tcPr>
            <w:tcW w:w="434" w:type="pct"/>
            <w:vAlign w:val="center"/>
          </w:tcPr>
          <w:p w:rsidR="00F91289" w:rsidRPr="00376AFF" w:rsidRDefault="00BC1AE1" w:rsidP="00BC1AE1">
            <w:pPr>
              <w:pStyle w:val="Didascalia"/>
              <w:keepNext/>
              <w:spacing w:after="0"/>
              <w:rPr>
                <w:rFonts w:ascii="Times New Roman" w:hAnsi="Times New Roman"/>
                <w:position w:val="-30"/>
                <w:sz w:val="24"/>
                <w:szCs w:val="24"/>
              </w:rPr>
            </w:pPr>
            <w:bookmarkStart w:id="66" w:name="_Ref448232369"/>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00F1468B" w:rsidRPr="00376AFF">
              <w:rPr>
                <w:rFonts w:ascii="Times New Roman" w:eastAsia="Times New Roman" w:hAnsi="Times New Roman"/>
                <w:b w:val="0"/>
                <w:bCs w:val="0"/>
                <w:color w:val="auto"/>
                <w:sz w:val="24"/>
                <w:szCs w:val="24"/>
                <w:lang w:eastAsia="it-IT"/>
              </w:rPr>
              <w:fldChar w:fldCharType="end"/>
            </w:r>
            <w:bookmarkEnd w:id="66"/>
            <w:r w:rsidRPr="00376AFF">
              <w:rPr>
                <w:rFonts w:ascii="Times New Roman" w:eastAsia="Times New Roman" w:hAnsi="Times New Roman"/>
                <w:b w:val="0"/>
                <w:bCs w:val="0"/>
                <w:color w:val="auto"/>
                <w:sz w:val="24"/>
                <w:szCs w:val="24"/>
                <w:lang w:eastAsia="it-IT"/>
              </w:rPr>
              <w:t>)</w:t>
            </w:r>
            <w:r w:rsidR="00F91289" w:rsidRPr="00376AFF">
              <w:rPr>
                <w:rFonts w:ascii="Times New Roman" w:hAnsi="Times New Roman"/>
                <w:position w:val="-30"/>
                <w:sz w:val="24"/>
                <w:szCs w:val="24"/>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inner fluid domain here involved is filled with numerical particles. At boundaries, the kernel support</w:t>
      </w:r>
      <w:r w:rsidR="00F958D2" w:rsidRPr="00376AFF">
        <w:rPr>
          <w:rFonts w:ascii="Times New Roman" w:hAnsi="Times New Roman"/>
          <w:lang w:val="en-GB"/>
        </w:rPr>
        <w:t xml:space="preserve"> is (formally) not truncated</w:t>
      </w:r>
      <w:r w:rsidR="009E0417" w:rsidRPr="00376AFF">
        <w:rPr>
          <w:rFonts w:ascii="Times New Roman" w:hAnsi="Times New Roman"/>
          <w:lang w:val="en-GB"/>
        </w:rPr>
        <w:t xml:space="preserve"> because it can </w:t>
      </w:r>
      <w:r w:rsidRPr="00376AFF">
        <w:rPr>
          <w:rFonts w:ascii="Times New Roman" w:hAnsi="Times New Roman"/>
          <w:lang w:val="en-GB"/>
        </w:rPr>
        <w:t xml:space="preserve">partially lie outside the fluid domain. In other words, the summation in </w:t>
      </w:r>
      <w:r w:rsidR="009B773C" w:rsidRPr="00376AFF">
        <w:rPr>
          <w:rFonts w:ascii="Times New Roman" w:hAnsi="Times New Roman"/>
          <w:lang w:val="en-GB"/>
        </w:rPr>
        <w:fldChar w:fldCharType="begin"/>
      </w:r>
      <w:r w:rsidR="009B773C" w:rsidRPr="00376AFF">
        <w:rPr>
          <w:rFonts w:ascii="Times New Roman" w:hAnsi="Times New Roman"/>
          <w:lang w:val="en-GB"/>
        </w:rPr>
        <w:instrText xml:space="preserve"> REF _Ref448232369 \h  \* MERGEFORMAT </w:instrText>
      </w:r>
      <w:r w:rsidR="009B773C" w:rsidRPr="00376AFF">
        <w:rPr>
          <w:rFonts w:ascii="Times New Roman" w:hAnsi="Times New Roman"/>
          <w:lang w:val="en-GB"/>
        </w:rPr>
      </w:r>
      <w:r w:rsidR="009B773C"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6.5</w:t>
      </w:r>
      <w:r w:rsidR="009B773C" w:rsidRPr="00376AFF">
        <w:rPr>
          <w:rFonts w:ascii="Times New Roman" w:hAnsi="Times New Roman"/>
          <w:lang w:val="en-GB"/>
        </w:rPr>
        <w:fldChar w:fldCharType="end"/>
      </w:r>
      <w:r w:rsidR="009B773C" w:rsidRPr="00376AFF">
        <w:rPr>
          <w:rFonts w:ascii="Times New Roman" w:hAnsi="Times New Roman"/>
          <w:lang w:val="en-GB"/>
        </w:rPr>
        <w:t>)</w:t>
      </w:r>
      <w:r w:rsidRPr="00376AFF">
        <w:rPr>
          <w:rFonts w:ascii="Times New Roman" w:hAnsi="Times New Roman"/>
          <w:lang w:val="en-GB"/>
        </w:rPr>
        <w:t xml:space="preserve"> is performed over all the fluid particles “</w:t>
      </w:r>
      <w:r w:rsidRPr="00376AFF">
        <w:rPr>
          <w:rFonts w:ascii="Times New Roman" w:hAnsi="Times New Roman"/>
          <w:i/>
          <w:vertAlign w:val="subscript"/>
          <w:lang w:val="en-GB"/>
        </w:rPr>
        <w:t>b</w:t>
      </w:r>
      <w:r w:rsidRPr="00376AFF">
        <w:rPr>
          <w:rFonts w:ascii="Times New Roman" w:hAnsi="Times New Roman"/>
          <w:lang w:val="en-GB"/>
        </w:rPr>
        <w:t xml:space="preserve">” (neighbouring particles with volume </w:t>
      </w:r>
      <w:r w:rsidRPr="00376AFF">
        <w:rPr>
          <w:rFonts w:ascii="Symbol" w:hAnsi="Symbol"/>
          <w:i/>
          <w:lang w:val="en-GB"/>
        </w:rPr>
        <w:t></w:t>
      </w:r>
      <w:r w:rsidRPr="00376AF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At the same time, the volume integral in</w:t>
      </w:r>
      <w:r w:rsidR="001A53A2" w:rsidRPr="00376AFF">
        <w:rPr>
          <w:rFonts w:ascii="Times New Roman" w:hAnsi="Times New Roman"/>
          <w:lang w:val="en-GB"/>
        </w:rPr>
        <w:t xml:space="preserve"> </w:t>
      </w:r>
      <w:r w:rsidR="001A53A2" w:rsidRPr="00376AFF">
        <w:rPr>
          <w:rFonts w:ascii="Times New Roman" w:hAnsi="Times New Roman"/>
          <w:lang w:val="en-GB"/>
        </w:rPr>
        <w:fldChar w:fldCharType="begin"/>
      </w:r>
      <w:r w:rsidR="001A53A2" w:rsidRPr="00376AFF">
        <w:rPr>
          <w:rFonts w:ascii="Times New Roman" w:hAnsi="Times New Roman"/>
          <w:lang w:val="en-GB"/>
        </w:rPr>
        <w:instrText xml:space="preserve"> REF _Ref448232369 \h  \* MERGEFORMAT </w:instrText>
      </w:r>
      <w:r w:rsidR="001A53A2" w:rsidRPr="00376AFF">
        <w:rPr>
          <w:rFonts w:ascii="Times New Roman" w:hAnsi="Times New Roman"/>
          <w:lang w:val="en-GB"/>
        </w:rPr>
      </w:r>
      <w:r w:rsidR="001A53A2"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6.5</w:t>
      </w:r>
      <w:r w:rsidR="001A53A2" w:rsidRPr="00376AFF">
        <w:rPr>
          <w:rFonts w:ascii="Times New Roman" w:hAnsi="Times New Roman"/>
          <w:lang w:val="en-GB"/>
        </w:rPr>
        <w:fldChar w:fldCharType="end"/>
      </w:r>
      <w:r w:rsidR="001A53A2" w:rsidRPr="00376AFF">
        <w:rPr>
          <w:rFonts w:ascii="Times New Roman" w:hAnsi="Times New Roman"/>
          <w:lang w:val="en-GB"/>
        </w:rPr>
        <w:t>)</w:t>
      </w:r>
      <w:r w:rsidRPr="00376AFF">
        <w:rPr>
          <w:rFonts w:ascii="Times New Roman" w:hAnsi="Times New Roman"/>
          <w:lang w:val="en-GB"/>
        </w:rPr>
        <w:t xml:space="preserve"> represents the boundary term, which is a convolution integral on the truncated portion of the kernel support. In this fictitious and outer volume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 xml:space="preserve">), </w:t>
      </w:r>
      <w:r w:rsidR="001A53A2" w:rsidRPr="00376AFF">
        <w:rPr>
          <w:rFonts w:ascii="Times New Roman" w:hAnsi="Times New Roman"/>
          <w:lang w:val="en-GB"/>
        </w:rPr>
        <w:t xml:space="preserve">one </w:t>
      </w:r>
      <w:r w:rsidRPr="00376AFF">
        <w:rPr>
          <w:rFonts w:ascii="Times New Roman" w:hAnsi="Times New Roman"/>
          <w:lang w:val="en-GB"/>
        </w:rPr>
        <w:t>need</w:t>
      </w:r>
      <w:r w:rsidR="001A53A2" w:rsidRPr="00376AFF">
        <w:rPr>
          <w:rFonts w:ascii="Times New Roman" w:hAnsi="Times New Roman"/>
          <w:lang w:val="en-GB"/>
        </w:rPr>
        <w:t>s</w:t>
      </w:r>
      <w:r w:rsidRPr="00376AFF">
        <w:rPr>
          <w:rFonts w:ascii="Times New Roman" w:hAnsi="Times New Roman"/>
          <w:lang w:val="en-GB"/>
        </w:rPr>
        <w:t xml:space="preserve"> to define the generic function f (pressure, velocity or density alternatively). </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semi-analytic approach (“</w:t>
      </w:r>
      <w:r w:rsidRPr="00376AFF">
        <w:rPr>
          <w:rFonts w:ascii="Times New Roman" w:hAnsi="Times New Roman"/>
          <w:i/>
          <w:vertAlign w:val="subscript"/>
          <w:lang w:val="en-GB"/>
        </w:rPr>
        <w:t>SA</w:t>
      </w:r>
      <w:r w:rsidRPr="00376AFF">
        <w:rPr>
          <w:rFonts w:ascii="Times New Roman" w:hAnsi="Times New Roman"/>
          <w:lang w:val="en-GB"/>
        </w:rPr>
        <w:t xml:space="preserve">”) </w:t>
      </w:r>
      <w:r w:rsidR="009E0417" w:rsidRPr="00376AFF">
        <w:rPr>
          <w:rFonts w:ascii="Times New Roman" w:hAnsi="Times New Roman"/>
          <w:lang w:val="en-GB"/>
        </w:rPr>
        <w:t xml:space="preserve">(the version of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_Ref341105389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46</w:t>
      </w:r>
      <w:r w:rsidRPr="00376AFF">
        <w:rPr>
          <w:rFonts w:ascii="Times New Roman" w:hAnsi="Times New Roman"/>
          <w:lang w:val="en-GB"/>
        </w:rPr>
        <w:fldChar w:fldCharType="end"/>
      </w:r>
      <w:r w:rsidRPr="00376AFF">
        <w:rPr>
          <w:rFonts w:ascii="Times New Roman" w:hAnsi="Times New Roman"/>
          <w:lang w:val="en-GB"/>
        </w:rPr>
        <w:t>]</w:t>
      </w:r>
      <w:r w:rsidR="009E0417" w:rsidRPr="00376AFF">
        <w:rPr>
          <w:rFonts w:ascii="Times New Roman" w:hAnsi="Times New Roman"/>
          <w:lang w:val="en-GB"/>
        </w:rPr>
        <w:t>)</w:t>
      </w:r>
      <w:r w:rsidRPr="00376AFF">
        <w:rPr>
          <w:rFonts w:ascii="Times New Roman" w:hAnsi="Times New Roman"/>
          <w:lang w:val="en-GB"/>
        </w:rPr>
        <w:t xml:space="preserve"> hypothesizes the following linearization and assumptions to compute f in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lastRenderedPageBreak/>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commentRangeStart w:id="67"/>
            <w:r w:rsidR="00F060FC" w:rsidRPr="00376AFF">
              <w:rPr>
                <w:rFonts w:ascii="Times New Roman" w:hAnsi="Times New Roman"/>
                <w:position w:val="-36"/>
                <w:sz w:val="24"/>
                <w:szCs w:val="24"/>
              </w:rPr>
              <w:object w:dxaOrig="10160" w:dyaOrig="800">
                <v:shape id="_x0000_i1033" type="#_x0000_t75" style="width:435.6pt;height:34pt" o:ole="">
                  <v:imagedata r:id="rId31" o:title=""/>
                </v:shape>
                <o:OLEObject Type="Embed" ProgID="Equation.3" ShapeID="_x0000_i1033" DrawAspect="Content" ObjectID="_1679893368" r:id="rId32"/>
              </w:object>
            </w:r>
            <w:commentRangeEnd w:id="67"/>
            <w:r w:rsidR="00CB44CC" w:rsidRPr="00376AFF">
              <w:rPr>
                <w:rStyle w:val="Rimandocommento"/>
                <w:rFonts w:ascii="Times New Roman" w:eastAsia="Times New Roman" w:hAnsi="Times New Roman"/>
                <w:szCs w:val="20"/>
                <w:lang w:eastAsia="it-IT"/>
              </w:rPr>
              <w:commentReference w:id="67"/>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peculiar “</w:t>
      </w:r>
      <w:r w:rsidRPr="00376AFF">
        <w:rPr>
          <w:rFonts w:ascii="Times New Roman" w:hAnsi="Times New Roman"/>
          <w:i/>
          <w:vertAlign w:val="subscript"/>
          <w:lang w:val="en-GB"/>
        </w:rPr>
        <w:t>SA</w:t>
      </w:r>
      <w:r w:rsidRPr="00376AFF">
        <w:rPr>
          <w:rFonts w:ascii="Times New Roman" w:hAnsi="Times New Roman"/>
          <w:lang w:val="en-GB"/>
        </w:rPr>
        <w:t xml:space="preserve">” values of the functions and derivatives </w:t>
      </w:r>
      <w:r w:rsidR="003F4AE4" w:rsidRPr="00376AFF">
        <w:rPr>
          <w:rFonts w:ascii="Times New Roman" w:hAnsi="Times New Roman"/>
          <w:lang w:val="en-GB"/>
        </w:rPr>
        <w:t>with</w:t>
      </w:r>
      <w:r w:rsidRPr="00376AFF">
        <w:rPr>
          <w:rFonts w:ascii="Times New Roman" w:hAnsi="Times New Roman"/>
          <w:lang w:val="en-GB"/>
        </w:rPr>
        <w:t xml:space="preserve">in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 xml:space="preserve"> are assigned to represent a null normal g</w:t>
      </w:r>
      <w:r w:rsidR="009E0417" w:rsidRPr="00376AFF">
        <w:rPr>
          <w:rFonts w:ascii="Times New Roman" w:hAnsi="Times New Roman"/>
          <w:lang w:val="en-GB"/>
        </w:rPr>
        <w:t>radient of reduced pressure at the</w:t>
      </w:r>
      <w:r w:rsidRPr="00376AFF">
        <w:rPr>
          <w:rFonts w:ascii="Times New Roman" w:hAnsi="Times New Roman"/>
          <w:lang w:val="en-GB"/>
        </w:rPr>
        <w:t xml:space="preserve"> frontier interface (</w:t>
      </w:r>
      <w:r w:rsidR="001A53A2" w:rsidRPr="00376AFF">
        <w:rPr>
          <w:rFonts w:ascii="Times New Roman" w:hAnsi="Times New Roman"/>
          <w:lang w:val="en-GB"/>
        </w:rPr>
        <w:t xml:space="preserve">while </w:t>
      </w:r>
      <w:r w:rsidRPr="00376AF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r w:rsidRPr="00376AFF">
              <w:rPr>
                <w:rFonts w:ascii="Times New Roman" w:hAnsi="Times New Roman"/>
                <w:position w:val="-30"/>
                <w:sz w:val="24"/>
                <w:szCs w:val="24"/>
              </w:rPr>
              <w:object w:dxaOrig="3000" w:dyaOrig="780">
                <v:shape id="_x0000_i1034" type="#_x0000_t75" style="width:149.8pt;height:39.35pt" o:ole="">
                  <v:imagedata r:id="rId33" o:title=""/>
                </v:shape>
                <o:OLEObject Type="Embed" ProgID="Equation.3" ShapeID="_x0000_i1034" DrawAspect="Content" ObjectID="_1679893369" r:id="rId34"/>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2540" w:dyaOrig="780">
                <v:shape id="_x0000_i1035" type="#_x0000_t75" style="width:127.45pt;height:39.35pt" o:ole="">
                  <v:imagedata r:id="rId35" o:title=""/>
                </v:shape>
                <o:OLEObject Type="Embed" ProgID="Equation.3" ShapeID="_x0000_i1035" DrawAspect="Content" ObjectID="_1679893370" r:id="rId36"/>
              </w:object>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del w:id="68" w:author="Amicarelli Andrea (RSE)" w:date="2020-04-13T15:04:00Z">
        <w:r w:rsidRPr="00376AFF" w:rsidDel="00EF44F5">
          <w:rPr>
            <w:rFonts w:ascii="Times New Roman" w:hAnsi="Times New Roman"/>
            <w:lang w:val="en-GB"/>
          </w:rPr>
          <w:delText xml:space="preserve">At the same time, </w:delText>
        </w:r>
        <w:r w:rsidR="001A53A2" w:rsidRPr="00376AFF" w:rsidDel="00EF44F5">
          <w:rPr>
            <w:rFonts w:ascii="Times New Roman" w:hAnsi="Times New Roman"/>
            <w:lang w:val="en-GB"/>
          </w:rPr>
          <w:delText xml:space="preserve">the model </w:delText>
        </w:r>
        <w:r w:rsidRPr="00376AFF" w:rsidDel="00EF44F5">
          <w:rPr>
            <w:rFonts w:ascii="Times New Roman" w:hAnsi="Times New Roman"/>
            <w:lang w:val="en-GB"/>
          </w:rPr>
          <w:delText>set</w:delText>
        </w:r>
        <w:r w:rsidR="001A53A2" w:rsidRPr="00376AFF" w:rsidDel="00EF44F5">
          <w:rPr>
            <w:rFonts w:ascii="Times New Roman" w:hAnsi="Times New Roman"/>
            <w:lang w:val="en-GB"/>
          </w:rPr>
          <w:delText>s</w:delText>
        </w:r>
        <w:r w:rsidRPr="00376AFF" w:rsidDel="00EF44F5">
          <w:rPr>
            <w:rFonts w:ascii="Times New Roman" w:hAnsi="Times New Roman"/>
            <w:lang w:val="en-GB"/>
          </w:rPr>
          <w:delText xml:space="preserve"> free-slip conditions when estimating velocity at boundaries. </w:delText>
        </w:r>
      </w:del>
      <w:r w:rsidRPr="00376AFF">
        <w:rPr>
          <w:rFonts w:ascii="Times New Roman" w:hAnsi="Times New Roman"/>
          <w:lang w:val="en-GB"/>
        </w:rPr>
        <w:t xml:space="preserve">The velocity vector is taken as uniform in the outer part of the kernel support. Here </w:t>
      </w:r>
      <w:r w:rsidRPr="00376AFF">
        <w:rPr>
          <w:rFonts w:ascii="Times New Roman" w:hAnsi="Times New Roman"/>
          <w:i/>
          <w:u w:val="single"/>
          <w:lang w:val="en-GB"/>
        </w:rPr>
        <w:t>u</w:t>
      </w:r>
      <w:r w:rsidRPr="00376AFF">
        <w:rPr>
          <w:rFonts w:ascii="Times New Roman" w:hAnsi="Times New Roman"/>
          <w:i/>
          <w:vertAlign w:val="subscript"/>
          <w:lang w:val="en-GB"/>
        </w:rPr>
        <w:t>SA</w:t>
      </w:r>
      <w:r w:rsidRPr="00376AFF">
        <w:rPr>
          <w:rFonts w:ascii="Times New Roman" w:hAnsi="Times New Roman"/>
          <w:lang w:val="en-GB"/>
        </w:rPr>
        <w:t xml:space="preserve"> is decomposed in the sum of a vector normal to boundary </w:t>
      </w:r>
      <w:r w:rsidRPr="00376AFF">
        <w:rPr>
          <w:rFonts w:ascii="Times New Roman" w:hAnsi="Times New Roman"/>
          <w:position w:val="-14"/>
          <w:lang w:val="en-GB"/>
        </w:rPr>
        <w:object w:dxaOrig="660" w:dyaOrig="380">
          <v:shape id="_x0000_i1036" type="#_x0000_t75" style="width:32.65pt;height:19.7pt" o:ole="">
            <v:imagedata r:id="rId37" o:title=""/>
          </v:shape>
          <o:OLEObject Type="Embed" ProgID="Equation.3" ShapeID="_x0000_i1036" DrawAspect="Content" ObjectID="_1679893371" r:id="rId38"/>
        </w:object>
      </w:r>
      <w:r w:rsidR="001A53A2" w:rsidRPr="00376AFF">
        <w:rPr>
          <w:rFonts w:ascii="Times New Roman" w:hAnsi="Times New Roman"/>
          <w:lang w:val="en-GB"/>
        </w:rPr>
        <w:t xml:space="preserve"> </w:t>
      </w:r>
      <w:r w:rsidRPr="00376AFF">
        <w:rPr>
          <w:rFonts w:ascii="Times New Roman" w:hAnsi="Times New Roman"/>
          <w:lang w:val="en-GB"/>
        </w:rPr>
        <w:t xml:space="preserve">and a tangential </w:t>
      </w:r>
      <w:proofErr w:type="gramStart"/>
      <w:r w:rsidRPr="00376AFF">
        <w:rPr>
          <w:rFonts w:ascii="Times New Roman" w:hAnsi="Times New Roman"/>
          <w:lang w:val="en-GB"/>
        </w:rPr>
        <w:t xml:space="preserve">vector </w:t>
      </w:r>
      <w:proofErr w:type="gramEnd"/>
      <w:r w:rsidRPr="00376AFF">
        <w:rPr>
          <w:rFonts w:ascii="Times New Roman" w:hAnsi="Times New Roman"/>
          <w:position w:val="-14"/>
          <w:lang w:val="en-GB"/>
        </w:rPr>
        <w:object w:dxaOrig="660" w:dyaOrig="380">
          <v:shape id="_x0000_i1037" type="#_x0000_t75" style="width:32.65pt;height:19.7pt" o:ole="">
            <v:imagedata r:id="rId39" o:title=""/>
          </v:shape>
          <o:OLEObject Type="Embed" ProgID="Equation.3" ShapeID="_x0000_i1037" DrawAspect="Content" ObjectID="_1679893372" r:id="rId40"/>
        </w:object>
      </w:r>
      <w:r w:rsidRPr="00376AFF">
        <w:rPr>
          <w:rFonts w:ascii="Times New Roman" w:hAnsi="Times New Roman"/>
          <w:lang w:val="en-GB"/>
        </w:rPr>
        <w:t xml:space="preserve">. </w:t>
      </w:r>
      <w:del w:id="69" w:author="Amicarelli Andrea (RSE)" w:date="2020-04-13T15:04:00Z">
        <w:r w:rsidRPr="00376AF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RPr="00376AFF" w:rsidDel="00EF44F5">
          <w:rPr>
            <w:rFonts w:ascii="Times New Roman" w:hAnsi="Times New Roman"/>
            <w:lang w:val="en-GB"/>
          </w:rPr>
          <w:delText xml:space="preserve">computational </w:delText>
        </w:r>
        <w:r w:rsidRPr="00376AFF" w:rsidDel="00EF44F5">
          <w:rPr>
            <w:rFonts w:ascii="Times New Roman" w:hAnsi="Times New Roman"/>
            <w:lang w:val="en-GB"/>
          </w:rPr>
          <w:delText>fluid particle (the subscript “</w:delText>
        </w:r>
        <w:r w:rsidRPr="00376AFF" w:rsidDel="00EF44F5">
          <w:rPr>
            <w:rFonts w:ascii="Times New Roman" w:hAnsi="Times New Roman"/>
            <w:i/>
            <w:vertAlign w:val="subscript"/>
            <w:lang w:val="en-GB"/>
          </w:rPr>
          <w:delText>w</w:delText>
        </w:r>
        <w:r w:rsidRPr="00376AF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del w:id="70" w:author="Amicarelli Andrea (RSE)" w:date="2020-04-13T15:05:00Z">
              <w:r w:rsidRPr="00376AFF" w:rsidDel="00EF44F5">
                <w:rPr>
                  <w:rFonts w:ascii="Times New Roman" w:hAnsi="Times New Roman"/>
                  <w:position w:val="-30"/>
                  <w:sz w:val="24"/>
                  <w:szCs w:val="24"/>
                </w:rPr>
                <w:object w:dxaOrig="8020" w:dyaOrig="1200">
                  <v:shape id="_x0000_i1038" type="#_x0000_t75" style="width:401.15pt;height:60.35pt" o:ole="">
                    <v:imagedata r:id="rId41" o:title=""/>
                  </v:shape>
                  <o:OLEObject Type="Embed" ProgID="Equation.3" ShapeID="_x0000_i1038" DrawAspect="Content" ObjectID="_1679893373" r:id="rId42"/>
                </w:object>
              </w:r>
            </w:del>
          </w:p>
        </w:tc>
        <w:tc>
          <w:tcPr>
            <w:tcW w:w="461" w:type="pct"/>
            <w:vAlign w:val="center"/>
          </w:tcPr>
          <w:p w:rsidR="00F91289" w:rsidRPr="00376AFF" w:rsidRDefault="00BC1AE1" w:rsidP="00EF44F5">
            <w:pPr>
              <w:pStyle w:val="Didascalia"/>
              <w:keepNext/>
              <w:spacing w:after="0"/>
              <w:rPr>
                <w:rFonts w:ascii="Times New Roman" w:eastAsia="Times New Roman" w:hAnsi="Times New Roman"/>
                <w:b w:val="0"/>
                <w:bCs w:val="0"/>
                <w:color w:val="auto"/>
                <w:sz w:val="24"/>
                <w:szCs w:val="24"/>
                <w:lang w:eastAsia="it-IT"/>
              </w:rPr>
            </w:pPr>
            <w:del w:id="71" w:author="Amicarelli Andrea (RSE)" w:date="2020-04-13T15:05:00Z">
              <w:r w:rsidRPr="00376AFF" w:rsidDel="00EF44F5">
                <w:rPr>
                  <w:rFonts w:ascii="Times New Roman" w:eastAsia="Times New Roman" w:hAnsi="Times New Roman"/>
                  <w:b w:val="0"/>
                  <w:bCs w:val="0"/>
                  <w:color w:val="auto"/>
                  <w:sz w:val="24"/>
                  <w:szCs w:val="24"/>
                  <w:lang w:eastAsia="it-IT"/>
                </w:rPr>
                <w:delText xml:space="preserve"> </w:delText>
              </w:r>
            </w:del>
          </w:p>
        </w:tc>
      </w:tr>
    </w:tbl>
    <w:p w:rsidR="00E7789D" w:rsidRPr="00376AFF" w:rsidRDefault="00E7789D" w:rsidP="00E7789D">
      <w:pPr>
        <w:pStyle w:val="Normale1"/>
        <w:spacing w:line="240" w:lineRule="auto"/>
        <w:jc w:val="both"/>
        <w:rPr>
          <w:rFonts w:ascii="Times New Roman" w:hAnsi="Times New Roman"/>
          <w:lang w:val="en-GB"/>
        </w:rPr>
      </w:pPr>
      <w:commentRangeStart w:id="72"/>
      <w:r w:rsidRPr="00376AFF">
        <w:rPr>
          <w:rFonts w:ascii="Times New Roman" w:hAnsi="Times New Roman"/>
          <w:lang w:val="en-GB"/>
        </w:rPr>
        <w:t>Under free-slip conditions, the tangential component of the velocity vector in the truncated portion of the kernel support is:</w:t>
      </w:r>
    </w:p>
    <w:tbl>
      <w:tblPr>
        <w:tblW w:w="5000" w:type="pct"/>
        <w:tblLook w:val="01E0" w:firstRow="1" w:lastRow="1" w:firstColumn="1" w:lastColumn="1" w:noHBand="0" w:noVBand="0"/>
      </w:tblPr>
      <w:tblGrid>
        <w:gridCol w:w="8945"/>
        <w:gridCol w:w="909"/>
      </w:tblGrid>
      <w:tr w:rsidR="00E7789D" w:rsidRPr="00376AFF" w:rsidTr="007B78B0">
        <w:tc>
          <w:tcPr>
            <w:tcW w:w="4539" w:type="pct"/>
            <w:vAlign w:val="center"/>
          </w:tcPr>
          <w:p w:rsidR="00E7789D" w:rsidRPr="00376AFF" w:rsidRDefault="00E7789D"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1120" w:dyaOrig="360">
                <v:shape id="_x0000_i1039" type="#_x0000_t75" style="width:56.35pt;height:17.9pt" o:ole="">
                  <v:imagedata r:id="rId43" o:title=""/>
                </v:shape>
                <o:OLEObject Type="Embed" ProgID="Equation.3" ShapeID="_x0000_i1039" DrawAspect="Content" ObjectID="_1679893374" r:id="rId44"/>
              </w:object>
            </w:r>
          </w:p>
        </w:tc>
        <w:tc>
          <w:tcPr>
            <w:tcW w:w="461" w:type="pct"/>
            <w:vAlign w:val="center"/>
          </w:tcPr>
          <w:p w:rsidR="00E7789D" w:rsidRPr="00376A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whereas it assumes the following expression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60" w:dyaOrig="380">
                <v:shape id="_x0000_i1040" type="#_x0000_t75" style="width:284.85pt;height:19.7pt" o:ole="">
                  <v:imagedata r:id="rId45" o:title=""/>
                </v:shape>
                <o:OLEObject Type="Embed" ProgID="Equation.3" ShapeID="_x0000_i1040" DrawAspect="Content" ObjectID="_1679893375" r:id="rId46"/>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7789D" w:rsidRPr="00376AFF" w:rsidRDefault="00E7789D" w:rsidP="00E7789D">
      <w:pPr>
        <w:pStyle w:val="Normale1"/>
        <w:spacing w:line="240" w:lineRule="auto"/>
        <w:jc w:val="both"/>
        <w:rPr>
          <w:rFonts w:ascii="Times New Roman" w:hAnsi="Times New Roman"/>
          <w:lang w:val="en-GB"/>
        </w:rPr>
      </w:pPr>
    </w:p>
    <w:p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t</w:t>
      </w:r>
      <w:r w:rsidRPr="00376AFF">
        <w:rPr>
          <w:rFonts w:ascii="Times New Roman" w:hAnsi="Times New Roman"/>
          <w:lang w:val="en-GB"/>
        </w:rPr>
        <w:t xml:space="preserve"> is the </w:t>
      </w:r>
      <w:r w:rsidR="0045533F" w:rsidRPr="00376AFF">
        <w:rPr>
          <w:rFonts w:ascii="Times New Roman" w:hAnsi="Times New Roman"/>
          <w:lang w:val="en-GB"/>
        </w:rPr>
        <w:t xml:space="preserve">unit </w:t>
      </w:r>
      <w:r w:rsidRPr="00376AFF">
        <w:rPr>
          <w:rFonts w:ascii="Times New Roman" w:hAnsi="Times New Roman"/>
          <w:lang w:val="en-GB"/>
        </w:rPr>
        <w:t xml:space="preserve">vector </w:t>
      </w:r>
      <w:r w:rsidR="0045533F" w:rsidRPr="00376AFF">
        <w:rPr>
          <w:rFonts w:ascii="Times New Roman" w:hAnsi="Times New Roman"/>
          <w:lang w:val="en-GB"/>
        </w:rPr>
        <w:t>aligned with the tangential component of the fluid velocity (with respect to the wall).</w:t>
      </w: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The normal component of the velocity vector in the truncated portion of the kernel support, no matter about the slip conditions, reads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20" w:dyaOrig="360">
                <v:shape id="_x0000_i1041" type="#_x0000_t75" style="width:282.2pt;height:17pt" o:ole="">
                  <v:imagedata r:id="rId47" o:title=""/>
                </v:shape>
                <o:OLEObject Type="Embed" ProgID="Equation.3" ShapeID="_x0000_i1041" DrawAspect="Content" ObjectID="_1679893376" r:id="rId48"/>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21148F" w:rsidP="0021148F">
      <w:pPr>
        <w:pStyle w:val="Normale1"/>
        <w:spacing w:line="240" w:lineRule="auto"/>
        <w:rPr>
          <w:rFonts w:ascii="Times New Roman" w:hAnsi="Times New Roman"/>
          <w:sz w:val="20"/>
          <w:szCs w:val="20"/>
          <w:lang w:val="en-GB"/>
        </w:rPr>
      </w:pPr>
    </w:p>
    <w:p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i/>
          <w:vertAlign w:val="subscript"/>
          <w:lang w:val="en-GB"/>
        </w:rPr>
        <w:t>w</w:t>
      </w:r>
      <w:r w:rsidRPr="00376AFF">
        <w:rPr>
          <w:rFonts w:ascii="Times New Roman" w:hAnsi="Times New Roman"/>
          <w:lang w:val="en-GB"/>
        </w:rPr>
        <w:t xml:space="preserve"> is the normal vector of the wall surface, as defined by its local orientation. </w:t>
      </w: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Thus, the associated velocity vectors can be assigned to the truncated portion of the kernel support both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6500" w:dyaOrig="380">
                <v:shape id="_x0000_i1042" type="#_x0000_t75" style="width:326.45pt;height:19.7pt" o:ole="">
                  <v:imagedata r:id="rId49" o:title=""/>
                </v:shape>
                <o:OLEObject Type="Embed" ProgID="Equation.3" ShapeID="_x0000_i1042" DrawAspect="Content" ObjectID="_1679893377" r:id="rId50"/>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21148F" w:rsidP="0021148F">
      <w:pPr>
        <w:pStyle w:val="Normale1"/>
        <w:spacing w:line="240" w:lineRule="auto"/>
        <w:rPr>
          <w:rFonts w:ascii="Times New Roman" w:hAnsi="Times New Roman"/>
          <w:sz w:val="20"/>
          <w:szCs w:val="20"/>
          <w:lang w:val="en-GB"/>
        </w:rPr>
      </w:pP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and f</w:t>
      </w:r>
      <w:r w:rsidR="0021148F" w:rsidRPr="00376AF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780" w:dyaOrig="400">
                <v:shape id="_x0000_i1043" type="#_x0000_t75" style="width:238.35pt;height:20.1pt" o:ole="">
                  <v:imagedata r:id="rId51" o:title=""/>
                </v:shape>
                <o:OLEObject Type="Embed" ProgID="Equation.3" ShapeID="_x0000_i1043" DrawAspect="Content" ObjectID="_1679893378" r:id="rId52"/>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21148F" w:rsidP="0021148F">
      <w:pPr>
        <w:pStyle w:val="Normale1"/>
        <w:spacing w:line="240" w:lineRule="auto"/>
        <w:rPr>
          <w:rFonts w:ascii="Times New Roman" w:hAnsi="Times New Roman"/>
          <w:sz w:val="20"/>
          <w:szCs w:val="20"/>
          <w:lang w:val="en-GB"/>
        </w:rPr>
      </w:pP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together with the following velocity differences, both under free-slip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099" w:dyaOrig="380">
                <v:shape id="_x0000_i1044" type="#_x0000_t75" style="width:206.15pt;height:19.7pt" o:ole="">
                  <v:imagedata r:id="rId53" o:title=""/>
                </v:shape>
                <o:OLEObject Type="Embed" ProgID="Equation.3" ShapeID="_x0000_i1044" DrawAspect="Content" ObjectID="_1679893379" r:id="rId54"/>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21148F" w:rsidP="0021148F">
      <w:pPr>
        <w:pStyle w:val="Normale1"/>
        <w:spacing w:line="240" w:lineRule="auto"/>
        <w:rPr>
          <w:rFonts w:ascii="Times New Roman" w:hAnsi="Times New Roman"/>
          <w:sz w:val="20"/>
          <w:szCs w:val="20"/>
          <w:lang w:val="en-GB"/>
        </w:rPr>
      </w:pP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 xml:space="preserve">and </w:t>
      </w:r>
      <w:r w:rsidR="0021148F" w:rsidRPr="00376AFF">
        <w:rPr>
          <w:rFonts w:ascii="Times New Roman" w:hAnsi="Times New Roman"/>
          <w:lang w:val="en-GB"/>
        </w:rPr>
        <w:t>no-slip</w:t>
      </w:r>
      <w:r w:rsidRPr="00376AFF">
        <w:rPr>
          <w:rFonts w:ascii="Times New Roman" w:hAnsi="Times New Roman"/>
          <w:lang w:val="en-GB"/>
        </w:rPr>
        <w:t xml:space="preserve">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b/>
                <w:position w:val="-10"/>
                <w:sz w:val="20"/>
              </w:rPr>
              <w:object w:dxaOrig="2020" w:dyaOrig="340">
                <v:shape id="_x0000_i1045" type="#_x0000_t75" style="width:101.5pt;height:15.65pt" o:ole="">
                  <v:imagedata r:id="rId55" o:title=""/>
                </v:shape>
                <o:OLEObject Type="Embed" ProgID="Equation.3" ShapeID="_x0000_i1045" DrawAspect="Content" ObjectID="_1679893380" r:id="rId56"/>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72"/>
    <w:p w:rsidR="0021148F" w:rsidRPr="00376AFF" w:rsidRDefault="005C3FF9" w:rsidP="008A199E">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72"/>
      </w:r>
    </w:p>
    <w:p w:rsidR="00F91289" w:rsidRPr="00376AFF" w:rsidRDefault="001A53A2"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this point, one </w:t>
      </w:r>
      <w:r w:rsidR="00F91289" w:rsidRPr="00376AFF">
        <w:rPr>
          <w:rFonts w:ascii="Times New Roman" w:hAnsi="Times New Roman"/>
          <w:lang w:val="en-GB"/>
        </w:rPr>
        <w:t>can write the continuity equation for a Weakly Compressible SPH model (Einstein’s notation works for “</w:t>
      </w:r>
      <w:r w:rsidR="00F91289" w:rsidRPr="00376AFF">
        <w:rPr>
          <w:rFonts w:ascii="Times New Roman" w:hAnsi="Times New Roman"/>
          <w:i/>
          <w:vertAlign w:val="subscript"/>
          <w:lang w:val="en-GB"/>
        </w:rPr>
        <w:t>j</w:t>
      </w:r>
      <w:r w:rsidR="00F91289" w:rsidRPr="00376AF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36"/>
                <w:sz w:val="24"/>
                <w:szCs w:val="24"/>
              </w:rPr>
              <w:object w:dxaOrig="6640" w:dyaOrig="820">
                <v:shape id="_x0000_i1046" type="#_x0000_t75" style="width:317.95pt;height:39.35pt" o:ole="">
                  <v:imagedata r:id="rId57" o:title=""/>
                </v:shape>
                <o:OLEObject Type="Embed" ProgID="Equation.3" ShapeID="_x0000_i1046" DrawAspect="Content" ObjectID="_1679893381" r:id="rId58"/>
              </w:object>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3" w:name="_Ref44823239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15</w:t>
            </w:r>
            <w:r w:rsidR="00F1468B" w:rsidRPr="00376AFF">
              <w:rPr>
                <w:rFonts w:ascii="Times New Roman" w:eastAsia="Times New Roman" w:hAnsi="Times New Roman"/>
                <w:b w:val="0"/>
                <w:bCs w:val="0"/>
                <w:color w:val="auto"/>
                <w:sz w:val="24"/>
                <w:szCs w:val="24"/>
                <w:lang w:eastAsia="it-IT"/>
              </w:rPr>
              <w:fldChar w:fldCharType="end"/>
            </w:r>
            <w:bookmarkEnd w:id="73"/>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where</w:t>
      </w:r>
      <w:proofErr w:type="gramEnd"/>
      <w:r w:rsidRPr="00376AFF">
        <w:rPr>
          <w:rFonts w:ascii="Times New Roman" w:hAnsi="Times New Roman"/>
          <w:lang w:val="en-GB"/>
        </w:rPr>
        <w:t xml:space="preserve"> </w:t>
      </w:r>
      <w:r w:rsidRPr="00376AFF">
        <w:rPr>
          <w:rFonts w:ascii="Times New Roman" w:hAnsi="Times New Roman"/>
          <w:i/>
          <w:lang w:val="en-GB"/>
        </w:rPr>
        <w:t>C</w:t>
      </w:r>
      <w:r w:rsidRPr="00376AFF">
        <w:rPr>
          <w:rFonts w:ascii="Times New Roman" w:hAnsi="Times New Roman"/>
          <w:i/>
          <w:vertAlign w:val="subscript"/>
          <w:lang w:val="en-GB"/>
        </w:rPr>
        <w:t>s</w:t>
      </w:r>
      <w:r w:rsidRPr="00376AFF">
        <w:rPr>
          <w:rFonts w:ascii="Times New Roman" w:hAnsi="Times New Roman"/>
          <w:lang w:val="en-GB"/>
        </w:rPr>
        <w:t xml:space="preserve"> is introduced to represent a fluid-body interaction term.</w:t>
      </w:r>
    </w:p>
    <w:p w:rsidR="0044085B" w:rsidRPr="00376AFF" w:rsidRDefault="0044085B" w:rsidP="00E705B5">
      <w:pPr>
        <w:pStyle w:val="Normale1"/>
        <w:spacing w:line="240" w:lineRule="auto"/>
        <w:jc w:val="both"/>
        <w:rPr>
          <w:rFonts w:ascii="Times New Roman" w:hAnsi="Times New Roman"/>
          <w:lang w:val="en-GB"/>
        </w:rPr>
      </w:pPr>
      <w:ins w:id="74" w:author="Amicarelli Andrea (RSE)" w:date="2021-03-29T15:48:00Z">
        <w:r>
          <w:rPr>
            <w:rFonts w:ascii="Times New Roman" w:hAnsi="Times New Roman"/>
            <w:lang w:val="en-GB"/>
          </w:rPr>
          <w:t>This approximation of the continuity equation does not violate the mass conservation as the particle volume is undetermined.</w:t>
        </w:r>
      </w:ins>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we can analogously derive the approximation of the momentum equation (the notation </w:t>
      </w:r>
      <w:r w:rsidRPr="00376AFF">
        <w:rPr>
          <w:rFonts w:ascii="Times New Roman" w:hAnsi="Times New Roman"/>
          <w:position w:val="-14"/>
          <w:lang w:val="en-GB"/>
        </w:rPr>
        <w:object w:dxaOrig="340" w:dyaOrig="400">
          <v:shape id="_x0000_i1047" type="#_x0000_t75" style="width:17.45pt;height:20.1pt" o:ole="">
            <v:imagedata r:id="rId59" o:title=""/>
          </v:shape>
          <o:OLEObject Type="Embed" ProgID="Equation.3" ShapeID="_x0000_i1047" DrawAspect="Content" ObjectID="_1679893382" r:id="rId60"/>
        </w:object>
      </w:r>
      <w:r w:rsidRPr="00376AF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75"/>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580" w:dyaOrig="820">
                <v:shape id="_x0000_i1048" type="#_x0000_t75" style="width:278.6pt;height:39.8pt" o:ole="">
                  <v:imagedata r:id="rId61" o:title=""/>
                </v:shape>
                <o:OLEObject Type="Embed" ProgID="Equation.3" ShapeID="_x0000_i1048" DrawAspect="Content" ObjectID="_1679893383" r:id="rId62"/>
              </w:object>
            </w:r>
          </w:p>
          <w:p w:rsidR="00F91289" w:rsidRPr="00376AFF" w:rsidRDefault="00897949" w:rsidP="0059092D">
            <w:pPr>
              <w:spacing w:line="240" w:lineRule="auto"/>
              <w:jc w:val="center"/>
              <w:rPr>
                <w:rFonts w:ascii="Times New Roman" w:hAnsi="Times New Roman"/>
                <w:sz w:val="24"/>
                <w:szCs w:val="24"/>
              </w:rPr>
            </w:pPr>
            <w:r w:rsidRPr="00376AFF">
              <w:rPr>
                <w:rFonts w:ascii="Times New Roman" w:hAnsi="Times New Roman"/>
                <w:position w:val="-36"/>
                <w:sz w:val="24"/>
                <w:szCs w:val="24"/>
              </w:rPr>
              <w:object w:dxaOrig="7860" w:dyaOrig="800">
                <v:shape id="_x0000_i1049" type="#_x0000_t75" style="width:394pt;height:39.8pt" o:ole="">
                  <v:imagedata r:id="rId63" o:title=""/>
                </v:shape>
                <o:OLEObject Type="Embed" ProgID="Equation.3" ShapeID="_x0000_i1049" DrawAspect="Content" ObjectID="_1679893384" r:id="rId64"/>
              </w:object>
            </w:r>
          </w:p>
          <w:p w:rsidR="00132A27" w:rsidRPr="00376AFF" w:rsidRDefault="00897949" w:rsidP="0059092D">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860" w:dyaOrig="800">
                <v:shape id="_x0000_i1050" type="#_x0000_t75" style="width:296.5pt;height:39.8pt" o:ole="">
                  <v:imagedata r:id="rId65" o:title=""/>
                </v:shape>
                <o:OLEObject Type="Embed" ProgID="Equation.3" ShapeID="_x0000_i1050" DrawAspect="Content" ObjectID="_1679893385" r:id="rId66"/>
              </w:object>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6" w:name="_Ref448232409"/>
            <w:bookmarkStart w:id="77" w:name="_Ref37681806"/>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16</w:t>
            </w:r>
            <w:r w:rsidR="00F1468B" w:rsidRPr="00376AFF">
              <w:rPr>
                <w:rFonts w:ascii="Times New Roman" w:eastAsia="Times New Roman" w:hAnsi="Times New Roman"/>
                <w:b w:val="0"/>
                <w:bCs w:val="0"/>
                <w:color w:val="auto"/>
                <w:sz w:val="24"/>
                <w:szCs w:val="24"/>
                <w:lang w:eastAsia="it-IT"/>
              </w:rPr>
              <w:fldChar w:fldCharType="end"/>
            </w:r>
            <w:bookmarkEnd w:id="76"/>
            <w:r w:rsidRPr="00376AFF">
              <w:rPr>
                <w:rFonts w:ascii="Times New Roman" w:eastAsia="Times New Roman" w:hAnsi="Times New Roman"/>
                <w:b w:val="0"/>
                <w:bCs w:val="0"/>
                <w:color w:val="auto"/>
                <w:sz w:val="24"/>
                <w:szCs w:val="24"/>
                <w:lang w:eastAsia="it-IT"/>
              </w:rPr>
              <w:t xml:space="preserve">) </w:t>
            </w:r>
            <w:commentRangeEnd w:id="75"/>
            <w:r w:rsidR="00132A27" w:rsidRPr="00376AFF">
              <w:rPr>
                <w:rStyle w:val="Rimandocommento"/>
                <w:rFonts w:ascii="Times New Roman" w:eastAsia="Times New Roman" w:hAnsi="Times New Roman"/>
                <w:b w:val="0"/>
                <w:bCs w:val="0"/>
                <w:color w:val="auto"/>
                <w:szCs w:val="20"/>
                <w:lang w:eastAsia="it-IT"/>
              </w:rPr>
              <w:commentReference w:id="75"/>
            </w:r>
            <w:bookmarkEnd w:id="77"/>
          </w:p>
        </w:tc>
      </w:tr>
    </w:tbl>
    <w:p w:rsidR="00132A27" w:rsidRPr="00376AFF"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where</w:t>
      </w:r>
      <w:proofErr w:type="gramEnd"/>
      <w:r w:rsidRPr="00376AFF">
        <w:rPr>
          <w:rFonts w:ascii="Times New Roman" w:hAnsi="Times New Roman"/>
          <w:lang w:val="en-GB"/>
        </w:rPr>
        <w:t xml:space="preserve"> </w:t>
      </w:r>
      <w:r w:rsidRPr="00376AFF">
        <w:rPr>
          <w:rFonts w:ascii="Times New Roman" w:hAnsi="Times New Roman"/>
          <w:i/>
          <w:u w:val="single"/>
          <w:lang w:val="en-GB"/>
        </w:rPr>
        <w:t>a</w:t>
      </w:r>
      <w:r w:rsidRPr="00376AFF">
        <w:rPr>
          <w:rFonts w:ascii="Times New Roman" w:hAnsi="Times New Roman"/>
          <w:i/>
          <w:vertAlign w:val="subscript"/>
          <w:lang w:val="en-GB"/>
        </w:rPr>
        <w:t>s</w:t>
      </w:r>
      <w:r w:rsidRPr="00376AFF">
        <w:rPr>
          <w:rFonts w:ascii="Times New Roman" w:hAnsi="Times New Roman"/>
          <w:vertAlign w:val="subscript"/>
          <w:lang w:val="en-GB"/>
        </w:rPr>
        <w:t xml:space="preserve"> </w:t>
      </w:r>
      <w:r w:rsidRPr="00376AFF">
        <w:rPr>
          <w:rFonts w:ascii="Times New Roman" w:hAnsi="Times New Roman"/>
          <w:lang w:val="en-GB"/>
        </w:rPr>
        <w:t xml:space="preserve">represents a new acceleration term due to the fluid-body interactions,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is the artificial viscosity (</w:t>
      </w:r>
      <w:r w:rsidR="001A53A2" w:rsidRPr="00376AFF">
        <w:rPr>
          <w:rFonts w:ascii="Times New Roman" w:hAnsi="Times New Roman"/>
          <w:lang w:val="en-GB"/>
        </w:rPr>
        <w:t xml:space="preserve">Monaghan, 2005,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_Ref341105676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138</w:t>
      </w:r>
      <w:r w:rsidRPr="00376AFF">
        <w:rPr>
          <w:rFonts w:ascii="Times New Roman" w:hAnsi="Times New Roman"/>
          <w:lang w:val="en-GB"/>
        </w:rPr>
        <w:fldChar w:fldCharType="end"/>
      </w:r>
      <w:r w:rsidRPr="00376AFF">
        <w:rPr>
          <w:rFonts w:ascii="Times New Roman" w:hAnsi="Times New Roman"/>
          <w:lang w:val="en-GB"/>
        </w:rPr>
        <w:t xml:space="preserve">]), </w:t>
      </w:r>
      <w:r w:rsidRPr="00376AFF">
        <w:rPr>
          <w:rFonts w:ascii="Times New Roman" w:hAnsi="Times New Roman"/>
          <w:i/>
          <w:lang w:val="en-GB"/>
        </w:rPr>
        <w:t>m</w:t>
      </w:r>
      <w:r w:rsidRPr="00376AFF">
        <w:rPr>
          <w:rFonts w:ascii="Times New Roman" w:hAnsi="Times New Roman"/>
          <w:lang w:val="en-GB"/>
        </w:rPr>
        <w:t xml:space="preserve"> the particle mass and </w:t>
      </w:r>
      <w:r w:rsidRPr="00376AFF">
        <w:rPr>
          <w:rFonts w:ascii="Times New Roman" w:hAnsi="Times New Roman"/>
          <w:i/>
          <w:lang w:val="en-GB"/>
        </w:rPr>
        <w:t>r</w:t>
      </w:r>
      <w:r w:rsidRPr="00376AFF">
        <w:rPr>
          <w:rFonts w:ascii="Times New Roman" w:hAnsi="Times New Roman"/>
          <w:lang w:val="en-GB"/>
        </w:rPr>
        <w:t xml:space="preserve"> the relative distance between the neighbouring and the computational particle.</w:t>
      </w:r>
    </w:p>
    <w:p w:rsidR="0044085B" w:rsidRPr="00376AFF" w:rsidRDefault="0044085B" w:rsidP="0044085B">
      <w:pPr>
        <w:pStyle w:val="Normale1"/>
        <w:spacing w:line="240" w:lineRule="auto"/>
        <w:jc w:val="both"/>
        <w:rPr>
          <w:rFonts w:ascii="Times New Roman" w:hAnsi="Times New Roman"/>
          <w:lang w:val="en-GB"/>
        </w:rPr>
      </w:pPr>
      <w:commentRangeStart w:id="78"/>
      <w:r>
        <w:rPr>
          <w:rFonts w:ascii="Times New Roman" w:hAnsi="Times New Roman"/>
          <w:lang w:val="en-GB"/>
        </w:rPr>
        <w:t xml:space="preserve">The inner pressure gradient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376AFF">
        <w:rPr>
          <w:rFonts w:ascii="Times New Roman" w:hAnsi="Times New Roman"/>
        </w:rPr>
        <w:t>(</w:t>
      </w:r>
      <w:r>
        <w:rPr>
          <w:rFonts w:ascii="Times New Roman" w:hAnsi="Times New Roman"/>
          <w:noProof/>
        </w:rPr>
        <w:t>7</w:t>
      </w:r>
      <w:r w:rsidRPr="00376AFF">
        <w:rPr>
          <w:rFonts w:ascii="Times New Roman" w:hAnsi="Times New Roman"/>
        </w:rPr>
        <w:t>.</w:t>
      </w:r>
      <w:r>
        <w:rPr>
          <w:rFonts w:ascii="Times New Roman" w:hAnsi="Times New Roman"/>
          <w:noProof/>
        </w:rPr>
        <w:t>29</w:t>
      </w:r>
      <w:r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The inner viscous shear stress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376AFF">
        <w:rPr>
          <w:rFonts w:ascii="Times New Roman" w:hAnsi="Times New Roman"/>
        </w:rPr>
        <w:t>(</w:t>
      </w:r>
      <w:r>
        <w:rPr>
          <w:rFonts w:ascii="Times New Roman" w:hAnsi="Times New Roman"/>
          <w:noProof/>
        </w:rPr>
        <w:t>7</w:t>
      </w:r>
      <w:r w:rsidRPr="00376AFF">
        <w:rPr>
          <w:rFonts w:ascii="Times New Roman" w:hAnsi="Times New Roman"/>
        </w:rPr>
        <w:t>.</w:t>
      </w:r>
      <w:r>
        <w:rPr>
          <w:rFonts w:ascii="Times New Roman" w:hAnsi="Times New Roman"/>
          <w:noProof/>
        </w:rPr>
        <w:t>29</w:t>
      </w:r>
      <w:r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The inner artificial viscosity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376AFF">
        <w:rPr>
          <w:rFonts w:ascii="Times New Roman" w:hAnsi="Times New Roman"/>
        </w:rPr>
        <w:t>(</w:t>
      </w:r>
      <w:r>
        <w:rPr>
          <w:rFonts w:ascii="Times New Roman" w:hAnsi="Times New Roman"/>
          <w:noProof/>
        </w:rPr>
        <w:t>7</w:t>
      </w:r>
      <w:r w:rsidRPr="00376AFF">
        <w:rPr>
          <w:rFonts w:ascii="Times New Roman" w:hAnsi="Times New Roman"/>
        </w:rPr>
        <w:t>.</w:t>
      </w:r>
      <w:r>
        <w:rPr>
          <w:rFonts w:ascii="Times New Roman" w:hAnsi="Times New Roman"/>
          <w:noProof/>
        </w:rPr>
        <w:t>29</w:t>
      </w:r>
      <w:r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artificial viscosity and the particle density are homogeneous.</w:t>
      </w:r>
      <w:commentRangeEnd w:id="78"/>
      <w:r>
        <w:rPr>
          <w:rStyle w:val="Rimandocommento"/>
          <w:rFonts w:ascii="Times New Roman" w:hAnsi="Times New Roman"/>
          <w:szCs w:val="20"/>
        </w:rPr>
        <w:commentReference w:id="78"/>
      </w:r>
    </w:p>
    <w:p w:rsidR="00A24A8D" w:rsidRPr="00376AFF" w:rsidRDefault="00A24A8D" w:rsidP="00A24A8D">
      <w:pPr>
        <w:pStyle w:val="Normale1"/>
        <w:spacing w:line="240" w:lineRule="auto"/>
        <w:jc w:val="both"/>
        <w:rPr>
          <w:rFonts w:ascii="Times New Roman" w:hAnsi="Times New Roman"/>
          <w:lang w:val="en-GB"/>
        </w:rPr>
      </w:pPr>
      <w:ins w:id="79" w:author="Amicarelli Andrea (RSE)" w:date="2020-04-13T09:55:00Z">
        <w:r w:rsidRPr="00376AFF">
          <w:rPr>
            <w:rFonts w:ascii="Times New Roman" w:hAnsi="Times New Roman"/>
            <w:lang w:val="en-GB"/>
          </w:rPr>
          <w:t>Zeroing (molecular) viscosity reduces CPU time. A configuration with no-slip conditions and null viscosity makes sense if it is demonstrated that the val</w:t>
        </w:r>
        <w:r w:rsidR="00E37C1F" w:rsidRPr="00376AFF">
          <w:rPr>
            <w:rFonts w:ascii="Times New Roman" w:hAnsi="Times New Roman"/>
            <w:lang w:val="en-GB"/>
          </w:rPr>
          <w:t xml:space="preserve">ue of viscosity is </w:t>
        </w:r>
      </w:ins>
      <w:ins w:id="80" w:author="Amicarelli Andrea (RSE)" w:date="2020-11-25T10:08:00Z">
        <w:r w:rsidR="00E37C1F" w:rsidRPr="00376AFF">
          <w:rPr>
            <w:rFonts w:ascii="Times New Roman" w:hAnsi="Times New Roman"/>
            <w:lang w:val="en-GB"/>
          </w:rPr>
          <w:t>u</w:t>
        </w:r>
      </w:ins>
      <w:ins w:id="81" w:author="Amicarelli Andrea (RSE)" w:date="2020-04-13T09:55:00Z">
        <w:r w:rsidRPr="00376AFF">
          <w:rPr>
            <w:rFonts w:ascii="Times New Roman" w:hAnsi="Times New Roman"/>
            <w:lang w:val="en-GB"/>
          </w:rPr>
          <w:t>ninfluential.</w:t>
        </w:r>
      </w:ins>
    </w:p>
    <w:p w:rsidR="00F53D8F" w:rsidRPr="00376AFF" w:rsidRDefault="00F53D8F" w:rsidP="00F53D8F">
      <w:pPr>
        <w:pStyle w:val="Normale1"/>
        <w:spacing w:line="240" w:lineRule="auto"/>
        <w:jc w:val="both"/>
        <w:rPr>
          <w:rFonts w:ascii="Times New Roman" w:hAnsi="Times New Roman"/>
          <w:lang w:val="en-GB"/>
        </w:rPr>
      </w:pPr>
      <w:ins w:id="82" w:author="Amicarelli Andrea (RSE)" w:date="2020-04-13T09:57:00Z">
        <w:r w:rsidRPr="00376AF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Pr="00376AFF" w:rsidRDefault="00494F5B" w:rsidP="00494F5B">
      <w:pPr>
        <w:pStyle w:val="Normale1"/>
        <w:spacing w:line="240" w:lineRule="auto"/>
        <w:jc w:val="both"/>
        <w:rPr>
          <w:rFonts w:ascii="Times New Roman" w:hAnsi="Times New Roman"/>
          <w:lang w:val="en-GB"/>
        </w:rPr>
      </w:pPr>
      <w:ins w:id="83" w:author="Amicarelli Andrea (RSE)" w:date="2020-04-13T09:57:00Z">
        <w:r w:rsidRPr="00376AFF">
          <w:rPr>
            <w:rFonts w:ascii="Times New Roman" w:hAnsi="Times New Roman"/>
            <w:lang w:val="en-GB"/>
          </w:rPr>
          <w:t>If no-slip conditions can be used with body transport, then they are more convenient than free-slip conditions in terms of CPU time.</w:t>
        </w:r>
      </w:ins>
    </w:p>
    <w:p w:rsidR="00897949" w:rsidRPr="00376AFF" w:rsidRDefault="00897949" w:rsidP="00897949">
      <w:pPr>
        <w:pStyle w:val="Normale1"/>
        <w:spacing w:line="240" w:lineRule="auto"/>
        <w:rPr>
          <w:rFonts w:ascii="Times New Roman" w:hAnsi="Times New Roman"/>
          <w:lang w:val="en-GB"/>
        </w:rPr>
      </w:pPr>
      <w:commentRangeStart w:id="84"/>
      <w:r w:rsidRPr="00376AFF">
        <w:rPr>
          <w:rFonts w:ascii="Times New Roman" w:hAnsi="Times New Roman"/>
          <w:lang w:val="en-GB"/>
        </w:rPr>
        <w:t xml:space="preserve">The second-to-last term of </w:t>
      </w:r>
      <w:r w:rsidRPr="00376AFF">
        <w:rPr>
          <w:rFonts w:ascii="Times New Roman" w:hAnsi="Times New Roman"/>
          <w:lang w:val="en-GB"/>
        </w:rPr>
        <w:fldChar w:fldCharType="begin"/>
      </w:r>
      <w:r w:rsidRPr="00376AFF">
        <w:rPr>
          <w:rFonts w:ascii="Times New Roman" w:hAnsi="Times New Roman"/>
          <w:lang w:val="en-GB"/>
        </w:rPr>
        <w:instrText xml:space="preserve"> REF _Ref37681806 \h </w:instrText>
      </w:r>
      <w:r w:rsidR="004A5AD9"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 xml:space="preserve">(6.16) </w:t>
      </w:r>
      <w:r w:rsidRPr="00376AFF">
        <w:rPr>
          <w:rFonts w:ascii="Times New Roman" w:hAnsi="Times New Roman"/>
          <w:lang w:val="en-GB"/>
        </w:rPr>
        <w:fldChar w:fldCharType="end"/>
      </w:r>
      <w:r w:rsidR="003666BA" w:rsidRPr="00376AFF">
        <w:rPr>
          <w:rFonts w:ascii="Times New Roman" w:hAnsi="Times New Roman"/>
          <w:lang w:val="en-GB"/>
        </w:rPr>
        <w:t>is defined by</w:t>
      </w:r>
      <w:r w:rsidRPr="00376AFF">
        <w:rPr>
          <w:rFonts w:ascii="Times New Roman" w:hAnsi="Times New Roman"/>
          <w:lang w:val="en-GB"/>
        </w:rPr>
        <w:t xml:space="preserve"> Di Monaco et al. (2011</w:t>
      </w:r>
      <w:r w:rsidR="004A5AD9" w:rsidRPr="00376AFF">
        <w:rPr>
          <w:rFonts w:ascii="Times New Roman" w:hAnsi="Times New Roman"/>
          <w:lang w:val="en-GB"/>
        </w:rPr>
        <w:t>, [</w:t>
      </w:r>
      <w:r w:rsidR="004A5AD9" w:rsidRPr="00376AFF">
        <w:rPr>
          <w:rFonts w:ascii="Times New Roman" w:hAnsi="Times New Roman"/>
          <w:lang w:val="en-GB"/>
        </w:rPr>
        <w:fldChar w:fldCharType="begin"/>
      </w:r>
      <w:r w:rsidR="004A5AD9" w:rsidRPr="00376AFF">
        <w:rPr>
          <w:rFonts w:ascii="Times New Roman" w:hAnsi="Times New Roman"/>
          <w:lang w:val="en-GB"/>
        </w:rPr>
        <w:instrText xml:space="preserve"> REF _Ref341105389 \r \h </w:instrText>
      </w:r>
      <w:r w:rsidR="004A5AD9" w:rsidRPr="00376AFF">
        <w:rPr>
          <w:rFonts w:ascii="Times New Roman" w:hAnsi="Times New Roman"/>
          <w:lang w:val="en-GB"/>
        </w:rPr>
      </w:r>
      <w:r w:rsidR="004A5AD9" w:rsidRPr="00376AFF">
        <w:rPr>
          <w:rFonts w:ascii="Times New Roman" w:hAnsi="Times New Roman"/>
          <w:lang w:val="en-GB"/>
        </w:rPr>
        <w:fldChar w:fldCharType="separate"/>
      </w:r>
      <w:r w:rsidR="00093238">
        <w:rPr>
          <w:rFonts w:ascii="Times New Roman" w:hAnsi="Times New Roman"/>
          <w:lang w:val="en-GB"/>
        </w:rPr>
        <w:t>46</w:t>
      </w:r>
      <w:r w:rsidR="004A5AD9" w:rsidRPr="00376AFF">
        <w:rPr>
          <w:rFonts w:ascii="Times New Roman" w:hAnsi="Times New Roman"/>
          <w:lang w:val="en-GB"/>
        </w:rPr>
        <w:fldChar w:fldCharType="end"/>
      </w:r>
      <w:r w:rsidR="004A5AD9" w:rsidRPr="00376AFF">
        <w:rPr>
          <w:rFonts w:ascii="Times New Roman" w:hAnsi="Times New Roman"/>
          <w:lang w:val="en-GB"/>
        </w:rPr>
        <w:t>]</w:t>
      </w:r>
      <w:r w:rsidRPr="00376AFF">
        <w:rPr>
          <w:rFonts w:ascii="Times New Roman" w:hAnsi="Times New Roman"/>
          <w:lang w:val="en-GB"/>
        </w:rPr>
        <w:t xml:space="preserve">). </w:t>
      </w:r>
      <w:r w:rsidR="004A5AD9" w:rsidRPr="00376AFF">
        <w:rPr>
          <w:rFonts w:ascii="Times New Roman" w:hAnsi="Times New Roman"/>
          <w:lang w:val="en-GB"/>
        </w:rPr>
        <w:t xml:space="preserve">It is a </w:t>
      </w:r>
      <w:r w:rsidRPr="00376AFF">
        <w:rPr>
          <w:rFonts w:ascii="Times New Roman" w:hAnsi="Times New Roman"/>
          <w:lang w:val="en-GB"/>
        </w:rPr>
        <w:t>viscous term</w:t>
      </w:r>
      <w:r w:rsidR="004A5AD9" w:rsidRPr="00376AFF">
        <w:rPr>
          <w:rFonts w:ascii="Times New Roman" w:hAnsi="Times New Roman"/>
          <w:lang w:val="en-GB"/>
        </w:rPr>
        <w:t xml:space="preserve">, whose formulation is </w:t>
      </w:r>
      <w:r w:rsidR="003666BA" w:rsidRPr="00376AFF">
        <w:rPr>
          <w:rFonts w:ascii="Times New Roman" w:hAnsi="Times New Roman"/>
          <w:lang w:val="en-GB"/>
        </w:rPr>
        <w:t xml:space="preserve">mixes </w:t>
      </w:r>
      <w:r w:rsidRPr="00376AFF">
        <w:rPr>
          <w:rFonts w:ascii="Times New Roman" w:hAnsi="Times New Roman"/>
          <w:lang w:val="en-GB"/>
        </w:rPr>
        <w:t>Cleary</w:t>
      </w:r>
      <w:r w:rsidR="004A5AD9" w:rsidRPr="00376AFF">
        <w:rPr>
          <w:rFonts w:ascii="Times New Roman" w:hAnsi="Times New Roman"/>
          <w:lang w:val="en-GB"/>
        </w:rPr>
        <w:t xml:space="preserve">’s and </w:t>
      </w:r>
      <w:r w:rsidRPr="00376AFF">
        <w:rPr>
          <w:rFonts w:ascii="Times New Roman" w:hAnsi="Times New Roman"/>
          <w:lang w:val="en-GB"/>
        </w:rPr>
        <w:t>Morris</w:t>
      </w:r>
      <w:r w:rsidR="004A5AD9" w:rsidRPr="00376AFF">
        <w:rPr>
          <w:rFonts w:ascii="Times New Roman" w:hAnsi="Times New Roman"/>
          <w:lang w:val="en-GB"/>
        </w:rPr>
        <w:t xml:space="preserve">’ formulations </w:t>
      </w:r>
      <w:r w:rsidRPr="00376AFF">
        <w:rPr>
          <w:rFonts w:ascii="Times New Roman" w:hAnsi="Times New Roman"/>
          <w:lang w:val="en-GB"/>
        </w:rPr>
        <w:t>(Basa et al., 2009</w:t>
      </w:r>
      <w:r w:rsidR="004A5AD9" w:rsidRPr="00376AFF">
        <w:rPr>
          <w:rFonts w:ascii="Times New Roman" w:hAnsi="Times New Roman"/>
          <w:lang w:val="en-GB"/>
        </w:rPr>
        <w:t>, [</w:t>
      </w:r>
      <w:r w:rsidR="004A5AD9" w:rsidRPr="00376AFF">
        <w:rPr>
          <w:rFonts w:ascii="Times New Roman" w:hAnsi="Times New Roman"/>
          <w:lang w:val="en-GB"/>
        </w:rPr>
        <w:fldChar w:fldCharType="begin"/>
      </w:r>
      <w:r w:rsidR="004A5AD9" w:rsidRPr="00376AFF">
        <w:rPr>
          <w:rFonts w:ascii="Times New Roman" w:hAnsi="Times New Roman"/>
          <w:lang w:val="en-GB"/>
        </w:rPr>
        <w:instrText xml:space="preserve"> REF _Ref327274323 \r \h </w:instrText>
      </w:r>
      <w:r w:rsidR="004A5AD9" w:rsidRPr="00376AFF">
        <w:rPr>
          <w:rFonts w:ascii="Times New Roman" w:hAnsi="Times New Roman"/>
          <w:lang w:val="en-GB"/>
        </w:rPr>
      </w:r>
      <w:r w:rsidR="004A5AD9" w:rsidRPr="00376AFF">
        <w:rPr>
          <w:rFonts w:ascii="Times New Roman" w:hAnsi="Times New Roman"/>
          <w:lang w:val="en-GB"/>
        </w:rPr>
        <w:fldChar w:fldCharType="separate"/>
      </w:r>
      <w:r w:rsidR="00093238">
        <w:rPr>
          <w:rFonts w:ascii="Times New Roman" w:hAnsi="Times New Roman"/>
          <w:lang w:val="en-GB"/>
        </w:rPr>
        <w:t>18</w:t>
      </w:r>
      <w:r w:rsidR="004A5AD9" w:rsidRPr="00376AFF">
        <w:rPr>
          <w:rFonts w:ascii="Times New Roman" w:hAnsi="Times New Roman"/>
          <w:lang w:val="en-GB"/>
        </w:rPr>
        <w:fldChar w:fldCharType="end"/>
      </w:r>
      <w:r w:rsidR="004A5AD9" w:rsidRPr="00376AFF">
        <w:rPr>
          <w:rFonts w:ascii="Times New Roman" w:hAnsi="Times New Roman"/>
          <w:lang w:val="en-GB"/>
        </w:rPr>
        <w:t>]</w:t>
      </w:r>
      <w:r w:rsidRPr="00376AFF">
        <w:rPr>
          <w:rFonts w:ascii="Times New Roman" w:hAnsi="Times New Roman"/>
          <w:lang w:val="en-GB"/>
        </w:rPr>
        <w:t>)</w:t>
      </w:r>
      <w:r w:rsidR="004A5AD9"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660" w:dyaOrig="800">
                <v:shape id="_x0000_i1051" type="#_x0000_t75" style="width:284.85pt;height:39.8pt" o:ole="">
                  <v:imagedata r:id="rId67" o:title=""/>
                </v:shape>
                <o:OLEObject Type="Embed" ProgID="Equation.3" ShapeID="_x0000_i1051" DrawAspect="Content" ObjectID="_1679893386" r:id="rId68"/>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5" w:name="_Ref3768210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5"/>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4A5AD9" w:rsidP="00897949">
      <w:pPr>
        <w:pStyle w:val="Normale1"/>
        <w:spacing w:line="240" w:lineRule="auto"/>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Symbol" w:hAnsi="Symbol"/>
          <w:i/>
          <w:vertAlign w:val="subscript"/>
          <w:lang w:val="en-GB"/>
        </w:rPr>
        <w:t></w:t>
      </w:r>
      <w:r w:rsidRPr="00376AFF">
        <w:rPr>
          <w:rFonts w:ascii="Symbol" w:hAnsi="Symbol"/>
          <w:i/>
          <w:vertAlign w:val="subscript"/>
          <w:lang w:val="en-GB"/>
        </w:rPr>
        <w:t></w:t>
      </w:r>
      <w:r w:rsidRPr="00376AFF">
        <w:rPr>
          <w:rFonts w:ascii="Times New Roman" w:hAnsi="Times New Roman"/>
          <w:lang w:val="en-GB"/>
        </w:rPr>
        <w:t xml:space="preserve"> and </w:t>
      </w:r>
      <w:r w:rsidRPr="00376AFF">
        <w:rPr>
          <w:rFonts w:ascii="Symbol" w:hAnsi="Symbol"/>
          <w:i/>
          <w:lang w:val="en-GB"/>
        </w:rPr>
        <w:t></w:t>
      </w:r>
      <w:r w:rsidRPr="00376AFF">
        <w:rPr>
          <w:rFonts w:ascii="Times New Roman" w:hAnsi="Times New Roman"/>
          <w:i/>
          <w:vertAlign w:val="subscript"/>
          <w:lang w:val="en-GB"/>
        </w:rPr>
        <w:t>r,2</w:t>
      </w:r>
      <w:r w:rsidRPr="00376AFF">
        <w:rPr>
          <w:rFonts w:ascii="Times New Roman" w:hAnsi="Times New Roman"/>
          <w:lang w:val="en-GB"/>
        </w:rPr>
        <w:t xml:space="preserve"> are negligible constants avoiding divergent behaviours. In case </w:t>
      </w:r>
      <w:r w:rsidRPr="00376AFF">
        <w:rPr>
          <w:rFonts w:ascii="Symbol" w:hAnsi="Symbol"/>
          <w:i/>
          <w:lang w:val="en-GB"/>
        </w:rPr>
        <w:t></w:t>
      </w:r>
      <w:r w:rsidRPr="00376AFF">
        <w:rPr>
          <w:rFonts w:ascii="Symbol" w:hAnsi="Symbol"/>
          <w:i/>
          <w:lang w:val="en-GB"/>
        </w:rPr>
        <w:t></w:t>
      </w:r>
      <w:r w:rsidRPr="00376AFF">
        <w:rPr>
          <w:rFonts w:ascii="Times New Roman" w:hAnsi="Times New Roman"/>
          <w:lang w:val="en-GB"/>
        </w:rPr>
        <w:t xml:space="preserve"> and </w:t>
      </w:r>
      <w:r w:rsidRPr="00376AFF">
        <w:rPr>
          <w:rFonts w:ascii="Times New Roman" w:hAnsi="Times New Roman"/>
          <w:i/>
          <w:lang w:val="en-GB"/>
        </w:rPr>
        <w:t>r</w:t>
      </w:r>
      <w:r w:rsidRPr="00376AFF">
        <w:rPr>
          <w:rFonts w:ascii="Times New Roman" w:hAnsi="Times New Roman"/>
          <w:lang w:val="en-GB"/>
        </w:rPr>
        <w:t xml:space="preserve"> do not tend to zero, then</w:t>
      </w:r>
      <w:r w:rsidR="003666BA" w:rsidRPr="00376AFF">
        <w:rPr>
          <w:rFonts w:ascii="Times New Roman" w:hAnsi="Times New Roman"/>
          <w:lang w:val="en-GB"/>
        </w:rPr>
        <w:t xml:space="preserve"> </w:t>
      </w:r>
      <w:r w:rsidR="003666BA" w:rsidRPr="00376AFF">
        <w:rPr>
          <w:rFonts w:ascii="Times New Roman" w:hAnsi="Times New Roman"/>
          <w:lang w:val="en-GB"/>
        </w:rPr>
        <w:fldChar w:fldCharType="begin"/>
      </w:r>
      <w:r w:rsidR="003666BA" w:rsidRPr="00376AFF">
        <w:rPr>
          <w:rFonts w:ascii="Times New Roman" w:hAnsi="Times New Roman"/>
          <w:lang w:val="en-GB"/>
        </w:rPr>
        <w:instrText xml:space="preserve"> REF _Ref37682106 \h  \* MERGEFORMAT </w:instrText>
      </w:r>
      <w:r w:rsidR="003666BA" w:rsidRPr="00376AFF">
        <w:rPr>
          <w:rFonts w:ascii="Times New Roman" w:hAnsi="Times New Roman"/>
          <w:lang w:val="en-GB"/>
        </w:rPr>
      </w:r>
      <w:r w:rsidR="003666BA" w:rsidRPr="00376AFF">
        <w:rPr>
          <w:rFonts w:ascii="Times New Roman" w:hAnsi="Times New Roman"/>
          <w:lang w:val="en-GB"/>
        </w:rPr>
        <w:fldChar w:fldCharType="separate"/>
      </w:r>
      <w:r w:rsidR="00093238" w:rsidRPr="00093238">
        <w:rPr>
          <w:rFonts w:ascii="Times New Roman" w:hAnsi="Times New Roman"/>
          <w:lang w:val="en-GB"/>
        </w:rPr>
        <w:t>(6.17)</w:t>
      </w:r>
      <w:r w:rsidR="003666BA" w:rsidRPr="00376AFF">
        <w:rPr>
          <w:rFonts w:ascii="Times New Roman" w:hAnsi="Times New Roman"/>
          <w:lang w:val="en-GB"/>
        </w:rPr>
        <w:fldChar w:fldCharType="end"/>
      </w:r>
      <w:r w:rsidR="003666BA" w:rsidRPr="00376AFF">
        <w:rPr>
          <w:rFonts w:ascii="Times New Roman" w:hAnsi="Times New Roman"/>
          <w:lang w:val="en-GB"/>
        </w:rPr>
        <w:t xml:space="preserve"> </w:t>
      </w:r>
      <w:r w:rsidRPr="00376AFF">
        <w:rPr>
          <w:rFonts w:ascii="Times New Roman" w:hAnsi="Times New Roman"/>
          <w:lang w:val="en-GB"/>
        </w:rPr>
        <w:t xml:space="preserve"> </w:t>
      </w:r>
      <w:r w:rsidR="003666BA" w:rsidRPr="00376AFF">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4340" w:dyaOrig="800">
                <v:shape id="_x0000_i1052" type="#_x0000_t75" style="width:219.15pt;height:39.8pt" o:ole="">
                  <v:imagedata r:id="rId69" o:title=""/>
                </v:shape>
                <o:OLEObject Type="Embed" ProgID="Equation.3" ShapeID="_x0000_i1052" DrawAspect="Content" ObjectID="_1679893387" r:id="rId70"/>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6" w:name="_Ref3768226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6"/>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897949" w:rsidP="00897949">
      <w:pPr>
        <w:pStyle w:val="Normale1"/>
        <w:spacing w:line="240" w:lineRule="auto"/>
        <w:rPr>
          <w:rFonts w:ascii="Times New Roman" w:hAnsi="Times New Roman"/>
          <w:lang w:val="en-GB"/>
        </w:rPr>
      </w:pPr>
    </w:p>
    <w:p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One considers Mo</w:t>
      </w:r>
      <w:r w:rsidR="00897949" w:rsidRPr="00376AFF">
        <w:rPr>
          <w:rFonts w:ascii="Times New Roman" w:hAnsi="Times New Roman"/>
          <w:lang w:val="en-GB"/>
        </w:rPr>
        <w:t>rris</w:t>
      </w:r>
      <w:r w:rsidRPr="00376AFF">
        <w:rPr>
          <w:rFonts w:ascii="Times New Roman" w:hAnsi="Times New Roman"/>
          <w:lang w:val="en-GB"/>
        </w:rPr>
        <w:t>’</w:t>
      </w:r>
      <w:r w:rsidR="00897949" w:rsidRPr="00376AFF">
        <w:rPr>
          <w:rFonts w:ascii="Times New Roman" w:hAnsi="Times New Roman"/>
          <w:lang w:val="en-GB"/>
        </w:rPr>
        <w:t xml:space="preserve"> term (Basa et al., 2009</w:t>
      </w:r>
      <w:r w:rsidRPr="00376AFF">
        <w:rPr>
          <w:rFonts w:ascii="Times New Roman" w:hAnsi="Times New Roman"/>
          <w:lang w:val="en-GB"/>
        </w:rPr>
        <w:t>, [</w:t>
      </w:r>
      <w:r w:rsidRPr="00376AFF">
        <w:rPr>
          <w:rFonts w:ascii="Times New Roman" w:hAnsi="Times New Roman"/>
          <w:lang w:val="en-GB"/>
        </w:rPr>
        <w:fldChar w:fldCharType="begin"/>
      </w:r>
      <w:r w:rsidRPr="00376AFF">
        <w:rPr>
          <w:rFonts w:ascii="Times New Roman" w:hAnsi="Times New Roman"/>
          <w:lang w:val="en-GB"/>
        </w:rPr>
        <w:instrText xml:space="preserve"> REF _Ref327274323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18</w:t>
      </w:r>
      <w:r w:rsidRPr="00376AFF">
        <w:rPr>
          <w:rFonts w:ascii="Times New Roman" w:hAnsi="Times New Roman"/>
          <w:lang w:val="en-GB"/>
        </w:rPr>
        <w:fldChar w:fldCharType="end"/>
      </w:r>
      <w:r w:rsidRPr="00376AFF">
        <w:rPr>
          <w:rFonts w:ascii="Times New Roman" w:hAnsi="Times New Roman"/>
          <w:lang w:val="en-GB"/>
        </w:rPr>
        <w:t>]</w:t>
      </w:r>
      <w:r w:rsidR="00897949"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3960" w:dyaOrig="800">
                <v:shape id="_x0000_i1053" type="#_x0000_t75" style="width:199pt;height:39.8pt" o:ole="">
                  <v:imagedata r:id="rId71" o:title=""/>
                </v:shape>
                <o:OLEObject Type="Embed" ProgID="Equation.3" ShapeID="_x0000_i1053" DrawAspect="Content" ObjectID="_1679893388" r:id="rId72"/>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897949" w:rsidP="00897949">
      <w:pPr>
        <w:pStyle w:val="Normale1"/>
        <w:spacing w:line="240" w:lineRule="auto"/>
        <w:rPr>
          <w:rFonts w:ascii="Times New Roman" w:hAnsi="Times New Roman"/>
          <w:lang w:val="en-GB"/>
        </w:rPr>
      </w:pPr>
    </w:p>
    <w:p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3180" w:dyaOrig="680">
                <v:shape id="_x0000_i1054" type="#_x0000_t75" style="width:160.1pt;height:33.55pt" o:ole="">
                  <v:imagedata r:id="rId73" o:title=""/>
                </v:shape>
                <o:OLEObject Type="Embed" ProgID="Equation.3" ShapeID="_x0000_i1054" DrawAspect="Content" ObjectID="_1679893389" r:id="rId74"/>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897949" w:rsidP="00897949">
      <w:pPr>
        <w:pStyle w:val="Normale1"/>
        <w:spacing w:line="240" w:lineRule="auto"/>
        <w:rPr>
          <w:rFonts w:ascii="Times New Roman" w:hAnsi="Times New Roman"/>
          <w:lang w:val="en-GB"/>
        </w:rPr>
      </w:pPr>
    </w:p>
    <w:p w:rsidR="00897949" w:rsidRPr="00376AFF" w:rsidRDefault="00897949" w:rsidP="00897949">
      <w:pPr>
        <w:pStyle w:val="Normale1"/>
        <w:spacing w:line="240" w:lineRule="auto"/>
        <w:rPr>
          <w:rFonts w:ascii="Times New Roman" w:hAnsi="Times New Roman"/>
          <w:lang w:val="en-GB"/>
        </w:rPr>
      </w:pPr>
      <w:proofErr w:type="gramStart"/>
      <w:r w:rsidRPr="00376AFF">
        <w:rPr>
          <w:rFonts w:ascii="Times New Roman" w:hAnsi="Times New Roman"/>
          <w:lang w:val="en-GB"/>
        </w:rPr>
        <w:t>is</w:t>
      </w:r>
      <w:proofErr w:type="gramEnd"/>
      <w:r w:rsidRPr="00376AFF">
        <w:rPr>
          <w:rFonts w:ascii="Times New Roman" w:hAnsi="Times New Roman"/>
          <w:lang w:val="en-GB"/>
        </w:rPr>
        <w:t xml:space="preserve"> a factor analogous to Cleary’s formulation</w:t>
      </w:r>
      <w:r w:rsidR="003666BA" w:rsidRPr="00376AFF">
        <w:rPr>
          <w:rFonts w:ascii="Times New Roman" w:hAnsi="Times New Roman"/>
          <w:lang w:val="en-GB"/>
        </w:rPr>
        <w:t xml:space="preserve"> (Basa et al., 2009, [</w:t>
      </w:r>
      <w:r w:rsidR="003666BA" w:rsidRPr="00376AFF">
        <w:rPr>
          <w:rFonts w:ascii="Times New Roman" w:hAnsi="Times New Roman"/>
          <w:lang w:val="en-GB"/>
        </w:rPr>
        <w:fldChar w:fldCharType="begin"/>
      </w:r>
      <w:r w:rsidR="003666BA" w:rsidRPr="00376AFF">
        <w:rPr>
          <w:rFonts w:ascii="Times New Roman" w:hAnsi="Times New Roman"/>
          <w:lang w:val="en-GB"/>
        </w:rPr>
        <w:instrText xml:space="preserve"> REF _Ref327274323 \r \h </w:instrText>
      </w:r>
      <w:r w:rsidR="003666BA" w:rsidRPr="00376AFF">
        <w:rPr>
          <w:rFonts w:ascii="Times New Roman" w:hAnsi="Times New Roman"/>
          <w:lang w:val="en-GB"/>
        </w:rPr>
      </w:r>
      <w:r w:rsidR="003666BA" w:rsidRPr="00376AFF">
        <w:rPr>
          <w:rFonts w:ascii="Times New Roman" w:hAnsi="Times New Roman"/>
          <w:lang w:val="en-GB"/>
        </w:rPr>
        <w:fldChar w:fldCharType="separate"/>
      </w:r>
      <w:r w:rsidR="00093238">
        <w:rPr>
          <w:rFonts w:ascii="Times New Roman" w:hAnsi="Times New Roman"/>
          <w:lang w:val="en-GB"/>
        </w:rPr>
        <w:t>18</w:t>
      </w:r>
      <w:r w:rsidR="003666BA" w:rsidRPr="00376AFF">
        <w:rPr>
          <w:rFonts w:ascii="Times New Roman" w:hAnsi="Times New Roman"/>
          <w:lang w:val="en-GB"/>
        </w:rPr>
        <w:fldChar w:fldCharType="end"/>
      </w:r>
      <w:r w:rsidR="003666BA"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980" w:dyaOrig="680">
                <v:shape id="_x0000_i1055" type="#_x0000_t75" style="width:49.2pt;height:33.55pt" o:ole="">
                  <v:imagedata r:id="rId75" o:title=""/>
                </v:shape>
                <o:OLEObject Type="Embed" ProgID="Equation.3" ShapeID="_x0000_i1055" DrawAspect="Content" ObjectID="_1679893390" r:id="rId76"/>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897949" w:rsidP="00897949">
      <w:pPr>
        <w:pStyle w:val="Normale1"/>
        <w:spacing w:line="240" w:lineRule="auto"/>
        <w:rPr>
          <w:rFonts w:ascii="Times New Roman" w:hAnsi="Times New Roman"/>
          <w:sz w:val="20"/>
          <w:szCs w:val="20"/>
          <w:lang w:val="en-GB"/>
        </w:rPr>
      </w:pPr>
    </w:p>
    <w:p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 xml:space="preserve">It follows that </w:t>
      </w:r>
      <w:r w:rsidRPr="00376AFF">
        <w:rPr>
          <w:rFonts w:ascii="Times New Roman" w:hAnsi="Times New Roman"/>
          <w:lang w:val="en-GB"/>
        </w:rPr>
        <w:fldChar w:fldCharType="begin"/>
      </w:r>
      <w:r w:rsidRPr="00376AFF">
        <w:rPr>
          <w:rFonts w:ascii="Times New Roman" w:hAnsi="Times New Roman"/>
          <w:lang w:val="en-GB"/>
        </w:rPr>
        <w:instrText xml:space="preserve"> REF _Ref37682262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(6.18)</w:t>
      </w:r>
      <w:r w:rsidRPr="00376AFF">
        <w:rPr>
          <w:rFonts w:ascii="Times New Roman" w:hAnsi="Times New Roman"/>
          <w:lang w:val="en-GB"/>
        </w:rPr>
        <w:fldChar w:fldCharType="end"/>
      </w:r>
      <w:r w:rsidRPr="00376AFF">
        <w:rPr>
          <w:rFonts w:ascii="Times New Roman" w:hAnsi="Times New Roman"/>
          <w:lang w:val="en-GB"/>
        </w:rPr>
        <w:t xml:space="preserve"> </w:t>
      </w:r>
      <w:r w:rsidR="00897949" w:rsidRPr="00376AFF">
        <w:rPr>
          <w:rFonts w:ascii="Times New Roman" w:hAnsi="Times New Roman"/>
          <w:lang w:val="en-GB"/>
        </w:rPr>
        <w:t>is equal to Morris</w:t>
      </w:r>
      <w:r w:rsidRPr="00376AFF">
        <w:rPr>
          <w:rFonts w:ascii="Times New Roman" w:hAnsi="Times New Roman"/>
          <w:lang w:val="en-GB"/>
        </w:rPr>
        <w:t>’</w:t>
      </w:r>
      <w:r w:rsidR="00897949" w:rsidRPr="00376AFF">
        <w:rPr>
          <w:rFonts w:ascii="Times New Roman" w:hAnsi="Times New Roman"/>
          <w:lang w:val="en-GB"/>
        </w:rPr>
        <w:t xml:space="preserve"> term only in case of uniform density and viscosity</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3666BA" w:rsidP="00897949">
            <w:pPr>
              <w:spacing w:line="240" w:lineRule="auto"/>
              <w:jc w:val="center"/>
              <w:rPr>
                <w:rFonts w:ascii="Times New Roman" w:hAnsi="Times New Roman"/>
                <w:sz w:val="20"/>
              </w:rPr>
            </w:pPr>
            <w:r w:rsidRPr="00376AFF">
              <w:rPr>
                <w:rFonts w:ascii="Times New Roman" w:hAnsi="Times New Roman"/>
                <w:position w:val="-32"/>
                <w:sz w:val="20"/>
              </w:rPr>
              <w:object w:dxaOrig="1620" w:dyaOrig="720">
                <v:shape id="_x0000_i1056" type="#_x0000_t75" style="width:80.95pt;height:36.2pt" o:ole="">
                  <v:imagedata r:id="rId77" o:title=""/>
                </v:shape>
                <o:OLEObject Type="Embed" ProgID="Equation.3" ShapeID="_x0000_i1056" DrawAspect="Content" ObjectID="_1679893391" r:id="rId78"/>
              </w:object>
            </w:r>
          </w:p>
          <w:p w:rsidR="00EF7A6C" w:rsidRPr="00376AFF" w:rsidRDefault="00EF7A6C"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7380" w:dyaOrig="800">
                <v:shape id="_x0000_i1057" type="#_x0000_t75" style="width:371.65pt;height:39.8pt" o:ole="">
                  <v:imagedata r:id="rId79" o:title=""/>
                </v:shape>
                <o:OLEObject Type="Embed" ProgID="Equation.3" ShapeID="_x0000_i1057" DrawAspect="Content" ObjectID="_1679893392" r:id="rId80"/>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84"/>
    <w:p w:rsidR="00897949" w:rsidRPr="00376AFF" w:rsidRDefault="00EF7A6C" w:rsidP="00897949">
      <w:pPr>
        <w:pStyle w:val="Normale1"/>
        <w:spacing w:line="240" w:lineRule="auto"/>
        <w:rPr>
          <w:ins w:id="87" w:author="Amicarelli Andrea (RSE)" w:date="2020-04-13T09:57:00Z"/>
          <w:rFonts w:ascii="Times New Roman" w:hAnsi="Times New Roman"/>
          <w:lang w:val="en-GB"/>
        </w:rPr>
      </w:pPr>
      <w:r w:rsidRPr="00376AFF">
        <w:rPr>
          <w:rStyle w:val="Rimandocommento"/>
          <w:rFonts w:ascii="Times New Roman" w:hAnsi="Times New Roman"/>
          <w:szCs w:val="20"/>
          <w:lang w:val="en-GB"/>
        </w:rPr>
        <w:commentReference w:id="84"/>
      </w:r>
    </w:p>
    <w:p w:rsidR="00F91289" w:rsidRPr="00376AFF" w:rsidRDefault="00F91289" w:rsidP="00FB0BAA">
      <w:pPr>
        <w:pStyle w:val="Normale1"/>
        <w:spacing w:line="240" w:lineRule="auto"/>
        <w:rPr>
          <w:rFonts w:ascii="Times New Roman" w:hAnsi="Times New Roman"/>
          <w:lang w:val="en-GB"/>
        </w:rPr>
      </w:pPr>
      <w:r w:rsidRPr="00376AFF">
        <w:rPr>
          <w:rFonts w:ascii="Times New Roman" w:hAnsi="Times New Roman"/>
          <w:lang w:val="en-GB"/>
        </w:rPr>
        <w:t>Finally</w:t>
      </w:r>
      <w:r w:rsidR="001A53A2" w:rsidRPr="00376AFF">
        <w:rPr>
          <w:rFonts w:ascii="Times New Roman" w:hAnsi="Times New Roman"/>
          <w:lang w:val="en-GB"/>
        </w:rPr>
        <w:t>,</w:t>
      </w:r>
      <w:r w:rsidRPr="00376AFF">
        <w:rPr>
          <w:rFonts w:ascii="Times New Roman" w:hAnsi="Times New Roman"/>
          <w:lang w:val="en-GB"/>
        </w:rPr>
        <w:t xml:space="preserve"> a barotropic equation of state </w:t>
      </w:r>
      <w:r w:rsidR="001A53A2" w:rsidRPr="00376AFF">
        <w:rPr>
          <w:rFonts w:ascii="Times New Roman" w:hAnsi="Times New Roman"/>
          <w:lang w:val="en-GB"/>
        </w:rPr>
        <w:t xml:space="preserve">(EOS) </w:t>
      </w:r>
      <w:r w:rsidRPr="00376AF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719" w:dyaOrig="400">
                <v:shape id="_x0000_i1058" type="#_x0000_t75" style="width:87.2pt;height:20.1pt" o:ole="">
                  <v:imagedata r:id="rId81" o:title=""/>
                </v:shape>
                <o:OLEObject Type="Embed" ProgID="Equation.3" ShapeID="_x0000_i1058" DrawAspect="Content" ObjectID="_1679893393" r:id="rId82"/>
              </w:object>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b/>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artificial sound speed </w:t>
      </w:r>
      <w:r w:rsidRPr="00376AFF">
        <w:rPr>
          <w:rFonts w:ascii="Times New Roman" w:hAnsi="Times New Roman"/>
          <w:i/>
          <w:lang w:val="en-GB"/>
        </w:rPr>
        <w:t>c</w:t>
      </w:r>
      <w:r w:rsidRPr="00376AFF">
        <w:rPr>
          <w:rFonts w:ascii="Times New Roman" w:hAnsi="Times New Roman"/>
          <w:lang w:val="en-GB"/>
        </w:rPr>
        <w:t xml:space="preserve"> is 10 times higher than the maximum fluid velocity (WC approach) and “</w:t>
      </w:r>
      <w:r w:rsidRPr="00376AFF">
        <w:rPr>
          <w:rFonts w:ascii="Times New Roman" w:hAnsi="Times New Roman"/>
          <w:i/>
          <w:vertAlign w:val="subscript"/>
          <w:lang w:val="en-GB"/>
        </w:rPr>
        <w:t>ref</w:t>
      </w:r>
      <w:r w:rsidRPr="00376AFF">
        <w:rPr>
          <w:rFonts w:ascii="Times New Roman" w:hAnsi="Times New Roman"/>
          <w:lang w:val="en-GB"/>
        </w:rPr>
        <w:t>” stands for a reference state.</w:t>
      </w:r>
    </w:p>
    <w:p w:rsidR="002E7C44" w:rsidRPr="00376AFF" w:rsidRDefault="002E7C44" w:rsidP="00E705B5">
      <w:pPr>
        <w:pStyle w:val="Normale1"/>
        <w:spacing w:line="240" w:lineRule="auto"/>
        <w:jc w:val="both"/>
        <w:rPr>
          <w:rFonts w:ascii="Times New Roman" w:hAnsi="Times New Roman"/>
          <w:lang w:val="en-GB"/>
        </w:rPr>
      </w:pPr>
    </w:p>
    <w:p w:rsidR="002E7C44" w:rsidRPr="00376AFF" w:rsidRDefault="00C11848" w:rsidP="00B66629">
      <w:pPr>
        <w:pStyle w:val="Amicarellititle2"/>
      </w:pPr>
      <w:bookmarkStart w:id="88" w:name="_Ref57195835"/>
      <w:bookmarkStart w:id="89" w:name="_Toc66716402"/>
      <w:commentRangeStart w:id="90"/>
      <w:r w:rsidRPr="00376AFF">
        <w:t>Neutral Surface Boundary Layer (NSBL) s</w:t>
      </w:r>
      <w:r w:rsidR="00EE43D5" w:rsidRPr="00376AFF">
        <w:t xml:space="preserve">lip coefficient </w:t>
      </w:r>
      <w:r w:rsidRPr="00376AFF">
        <w:t xml:space="preserve">under </w:t>
      </w:r>
      <w:r w:rsidR="00EE43D5" w:rsidRPr="00376AFF">
        <w:t xml:space="preserve">the rough-wall </w:t>
      </w:r>
      <w:r w:rsidRPr="00376AFF">
        <w:t>turbulent regime</w:t>
      </w:r>
      <w:commentRangeEnd w:id="90"/>
      <w:r w:rsidRPr="00376AFF">
        <w:rPr>
          <w:rStyle w:val="Rimandocommento"/>
          <w:b w:val="0"/>
          <w:szCs w:val="20"/>
        </w:rPr>
        <w:commentReference w:id="90"/>
      </w:r>
      <w:bookmarkEnd w:id="88"/>
      <w:bookmarkEnd w:id="89"/>
    </w:p>
    <w:p w:rsidR="00EE43D5"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The</w:t>
      </w:r>
      <w:r w:rsidR="00B66629" w:rsidRPr="00376AFF">
        <w:rPr>
          <w:rFonts w:ascii="Times New Roman" w:hAnsi="Times New Roman"/>
          <w:lang w:val="en-GB"/>
        </w:rPr>
        <w:t xml:space="preserve"> </w:t>
      </w:r>
      <w:r w:rsidR="00EE43D5" w:rsidRPr="00376AFF">
        <w:rPr>
          <w:rFonts w:ascii="Times New Roman" w:hAnsi="Times New Roman"/>
          <w:lang w:val="en-GB"/>
        </w:rPr>
        <w:t xml:space="preserve">formulation for the slip coefficient </w:t>
      </w:r>
      <w:r w:rsidRPr="00376AFF">
        <w:rPr>
          <w:rFonts w:ascii="Times New Roman" w:hAnsi="Times New Roman"/>
          <w:lang w:val="en-GB"/>
        </w:rPr>
        <w:t xml:space="preserve">presented </w:t>
      </w:r>
      <w:r w:rsidR="00B66629" w:rsidRPr="00376AFF">
        <w:rPr>
          <w:rFonts w:ascii="Times New Roman" w:hAnsi="Times New Roman"/>
          <w:lang w:val="en-GB"/>
        </w:rPr>
        <w:t xml:space="preserve">in this section </w:t>
      </w:r>
      <w:r w:rsidRPr="00376AFF">
        <w:rPr>
          <w:rFonts w:ascii="Times New Roman" w:hAnsi="Times New Roman"/>
          <w:lang w:val="en-GB"/>
        </w:rPr>
        <w:t>is an</w:t>
      </w:r>
      <w:r w:rsidR="007D78E7" w:rsidRPr="00376AFF">
        <w:rPr>
          <w:rFonts w:ascii="Times New Roman" w:hAnsi="Times New Roman"/>
          <w:lang w:val="en-GB"/>
        </w:rPr>
        <w:t xml:space="preserve"> alternative to imposing</w:t>
      </w:r>
      <w:r w:rsidR="00B66629" w:rsidRPr="00376AFF">
        <w:rPr>
          <w:rFonts w:ascii="Times New Roman" w:hAnsi="Times New Roman"/>
          <w:lang w:val="en-GB"/>
        </w:rPr>
        <w:t xml:space="preserve"> the free-slip or no-slip conditions </w:t>
      </w:r>
      <w:r w:rsidRPr="00376AFF">
        <w:rPr>
          <w:rFonts w:ascii="Times New Roman" w:hAnsi="Times New Roman"/>
          <w:lang w:val="en-GB"/>
        </w:rPr>
        <w:t xml:space="preserve">of </w:t>
      </w:r>
      <w:r w:rsidR="00B66629" w:rsidRPr="00376AFF">
        <w:rPr>
          <w:rFonts w:ascii="Times New Roman" w:hAnsi="Times New Roman"/>
          <w:lang w:val="en-GB"/>
        </w:rPr>
        <w:t>Sec.</w:t>
      </w:r>
      <w:r w:rsidR="00B66629" w:rsidRPr="00376AFF">
        <w:rPr>
          <w:rFonts w:ascii="Times New Roman" w:hAnsi="Times New Roman"/>
          <w:lang w:val="en-GB"/>
        </w:rPr>
        <w:fldChar w:fldCharType="begin"/>
      </w:r>
      <w:r w:rsidR="00B66629" w:rsidRPr="00376AFF">
        <w:rPr>
          <w:rFonts w:ascii="Times New Roman" w:hAnsi="Times New Roman"/>
          <w:lang w:val="en-GB"/>
        </w:rPr>
        <w:instrText xml:space="preserve"> REF _Ref448234808 \r \h </w:instrText>
      </w:r>
      <w:r w:rsidR="00B66629" w:rsidRPr="00376AFF">
        <w:rPr>
          <w:rFonts w:ascii="Times New Roman" w:hAnsi="Times New Roman"/>
          <w:lang w:val="en-GB"/>
        </w:rPr>
      </w:r>
      <w:r w:rsidR="00B66629" w:rsidRPr="00376AFF">
        <w:rPr>
          <w:rFonts w:ascii="Times New Roman" w:hAnsi="Times New Roman"/>
          <w:lang w:val="en-GB"/>
        </w:rPr>
        <w:fldChar w:fldCharType="separate"/>
      </w:r>
      <w:r w:rsidR="00093238">
        <w:rPr>
          <w:rFonts w:ascii="Times New Roman" w:hAnsi="Times New Roman"/>
          <w:lang w:val="en-GB"/>
        </w:rPr>
        <w:t>6.2</w:t>
      </w:r>
      <w:r w:rsidR="00B66629" w:rsidRPr="00376AFF">
        <w:rPr>
          <w:rFonts w:ascii="Times New Roman" w:hAnsi="Times New Roman"/>
          <w:lang w:val="en-GB"/>
        </w:rPr>
        <w:fldChar w:fldCharType="end"/>
      </w:r>
      <w:r w:rsidR="00B66629" w:rsidRPr="00376AFF">
        <w:rPr>
          <w:rFonts w:ascii="Times New Roman" w:hAnsi="Times New Roman"/>
          <w:lang w:val="en-GB"/>
        </w:rPr>
        <w:t>.</w:t>
      </w:r>
      <w:r w:rsidRPr="00376AFF">
        <w:rPr>
          <w:rFonts w:ascii="Times New Roman" w:hAnsi="Times New Roman"/>
          <w:lang w:val="en-GB"/>
        </w:rPr>
        <w:t xml:space="preserve"> </w:t>
      </w:r>
    </w:p>
    <w:p w:rsidR="00755A02"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755A02" w:rsidRPr="00376AFF">
        <w:rPr>
          <w:rFonts w:ascii="Times New Roman" w:hAnsi="Times New Roman"/>
          <w:lang w:val="en-GB"/>
        </w:rPr>
        <w:t xml:space="preserve">shear stress at wall </w:t>
      </w:r>
      <w:r w:rsidRPr="00376AFF">
        <w:rPr>
          <w:rFonts w:ascii="Times New Roman" w:hAnsi="Times New Roman"/>
          <w:lang w:val="en-GB"/>
        </w:rPr>
        <w:t xml:space="preserve">is </w:t>
      </w:r>
      <w:r w:rsidR="00EE43D5" w:rsidRPr="00376AFF">
        <w:rPr>
          <w:rFonts w:ascii="Times New Roman" w:hAnsi="Times New Roman"/>
          <w:lang w:val="en-GB"/>
        </w:rPr>
        <w:t xml:space="preserve">here </w:t>
      </w:r>
      <w:r w:rsidRPr="00376AFF">
        <w:rPr>
          <w:rFonts w:ascii="Times New Roman" w:hAnsi="Times New Roman"/>
          <w:lang w:val="en-GB"/>
        </w:rPr>
        <w:t xml:space="preserve">coherent with the velocity similarity profile </w:t>
      </w:r>
      <w:r w:rsidR="007D78E7" w:rsidRPr="00376AFF">
        <w:rPr>
          <w:rFonts w:ascii="Times New Roman" w:hAnsi="Times New Roman"/>
          <w:lang w:val="en-GB"/>
        </w:rPr>
        <w:t xml:space="preserve">(wall function) </w:t>
      </w:r>
      <w:r w:rsidRPr="00376AFF">
        <w:rPr>
          <w:rFonts w:ascii="Times New Roman" w:hAnsi="Times New Roman"/>
          <w:lang w:val="en-GB"/>
        </w:rPr>
        <w:t xml:space="preserve">of the Neutral Surface Boundary Layer (NSBL). </w:t>
      </w:r>
      <w:r w:rsidR="00755A02" w:rsidRPr="00376AFF">
        <w:rPr>
          <w:rFonts w:ascii="Times New Roman" w:hAnsi="Times New Roman"/>
          <w:lang w:val="en-GB"/>
        </w:rPr>
        <w:t xml:space="preserve">The wall shear stress resulted from the NSBL profile is imposed in the frame of the SASPH formalism: the slip coefficient </w:t>
      </w:r>
      <w:r w:rsidR="00B91C11" w:rsidRPr="00376AFF">
        <w:rPr>
          <w:rFonts w:ascii="Times New Roman" w:hAnsi="Times New Roman"/>
          <w:lang w:val="en-GB"/>
        </w:rPr>
        <w:t xml:space="preserve">is locally assessed and </w:t>
      </w:r>
      <w:r w:rsidR="00755A02" w:rsidRPr="00376AFF">
        <w:rPr>
          <w:rFonts w:ascii="Times New Roman" w:hAnsi="Times New Roman"/>
          <w:lang w:val="en-GB"/>
        </w:rPr>
        <w:t xml:space="preserve">not </w:t>
      </w:r>
      <w:r w:rsidR="00B91C11" w:rsidRPr="00376AFF">
        <w:rPr>
          <w:rFonts w:ascii="Times New Roman" w:hAnsi="Times New Roman"/>
          <w:lang w:val="en-GB"/>
        </w:rPr>
        <w:t xml:space="preserve">an </w:t>
      </w:r>
      <w:r w:rsidR="00755A02" w:rsidRPr="00376AFF">
        <w:rPr>
          <w:rFonts w:ascii="Times New Roman" w:hAnsi="Times New Roman"/>
          <w:lang w:val="en-GB"/>
        </w:rPr>
        <w:t>input</w:t>
      </w:r>
      <w:r w:rsidR="00B91C11" w:rsidRPr="00376AFF">
        <w:rPr>
          <w:rFonts w:ascii="Times New Roman" w:hAnsi="Times New Roman"/>
          <w:lang w:val="en-GB"/>
        </w:rPr>
        <w:t xml:space="preserve"> quantity</w:t>
      </w:r>
      <w:r w:rsidR="00755A02" w:rsidRPr="00376AFF">
        <w:rPr>
          <w:rFonts w:ascii="Times New Roman" w:hAnsi="Times New Roman"/>
          <w:lang w:val="en-GB"/>
        </w:rPr>
        <w:t>.</w:t>
      </w:r>
    </w:p>
    <w:p w:rsidR="00B66629" w:rsidRPr="00376AFF" w:rsidRDefault="00B91C11" w:rsidP="00716294">
      <w:pPr>
        <w:pStyle w:val="Normale1"/>
        <w:spacing w:line="240" w:lineRule="auto"/>
        <w:jc w:val="both"/>
        <w:rPr>
          <w:rFonts w:ascii="Times New Roman" w:hAnsi="Times New Roman"/>
          <w:lang w:val="en-GB"/>
        </w:rPr>
      </w:pPr>
      <w:r w:rsidRPr="00376AFF">
        <w:rPr>
          <w:rFonts w:ascii="Times New Roman" w:hAnsi="Times New Roman"/>
          <w:lang w:val="en-GB"/>
        </w:rPr>
        <w:t xml:space="preserve">One assumes </w:t>
      </w:r>
      <w:r w:rsidR="00A71FFA" w:rsidRPr="00376AFF">
        <w:rPr>
          <w:rFonts w:ascii="Times New Roman" w:hAnsi="Times New Roman"/>
          <w:lang w:val="en-GB"/>
        </w:rPr>
        <w:t>that the fluid sub-domain in the proximity of the SASPH walls approximately falls in th</w:t>
      </w:r>
      <w:r w:rsidRPr="00376AFF">
        <w:rPr>
          <w:rFonts w:ascii="Times New Roman" w:hAnsi="Times New Roman"/>
          <w:lang w:val="en-GB"/>
        </w:rPr>
        <w:t>e NSBL</w:t>
      </w:r>
      <w:r w:rsidR="007D78E7" w:rsidRPr="00376AFF">
        <w:rPr>
          <w:rFonts w:ascii="Times New Roman" w:hAnsi="Times New Roman"/>
          <w:lang w:val="en-GB"/>
        </w:rPr>
        <w:t xml:space="preserve">. </w:t>
      </w:r>
      <w:r w:rsidR="00716294" w:rsidRPr="00376AFF">
        <w:rPr>
          <w:rFonts w:ascii="Times New Roman" w:hAnsi="Times New Roman"/>
          <w:lang w:val="en-GB"/>
        </w:rPr>
        <w:t>One notices that heavier assumptions are usually considered when modelling environmental fluid flows (e.g., Cushman-Roisin -</w:t>
      </w:r>
      <w:commentRangeStart w:id="91"/>
      <w:r w:rsidR="00716294" w:rsidRPr="00376AFF">
        <w:rPr>
          <w:rFonts w:ascii="Times New Roman" w:hAnsi="Times New Roman"/>
          <w:lang w:val="en-GB"/>
        </w:rPr>
        <w:t>2019</w:t>
      </w:r>
      <w:commentRangeEnd w:id="91"/>
      <w:r w:rsidR="00716294" w:rsidRPr="00376AFF">
        <w:rPr>
          <w:rStyle w:val="Rimandocommento"/>
          <w:rFonts w:ascii="Times New Roman" w:hAnsi="Times New Roman"/>
          <w:szCs w:val="20"/>
          <w:lang w:val="en-GB"/>
        </w:rPr>
        <w:commentReference w:id="91"/>
      </w:r>
      <w:r w:rsidR="00716294" w:rsidRPr="00376AFF">
        <w:rPr>
          <w:rFonts w:ascii="Times New Roman" w:hAnsi="Times New Roman"/>
          <w:lang w:val="en-GB"/>
        </w:rPr>
        <w:t xml:space="preserve">- assumes that the NSBL approximately covers the whole depth of any free-surface current). </w:t>
      </w:r>
      <w:r w:rsidR="0080080C" w:rsidRPr="00376AFF">
        <w:rPr>
          <w:rFonts w:ascii="Times New Roman" w:hAnsi="Times New Roman"/>
          <w:lang w:val="en-GB"/>
        </w:rPr>
        <w:t xml:space="preserve">Only the fluid region distant from wall no more than </w:t>
      </w:r>
      <w:r w:rsidR="0080080C" w:rsidRPr="00376AFF">
        <w:rPr>
          <w:rFonts w:ascii="Times New Roman" w:hAnsi="Times New Roman"/>
          <w:i/>
          <w:lang w:val="en-GB"/>
        </w:rPr>
        <w:t>dx</w:t>
      </w:r>
      <w:r w:rsidR="0080080C" w:rsidRPr="00376AFF">
        <w:rPr>
          <w:rFonts w:ascii="Times New Roman" w:hAnsi="Times New Roman"/>
          <w:lang w:val="en-GB"/>
        </w:rPr>
        <w:t xml:space="preserve"> (i.e., SPH particles distant from wall no more than 0.5</w:t>
      </w:r>
      <w:r w:rsidR="0080080C" w:rsidRPr="00376AFF">
        <w:rPr>
          <w:rFonts w:ascii="Times New Roman" w:hAnsi="Times New Roman"/>
          <w:i/>
          <w:lang w:val="en-GB"/>
        </w:rPr>
        <w:t>dx</w:t>
      </w:r>
      <w:r w:rsidR="0080080C" w:rsidRPr="00376AFF">
        <w:rPr>
          <w:rFonts w:ascii="Times New Roman" w:hAnsi="Times New Roman"/>
          <w:lang w:val="en-GB"/>
        </w:rPr>
        <w:t>) are interested by this treatment, even because a larger region would probably imply too much energy dissipation as no turbulent scheme is available in the inner</w:t>
      </w:r>
      <w:r w:rsidR="007D4A24" w:rsidRPr="00376AFF">
        <w:rPr>
          <w:rFonts w:ascii="Times New Roman" w:hAnsi="Times New Roman"/>
          <w:lang w:val="en-GB"/>
        </w:rPr>
        <w:t xml:space="preserve"> fluid</w:t>
      </w:r>
      <w:r w:rsidR="00716294" w:rsidRPr="00376AFF">
        <w:rPr>
          <w:rFonts w:ascii="Times New Roman" w:hAnsi="Times New Roman"/>
          <w:lang w:val="en-GB"/>
        </w:rPr>
        <w:t xml:space="preserve"> and spatial resolution is much larger than Kolmogorov scale</w:t>
      </w:r>
      <w:r w:rsidR="0080080C" w:rsidRPr="00376AFF">
        <w:rPr>
          <w:rFonts w:ascii="Times New Roman" w:hAnsi="Times New Roman"/>
          <w:lang w:val="en-GB"/>
        </w:rPr>
        <w:t>.</w:t>
      </w:r>
      <w:r w:rsidR="007D4A24" w:rsidRPr="00376AFF">
        <w:rPr>
          <w:rFonts w:ascii="Times New Roman" w:hAnsi="Times New Roman"/>
          <w:lang w:val="en-GB"/>
        </w:rPr>
        <w:t xml:space="preserve"> This region usually hosts a 1-particle layer, but no particles are detected where the liquid film is very fast and thin enough. However, under these conditions, the first particle barycentre is typically far 0.75</w:t>
      </w:r>
      <w:r w:rsidR="007D4A24" w:rsidRPr="00376AFF">
        <w:rPr>
          <w:rFonts w:ascii="Times New Roman" w:hAnsi="Times New Roman"/>
          <w:i/>
          <w:lang w:val="en-GB"/>
        </w:rPr>
        <w:t>dx</w:t>
      </w:r>
      <w:r w:rsidR="007D4A24" w:rsidRPr="00376AFF">
        <w:rPr>
          <w:rFonts w:ascii="Times New Roman" w:hAnsi="Times New Roman"/>
          <w:lang w:val="en-GB"/>
        </w:rPr>
        <w:t>-</w:t>
      </w:r>
      <w:r w:rsidR="007D4A24" w:rsidRPr="00376AFF">
        <w:rPr>
          <w:rFonts w:ascii="Times New Roman" w:hAnsi="Times New Roman"/>
          <w:i/>
          <w:lang w:val="en-GB"/>
        </w:rPr>
        <w:t>dx</w:t>
      </w:r>
      <w:r w:rsidR="007D4A24" w:rsidRPr="00376AFF">
        <w:rPr>
          <w:rFonts w:ascii="Times New Roman" w:hAnsi="Times New Roman"/>
          <w:lang w:val="en-GB"/>
        </w:rPr>
        <w:t xml:space="preserve"> from the wall and the bottom drag should be negligible (e.g., dam break front).</w:t>
      </w:r>
      <w:r w:rsidR="0080080C" w:rsidRPr="00376AFF">
        <w:rPr>
          <w:rFonts w:ascii="Times New Roman" w:hAnsi="Times New Roman"/>
          <w:lang w:val="en-GB"/>
        </w:rPr>
        <w:t xml:space="preserve"> </w:t>
      </w:r>
      <w:r w:rsidR="00716294" w:rsidRPr="00376AFF">
        <w:rPr>
          <w:rFonts w:ascii="Times New Roman" w:hAnsi="Times New Roman"/>
          <w:lang w:val="en-GB"/>
        </w:rPr>
        <w:t>Any other choice might be good if well motivated. For example, when the roughness is large, it might have sense to increase the wall-function depth. However, it is suggested not to make the wall-</w:t>
      </w:r>
      <w:r w:rsidR="00716294" w:rsidRPr="00376AFF">
        <w:rPr>
          <w:rFonts w:ascii="Times New Roman" w:hAnsi="Times New Roman"/>
          <w:lang w:val="en-GB"/>
        </w:rPr>
        <w:lastRenderedPageBreak/>
        <w:t>function contain more than 1-particle layer, otherwise the energy dissipation would be too large. The exact detection of the 1-particle layer should be avoided as it is too cumbersome and useless.</w:t>
      </w:r>
    </w:p>
    <w:p w:rsidR="00FC662A" w:rsidRPr="00376AFF" w:rsidRDefault="00755A02"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Wall functions are commonly used in CFD, but rarely adopted to simulate </w:t>
      </w:r>
      <w:r w:rsidR="008B7632" w:rsidRPr="00376AFF">
        <w:rPr>
          <w:rFonts w:ascii="Times New Roman" w:hAnsi="Times New Roman"/>
          <w:lang w:val="en-GB"/>
        </w:rPr>
        <w:t xml:space="preserve">the bottom drag of </w:t>
      </w:r>
      <w:r w:rsidRPr="00376AFF">
        <w:rPr>
          <w:rFonts w:ascii="Times New Roman" w:hAnsi="Times New Roman"/>
          <w:lang w:val="en-GB"/>
        </w:rPr>
        <w:t xml:space="preserve">free-surface environmental flows, where the state-of-the-art is represented by imposing either free-slip conditions </w:t>
      </w:r>
      <w:r w:rsidR="00B91C11" w:rsidRPr="00376AFF">
        <w:rPr>
          <w:rFonts w:ascii="Times New Roman" w:hAnsi="Times New Roman"/>
          <w:lang w:val="en-GB"/>
        </w:rPr>
        <w:t xml:space="preserve">(i.e., no drag) </w:t>
      </w:r>
      <w:r w:rsidRPr="00376AFF">
        <w:rPr>
          <w:rFonts w:ascii="Times New Roman" w:hAnsi="Times New Roman"/>
          <w:lang w:val="en-GB"/>
        </w:rPr>
        <w:t xml:space="preserve">or </w:t>
      </w:r>
      <w:r w:rsidR="00B91C11" w:rsidRPr="00376AFF">
        <w:rPr>
          <w:rFonts w:ascii="Times New Roman" w:hAnsi="Times New Roman"/>
          <w:lang w:val="en-GB"/>
        </w:rPr>
        <w:t xml:space="preserve">assuming </w:t>
      </w:r>
      <w:r w:rsidR="008B7632" w:rsidRPr="00376AFF">
        <w:rPr>
          <w:rFonts w:ascii="Times New Roman" w:hAnsi="Times New Roman"/>
          <w:lang w:val="en-GB"/>
        </w:rPr>
        <w:t xml:space="preserve">Chezy-like formulations. The last case is the usual choice for Shallow-Water Equations 1D and 2D models for free-surface currents as described in the following. </w:t>
      </w:r>
      <w:r w:rsidR="00B91C11" w:rsidRPr="00376AFF">
        <w:rPr>
          <w:rFonts w:ascii="Times New Roman" w:hAnsi="Times New Roman"/>
          <w:lang w:val="en-GB"/>
        </w:rPr>
        <w:t>F</w:t>
      </w:r>
      <w:r w:rsidR="008B7632" w:rsidRPr="00376AFF">
        <w:rPr>
          <w:rFonts w:ascii="Times New Roman" w:hAnsi="Times New Roman"/>
          <w:lang w:val="en-GB"/>
        </w:rPr>
        <w:t xml:space="preserve">riction velocity is expressed as function of a drag coefficient (several </w:t>
      </w:r>
      <w:r w:rsidR="00B91C11" w:rsidRPr="00376AFF">
        <w:rPr>
          <w:rFonts w:ascii="Times New Roman" w:hAnsi="Times New Roman"/>
          <w:lang w:val="en-GB"/>
        </w:rPr>
        <w:t xml:space="preserve">equivalent </w:t>
      </w:r>
      <w:r w:rsidR="008B7632" w:rsidRPr="00376AFF">
        <w:rPr>
          <w:rFonts w:ascii="Times New Roman" w:hAnsi="Times New Roman"/>
          <w:lang w:val="en-GB"/>
        </w:rPr>
        <w:t>definitions are admitted) under uniform conditions. The drag coefficient is alternatively expressed by Colebrook’s generalized formula (</w:t>
      </w:r>
      <w:r w:rsidR="002153BD" w:rsidRPr="00376AFF">
        <w:rPr>
          <w:rFonts w:ascii="Times New Roman" w:hAnsi="Times New Roman"/>
          <w:lang w:val="en-GB"/>
        </w:rPr>
        <w:t xml:space="preserve">Da Peppo &amp; Datei, </w:t>
      </w:r>
      <w:commentRangeStart w:id="92"/>
      <w:r w:rsidR="002153BD" w:rsidRPr="00376AFF">
        <w:rPr>
          <w:rFonts w:ascii="Times New Roman" w:hAnsi="Times New Roman"/>
          <w:lang w:val="en-GB"/>
        </w:rPr>
        <w:t>2003</w:t>
      </w:r>
      <w:commentRangeEnd w:id="92"/>
      <w:r w:rsidR="002153BD" w:rsidRPr="00376AFF">
        <w:rPr>
          <w:rStyle w:val="Rimandocommento"/>
          <w:rFonts w:ascii="Times New Roman" w:hAnsi="Times New Roman"/>
          <w:szCs w:val="20"/>
          <w:lang w:val="en-GB"/>
        </w:rPr>
        <w:commentReference w:id="92"/>
      </w:r>
      <w:r w:rsidR="00B91C11" w:rsidRPr="00376AFF">
        <w:rPr>
          <w:rFonts w:ascii="Times New Roman" w:hAnsi="Times New Roman"/>
          <w:lang w:val="en-GB"/>
        </w:rPr>
        <w:t xml:space="preserve">, </w:t>
      </w:r>
      <w:r w:rsidR="007D78E7" w:rsidRPr="00376AFF">
        <w:rPr>
          <w:rFonts w:ascii="Times New Roman" w:hAnsi="Times New Roman"/>
          <w:lang w:val="en-GB"/>
        </w:rPr>
        <w:t xml:space="preserve">among </w:t>
      </w:r>
      <w:r w:rsidR="008B7632" w:rsidRPr="00376AFF">
        <w:rPr>
          <w:rFonts w:ascii="Times New Roman" w:hAnsi="Times New Roman"/>
          <w:lang w:val="en-GB"/>
        </w:rPr>
        <w:t xml:space="preserve">the most accurate </w:t>
      </w:r>
      <w:r w:rsidR="007D78E7" w:rsidRPr="00376AFF">
        <w:rPr>
          <w:rFonts w:ascii="Times New Roman" w:hAnsi="Times New Roman"/>
          <w:lang w:val="en-GB"/>
        </w:rPr>
        <w:t xml:space="preserve">expressions </w:t>
      </w:r>
      <w:r w:rsidR="008B7632" w:rsidRPr="00376AFF">
        <w:rPr>
          <w:rFonts w:ascii="Times New Roman" w:hAnsi="Times New Roman"/>
          <w:lang w:val="en-GB"/>
        </w:rPr>
        <w:t>for Shallow-Water equations)</w:t>
      </w:r>
      <w:r w:rsidR="00B91C11" w:rsidRPr="00376AFF">
        <w:rPr>
          <w:rFonts w:ascii="Times New Roman" w:hAnsi="Times New Roman"/>
          <w:lang w:val="en-GB"/>
        </w:rPr>
        <w:t xml:space="preserve"> or simplified expressions (e.g., </w:t>
      </w:r>
      <w:r w:rsidR="008B7632" w:rsidRPr="00376AFF">
        <w:rPr>
          <w:rFonts w:ascii="Times New Roman" w:hAnsi="Times New Roman"/>
          <w:lang w:val="en-GB"/>
        </w:rPr>
        <w:t>Manning’s or Gauckler-Strickler</w:t>
      </w:r>
      <w:r w:rsidR="007D78E7" w:rsidRPr="00376AFF">
        <w:rPr>
          <w:rFonts w:ascii="Times New Roman" w:hAnsi="Times New Roman"/>
          <w:lang w:val="en-GB"/>
        </w:rPr>
        <w:t>’s</w:t>
      </w:r>
      <w:r w:rsidR="008B7632" w:rsidRPr="00376AFF">
        <w:rPr>
          <w:rFonts w:ascii="Times New Roman" w:hAnsi="Times New Roman"/>
          <w:lang w:val="en-GB"/>
        </w:rPr>
        <w:t xml:space="preserve"> formula</w:t>
      </w:r>
      <w:r w:rsidR="00B91C11" w:rsidRPr="00376AFF">
        <w:rPr>
          <w:rFonts w:ascii="Times New Roman" w:hAnsi="Times New Roman"/>
          <w:lang w:val="en-GB"/>
        </w:rPr>
        <w:t>)</w:t>
      </w:r>
      <w:r w:rsidR="00FC662A" w:rsidRPr="00376AFF">
        <w:rPr>
          <w:rFonts w:ascii="Times New Roman" w:hAnsi="Times New Roman"/>
          <w:lang w:val="en-GB"/>
        </w:rPr>
        <w:t>.</w:t>
      </w:r>
    </w:p>
    <w:p w:rsidR="002E7C44" w:rsidRPr="00376AFF" w:rsidRDefault="00FC662A"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With respect to the state-of-the-art solutions </w:t>
      </w:r>
      <w:r w:rsidR="00B91C11" w:rsidRPr="00376AFF">
        <w:rPr>
          <w:rFonts w:ascii="Times New Roman" w:hAnsi="Times New Roman"/>
          <w:lang w:val="en-GB"/>
        </w:rPr>
        <w:t>for the bottom drag in environmental free-sur</w:t>
      </w:r>
      <w:r w:rsidRPr="00376AFF">
        <w:rPr>
          <w:rFonts w:ascii="Times New Roman" w:hAnsi="Times New Roman"/>
          <w:lang w:val="en-GB"/>
        </w:rPr>
        <w:t>f</w:t>
      </w:r>
      <w:r w:rsidR="00B91C11" w:rsidRPr="00376AFF">
        <w:rPr>
          <w:rFonts w:ascii="Times New Roman" w:hAnsi="Times New Roman"/>
          <w:lang w:val="en-GB"/>
        </w:rPr>
        <w:t>a</w:t>
      </w:r>
      <w:r w:rsidRPr="00376AFF">
        <w:rPr>
          <w:rFonts w:ascii="Times New Roman" w:hAnsi="Times New Roman"/>
          <w:lang w:val="en-GB"/>
        </w:rPr>
        <w:t xml:space="preserve">ce currents, the </w:t>
      </w:r>
      <w:r w:rsidR="007D78E7" w:rsidRPr="00376AFF">
        <w:rPr>
          <w:rFonts w:ascii="Times New Roman" w:hAnsi="Times New Roman"/>
          <w:lang w:val="en-GB"/>
        </w:rPr>
        <w:t xml:space="preserve">present </w:t>
      </w:r>
      <w:r w:rsidR="00B91C11" w:rsidRPr="00376AFF">
        <w:rPr>
          <w:rFonts w:ascii="Times New Roman" w:hAnsi="Times New Roman"/>
          <w:lang w:val="en-GB"/>
        </w:rPr>
        <w:t>solution for the slip coefficient presents the following features</w:t>
      </w:r>
      <w:r w:rsidRPr="00376AFF">
        <w:rPr>
          <w:rFonts w:ascii="Times New Roman" w:hAnsi="Times New Roman"/>
          <w:lang w:val="en-GB"/>
        </w:rPr>
        <w:t>:</w:t>
      </w:r>
    </w:p>
    <w:p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consistency with the NSBL </w:t>
      </w:r>
      <w:r w:rsidR="00B91C11" w:rsidRPr="00376AFF">
        <w:rPr>
          <w:rFonts w:ascii="Times New Roman" w:hAnsi="Times New Roman"/>
          <w:lang w:val="en-GB"/>
        </w:rPr>
        <w:t xml:space="preserve">velocity </w:t>
      </w:r>
      <w:r w:rsidRPr="00376AFF">
        <w:rPr>
          <w:rFonts w:ascii="Times New Roman" w:hAnsi="Times New Roman"/>
          <w:lang w:val="en-GB"/>
        </w:rPr>
        <w:t>similarity profile in the rough-wall regime;</w:t>
      </w:r>
    </w:p>
    <w:p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the wall shear stress varies within the same river section (local formulation);</w:t>
      </w:r>
    </w:p>
    <w:p w:rsidR="002E7C44"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suitability for any wall (not necessarily a river bottom);</w:t>
      </w:r>
    </w:p>
    <w:p w:rsidR="00FC662A"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uniform conditions: </w:t>
      </w:r>
      <w:r w:rsidR="00FC662A" w:rsidRPr="00376AFF">
        <w:rPr>
          <w:rFonts w:ascii="Times New Roman" w:hAnsi="Times New Roman"/>
          <w:lang w:val="en-GB"/>
        </w:rPr>
        <w:t xml:space="preserve">the wall shear stress </w:t>
      </w:r>
      <w:r w:rsidR="00B05DC6" w:rsidRPr="00376AFF">
        <w:rPr>
          <w:rFonts w:ascii="Times New Roman" w:hAnsi="Times New Roman"/>
          <w:lang w:val="en-GB"/>
        </w:rPr>
        <w:t xml:space="preserve">is </w:t>
      </w:r>
      <w:r w:rsidR="00BB64B7" w:rsidRPr="00376AFF">
        <w:rPr>
          <w:rFonts w:ascii="Times New Roman" w:hAnsi="Times New Roman"/>
          <w:lang w:val="en-GB"/>
        </w:rPr>
        <w:t xml:space="preserve">correctly </w:t>
      </w:r>
      <w:r w:rsidR="00B05DC6" w:rsidRPr="00376AFF">
        <w:rPr>
          <w:rFonts w:ascii="Times New Roman" w:hAnsi="Times New Roman"/>
          <w:lang w:val="en-GB"/>
        </w:rPr>
        <w:t xml:space="preserve">affected by the hydraulic radius </w:t>
      </w:r>
      <w:r w:rsidR="00BB64B7" w:rsidRPr="00376AFF">
        <w:rPr>
          <w:rFonts w:ascii="Times New Roman" w:hAnsi="Times New Roman"/>
          <w:i/>
          <w:lang w:val="en-GB"/>
        </w:rPr>
        <w:t>R</w:t>
      </w:r>
      <w:r w:rsidR="00BB64B7" w:rsidRPr="00376AFF">
        <w:rPr>
          <w:rFonts w:ascii="Times New Roman" w:hAnsi="Times New Roman"/>
          <w:i/>
          <w:vertAlign w:val="subscript"/>
          <w:lang w:val="en-GB"/>
        </w:rPr>
        <w:t>H</w:t>
      </w:r>
      <w:r w:rsidR="00BB64B7" w:rsidRPr="00376AFF">
        <w:rPr>
          <w:rFonts w:ascii="Times New Roman" w:hAnsi="Times New Roman"/>
          <w:lang w:val="en-GB"/>
        </w:rPr>
        <w:t xml:space="preserve"> </w:t>
      </w:r>
      <w:r w:rsidR="00B91C11"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 xml:space="preserve">and the water depth </w:t>
      </w:r>
      <w:r w:rsidR="00BB64B7" w:rsidRPr="00376AFF">
        <w:rPr>
          <w:rFonts w:ascii="Times New Roman" w:hAnsi="Times New Roman"/>
          <w:i/>
          <w:lang w:val="en-GB"/>
        </w:rPr>
        <w:t>h</w:t>
      </w:r>
      <w:r w:rsidR="00BB64B7" w:rsidRPr="00376AFF">
        <w:rPr>
          <w:rFonts w:ascii="Times New Roman" w:hAnsi="Times New Roman"/>
          <w:lang w:val="en-GB"/>
        </w:rPr>
        <w:t xml:space="preserve"> </w:t>
      </w:r>
      <w:r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(e.g., Manning’s</w:t>
      </w:r>
      <w:r w:rsidR="00BB64B7" w:rsidRPr="00376AFF">
        <w:rPr>
          <w:rFonts w:ascii="Times New Roman" w:hAnsi="Times New Roman"/>
          <w:lang w:val="en-GB"/>
        </w:rPr>
        <w:t xml:space="preserve"> and Gauckler-Strickler’s</w:t>
      </w:r>
      <w:r w:rsidR="00B05DC6" w:rsidRPr="00376AFF">
        <w:rPr>
          <w:rFonts w:ascii="Times New Roman" w:hAnsi="Times New Roman"/>
          <w:lang w:val="en-GB"/>
        </w:rPr>
        <w:t xml:space="preserve"> </w:t>
      </w:r>
      <w:r w:rsidR="00BB64B7" w:rsidRPr="00376AFF">
        <w:rPr>
          <w:rFonts w:ascii="Times New Roman" w:hAnsi="Times New Roman"/>
          <w:lang w:val="en-GB"/>
        </w:rPr>
        <w:t xml:space="preserve">coefficient should depend on </w:t>
      </w:r>
      <w:r w:rsidRPr="00376AFF">
        <w:rPr>
          <w:rFonts w:ascii="Times New Roman" w:hAnsi="Times New Roman"/>
          <w:i/>
          <w:lang w:val="en-GB"/>
        </w:rPr>
        <w:t>R</w:t>
      </w:r>
      <w:r w:rsidRPr="00376AFF">
        <w:rPr>
          <w:rFonts w:ascii="Times New Roman" w:hAnsi="Times New Roman"/>
          <w:i/>
          <w:vertAlign w:val="subscript"/>
          <w:lang w:val="en-GB"/>
        </w:rPr>
        <w:t>H</w:t>
      </w:r>
      <w:r w:rsidRPr="00376AFF">
        <w:rPr>
          <w:rFonts w:ascii="Times New Roman" w:hAnsi="Times New Roman"/>
          <w:lang w:val="en-GB"/>
        </w:rPr>
        <w:t xml:space="preserve"> </w:t>
      </w:r>
      <w:r w:rsidR="00BB64B7" w:rsidRPr="00376AFF">
        <w:rPr>
          <w:rFonts w:ascii="Times New Roman" w:hAnsi="Times New Roman"/>
          <w:lang w:val="en-GB"/>
        </w:rPr>
        <w:t xml:space="preserve">and </w:t>
      </w:r>
      <w:r w:rsidR="00BB64B7" w:rsidRPr="00376AFF">
        <w:rPr>
          <w:rFonts w:ascii="Times New Roman" w:hAnsi="Times New Roman"/>
          <w:i/>
          <w:lang w:val="en-GB"/>
        </w:rPr>
        <w:t>h</w:t>
      </w:r>
      <w:r w:rsidR="00BB64B7" w:rsidRPr="00376AFF">
        <w:rPr>
          <w:rFonts w:ascii="Times New Roman" w:hAnsi="Times New Roman"/>
          <w:lang w:val="en-GB"/>
        </w:rPr>
        <w:t>, but they do not</w:t>
      </w:r>
      <w:r w:rsidR="00B05DC6" w:rsidRPr="00376AFF">
        <w:rPr>
          <w:rFonts w:ascii="Times New Roman" w:hAnsi="Times New Roman"/>
          <w:lang w:val="en-GB"/>
        </w:rPr>
        <w:t>);</w:t>
      </w:r>
    </w:p>
    <w:p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non-uniform conditions: </w:t>
      </w:r>
      <w:r w:rsidR="009B2121" w:rsidRPr="00376AFF">
        <w:rPr>
          <w:rFonts w:ascii="Times New Roman" w:hAnsi="Times New Roman"/>
          <w:lang w:val="en-GB"/>
        </w:rPr>
        <w:t xml:space="preserve">in Shallow-Water formulations the bottom drag coefficient depends on </w:t>
      </w:r>
      <w:r w:rsidRPr="00376AFF">
        <w:rPr>
          <w:rFonts w:ascii="Times New Roman" w:hAnsi="Times New Roman"/>
          <w:lang w:val="en-GB"/>
        </w:rPr>
        <w:t>the head loss per unit leng</w:t>
      </w:r>
      <w:r w:rsidR="00BB64B7" w:rsidRPr="00376AFF">
        <w:rPr>
          <w:rFonts w:ascii="Times New Roman" w:hAnsi="Times New Roman"/>
          <w:lang w:val="en-GB"/>
        </w:rPr>
        <w:t>t</w:t>
      </w:r>
      <w:r w:rsidRPr="00376AFF">
        <w:rPr>
          <w:rFonts w:ascii="Times New Roman" w:hAnsi="Times New Roman"/>
          <w:lang w:val="en-GB"/>
        </w:rPr>
        <w:t>h</w:t>
      </w:r>
      <w:r w:rsidR="009B2121" w:rsidRPr="00376AFF">
        <w:rPr>
          <w:rFonts w:ascii="Times New Roman" w:hAnsi="Times New Roman"/>
          <w:lang w:val="en-GB"/>
        </w:rPr>
        <w:t>, which is a global (non-local) quantity</w:t>
      </w:r>
      <w:r w:rsidR="00BB64B7" w:rsidRPr="00376AFF">
        <w:rPr>
          <w:rFonts w:ascii="Times New Roman" w:hAnsi="Times New Roman"/>
          <w:lang w:val="en-GB"/>
        </w:rPr>
        <w:t xml:space="preserve"> </w:t>
      </w:r>
      <w:r w:rsidR="009B2121" w:rsidRPr="00376AFF">
        <w:rPr>
          <w:rFonts w:ascii="Times New Roman" w:hAnsi="Times New Roman"/>
          <w:lang w:val="en-GB"/>
        </w:rPr>
        <w:t xml:space="preserve">associated </w:t>
      </w:r>
      <w:r w:rsidRPr="00376AFF">
        <w:rPr>
          <w:rFonts w:ascii="Times New Roman" w:hAnsi="Times New Roman"/>
          <w:lang w:val="en-GB"/>
        </w:rPr>
        <w:t xml:space="preserve">with </w:t>
      </w:r>
      <w:r w:rsidR="009B2121" w:rsidRPr="00376AFF">
        <w:rPr>
          <w:rFonts w:ascii="Times New Roman" w:hAnsi="Times New Roman"/>
          <w:lang w:val="en-GB"/>
        </w:rPr>
        <w:t xml:space="preserve">the whole section and whose assessment under non-uniform </w:t>
      </w:r>
      <w:r w:rsidRPr="00376AFF">
        <w:rPr>
          <w:rFonts w:ascii="Times New Roman" w:hAnsi="Times New Roman"/>
          <w:lang w:val="en-GB"/>
        </w:rPr>
        <w:t xml:space="preserve">currents </w:t>
      </w:r>
      <w:r w:rsidR="009B2121" w:rsidRPr="00376AFF">
        <w:rPr>
          <w:rFonts w:ascii="Times New Roman" w:hAnsi="Times New Roman"/>
          <w:lang w:val="en-GB"/>
        </w:rPr>
        <w:t xml:space="preserve">noticeably suffers from uniform-flow </w:t>
      </w:r>
      <w:r w:rsidRPr="00376AFF">
        <w:rPr>
          <w:rFonts w:ascii="Times New Roman" w:hAnsi="Times New Roman"/>
          <w:lang w:val="en-GB"/>
        </w:rPr>
        <w:t xml:space="preserve">assumptions, especially concerning the </w:t>
      </w:r>
      <w:r w:rsidR="009B2121" w:rsidRPr="00376AFF">
        <w:rPr>
          <w:rFonts w:ascii="Times New Roman" w:hAnsi="Times New Roman"/>
          <w:lang w:val="en-GB"/>
        </w:rPr>
        <w:t>hydrodynamic thrust;</w:t>
      </w:r>
    </w:p>
    <w:p w:rsidR="00BB64B7" w:rsidRPr="00376AFF" w:rsidRDefault="00BB64B7"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3D formulation;</w:t>
      </w:r>
    </w:p>
    <w:p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u</w:t>
      </w:r>
      <w:r w:rsidR="009B2121" w:rsidRPr="00376AFF">
        <w:rPr>
          <w:rFonts w:ascii="Times New Roman" w:hAnsi="Times New Roman"/>
          <w:lang w:val="en-GB"/>
        </w:rPr>
        <w:t xml:space="preserve">nique formulation for any kind of section shape (e.g., the presence of complicated sections is a shortcoming for Shallow-Water formulations, where complicated formulae try to </w:t>
      </w:r>
      <w:r w:rsidRPr="00376AFF">
        <w:rPr>
          <w:rFonts w:ascii="Times New Roman" w:hAnsi="Times New Roman"/>
          <w:lang w:val="en-GB"/>
        </w:rPr>
        <w:t>fix this issue</w:t>
      </w:r>
      <w:r w:rsidR="009B2121" w:rsidRPr="00376AFF">
        <w:rPr>
          <w:rFonts w:ascii="Times New Roman" w:hAnsi="Times New Roman"/>
          <w:lang w:val="en-GB"/>
        </w:rPr>
        <w:t>)</w:t>
      </w:r>
      <w:r w:rsidRPr="00376AFF">
        <w:rPr>
          <w:rFonts w:ascii="Times New Roman" w:hAnsi="Times New Roman"/>
          <w:lang w:val="en-GB"/>
        </w:rPr>
        <w:t>;</w:t>
      </w:r>
    </w:p>
    <w:p w:rsidR="00120B38"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d</w:t>
      </w:r>
      <w:r w:rsidR="00120B38" w:rsidRPr="00376AFF">
        <w:rPr>
          <w:rFonts w:ascii="Times New Roman" w:hAnsi="Times New Roman"/>
          <w:lang w:val="en-GB"/>
        </w:rPr>
        <w:t>ifferential treatment for sub-grid roughness (wall function) and explicit roughness (explicit walls)</w:t>
      </w:r>
      <w:r w:rsidRPr="00376AFF">
        <w:rPr>
          <w:rFonts w:ascii="Times New Roman" w:hAnsi="Times New Roman"/>
          <w:lang w:val="en-GB"/>
        </w:rPr>
        <w:t xml:space="preserve">: </w:t>
      </w:r>
      <w:r w:rsidR="00120B38" w:rsidRPr="00376AFF">
        <w:rPr>
          <w:rFonts w:ascii="Times New Roman" w:hAnsi="Times New Roman"/>
          <w:lang w:val="en-GB"/>
        </w:rPr>
        <w:t>the presence of trees is a shortcoming for Shallow-Water formulations, where sometimes a</w:t>
      </w:r>
      <w:r w:rsidR="007D78E7" w:rsidRPr="00376AFF">
        <w:rPr>
          <w:rFonts w:ascii="Times New Roman" w:hAnsi="Times New Roman"/>
          <w:lang w:val="en-GB"/>
        </w:rPr>
        <w:t>n explicit</w:t>
      </w:r>
      <w:r w:rsidR="00120B38" w:rsidRPr="00376AFF">
        <w:rPr>
          <w:rFonts w:ascii="Times New Roman" w:hAnsi="Times New Roman"/>
          <w:lang w:val="en-GB"/>
        </w:rPr>
        <w:t xml:space="preserve"> drag coefficient is requested for every tree.</w:t>
      </w:r>
    </w:p>
    <w:p w:rsidR="002E7C44" w:rsidRPr="00376AFF" w:rsidRDefault="00120B38" w:rsidP="002E7C44">
      <w:pPr>
        <w:pStyle w:val="Normale1"/>
        <w:spacing w:line="240" w:lineRule="auto"/>
        <w:jc w:val="both"/>
        <w:rPr>
          <w:rFonts w:ascii="Times New Roman" w:hAnsi="Times New Roman"/>
          <w:lang w:val="en-GB"/>
        </w:rPr>
      </w:pPr>
      <w:bookmarkStart w:id="93" w:name="_Toc56172858"/>
      <w:r w:rsidRPr="00376AFF">
        <w:rPr>
          <w:rFonts w:ascii="Times New Roman" w:hAnsi="Times New Roman"/>
          <w:lang w:val="en-GB"/>
        </w:rPr>
        <w:t xml:space="preserve">The wall </w:t>
      </w:r>
      <w:r w:rsidR="002E7C44" w:rsidRPr="00376AFF">
        <w:rPr>
          <w:rFonts w:ascii="Times New Roman" w:hAnsi="Times New Roman"/>
          <w:lang w:val="en-GB"/>
        </w:rPr>
        <w:t xml:space="preserve">shear stress </w:t>
      </w:r>
      <w:r w:rsidR="00547334" w:rsidRPr="00376AFF">
        <w:rPr>
          <w:rFonts w:ascii="Symbol" w:hAnsi="Symbol"/>
          <w:i/>
          <w:lang w:val="en-GB"/>
        </w:rPr>
        <w:t></w:t>
      </w:r>
      <w:r w:rsidR="00547334" w:rsidRPr="00376AFF">
        <w:rPr>
          <w:rFonts w:ascii="Times New Roman" w:hAnsi="Times New Roman"/>
          <w:i/>
          <w:vertAlign w:val="subscript"/>
          <w:lang w:val="en-GB"/>
        </w:rPr>
        <w:t>w</w:t>
      </w:r>
      <w:r w:rsidR="00547334" w:rsidRPr="00376AFF">
        <w:rPr>
          <w:rFonts w:ascii="Times New Roman" w:hAnsi="Times New Roman"/>
          <w:lang w:val="en-GB"/>
        </w:rPr>
        <w:t xml:space="preserve"> (Pa) </w:t>
      </w:r>
      <w:r w:rsidR="002E7C44" w:rsidRPr="00376AFF">
        <w:rPr>
          <w:rFonts w:ascii="Times New Roman" w:hAnsi="Times New Roman"/>
          <w:lang w:val="en-GB"/>
        </w:rPr>
        <w:t>from the NSBL velocity profile</w:t>
      </w:r>
      <w:bookmarkEnd w:id="93"/>
      <w:r w:rsidRPr="00376AFF">
        <w:rPr>
          <w:rFonts w:ascii="Times New Roman" w:hAnsi="Times New Roman"/>
          <w:lang w:val="en-GB"/>
        </w:rPr>
        <w:t xml:space="preserve"> is derived in the following.</w:t>
      </w:r>
    </w:p>
    <w:p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The wall shear stress depends by definition on the f</w:t>
      </w:r>
      <w:r w:rsidR="002E7C44" w:rsidRPr="00376AFF">
        <w:rPr>
          <w:rFonts w:ascii="Times New Roman" w:hAnsi="Times New Roman"/>
          <w:lang w:val="en-GB"/>
        </w:rPr>
        <w:t>riction velocity</w:t>
      </w:r>
      <w:r w:rsidR="00547334" w:rsidRPr="00376AFF">
        <w:rPr>
          <w:rFonts w:ascii="Times New Roman" w:hAnsi="Times New Roman"/>
          <w:lang w:val="en-GB"/>
        </w:rPr>
        <w:t xml:space="preserve"> </w:t>
      </w:r>
      <w:r w:rsidR="00547334" w:rsidRPr="00376AFF">
        <w:rPr>
          <w:rFonts w:ascii="Times New Roman" w:hAnsi="Times New Roman"/>
          <w:i/>
          <w:lang w:val="en-GB"/>
        </w:rPr>
        <w:t>u</w:t>
      </w:r>
      <w:r w:rsidR="00547334" w:rsidRPr="00376AFF">
        <w:rPr>
          <w:rFonts w:ascii="Times New Roman" w:hAnsi="Times New Roman"/>
          <w:i/>
          <w:vertAlign w:val="subscript"/>
          <w:lang w:val="en-GB"/>
        </w:rPr>
        <w:t>*</w:t>
      </w:r>
      <w:r w:rsidR="00547334" w:rsidRPr="00376AFF">
        <w:rPr>
          <w:rFonts w:ascii="Times New Roman" w:hAnsi="Times New Roman"/>
          <w:lang w:val="en-GB"/>
        </w:rPr>
        <w:t xml:space="preserve"> (m/s)</w:t>
      </w:r>
      <w:r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rsidTr="00B66629">
        <w:tc>
          <w:tcPr>
            <w:tcW w:w="4539" w:type="pct"/>
            <w:vAlign w:val="center"/>
          </w:tcPr>
          <w:p w:rsidR="00072799" w:rsidRPr="00376AFF" w:rsidRDefault="00072799" w:rsidP="00B66629">
            <w:pPr>
              <w:jc w:val="center"/>
              <w:rPr>
                <w:rFonts w:ascii="Times New Roman" w:hAnsi="Times New Roman"/>
                <w:position w:val="-30"/>
                <w:sz w:val="24"/>
                <w:szCs w:val="24"/>
              </w:rPr>
            </w:pPr>
            <w:r w:rsidRPr="00376AFF">
              <w:rPr>
                <w:position w:val="-30"/>
              </w:rPr>
              <w:object w:dxaOrig="3900" w:dyaOrig="780">
                <v:shape id="_x0000_i1059" type="#_x0000_t75" style="width:184.25pt;height:39.35pt" o:ole="">
                  <v:imagedata r:id="rId83" o:title=""/>
                </v:shape>
                <o:OLEObject Type="Embed" ProgID="Equation.3" ShapeID="_x0000_i1059" DrawAspect="Content" ObjectID="_1679893394" r:id="rId84"/>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w:t>
      </w:r>
      <w:r w:rsidR="002E7C44" w:rsidRPr="00376AFF">
        <w:rPr>
          <w:rFonts w:ascii="Times New Roman" w:hAnsi="Times New Roman"/>
          <w:lang w:val="en-GB"/>
        </w:rPr>
        <w:t>NSBL velocity profile (wall function):</w:t>
      </w:r>
    </w:p>
    <w:tbl>
      <w:tblPr>
        <w:tblW w:w="4999" w:type="pct"/>
        <w:tblLayout w:type="fixed"/>
        <w:tblLook w:val="01E0" w:firstRow="1" w:lastRow="1" w:firstColumn="1" w:lastColumn="1" w:noHBand="0" w:noVBand="0"/>
      </w:tblPr>
      <w:tblGrid>
        <w:gridCol w:w="8944"/>
        <w:gridCol w:w="908"/>
      </w:tblGrid>
      <w:tr w:rsidR="00072799" w:rsidRPr="00376AFF" w:rsidTr="00B66629">
        <w:tc>
          <w:tcPr>
            <w:tcW w:w="4539" w:type="pct"/>
            <w:vAlign w:val="center"/>
          </w:tcPr>
          <w:p w:rsidR="00072799" w:rsidRPr="00376AFF" w:rsidRDefault="008C6487" w:rsidP="00B66629">
            <w:pPr>
              <w:jc w:val="center"/>
              <w:rPr>
                <w:rFonts w:ascii="Times New Roman" w:hAnsi="Times New Roman"/>
                <w:position w:val="-30"/>
                <w:sz w:val="24"/>
                <w:szCs w:val="24"/>
              </w:rPr>
            </w:pPr>
            <w:r w:rsidRPr="00376AFF">
              <w:rPr>
                <w:position w:val="-32"/>
              </w:rPr>
              <w:object w:dxaOrig="1920" w:dyaOrig="760">
                <v:shape id="_x0000_i1060" type="#_x0000_t75" style="width:91.7pt;height:38pt" o:ole="">
                  <v:imagedata r:id="rId85" o:title=""/>
                </v:shape>
                <o:OLEObject Type="Embed" ProgID="Equation.3" ShapeID="_x0000_i1060" DrawAspect="Content" ObjectID="_1679893395" r:id="rId86"/>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54733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xml:space="preserve"> (m) </w:t>
      </w:r>
      <w:r w:rsidR="008C6487" w:rsidRPr="00376AFF">
        <w:rPr>
          <w:rFonts w:ascii="Times New Roman" w:hAnsi="Times New Roman"/>
          <w:lang w:val="en-GB"/>
        </w:rPr>
        <w:t xml:space="preserve">or </w:t>
      </w:r>
      <w:r w:rsidR="008C6487" w:rsidRPr="00376AFF">
        <w:rPr>
          <w:rFonts w:ascii="Times New Roman" w:hAnsi="Times New Roman"/>
          <w:i/>
          <w:lang w:val="en-GB"/>
        </w:rPr>
        <w:t>r</w:t>
      </w:r>
      <w:r w:rsidR="008C6487" w:rsidRPr="00376AFF">
        <w:rPr>
          <w:rFonts w:ascii="Times New Roman" w:hAnsi="Times New Roman"/>
          <w:lang w:val="en-GB"/>
        </w:rPr>
        <w:t xml:space="preserve"> (m) </w:t>
      </w:r>
      <w:r w:rsidRPr="00376AFF">
        <w:rPr>
          <w:rFonts w:ascii="Times New Roman" w:hAnsi="Times New Roman"/>
          <w:lang w:val="en-GB"/>
        </w:rPr>
        <w:t xml:space="preserve">is the distance from the wall, </w:t>
      </w:r>
      <w:r w:rsidRPr="00376AFF">
        <w:rPr>
          <w:rFonts w:ascii="Times New Roman" w:hAnsi="Times New Roman"/>
          <w:i/>
          <w:lang w:val="en-GB"/>
        </w:rPr>
        <w:t>k</w:t>
      </w:r>
      <w:r w:rsidRPr="00376AFF">
        <w:rPr>
          <w:rFonts w:ascii="Times New Roman" w:hAnsi="Times New Roman"/>
          <w:i/>
          <w:vertAlign w:val="subscript"/>
          <w:lang w:val="en-GB"/>
        </w:rPr>
        <w:t>v</w:t>
      </w:r>
      <w:r w:rsidRPr="00376AFF">
        <w:rPr>
          <w:rFonts w:ascii="Times New Roman" w:hAnsi="Times New Roman"/>
          <w:lang w:val="en-GB"/>
        </w:rPr>
        <w:t xml:space="preserve"> is von Karman’s constant and </w:t>
      </w:r>
      <w:r w:rsidRPr="00376AFF">
        <w:rPr>
          <w:rFonts w:ascii="Times New Roman" w:hAnsi="Times New Roman"/>
          <w:i/>
          <w:lang w:val="en-GB"/>
        </w:rPr>
        <w:t>z</w:t>
      </w:r>
      <w:r w:rsidRPr="00376AFF">
        <w:rPr>
          <w:rFonts w:ascii="Times New Roman" w:hAnsi="Times New Roman"/>
          <w:i/>
          <w:vertAlign w:val="subscript"/>
          <w:lang w:val="en-GB"/>
        </w:rPr>
        <w:t>0</w:t>
      </w:r>
      <w:r w:rsidRPr="00376AFF">
        <w:rPr>
          <w:rFonts w:ascii="Times New Roman" w:hAnsi="Times New Roman"/>
          <w:lang w:val="en-GB"/>
        </w:rPr>
        <w:t xml:space="preserve"> is the roughness length, t</w:t>
      </w:r>
      <w:r w:rsidR="00120B38" w:rsidRPr="00376AFF">
        <w:rPr>
          <w:rFonts w:ascii="Times New Roman" w:hAnsi="Times New Roman"/>
          <w:lang w:val="en-GB"/>
        </w:rPr>
        <w:t>he wall shear stress assumes the following form</w:t>
      </w:r>
      <w:r w:rsidR="002E7C44"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rsidTr="00B66629">
        <w:tc>
          <w:tcPr>
            <w:tcW w:w="4539" w:type="pct"/>
            <w:vAlign w:val="center"/>
          </w:tcPr>
          <w:p w:rsidR="00072799" w:rsidRPr="00376AFF" w:rsidRDefault="008C6487" w:rsidP="00072799">
            <w:pPr>
              <w:jc w:val="center"/>
              <w:rPr>
                <w:rFonts w:ascii="Times New Roman" w:hAnsi="Times New Roman"/>
                <w:position w:val="-30"/>
                <w:sz w:val="24"/>
                <w:szCs w:val="24"/>
              </w:rPr>
            </w:pPr>
            <w:r w:rsidRPr="00376AFF">
              <w:rPr>
                <w:position w:val="-70"/>
              </w:rPr>
              <w:object w:dxaOrig="6560" w:dyaOrig="1560">
                <v:shape id="_x0000_i1061" type="#_x0000_t75" style="width:309.9pt;height:77.8pt" o:ole="">
                  <v:imagedata r:id="rId87" o:title=""/>
                </v:shape>
                <o:OLEObject Type="Embed" ProgID="Equation.3" ShapeID="_x0000_i1061" DrawAspect="Content" ObjectID="_1679893396" r:id="rId88"/>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4" w:name="_Ref5703734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4"/>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One notices that f</w:t>
      </w:r>
      <w:r w:rsidR="002E7C44" w:rsidRPr="00376AFF">
        <w:rPr>
          <w:rFonts w:ascii="Times New Roman" w:hAnsi="Times New Roman"/>
          <w:lang w:val="en-GB"/>
        </w:rPr>
        <w:t xml:space="preserve">or </w:t>
      </w:r>
      <w:r w:rsidRPr="00376AFF">
        <w:rPr>
          <w:rFonts w:ascii="Times New Roman" w:hAnsi="Times New Roman"/>
          <w:i/>
          <w:lang w:val="en-GB"/>
        </w:rPr>
        <w:t>d</w:t>
      </w:r>
      <w:r w:rsidR="002E7C44" w:rsidRPr="00376AFF">
        <w:rPr>
          <w:rFonts w:ascii="Times New Roman" w:hAnsi="Times New Roman"/>
          <w:lang w:val="en-GB"/>
        </w:rPr>
        <w:t>&lt;=</w:t>
      </w:r>
      <w:r w:rsidRPr="00376AFF">
        <w:rPr>
          <w:rFonts w:ascii="Times New Roman" w:hAnsi="Times New Roman"/>
          <w:i/>
          <w:lang w:val="en-GB"/>
        </w:rPr>
        <w:t>d</w:t>
      </w:r>
      <w:r w:rsidR="002E7C44" w:rsidRPr="00376AFF">
        <w:rPr>
          <w:rFonts w:ascii="Times New Roman" w:hAnsi="Times New Roman"/>
          <w:vertAlign w:val="subscript"/>
          <w:lang w:val="en-GB"/>
        </w:rPr>
        <w:t>0</w:t>
      </w:r>
      <w:r w:rsidR="002E7C44" w:rsidRPr="00376AFF">
        <w:rPr>
          <w:rFonts w:ascii="Times New Roman" w:hAnsi="Times New Roman"/>
          <w:lang w:val="en-GB"/>
        </w:rPr>
        <w:t xml:space="preserve"> (or better </w:t>
      </w:r>
      <w:r w:rsidRPr="00376AFF">
        <w:rPr>
          <w:rFonts w:ascii="Times New Roman" w:hAnsi="Times New Roman"/>
          <w:lang w:val="en-GB"/>
        </w:rPr>
        <w:t xml:space="preserve">for </w:t>
      </w:r>
      <w:r w:rsidRPr="00376AFF">
        <w:rPr>
          <w:rFonts w:ascii="Times New Roman" w:hAnsi="Times New Roman"/>
          <w:i/>
          <w:lang w:val="en-GB"/>
        </w:rPr>
        <w:t>d</w:t>
      </w:r>
      <w:r w:rsidRPr="00376AFF">
        <w:rPr>
          <w:rFonts w:ascii="Times New Roman" w:hAnsi="Times New Roman"/>
          <w:lang w:val="en-GB"/>
        </w:rPr>
        <w:t>&lt;=</w:t>
      </w:r>
      <w:r w:rsidRPr="00376AFF">
        <w:rPr>
          <w:rFonts w:ascii="Symbol" w:hAnsi="Symbol"/>
          <w:i/>
          <w:lang w:val="en-GB"/>
        </w:rPr>
        <w:t></w:t>
      </w:r>
      <w:r w:rsidRPr="00376AFF">
        <w:rPr>
          <w:rFonts w:ascii="Times New Roman" w:hAnsi="Times New Roman"/>
          <w:lang w:val="en-GB"/>
        </w:rPr>
        <w:t xml:space="preserve">, where </w:t>
      </w:r>
      <w:r w:rsidRPr="00376AFF">
        <w:rPr>
          <w:rFonts w:ascii="Symbol" w:hAnsi="Symbol"/>
          <w:i/>
          <w:lang w:val="en-GB"/>
        </w:rPr>
        <w:t></w:t>
      </w:r>
      <w:r w:rsidRPr="00376AFF">
        <w:rPr>
          <w:rFonts w:ascii="Times New Roman" w:hAnsi="Times New Roman"/>
          <w:lang w:val="en-GB"/>
        </w:rPr>
        <w:t xml:space="preserve"> </w:t>
      </w:r>
      <w:r w:rsidR="005C48AA" w:rsidRPr="00376AFF">
        <w:rPr>
          <w:rFonts w:ascii="Times New Roman" w:hAnsi="Times New Roman"/>
          <w:lang w:val="en-GB"/>
        </w:rPr>
        <w:t>-m-</w:t>
      </w:r>
      <w:r w:rsidRPr="00376AFF">
        <w:rPr>
          <w:rFonts w:ascii="Times New Roman" w:hAnsi="Times New Roman"/>
          <w:lang w:val="en-GB"/>
        </w:rPr>
        <w:t xml:space="preserve"> is the</w:t>
      </w:r>
      <w:r w:rsidRPr="00376AFF">
        <w:rPr>
          <w:rFonts w:ascii="Times New Roman" w:hAnsi="Times New Roman"/>
          <w:i/>
          <w:lang w:val="en-GB"/>
        </w:rPr>
        <w:t xml:space="preserve"> </w:t>
      </w:r>
      <w:r w:rsidR="002E7C44" w:rsidRPr="00376AFF">
        <w:rPr>
          <w:rFonts w:ascii="Times New Roman" w:hAnsi="Times New Roman"/>
          <w:lang w:val="en-GB"/>
        </w:rPr>
        <w:t xml:space="preserve">depth of the laminar </w:t>
      </w:r>
      <w:r w:rsidR="005C48AA" w:rsidRPr="00376AFF">
        <w:rPr>
          <w:rFonts w:ascii="Times New Roman" w:hAnsi="Times New Roman"/>
          <w:lang w:val="en-GB"/>
        </w:rPr>
        <w:t xml:space="preserve">viscous </w:t>
      </w:r>
      <w:r w:rsidR="002E7C44" w:rsidRPr="00376AFF">
        <w:rPr>
          <w:rFonts w:ascii="Times New Roman" w:hAnsi="Times New Roman"/>
          <w:lang w:val="en-GB"/>
        </w:rPr>
        <w:t xml:space="preserve">sub-layer), no-slip conditions could be applied or a laminar profile </w:t>
      </w:r>
      <w:r w:rsidR="005C48AA" w:rsidRPr="00376AFF">
        <w:rPr>
          <w:rFonts w:ascii="Times New Roman" w:hAnsi="Times New Roman"/>
          <w:lang w:val="en-GB"/>
        </w:rPr>
        <w:t>c</w:t>
      </w:r>
      <w:r w:rsidR="002E7C44" w:rsidRPr="00376AFF">
        <w:rPr>
          <w:rFonts w:ascii="Times New Roman" w:hAnsi="Times New Roman"/>
          <w:lang w:val="en-GB"/>
        </w:rPr>
        <w:t xml:space="preserve">ould be chosen. </w:t>
      </w:r>
      <w:r w:rsidRPr="00376AFF">
        <w:rPr>
          <w:rFonts w:ascii="Times New Roman" w:hAnsi="Times New Roman"/>
          <w:lang w:val="en-GB"/>
        </w:rPr>
        <w:t>This is normally not the case for environmental turbulent flows where spatial resolution rarely allows to solve the turbulent boundary layers.</w:t>
      </w:r>
    </w:p>
    <w:p w:rsidR="002E7C44" w:rsidRPr="00376AFF" w:rsidRDefault="00120B38" w:rsidP="002E7C44">
      <w:pPr>
        <w:pStyle w:val="Normale1"/>
        <w:spacing w:line="240" w:lineRule="auto"/>
        <w:jc w:val="both"/>
        <w:rPr>
          <w:rFonts w:ascii="Times New Roman" w:hAnsi="Times New Roman"/>
          <w:lang w:val="en-GB"/>
        </w:rPr>
      </w:pPr>
      <w:bookmarkStart w:id="95" w:name="_Toc56172859"/>
      <w:r w:rsidRPr="00376AFF">
        <w:rPr>
          <w:rFonts w:ascii="Times New Roman" w:hAnsi="Times New Roman"/>
          <w:lang w:val="en-GB"/>
        </w:rPr>
        <w:t xml:space="preserve">The wall shear stress can be </w:t>
      </w:r>
      <w:r w:rsidR="00CB1216" w:rsidRPr="00376AFF">
        <w:rPr>
          <w:rFonts w:ascii="Times New Roman" w:hAnsi="Times New Roman"/>
          <w:lang w:val="en-GB"/>
        </w:rPr>
        <w:t>discretized</w:t>
      </w:r>
      <w:r w:rsidRPr="00376AFF">
        <w:rPr>
          <w:rFonts w:ascii="Times New Roman" w:hAnsi="Times New Roman"/>
          <w:lang w:val="en-GB"/>
        </w:rPr>
        <w:t xml:space="preserve"> according to the </w:t>
      </w:r>
      <w:r w:rsidR="002E7C44" w:rsidRPr="00376AFF">
        <w:rPr>
          <w:rFonts w:ascii="Times New Roman" w:hAnsi="Times New Roman"/>
          <w:lang w:val="en-GB"/>
        </w:rPr>
        <w:t xml:space="preserve">SASPH </w:t>
      </w:r>
      <w:r w:rsidRPr="00376AFF">
        <w:rPr>
          <w:rFonts w:ascii="Times New Roman" w:hAnsi="Times New Roman"/>
          <w:lang w:val="en-GB"/>
        </w:rPr>
        <w:t>formalism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w:t>
      </w:r>
      <w:r w:rsidR="002E7C44" w:rsidRPr="00376AFF">
        <w:rPr>
          <w:rFonts w:ascii="Times New Roman" w:hAnsi="Times New Roman"/>
          <w:lang w:val="en-GB"/>
        </w:rPr>
        <w:t>:</w:t>
      </w:r>
      <w:bookmarkEnd w:id="95"/>
    </w:p>
    <w:tbl>
      <w:tblPr>
        <w:tblW w:w="4999" w:type="pct"/>
        <w:tblLayout w:type="fixed"/>
        <w:tblLook w:val="01E0" w:firstRow="1" w:lastRow="1" w:firstColumn="1" w:lastColumn="1" w:noHBand="0" w:noVBand="0"/>
      </w:tblPr>
      <w:tblGrid>
        <w:gridCol w:w="8944"/>
        <w:gridCol w:w="908"/>
      </w:tblGrid>
      <w:tr w:rsidR="00072799" w:rsidRPr="00376AFF" w:rsidTr="00072799">
        <w:tc>
          <w:tcPr>
            <w:tcW w:w="4539" w:type="pct"/>
            <w:vAlign w:val="center"/>
          </w:tcPr>
          <w:p w:rsidR="00072799" w:rsidRPr="00376AFF" w:rsidRDefault="0045533F" w:rsidP="00072799">
            <w:pPr>
              <w:jc w:val="center"/>
            </w:pPr>
            <w:r w:rsidRPr="00376AFF">
              <w:rPr>
                <w:position w:val="-30"/>
              </w:rPr>
              <w:object w:dxaOrig="6100" w:dyaOrig="720">
                <v:shape id="_x0000_i1062" type="#_x0000_t75" style="width:287.1pt;height:36.2pt" o:ole="">
                  <v:imagedata r:id="rId89" o:title=""/>
                </v:shape>
                <o:OLEObject Type="Embed" ProgID="Equation.3" ShapeID="_x0000_i1062" DrawAspect="Content" ObjectID="_1679893397" r:id="rId90"/>
              </w:object>
            </w:r>
          </w:p>
          <w:p w:rsidR="00CB1216" w:rsidRPr="00376AFF" w:rsidRDefault="00CB1216" w:rsidP="00CB1216">
            <w:pPr>
              <w:jc w:val="center"/>
              <w:rPr>
                <w:rFonts w:ascii="Times New Roman" w:hAnsi="Times New Roman"/>
                <w:position w:val="-30"/>
                <w:sz w:val="24"/>
                <w:szCs w:val="24"/>
              </w:rPr>
            </w:pPr>
            <w:r w:rsidRPr="00376AFF">
              <w:rPr>
                <w:position w:val="-34"/>
              </w:rPr>
              <w:object w:dxaOrig="6180" w:dyaOrig="840">
                <v:shape id="_x0000_i1063" type="#_x0000_t75" style="width:292.45pt;height:41.6pt" o:ole="">
                  <v:imagedata r:id="rId91" o:title=""/>
                </v:shape>
                <o:OLEObject Type="Embed" ProgID="Equation.3" ShapeID="_x0000_i1063" DrawAspect="Content" ObjectID="_1679893398" r:id="rId92"/>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6" w:name="_Ref5704159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6"/>
            <w:r w:rsidRPr="00376AFF">
              <w:rPr>
                <w:rFonts w:ascii="Times New Roman" w:eastAsia="Times New Roman" w:hAnsi="Times New Roman"/>
                <w:b w:val="0"/>
                <w:bCs w:val="0"/>
                <w:color w:val="auto"/>
                <w:sz w:val="24"/>
                <w:szCs w:val="24"/>
                <w:lang w:eastAsia="it-IT"/>
              </w:rPr>
              <w:t xml:space="preserve"> </w:t>
            </w:r>
          </w:p>
        </w:tc>
      </w:tr>
    </w:tbl>
    <w:p w:rsidR="00DE47BD"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i/>
          <w:vertAlign w:val="subscript"/>
          <w:lang w:val="en-GB"/>
        </w:rPr>
        <w:t>T</w:t>
      </w:r>
      <w:r w:rsidRPr="00376AFF">
        <w:rPr>
          <w:rFonts w:ascii="Times New Roman" w:hAnsi="Times New Roman"/>
          <w:lang w:val="en-GB"/>
        </w:rPr>
        <w:t xml:space="preserve"> (Pa×s) is the turbulent viscosity</w:t>
      </w:r>
      <w:r w:rsidR="00CB1216" w:rsidRPr="00376AFF">
        <w:rPr>
          <w:rFonts w:ascii="Times New Roman" w:hAnsi="Times New Roman"/>
          <w:lang w:val="en-GB"/>
        </w:rPr>
        <w:t xml:space="preserve"> and </w:t>
      </w:r>
      <w:r w:rsidR="00CB1216" w:rsidRPr="00376AFF">
        <w:rPr>
          <w:rFonts w:ascii="Symbol" w:hAnsi="Symbol"/>
          <w:i/>
          <w:lang w:val="en-GB"/>
        </w:rPr>
        <w:t></w:t>
      </w:r>
      <w:r w:rsidR="00CB1216" w:rsidRPr="00376AFF">
        <w:rPr>
          <w:rFonts w:ascii="Times New Roman" w:hAnsi="Times New Roman"/>
          <w:lang w:val="en-GB"/>
        </w:rPr>
        <w:t xml:space="preserve"> (Pa×s) the molecular viscosity </w:t>
      </w:r>
      <w:r w:rsidRPr="00376AFF">
        <w:rPr>
          <w:rFonts w:ascii="Times New Roman" w:hAnsi="Times New Roman"/>
          <w:lang w:val="en-GB"/>
        </w:rPr>
        <w:t>. One notices that in SPHERA the artificial viscosity only works on the normal components of velocity at boundaries</w:t>
      </w:r>
      <w:r w:rsidR="00CB1216" w:rsidRPr="00376AFF">
        <w:rPr>
          <w:rFonts w:ascii="Times New Roman" w:hAnsi="Times New Roman"/>
          <w:lang w:val="en-GB"/>
        </w:rPr>
        <w:t xml:space="preserve"> and that </w:t>
      </w:r>
      <w:r w:rsidR="00CB1216" w:rsidRPr="00376AFF">
        <w:rPr>
          <w:rFonts w:ascii="Times New Roman" w:hAnsi="Times New Roman"/>
          <w:lang w:val="en-GB"/>
        </w:rPr>
        <w:fldChar w:fldCharType="begin"/>
      </w:r>
      <w:r w:rsidR="00CB1216" w:rsidRPr="00376AFF">
        <w:rPr>
          <w:rFonts w:ascii="Times New Roman" w:hAnsi="Times New Roman"/>
          <w:lang w:val="en-GB"/>
        </w:rPr>
        <w:instrText xml:space="preserve"> REF _Ref57041599 \h  \* MERGEFORMAT </w:instrText>
      </w:r>
      <w:r w:rsidR="00CB1216" w:rsidRPr="00376AFF">
        <w:rPr>
          <w:rFonts w:ascii="Times New Roman" w:hAnsi="Times New Roman"/>
          <w:lang w:val="en-GB"/>
        </w:rPr>
      </w:r>
      <w:r w:rsidR="00CB1216" w:rsidRPr="00376AFF">
        <w:rPr>
          <w:rFonts w:ascii="Times New Roman" w:hAnsi="Times New Roman"/>
          <w:lang w:val="en-GB"/>
        </w:rPr>
        <w:fldChar w:fldCharType="separate"/>
      </w:r>
      <w:r w:rsidR="00093238" w:rsidRPr="00093238">
        <w:rPr>
          <w:rFonts w:ascii="Times New Roman" w:hAnsi="Times New Roman"/>
          <w:lang w:val="en-GB"/>
        </w:rPr>
        <w:t>(6.27)</w:t>
      </w:r>
      <w:r w:rsidR="00CB1216" w:rsidRPr="00376AFF">
        <w:rPr>
          <w:rFonts w:ascii="Times New Roman" w:hAnsi="Times New Roman"/>
          <w:lang w:val="en-GB"/>
        </w:rPr>
        <w:fldChar w:fldCharType="end"/>
      </w:r>
      <w:r w:rsidR="00CB1216" w:rsidRPr="00376AFF">
        <w:rPr>
          <w:rFonts w:ascii="Times New Roman" w:hAnsi="Times New Roman"/>
          <w:lang w:val="en-GB"/>
        </w:rPr>
        <w:t xml:space="preserve"> represents a generic linearization, independent on the particular boundary treatment scheme</w:t>
      </w:r>
      <w:r w:rsidRPr="00376AFF">
        <w:rPr>
          <w:rFonts w:ascii="Times New Roman" w:hAnsi="Times New Roman"/>
          <w:lang w:val="en-GB"/>
        </w:rPr>
        <w:t>.</w:t>
      </w:r>
    </w:p>
    <w:p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SASPH formalism (or any boundary treatment method), the velocity </w:t>
      </w:r>
      <w:r w:rsidR="002E7C44" w:rsidRPr="00376AFF">
        <w:rPr>
          <w:rFonts w:ascii="Times New Roman" w:hAnsi="Times New Roman"/>
          <w:lang w:val="en-GB"/>
        </w:rPr>
        <w:t xml:space="preserve">in the truncated kernel support </w:t>
      </w:r>
      <w:r w:rsidRPr="00376AFF">
        <w:rPr>
          <w:rFonts w:ascii="Times New Roman" w:hAnsi="Times New Roman"/>
          <w:lang w:val="en-GB"/>
        </w:rPr>
        <w:t>can be discretized as follows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B66629">
            <w:pPr>
              <w:spacing w:line="240" w:lineRule="auto"/>
              <w:jc w:val="center"/>
              <w:rPr>
                <w:rFonts w:ascii="Times New Roman" w:hAnsi="Times New Roman"/>
                <w:position w:val="-30"/>
                <w:sz w:val="24"/>
                <w:szCs w:val="24"/>
              </w:rPr>
            </w:pPr>
            <w:r w:rsidRPr="00376AFF">
              <w:rPr>
                <w:position w:val="-30"/>
              </w:rPr>
              <w:object w:dxaOrig="2360" w:dyaOrig="700">
                <v:shape id="_x0000_i1064" type="#_x0000_t75" style="width:112.25pt;height:35.35pt" o:ole="">
                  <v:imagedata r:id="rId93" o:title=""/>
                </v:shape>
                <o:OLEObject Type="Embed" ProgID="Equation.3" ShapeID="_x0000_i1064" DrawAspect="Content" ObjectID="_1679893399" r:id="rId94"/>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7" w:name="_Ref570366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7"/>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SASPH velocity </w:t>
      </w:r>
      <w:r w:rsidR="007D24D0" w:rsidRPr="00376AFF">
        <w:rPr>
          <w:rFonts w:ascii="Times New Roman" w:hAnsi="Times New Roman"/>
          <w:lang w:val="en-GB"/>
        </w:rPr>
        <w:t xml:space="preserve">is also expressed </w:t>
      </w:r>
      <w:r w:rsidRPr="00376AFF">
        <w:rPr>
          <w:rFonts w:ascii="Times New Roman" w:hAnsi="Times New Roman"/>
          <w:lang w:val="en-GB"/>
        </w:rPr>
        <w:t>as function of the slip coefficient (Di Monaco et al., 2011</w:t>
      </w:r>
      <w:r w:rsidR="002153BD" w:rsidRPr="00376AFF">
        <w:rPr>
          <w:rFonts w:ascii="Times New Roman" w:hAnsi="Times New Roman"/>
          <w:lang w:val="en-GB"/>
        </w:rPr>
        <w:t>, [</w:t>
      </w:r>
      <w:r w:rsidR="002153BD" w:rsidRPr="00376AFF">
        <w:rPr>
          <w:rFonts w:ascii="Times New Roman" w:hAnsi="Times New Roman"/>
          <w:lang w:val="en-GB"/>
        </w:rPr>
        <w:fldChar w:fldCharType="begin"/>
      </w:r>
      <w:r w:rsidR="002153BD" w:rsidRPr="00376AFF">
        <w:rPr>
          <w:rFonts w:ascii="Times New Roman" w:hAnsi="Times New Roman"/>
          <w:lang w:val="en-GB"/>
        </w:rPr>
        <w:instrText xml:space="preserve"> REF _Ref341105389 \r \h </w:instrText>
      </w:r>
      <w:r w:rsidR="002153BD" w:rsidRPr="00376AFF">
        <w:rPr>
          <w:rFonts w:ascii="Times New Roman" w:hAnsi="Times New Roman"/>
          <w:lang w:val="en-GB"/>
        </w:rPr>
      </w:r>
      <w:r w:rsidR="002153BD" w:rsidRPr="00376AFF">
        <w:rPr>
          <w:rFonts w:ascii="Times New Roman" w:hAnsi="Times New Roman"/>
          <w:lang w:val="en-GB"/>
        </w:rPr>
        <w:fldChar w:fldCharType="separate"/>
      </w:r>
      <w:r w:rsidR="00093238">
        <w:rPr>
          <w:rFonts w:ascii="Times New Roman" w:hAnsi="Times New Roman"/>
          <w:lang w:val="en-GB"/>
        </w:rPr>
        <w:t>46</w:t>
      </w:r>
      <w:r w:rsidR="002153BD" w:rsidRPr="00376AFF">
        <w:rPr>
          <w:rFonts w:ascii="Times New Roman" w:hAnsi="Times New Roman"/>
          <w:lang w:val="en-GB"/>
        </w:rPr>
        <w:fldChar w:fldCharType="end"/>
      </w:r>
      <w:r w:rsidR="002153B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B66629">
            <w:pPr>
              <w:spacing w:line="240" w:lineRule="auto"/>
              <w:jc w:val="center"/>
              <w:rPr>
                <w:rFonts w:ascii="Times New Roman" w:hAnsi="Times New Roman"/>
                <w:position w:val="-30"/>
                <w:sz w:val="24"/>
                <w:szCs w:val="24"/>
              </w:rPr>
            </w:pPr>
            <w:r w:rsidRPr="00376AFF">
              <w:rPr>
                <w:position w:val="-14"/>
              </w:rPr>
              <w:object w:dxaOrig="2860" w:dyaOrig="380">
                <v:shape id="_x0000_i1065" type="#_x0000_t75" style="width:135.5pt;height:19.7pt" o:ole="">
                  <v:imagedata r:id="rId95" o:title=""/>
                </v:shape>
                <o:OLEObject Type="Embed" ProgID="Equation.3" ShapeID="_x0000_i1065" DrawAspect="Content" ObjectID="_1679893400" r:id="rId96"/>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8" w:name="_Ref5703667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8"/>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Combining the linear discretization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_Ref57036671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(6.28)</w:t>
      </w:r>
      <w:r w:rsidRPr="00376AFF">
        <w:rPr>
          <w:rFonts w:ascii="Times New Roman" w:hAnsi="Times New Roman"/>
          <w:lang w:val="en-GB"/>
        </w:rPr>
        <w:fldChar w:fldCharType="end"/>
      </w:r>
      <w:r w:rsidRPr="00376AFF">
        <w:rPr>
          <w:rFonts w:ascii="Times New Roman" w:hAnsi="Times New Roman"/>
          <w:lang w:val="en-GB"/>
        </w:rPr>
        <w:t xml:space="preserve"> and the definition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_Ref57036672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(6.29)</w:t>
      </w:r>
      <w:r w:rsidRPr="00376AFF">
        <w:rPr>
          <w:rFonts w:ascii="Times New Roman" w:hAnsi="Times New Roman"/>
          <w:lang w:val="en-GB"/>
        </w:rPr>
        <w:fldChar w:fldCharType="end"/>
      </w:r>
      <w:r w:rsidRPr="00376AFF">
        <w:rPr>
          <w:rFonts w:ascii="Times New Roman" w:hAnsi="Times New Roman"/>
          <w:lang w:val="en-GB"/>
        </w:rPr>
        <w:t>, i</w:t>
      </w:r>
      <w:r w:rsidR="002E7C44" w:rsidRPr="00376AFF">
        <w:rPr>
          <w:rFonts w:ascii="Times New Roman" w:hAnsi="Times New Roman"/>
          <w:lang w:val="en-GB"/>
        </w:rPr>
        <w:t>t follows that: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B66629">
            <w:pPr>
              <w:spacing w:line="240" w:lineRule="auto"/>
              <w:jc w:val="center"/>
              <w:rPr>
                <w:rFonts w:ascii="Times New Roman" w:hAnsi="Times New Roman"/>
                <w:position w:val="-30"/>
                <w:sz w:val="24"/>
                <w:szCs w:val="24"/>
              </w:rPr>
            </w:pPr>
            <w:r w:rsidRPr="00376AFF">
              <w:rPr>
                <w:position w:val="-32"/>
              </w:rPr>
              <w:object w:dxaOrig="2360" w:dyaOrig="720">
                <v:shape id="_x0000_i1066" type="#_x0000_t75" style="width:112.25pt;height:36.2pt" o:ole="">
                  <v:imagedata r:id="rId97" o:title=""/>
                </v:shape>
                <o:OLEObject Type="Embed" ProgID="Equation.3" ShapeID="_x0000_i1066" DrawAspect="Content" ObjectID="_1679893401" r:id="rId98"/>
              </w:object>
            </w:r>
            <w:r w:rsidR="008C6487" w:rsidRPr="00376AFF">
              <w:t xml:space="preserve">,   </w:t>
            </w:r>
            <w:r w:rsidR="008C6487" w:rsidRPr="00376AFF">
              <w:rPr>
                <w:position w:val="-30"/>
              </w:rPr>
              <w:object w:dxaOrig="2620" w:dyaOrig="720">
                <v:shape id="_x0000_i1067" type="#_x0000_t75" style="width:125.2pt;height:36.2pt" o:ole="">
                  <v:imagedata r:id="rId99" o:title=""/>
                </v:shape>
                <o:OLEObject Type="Embed" ProgID="Equation.3" ShapeID="_x0000_i1067" DrawAspect="Content" ObjectID="_1679893402" r:id="rId100"/>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9" w:name="_Ref570373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9"/>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T</w:t>
      </w:r>
      <w:r w:rsidR="002E7C44" w:rsidRPr="00376AFF">
        <w:rPr>
          <w:rFonts w:ascii="Times New Roman" w:hAnsi="Times New Roman"/>
          <w:lang w:val="en-GB"/>
        </w:rPr>
        <w:t xml:space="preserve">urbulent viscosity </w:t>
      </w:r>
      <w:r w:rsidRPr="00376AFF">
        <w:rPr>
          <w:rFonts w:ascii="Times New Roman" w:hAnsi="Times New Roman"/>
          <w:lang w:val="en-GB"/>
        </w:rPr>
        <w:t>is approximately assessed via the mixing-</w:t>
      </w:r>
      <w:r w:rsidR="002E7C44" w:rsidRPr="00376AFF">
        <w:rPr>
          <w:rFonts w:ascii="Times New Roman" w:hAnsi="Times New Roman"/>
          <w:lang w:val="en-GB"/>
        </w:rPr>
        <w:t>length scheme</w:t>
      </w:r>
      <w:r w:rsidRPr="00376AFF">
        <w:rPr>
          <w:rFonts w:ascii="Times New Roman" w:hAnsi="Times New Roman"/>
          <w:lang w:val="en-GB"/>
        </w:rPr>
        <w:t xml:space="preserve">, </w:t>
      </w:r>
      <w:r w:rsidR="002E7C44" w:rsidRPr="00376AFF">
        <w:rPr>
          <w:rFonts w:ascii="Times New Roman" w:hAnsi="Times New Roman"/>
          <w:lang w:val="en-GB"/>
        </w:rPr>
        <w:t xml:space="preserve">just to deal with the </w:t>
      </w:r>
      <w:r w:rsidRPr="00376AFF">
        <w:rPr>
          <w:rFonts w:ascii="Times New Roman" w:hAnsi="Times New Roman"/>
          <w:lang w:val="en-GB"/>
        </w:rPr>
        <w:t xml:space="preserve">wall </w:t>
      </w:r>
      <w:r w:rsidR="0057510C" w:rsidRPr="00376AFF">
        <w:rPr>
          <w:rFonts w:ascii="Times New Roman" w:hAnsi="Times New Roman"/>
          <w:lang w:val="en-GB"/>
        </w:rPr>
        <w:t>shear-stress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8C6487">
            <w:pPr>
              <w:spacing w:line="240" w:lineRule="auto"/>
              <w:jc w:val="center"/>
              <w:rPr>
                <w:rFonts w:ascii="Times New Roman" w:hAnsi="Times New Roman"/>
                <w:position w:val="-30"/>
                <w:sz w:val="24"/>
                <w:szCs w:val="24"/>
              </w:rPr>
            </w:pPr>
            <w:r w:rsidRPr="00376AFF">
              <w:rPr>
                <w:position w:val="-68"/>
              </w:rPr>
              <w:object w:dxaOrig="2460" w:dyaOrig="1120">
                <v:shape id="_x0000_i1068" type="#_x0000_t75" style="width:116.25pt;height:54.55pt" o:ole="">
                  <v:imagedata r:id="rId101" o:title=""/>
                </v:shape>
                <o:OLEObject Type="Embed" ProgID="Equation.3" ShapeID="_x0000_i1068" DrawAspect="Content" ObjectID="_1679893403" r:id="rId102"/>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0" w:name="_Ref570373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0"/>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57510C"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which is valid only in the SNBL and considers the velocity wall function.</w:t>
      </w:r>
    </w:p>
    <w:p w:rsidR="002E7C44" w:rsidRPr="00376AFF" w:rsidRDefault="0057510C" w:rsidP="00DE47BD">
      <w:pPr>
        <w:pStyle w:val="Normale1"/>
        <w:spacing w:line="240" w:lineRule="auto"/>
        <w:jc w:val="both"/>
        <w:rPr>
          <w:rFonts w:ascii="Times New Roman" w:hAnsi="Times New Roman"/>
          <w:lang w:val="en-GB"/>
        </w:rPr>
      </w:pPr>
      <w:r w:rsidRPr="00376AFF">
        <w:rPr>
          <w:rFonts w:ascii="Times New Roman" w:hAnsi="Times New Roman"/>
          <w:lang w:val="en-GB"/>
        </w:rPr>
        <w:t xml:space="preserve">Provided </w:t>
      </w:r>
      <w:r w:rsidR="00DE47BD" w:rsidRPr="00376AFF">
        <w:rPr>
          <w:rFonts w:ascii="Times New Roman" w:hAnsi="Times New Roman"/>
          <w:lang w:val="en-GB"/>
        </w:rPr>
        <w:t xml:space="preserve">the </w:t>
      </w:r>
      <w:r w:rsidR="00F734C3" w:rsidRPr="00376AFF">
        <w:rPr>
          <w:rFonts w:ascii="Times New Roman" w:hAnsi="Times New Roman"/>
          <w:lang w:val="en-GB"/>
        </w:rPr>
        <w:t xml:space="preserve">formula for </w:t>
      </w:r>
      <w:r w:rsidRPr="00376AFF">
        <w:rPr>
          <w:rFonts w:ascii="Times New Roman" w:hAnsi="Times New Roman"/>
          <w:lang w:val="en-GB"/>
        </w:rPr>
        <w:t xml:space="preserve">the </w:t>
      </w:r>
      <w:r w:rsidR="00DE47BD" w:rsidRPr="00376AFF">
        <w:rPr>
          <w:rFonts w:ascii="Times New Roman" w:hAnsi="Times New Roman"/>
          <w:lang w:val="en-GB"/>
        </w:rPr>
        <w:t xml:space="preserve">wall shear stress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_Ref57037341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093238" w:rsidRPr="00093238">
        <w:rPr>
          <w:rFonts w:ascii="Times New Roman" w:hAnsi="Times New Roman"/>
          <w:lang w:val="en-GB"/>
        </w:rPr>
        <w:t>(6.26)</w:t>
      </w:r>
      <w:r w:rsidR="00DE47BD" w:rsidRPr="00376AFF">
        <w:rPr>
          <w:rFonts w:ascii="Times New Roman" w:hAnsi="Times New Roman"/>
          <w:lang w:val="en-GB"/>
        </w:rPr>
        <w:fldChar w:fldCharType="end"/>
      </w:r>
      <w:r w:rsidR="00F734C3" w:rsidRPr="00376AFF">
        <w:rPr>
          <w:rFonts w:ascii="Times New Roman" w:hAnsi="Times New Roman"/>
          <w:lang w:val="en-GB"/>
        </w:rPr>
        <w:t xml:space="preserve">, </w:t>
      </w:r>
      <w:r w:rsidR="00DE47BD" w:rsidRPr="00376AFF">
        <w:rPr>
          <w:rFonts w:ascii="Times New Roman" w:hAnsi="Times New Roman"/>
          <w:lang w:val="en-GB"/>
        </w:rPr>
        <w:t xml:space="preserve">the turbulent viscosity </w:t>
      </w:r>
      <w:r w:rsidR="00F734C3" w:rsidRPr="00376AFF">
        <w:rPr>
          <w:rFonts w:ascii="Times New Roman" w:hAnsi="Times New Roman"/>
          <w:lang w:val="en-GB"/>
        </w:rPr>
        <w:t xml:space="preserve">formula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_Ref57037354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093238" w:rsidRPr="00093238">
        <w:rPr>
          <w:rFonts w:ascii="Times New Roman" w:hAnsi="Times New Roman"/>
          <w:lang w:val="en-GB"/>
        </w:rPr>
        <w:t>(6.31)</w:t>
      </w:r>
      <w:r w:rsidR="00DE47BD" w:rsidRPr="00376AFF">
        <w:rPr>
          <w:rFonts w:ascii="Times New Roman" w:hAnsi="Times New Roman"/>
          <w:lang w:val="en-GB"/>
        </w:rPr>
        <w:fldChar w:fldCharType="end"/>
      </w:r>
      <w:r w:rsidR="00F734C3" w:rsidRPr="00376AFF">
        <w:rPr>
          <w:rFonts w:ascii="Times New Roman" w:hAnsi="Times New Roman"/>
          <w:lang w:val="en-GB"/>
        </w:rPr>
        <w:t xml:space="preserve"> and the approximation </w:t>
      </w:r>
      <w:r w:rsidR="00F734C3" w:rsidRPr="00376AFF">
        <w:rPr>
          <w:rFonts w:ascii="Symbol" w:hAnsi="Symbol"/>
          <w:i/>
          <w:lang w:val="en-GB"/>
        </w:rPr>
        <w:t></w:t>
      </w:r>
      <w:r w:rsidR="00F734C3" w:rsidRPr="00376AFF">
        <w:rPr>
          <w:rFonts w:ascii="Times New Roman" w:hAnsi="Times New Roman"/>
          <w:i/>
          <w:vertAlign w:val="subscript"/>
          <w:lang w:val="en-GB"/>
        </w:rPr>
        <w:t>T</w:t>
      </w:r>
      <w:r w:rsidR="00F734C3" w:rsidRPr="00376AFF">
        <w:rPr>
          <w:rFonts w:ascii="Times New Roman" w:hAnsi="Times New Roman"/>
          <w:i/>
          <w:lang w:val="en-GB"/>
        </w:rPr>
        <w:t>&gt;&gt;</w:t>
      </w:r>
      <w:r w:rsidR="00F734C3" w:rsidRPr="00376AFF">
        <w:rPr>
          <w:rFonts w:ascii="Symbol" w:hAnsi="Symbol"/>
          <w:i/>
          <w:lang w:val="en-GB"/>
        </w:rPr>
        <w:t></w:t>
      </w:r>
      <w:r w:rsidR="00F734C3" w:rsidRPr="00376AFF">
        <w:rPr>
          <w:rFonts w:ascii="Symbol" w:hAnsi="Symbol"/>
          <w:lang w:val="en-GB"/>
        </w:rPr>
        <w:t></w:t>
      </w:r>
      <w:r w:rsidR="00F734C3" w:rsidRPr="00376AFF">
        <w:rPr>
          <w:rFonts w:ascii="Times New Roman" w:hAnsi="Times New Roman"/>
          <w:lang w:val="en-GB"/>
        </w:rPr>
        <w:t>in the SNBL layer</w:t>
      </w:r>
      <w:r w:rsidR="00DE47BD" w:rsidRPr="00376AFF">
        <w:rPr>
          <w:rFonts w:ascii="Times New Roman" w:hAnsi="Times New Roman"/>
          <w:lang w:val="en-GB"/>
        </w:rPr>
        <w:t xml:space="preserve">, the slip coefficient of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_Ref57037313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093238" w:rsidRPr="00093238">
        <w:rPr>
          <w:rFonts w:ascii="Times New Roman" w:hAnsi="Times New Roman"/>
          <w:lang w:val="en-GB"/>
        </w:rPr>
        <w:t>(6.30)</w:t>
      </w:r>
      <w:r w:rsidR="00DE47BD" w:rsidRPr="00376AFF">
        <w:rPr>
          <w:rFonts w:ascii="Times New Roman" w:hAnsi="Times New Roman"/>
          <w:lang w:val="en-GB"/>
        </w:rPr>
        <w:fldChar w:fldCharType="end"/>
      </w:r>
      <w:r w:rsidR="00DE47BD" w:rsidRPr="00376AFF">
        <w:rPr>
          <w:rFonts w:ascii="Times New Roman" w:hAnsi="Times New Roman"/>
          <w:lang w:val="en-GB"/>
        </w:rPr>
        <w:t xml:space="preserve"> assumes the following form</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B66629">
            <w:pPr>
              <w:spacing w:line="240" w:lineRule="auto"/>
              <w:jc w:val="center"/>
              <w:rPr>
                <w:rFonts w:ascii="Times New Roman" w:hAnsi="Times New Roman"/>
                <w:position w:val="-30"/>
                <w:sz w:val="24"/>
                <w:szCs w:val="24"/>
              </w:rPr>
            </w:pPr>
            <w:r w:rsidRPr="00376AFF">
              <w:rPr>
                <w:position w:val="-34"/>
              </w:rPr>
              <w:object w:dxaOrig="4580" w:dyaOrig="840">
                <v:shape id="_x0000_i1069" type="#_x0000_t75" style="width:216.45pt;height:41.6pt" o:ole="">
                  <v:imagedata r:id="rId103" o:title=""/>
                </v:shape>
                <o:OLEObject Type="Embed" ProgID="Equation.3" ShapeID="_x0000_i1069" DrawAspect="Content" ObjectID="_1679893404" r:id="rId104"/>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1" w:name="_Ref5703801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1"/>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lastRenderedPageBreak/>
        <w:t>The particular def</w:t>
      </w:r>
      <w:r w:rsidR="00DE47BD" w:rsidRPr="00376AFF">
        <w:rPr>
          <w:rFonts w:ascii="Times New Roman" w:hAnsi="Times New Roman"/>
          <w:lang w:val="en-GB"/>
        </w:rPr>
        <w:t>i</w:t>
      </w:r>
      <w:r w:rsidRPr="00376AFF">
        <w:rPr>
          <w:rFonts w:ascii="Times New Roman" w:hAnsi="Times New Roman"/>
          <w:lang w:val="en-GB"/>
        </w:rPr>
        <w:t xml:space="preserve">nitions of the turbulent viscosity and the slip coefficient </w:t>
      </w:r>
      <w:r w:rsidR="00F734C3" w:rsidRPr="00376AFF">
        <w:rPr>
          <w:rFonts w:ascii="Times New Roman" w:hAnsi="Times New Roman"/>
          <w:lang w:val="en-GB"/>
        </w:rPr>
        <w:t xml:space="preserve">might not be univocal as only </w:t>
      </w:r>
      <w:r w:rsidRPr="00376AFF">
        <w:rPr>
          <w:rFonts w:ascii="Times New Roman" w:hAnsi="Times New Roman"/>
          <w:lang w:val="en-GB"/>
        </w:rPr>
        <w:t xml:space="preserve">their product is relevant to </w:t>
      </w:r>
      <w:r w:rsidR="00F734C3" w:rsidRPr="00376AFF">
        <w:rPr>
          <w:rFonts w:ascii="Times New Roman" w:hAnsi="Times New Roman"/>
          <w:lang w:val="en-GB"/>
        </w:rPr>
        <w:t xml:space="preserve">correctly </w:t>
      </w:r>
      <w:r w:rsidRPr="00376AFF">
        <w:rPr>
          <w:rFonts w:ascii="Times New Roman" w:hAnsi="Times New Roman"/>
          <w:lang w:val="en-GB"/>
        </w:rPr>
        <w:t xml:space="preserve">write </w:t>
      </w:r>
      <w:r w:rsidR="00F734C3" w:rsidRPr="00376AFF">
        <w:rPr>
          <w:rFonts w:ascii="Times New Roman" w:hAnsi="Times New Roman"/>
          <w:lang w:val="en-GB"/>
        </w:rPr>
        <w:t xml:space="preserve">the </w:t>
      </w:r>
      <w:r w:rsidRPr="00376AFF">
        <w:rPr>
          <w:rFonts w:ascii="Times New Roman" w:hAnsi="Times New Roman"/>
          <w:lang w:val="en-GB"/>
        </w:rPr>
        <w:t xml:space="preserve">wall shear stress. </w:t>
      </w:r>
      <w:r w:rsidR="00F734C3" w:rsidRPr="00376AFF">
        <w:rPr>
          <w:rFonts w:ascii="Times New Roman" w:hAnsi="Times New Roman"/>
          <w:lang w:val="en-GB"/>
        </w:rPr>
        <w:t>However, the</w:t>
      </w:r>
      <w:r w:rsidR="0057510C" w:rsidRPr="00376AFF">
        <w:rPr>
          <w:rFonts w:ascii="Times New Roman" w:hAnsi="Times New Roman"/>
          <w:lang w:val="en-GB"/>
        </w:rPr>
        <w:t xml:space="preserve"> current </w:t>
      </w:r>
      <w:r w:rsidR="00F734C3" w:rsidRPr="00376AFF">
        <w:rPr>
          <w:rFonts w:ascii="Times New Roman" w:hAnsi="Times New Roman"/>
          <w:lang w:val="en-GB"/>
        </w:rPr>
        <w:t xml:space="preserve">formulations also allow to assess </w:t>
      </w:r>
      <w:r w:rsidR="008C6487" w:rsidRPr="00376AFF">
        <w:rPr>
          <w:rFonts w:ascii="Times New Roman" w:hAnsi="Times New Roman"/>
          <w:lang w:val="en-GB"/>
        </w:rPr>
        <w:t xml:space="preserve">the SNBL </w:t>
      </w:r>
      <w:r w:rsidR="00255B9F" w:rsidRPr="00376AFF">
        <w:rPr>
          <w:rFonts w:ascii="Times New Roman" w:hAnsi="Times New Roman"/>
          <w:lang w:val="en-GB"/>
        </w:rPr>
        <w:t>turbulent viscosity</w:t>
      </w:r>
      <w:r w:rsidR="008C6487" w:rsidRPr="00376AFF">
        <w:rPr>
          <w:rFonts w:ascii="Times New Roman" w:hAnsi="Times New Roman"/>
          <w:lang w:val="en-GB"/>
        </w:rPr>
        <w:t>, in case of need</w:t>
      </w:r>
      <w:r w:rsidR="00255B9F" w:rsidRPr="00376AFF">
        <w:rPr>
          <w:rFonts w:ascii="Times New Roman" w:hAnsi="Times New Roman"/>
          <w:lang w:val="en-GB"/>
        </w:rPr>
        <w:t>.</w:t>
      </w:r>
    </w:p>
    <w:p w:rsidR="00255B9F" w:rsidRPr="00376AFF" w:rsidRDefault="00255B9F" w:rsidP="00255B9F">
      <w:pPr>
        <w:pStyle w:val="Normale1"/>
        <w:spacing w:line="240" w:lineRule="auto"/>
        <w:jc w:val="both"/>
        <w:rPr>
          <w:rFonts w:ascii="Times New Roman" w:hAnsi="Times New Roman"/>
          <w:lang w:val="en-GB"/>
        </w:rPr>
      </w:pPr>
      <w:r w:rsidRPr="00376AFF">
        <w:rPr>
          <w:rFonts w:ascii="Times New Roman" w:hAnsi="Times New Roman"/>
          <w:lang w:val="en-GB"/>
        </w:rPr>
        <w:t>The NSBL roughness length might assume the following expression (Manenti et al., 2012</w:t>
      </w:r>
      <w:r w:rsidR="002153BD" w:rsidRPr="00376AFF">
        <w:rPr>
          <w:rFonts w:ascii="Times New Roman" w:hAnsi="Times New Roman"/>
          <w:lang w:val="en-GB"/>
        </w:rPr>
        <w:t>, [</w:t>
      </w:r>
      <w:r w:rsidR="002153BD" w:rsidRPr="00376AFF">
        <w:rPr>
          <w:rFonts w:ascii="Times New Roman" w:hAnsi="Times New Roman"/>
          <w:lang w:val="en-GB"/>
        </w:rPr>
        <w:fldChar w:fldCharType="begin"/>
      </w:r>
      <w:r w:rsidR="002153BD" w:rsidRPr="00376AFF">
        <w:rPr>
          <w:rFonts w:ascii="Times New Roman" w:hAnsi="Times New Roman"/>
          <w:lang w:val="en-GB"/>
        </w:rPr>
        <w:instrText xml:space="preserve"> REF _Ref57185004 \r \h </w:instrText>
      </w:r>
      <w:r w:rsidR="002153BD" w:rsidRPr="00376AFF">
        <w:rPr>
          <w:rFonts w:ascii="Times New Roman" w:hAnsi="Times New Roman"/>
          <w:lang w:val="en-GB"/>
        </w:rPr>
      </w:r>
      <w:r w:rsidR="002153BD" w:rsidRPr="00376AFF">
        <w:rPr>
          <w:rFonts w:ascii="Times New Roman" w:hAnsi="Times New Roman"/>
          <w:lang w:val="en-GB"/>
        </w:rPr>
        <w:fldChar w:fldCharType="separate"/>
      </w:r>
      <w:r w:rsidR="00093238">
        <w:rPr>
          <w:rFonts w:ascii="Times New Roman" w:hAnsi="Times New Roman"/>
          <w:lang w:val="en-GB"/>
        </w:rPr>
        <w:t>123</w:t>
      </w:r>
      <w:r w:rsidR="002153BD" w:rsidRPr="00376AFF">
        <w:rPr>
          <w:rFonts w:ascii="Times New Roman" w:hAnsi="Times New Roman"/>
          <w:lang w:val="en-GB"/>
        </w:rPr>
        <w:fldChar w:fldCharType="end"/>
      </w:r>
      <w:r w:rsidR="002153B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rsidTr="00255B9F">
        <w:tc>
          <w:tcPr>
            <w:tcW w:w="4539" w:type="pct"/>
            <w:vAlign w:val="center"/>
          </w:tcPr>
          <w:p w:rsidR="00255B9F" w:rsidRPr="00376AFF" w:rsidRDefault="00255B9F" w:rsidP="00255B9F">
            <w:pPr>
              <w:spacing w:line="240" w:lineRule="auto"/>
              <w:jc w:val="center"/>
              <w:rPr>
                <w:rFonts w:ascii="Times New Roman" w:hAnsi="Times New Roman"/>
                <w:position w:val="-30"/>
                <w:sz w:val="24"/>
                <w:szCs w:val="24"/>
              </w:rPr>
            </w:pPr>
            <w:r w:rsidRPr="00376AFF">
              <w:rPr>
                <w:position w:val="-30"/>
              </w:rPr>
              <w:object w:dxaOrig="1840" w:dyaOrig="680">
                <v:shape id="_x0000_i1070" type="#_x0000_t75" style="width:72.45pt;height:29.05pt" o:ole="">
                  <v:imagedata r:id="rId105" o:title=""/>
                </v:shape>
                <o:OLEObject Type="Embed" ProgID="Equation.3" ShapeID="_x0000_i1070" DrawAspect="Content" ObjectID="_1679893405" r:id="rId106"/>
              </w:object>
            </w:r>
          </w:p>
        </w:tc>
        <w:tc>
          <w:tcPr>
            <w:tcW w:w="461" w:type="pct"/>
            <w:vAlign w:val="center"/>
          </w:tcPr>
          <w:p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bookmarkStart w:id="102" w:name="_Ref5703801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2"/>
            <w:r w:rsidRPr="00376AFF">
              <w:rPr>
                <w:rFonts w:ascii="Times New Roman" w:eastAsia="Times New Roman" w:hAnsi="Times New Roman"/>
                <w:b w:val="0"/>
                <w:bCs w:val="0"/>
                <w:color w:val="auto"/>
                <w:sz w:val="24"/>
                <w:szCs w:val="24"/>
                <w:lang w:eastAsia="it-IT"/>
              </w:rPr>
              <w:t xml:space="preserve"> </w:t>
            </w:r>
          </w:p>
        </w:tc>
      </w:tr>
    </w:tbl>
    <w:p w:rsidR="00255B9F" w:rsidRPr="00376AFF" w:rsidRDefault="00255B9F" w:rsidP="00255B9F">
      <w:pPr>
        <w:pStyle w:val="Normale1"/>
        <w:spacing w:line="240" w:lineRule="auto"/>
        <w:jc w:val="both"/>
        <w:rPr>
          <w:rFonts w:ascii="Times New Roman" w:hAnsi="Times New Roman"/>
          <w:lang w:val="en-GB"/>
        </w:rPr>
      </w:pPr>
    </w:p>
    <w:p w:rsidR="00D30C7B" w:rsidRPr="00376AFF" w:rsidRDefault="0057510C" w:rsidP="00255B9F">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lang w:val="en-GB"/>
        </w:rPr>
        <w:t></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 xml:space="preserve">/s) is the kinematic viscosity and </w:t>
      </w:r>
      <w:r w:rsidRPr="00376AFF">
        <w:rPr>
          <w:rFonts w:ascii="Times New Roman" w:hAnsi="Times New Roman"/>
          <w:i/>
          <w:lang w:val="en-GB"/>
        </w:rPr>
        <w:t>d</w:t>
      </w:r>
      <w:r w:rsidRPr="00376AFF">
        <w:rPr>
          <w:rFonts w:ascii="Times New Roman" w:hAnsi="Times New Roman"/>
          <w:i/>
          <w:vertAlign w:val="subscript"/>
          <w:lang w:val="en-GB"/>
        </w:rPr>
        <w:t>50</w:t>
      </w:r>
      <w:r w:rsidRPr="00376AFF">
        <w:rPr>
          <w:rFonts w:ascii="Times New Roman" w:hAnsi="Times New Roman"/>
          <w:lang w:val="en-GB"/>
        </w:rPr>
        <w:t xml:space="preserve"> (m) is the mean roughness diameter. </w:t>
      </w:r>
      <w:r w:rsidR="00255B9F" w:rsidRPr="00376AFF">
        <w:rPr>
          <w:rFonts w:ascii="Times New Roman" w:hAnsi="Times New Roman"/>
          <w:lang w:val="en-GB"/>
        </w:rPr>
        <w:t xml:space="preserve">The system </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_Ref57038011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093238" w:rsidRPr="00093238">
        <w:rPr>
          <w:rFonts w:ascii="Times New Roman" w:hAnsi="Times New Roman"/>
          <w:lang w:val="en-GB"/>
        </w:rPr>
        <w:t>(6.32)</w:t>
      </w:r>
      <w:r w:rsidR="00255B9F" w:rsidRPr="00376AFF">
        <w:rPr>
          <w:rFonts w:ascii="Times New Roman" w:hAnsi="Times New Roman"/>
          <w:lang w:val="en-GB"/>
        </w:rPr>
        <w:fldChar w:fldCharType="end"/>
      </w:r>
      <w:r w:rsidR="00255B9F" w:rsidRPr="00376AFF">
        <w:rPr>
          <w:rFonts w:ascii="Times New Roman" w:hAnsi="Times New Roman"/>
          <w:lang w:val="en-GB"/>
        </w:rPr>
        <w:t>-</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_Ref57038012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093238" w:rsidRPr="00093238">
        <w:rPr>
          <w:rFonts w:ascii="Times New Roman" w:hAnsi="Times New Roman"/>
          <w:lang w:val="en-GB"/>
        </w:rPr>
        <w:t>(6.33)</w:t>
      </w:r>
      <w:r w:rsidR="00255B9F" w:rsidRPr="00376AFF">
        <w:rPr>
          <w:rFonts w:ascii="Times New Roman" w:hAnsi="Times New Roman"/>
          <w:lang w:val="en-GB"/>
        </w:rPr>
        <w:fldChar w:fldCharType="end"/>
      </w:r>
      <w:r w:rsidR="00255B9F" w:rsidRPr="00376AFF">
        <w:rPr>
          <w:rFonts w:ascii="Times New Roman" w:hAnsi="Times New Roman"/>
          <w:lang w:val="en-GB"/>
        </w:rPr>
        <w:t xml:space="preserve"> require</w:t>
      </w:r>
      <w:r w:rsidRPr="00376AFF">
        <w:rPr>
          <w:rFonts w:ascii="Times New Roman" w:hAnsi="Times New Roman"/>
          <w:lang w:val="en-GB"/>
        </w:rPr>
        <w:t>s</w:t>
      </w:r>
      <w:r w:rsidR="00255B9F" w:rsidRPr="00376AFF">
        <w:rPr>
          <w:rFonts w:ascii="Times New Roman" w:hAnsi="Times New Roman"/>
          <w:lang w:val="en-GB"/>
        </w:rPr>
        <w:t xml:space="preserve"> a complicated solution (e.g., a recursive method, a two-</w:t>
      </w:r>
      <w:r w:rsidR="00D30C7B" w:rsidRPr="00376AFF">
        <w:rPr>
          <w:rFonts w:ascii="Times New Roman" w:hAnsi="Times New Roman"/>
          <w:lang w:val="en-GB"/>
        </w:rPr>
        <w:t xml:space="preserve">particle </w:t>
      </w:r>
      <w:proofErr w:type="gramStart"/>
      <w:r w:rsidR="00D30C7B" w:rsidRPr="00376AFF">
        <w:rPr>
          <w:rFonts w:ascii="Times New Roman" w:hAnsi="Times New Roman"/>
          <w:lang w:val="en-GB"/>
        </w:rPr>
        <w:t>approach, ...)</w:t>
      </w:r>
      <w:proofErr w:type="gramEnd"/>
      <w:r w:rsidR="00D30C7B" w:rsidRPr="00376AFF">
        <w:rPr>
          <w:rFonts w:ascii="Times New Roman" w:hAnsi="Times New Roman"/>
          <w:lang w:val="en-GB"/>
        </w:rPr>
        <w:t>. However, under the m</w:t>
      </w:r>
      <w:r w:rsidR="00255B9F" w:rsidRPr="00376AFF">
        <w:rPr>
          <w:rFonts w:ascii="Times New Roman" w:hAnsi="Times New Roman"/>
          <w:lang w:val="en-GB"/>
        </w:rPr>
        <w:t>ain application fields of SPHERA</w:t>
      </w:r>
      <w:r w:rsidR="00D30C7B" w:rsidRPr="00376AFF">
        <w:rPr>
          <w:rFonts w:ascii="Times New Roman" w:hAnsi="Times New Roman"/>
          <w:lang w:val="en-GB"/>
        </w:rPr>
        <w:t xml:space="preserve">, </w:t>
      </w:r>
      <w:r w:rsidR="003B5162" w:rsidRPr="00376AFF">
        <w:rPr>
          <w:rFonts w:ascii="Times New Roman" w:hAnsi="Times New Roman"/>
          <w:lang w:val="en-GB"/>
        </w:rPr>
        <w:t>floods are typically interes</w:t>
      </w:r>
      <w:r w:rsidR="00D30C7B" w:rsidRPr="00376AFF">
        <w:rPr>
          <w:rFonts w:ascii="Times New Roman" w:hAnsi="Times New Roman"/>
          <w:lang w:val="en-GB"/>
        </w:rPr>
        <w:t>t</w:t>
      </w:r>
      <w:r w:rsidR="003B5162" w:rsidRPr="00376AFF">
        <w:rPr>
          <w:rFonts w:ascii="Times New Roman" w:hAnsi="Times New Roman"/>
          <w:lang w:val="en-GB"/>
        </w:rPr>
        <w:t>e</w:t>
      </w:r>
      <w:r w:rsidR="00D30C7B" w:rsidRPr="00376AFF">
        <w:rPr>
          <w:rFonts w:ascii="Times New Roman" w:hAnsi="Times New Roman"/>
          <w:lang w:val="en-GB"/>
        </w:rPr>
        <w:t xml:space="preserve">d </w:t>
      </w:r>
      <w:r w:rsidR="003B5162" w:rsidRPr="00376AFF">
        <w:rPr>
          <w:rFonts w:ascii="Times New Roman" w:hAnsi="Times New Roman"/>
          <w:lang w:val="en-GB"/>
        </w:rPr>
        <w:t xml:space="preserve">by </w:t>
      </w:r>
      <w:r w:rsidR="00D30C7B" w:rsidRPr="00376AFF">
        <w:rPr>
          <w:rFonts w:ascii="Times New Roman" w:hAnsi="Times New Roman"/>
          <w:lang w:val="en-GB"/>
        </w:rPr>
        <w:t xml:space="preserve">turbulent </w:t>
      </w:r>
      <w:r w:rsidR="00255B9F" w:rsidRPr="00376AFF">
        <w:rPr>
          <w:rFonts w:ascii="Times New Roman" w:hAnsi="Times New Roman"/>
          <w:lang w:val="en-GB"/>
        </w:rPr>
        <w:t>“rough-walls regime</w:t>
      </w:r>
      <w:r w:rsidR="00D30C7B" w:rsidRPr="00376AFF">
        <w:rPr>
          <w:rFonts w:ascii="Times New Roman" w:hAnsi="Times New Roman"/>
          <w:lang w:val="en-GB"/>
        </w:rPr>
        <w:t>s</w:t>
      </w:r>
      <w:r w:rsidR="00255B9F" w:rsidRPr="00376AFF">
        <w:rPr>
          <w:rFonts w:ascii="Times New Roman" w:hAnsi="Times New Roman"/>
          <w:lang w:val="en-GB"/>
        </w:rPr>
        <w:t>”</w:t>
      </w:r>
      <w:r w:rsidR="00D30C7B" w:rsidRPr="00376AFF">
        <w:rPr>
          <w:rFonts w:ascii="Times New Roman" w:hAnsi="Times New Roman"/>
          <w:lang w:val="en-GB"/>
        </w:rPr>
        <w:t xml:space="preserve"> </w:t>
      </w:r>
      <w:r w:rsidR="003B5162" w:rsidRPr="00376AFF">
        <w:rPr>
          <w:rFonts w:ascii="Times New Roman" w:hAnsi="Times New Roman"/>
          <w:lang w:val="en-GB"/>
        </w:rPr>
        <w:t>(and the viscous sub-layer laminar regimes are typically solved at the spatial resolution</w:t>
      </w:r>
      <w:r w:rsidRPr="00376AFF">
        <w:rPr>
          <w:rFonts w:ascii="Times New Roman" w:hAnsi="Times New Roman"/>
          <w:lang w:val="en-GB"/>
        </w:rPr>
        <w:t>s used for landslides,</w:t>
      </w:r>
      <w:r w:rsidR="003B5162" w:rsidRPr="00376AFF">
        <w:rPr>
          <w:rFonts w:ascii="Times New Roman" w:hAnsi="Times New Roman"/>
          <w:lang w:val="en-GB"/>
        </w:rPr>
        <w:t xml:space="preserve"> with no-slip conditions).</w:t>
      </w:r>
      <w:r w:rsidR="00255B9F" w:rsidRPr="00376AFF">
        <w:rPr>
          <w:rFonts w:ascii="Times New Roman" w:hAnsi="Times New Roman"/>
          <w:lang w:val="en-GB"/>
        </w:rPr>
        <w:t xml:space="preserve"> </w:t>
      </w:r>
    </w:p>
    <w:p w:rsidR="00255B9F" w:rsidRPr="00376AFF" w:rsidRDefault="003B5162" w:rsidP="00255B9F">
      <w:pPr>
        <w:pStyle w:val="Normale1"/>
        <w:spacing w:line="240" w:lineRule="auto"/>
        <w:jc w:val="both"/>
        <w:rPr>
          <w:rFonts w:ascii="Times New Roman" w:hAnsi="Times New Roman"/>
          <w:lang w:val="en-GB"/>
        </w:rPr>
      </w:pPr>
      <w:r w:rsidRPr="00376AFF">
        <w:rPr>
          <w:rFonts w:ascii="Times New Roman" w:hAnsi="Times New Roman"/>
          <w:lang w:val="en-GB"/>
        </w:rPr>
        <w:t>For “</w:t>
      </w:r>
      <w:r w:rsidR="00255B9F" w:rsidRPr="00376AFF">
        <w:rPr>
          <w:rFonts w:ascii="Times New Roman" w:hAnsi="Times New Roman"/>
          <w:lang w:val="en-GB"/>
        </w:rPr>
        <w:t>rough walls”</w:t>
      </w:r>
      <w:r w:rsidRPr="00376AFF">
        <w:rPr>
          <w:rFonts w:ascii="Times New Roman" w:hAnsi="Times New Roman"/>
          <w:lang w:val="en-GB"/>
        </w:rPr>
        <w:t>, the roughness length is expressed as follows (</w:t>
      </w:r>
      <w:r w:rsidR="00255B9F" w:rsidRPr="00376AFF">
        <w:rPr>
          <w:rFonts w:ascii="Times New Roman" w:hAnsi="Times New Roman"/>
          <w:lang w:val="en-GB"/>
        </w:rPr>
        <w:t>Citrini &amp; Noseda</w:t>
      </w:r>
      <w:r w:rsidRPr="00376AFF">
        <w:rPr>
          <w:rFonts w:ascii="Times New Roman" w:hAnsi="Times New Roman"/>
          <w:lang w:val="en-GB"/>
        </w:rPr>
        <w:t xml:space="preserve">, </w:t>
      </w:r>
      <w:commentRangeStart w:id="103"/>
      <w:r w:rsidR="002153BD" w:rsidRPr="00376AFF">
        <w:rPr>
          <w:rFonts w:ascii="Times New Roman" w:hAnsi="Times New Roman"/>
          <w:lang w:val="en-GB"/>
        </w:rPr>
        <w:t>1987</w:t>
      </w:r>
      <w:commentRangeEnd w:id="103"/>
      <w:r w:rsidR="002153BD" w:rsidRPr="00376AFF">
        <w:rPr>
          <w:rStyle w:val="Rimandocommento"/>
          <w:rFonts w:ascii="Times New Roman" w:hAnsi="Times New Roman"/>
          <w:szCs w:val="20"/>
          <w:lang w:val="en-GB"/>
        </w:rPr>
        <w:commentReference w:id="103"/>
      </w:r>
      <w:r w:rsidR="002153BD" w:rsidRPr="00376AFF">
        <w:rPr>
          <w:rFonts w:ascii="Times New Roman" w:hAnsi="Times New Roman"/>
          <w:lang w:val="en-GB"/>
        </w:rPr>
        <w:t xml:space="preserve">, [], </w:t>
      </w:r>
      <w:r w:rsidRPr="00376AFF">
        <w:rPr>
          <w:rFonts w:ascii="Times New Roman" w:hAnsi="Times New Roman"/>
          <w:lang w:val="en-GB"/>
        </w:rPr>
        <w:t xml:space="preserve">after </w:t>
      </w:r>
      <w:r w:rsidR="0057510C" w:rsidRPr="00376AFF">
        <w:rPr>
          <w:rFonts w:ascii="Times New Roman" w:hAnsi="Times New Roman"/>
          <w:lang w:val="en-GB"/>
        </w:rPr>
        <w:t xml:space="preserve">minor </w:t>
      </w:r>
      <w:r w:rsidRPr="00376AFF">
        <w:rPr>
          <w:rFonts w:ascii="Times New Roman" w:hAnsi="Times New Roman"/>
          <w:lang w:val="en-GB"/>
        </w:rPr>
        <w:t>rearrange</w:t>
      </w:r>
      <w:r w:rsidR="0057510C" w:rsidRPr="00376AFF">
        <w:rPr>
          <w:rFonts w:ascii="Times New Roman" w:hAnsi="Times New Roman"/>
          <w:lang w:val="en-GB"/>
        </w:rPr>
        <w:t>m</w:t>
      </w:r>
      <w:r w:rsidRPr="00376AFF">
        <w:rPr>
          <w:rFonts w:ascii="Times New Roman" w:hAnsi="Times New Roman"/>
          <w:lang w:val="en-GB"/>
        </w:rPr>
        <w:t>ents as in Sec.</w:t>
      </w:r>
      <w:r w:rsidRPr="00376AFF">
        <w:rPr>
          <w:rFonts w:ascii="Times New Roman" w:hAnsi="Times New Roman"/>
          <w:lang w:val="en-GB"/>
        </w:rPr>
        <w:fldChar w:fldCharType="begin"/>
      </w:r>
      <w:r w:rsidRPr="00376AFF">
        <w:rPr>
          <w:rFonts w:ascii="Times New Roman" w:hAnsi="Times New Roman"/>
          <w:lang w:val="en-GB"/>
        </w:rPr>
        <w:instrText xml:space="preserve"> PAGEREF _Ref57038570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noProof/>
          <w:lang w:val="en-GB"/>
        </w:rPr>
        <w:t>44</w:t>
      </w:r>
      <w:r w:rsidRPr="00376AFF">
        <w:rPr>
          <w:rFonts w:ascii="Times New Roman" w:hAnsi="Times New Roman"/>
          <w:lang w:val="en-GB"/>
        </w:rPr>
        <w:fldChar w:fldCharType="end"/>
      </w:r>
      <w:r w:rsidR="00255B9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rsidTr="00255B9F">
        <w:tc>
          <w:tcPr>
            <w:tcW w:w="4539" w:type="pct"/>
            <w:vAlign w:val="center"/>
          </w:tcPr>
          <w:p w:rsidR="00255B9F" w:rsidRPr="00376AFF" w:rsidRDefault="00255B9F" w:rsidP="00255B9F">
            <w:pPr>
              <w:spacing w:line="240" w:lineRule="auto"/>
              <w:jc w:val="center"/>
              <w:rPr>
                <w:rFonts w:ascii="Times New Roman" w:hAnsi="Times New Roman"/>
                <w:position w:val="-30"/>
                <w:sz w:val="24"/>
                <w:szCs w:val="24"/>
              </w:rPr>
            </w:pPr>
            <w:r w:rsidRPr="00376AFF">
              <w:rPr>
                <w:position w:val="-24"/>
              </w:rPr>
              <w:object w:dxaOrig="980" w:dyaOrig="639">
                <v:shape id="_x0000_i1071" type="#_x0000_t75" style="width:39.35pt;height:27.75pt" o:ole="">
                  <v:imagedata r:id="rId107" o:title=""/>
                </v:shape>
                <o:OLEObject Type="Embed" ProgID="Equation.3" ShapeID="_x0000_i1071" DrawAspect="Content" ObjectID="_1679893406" r:id="rId108"/>
              </w:object>
            </w:r>
          </w:p>
        </w:tc>
        <w:tc>
          <w:tcPr>
            <w:tcW w:w="461" w:type="pct"/>
            <w:vAlign w:val="center"/>
          </w:tcPr>
          <w:p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55B9F" w:rsidRPr="00376AFF" w:rsidRDefault="00255B9F" w:rsidP="002E7C44">
      <w:pPr>
        <w:pStyle w:val="Normale1"/>
        <w:spacing w:line="240" w:lineRule="auto"/>
        <w:jc w:val="both"/>
        <w:rPr>
          <w:rFonts w:ascii="Times New Roman" w:hAnsi="Times New Roman"/>
          <w:lang w:val="en-GB"/>
        </w:rPr>
      </w:pPr>
    </w:p>
    <w:p w:rsidR="00255B9F"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The final expression for the slip coefficient is</w:t>
      </w:r>
      <w:r w:rsidR="003B5162"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3B5162" w:rsidRPr="00376AFF" w:rsidTr="00A81827">
        <w:tc>
          <w:tcPr>
            <w:tcW w:w="4539" w:type="pct"/>
            <w:vAlign w:val="center"/>
          </w:tcPr>
          <w:p w:rsidR="003B5162" w:rsidRPr="00376AFF" w:rsidRDefault="008C6487" w:rsidP="00A81827">
            <w:pPr>
              <w:spacing w:line="240" w:lineRule="auto"/>
              <w:jc w:val="center"/>
              <w:rPr>
                <w:rFonts w:ascii="Times New Roman" w:hAnsi="Times New Roman"/>
                <w:position w:val="-30"/>
                <w:sz w:val="24"/>
                <w:szCs w:val="24"/>
              </w:rPr>
            </w:pPr>
            <w:r w:rsidRPr="00376AFF">
              <w:rPr>
                <w:position w:val="-74"/>
              </w:rPr>
              <w:object w:dxaOrig="4340" w:dyaOrig="1600">
                <v:shape id="_x0000_i1072" type="#_x0000_t75" style="width:204.35pt;height:79.15pt" o:ole="">
                  <v:imagedata r:id="rId109" o:title=""/>
                </v:shape>
                <o:OLEObject Type="Embed" ProgID="Equation.3" ShapeID="_x0000_i1072" DrawAspect="Content" ObjectID="_1679893407" r:id="rId110"/>
              </w:object>
            </w:r>
          </w:p>
        </w:tc>
        <w:tc>
          <w:tcPr>
            <w:tcW w:w="461" w:type="pct"/>
            <w:vAlign w:val="center"/>
          </w:tcPr>
          <w:p w:rsidR="003B5162" w:rsidRPr="00376AFF" w:rsidRDefault="003B5162" w:rsidP="00A81827">
            <w:pPr>
              <w:pStyle w:val="Didascalia"/>
              <w:keepNext/>
              <w:spacing w:after="0"/>
              <w:rPr>
                <w:rFonts w:ascii="Times New Roman" w:eastAsia="Times New Roman" w:hAnsi="Times New Roman"/>
                <w:b w:val="0"/>
                <w:bCs w:val="0"/>
                <w:color w:val="auto"/>
                <w:sz w:val="24"/>
                <w:szCs w:val="24"/>
                <w:lang w:eastAsia="it-IT"/>
              </w:rPr>
            </w:pPr>
            <w:bookmarkStart w:id="104" w:name="_Ref5703915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4"/>
            <w:r w:rsidRPr="00376AFF">
              <w:rPr>
                <w:rFonts w:ascii="Times New Roman" w:eastAsia="Times New Roman" w:hAnsi="Times New Roman"/>
                <w:b w:val="0"/>
                <w:bCs w:val="0"/>
                <w:color w:val="auto"/>
                <w:sz w:val="24"/>
                <w:szCs w:val="24"/>
                <w:lang w:eastAsia="it-IT"/>
              </w:rPr>
              <w:t xml:space="preserve"> </w:t>
            </w:r>
          </w:p>
        </w:tc>
      </w:tr>
    </w:tbl>
    <w:p w:rsidR="00A81827" w:rsidRPr="00376AFF" w:rsidRDefault="00A81827" w:rsidP="00A81827">
      <w:pPr>
        <w:pStyle w:val="Normale1"/>
        <w:spacing w:line="240" w:lineRule="auto"/>
        <w:jc w:val="both"/>
        <w:rPr>
          <w:rFonts w:ascii="Times New Roman" w:hAnsi="Times New Roman"/>
          <w:lang w:val="en-GB"/>
        </w:rPr>
      </w:pPr>
    </w:p>
    <w:p w:rsidR="00A81827" w:rsidRPr="00376AFF" w:rsidRDefault="00A81827" w:rsidP="00A81827">
      <w:pPr>
        <w:pStyle w:val="Normale1"/>
        <w:spacing w:line="240" w:lineRule="auto"/>
        <w:jc w:val="both"/>
        <w:rPr>
          <w:rFonts w:ascii="Times New Roman" w:hAnsi="Times New Roman"/>
          <w:lang w:val="en-GB"/>
        </w:rPr>
      </w:pPr>
      <w:r w:rsidRPr="00376AFF">
        <w:rPr>
          <w:rFonts w:ascii="Times New Roman" w:hAnsi="Times New Roman"/>
          <w:lang w:val="en-GB"/>
        </w:rPr>
        <w:t xml:space="preserve">where a numerical limiter is integrated (bottom line) to avoid the sign inversion of the fluid relative velocity (with respect to </w:t>
      </w:r>
      <w:r w:rsidR="00174548" w:rsidRPr="00376AFF">
        <w:rPr>
          <w:rFonts w:ascii="Times New Roman" w:hAnsi="Times New Roman"/>
          <w:lang w:val="en-GB"/>
        </w:rPr>
        <w:t xml:space="preserve">the </w:t>
      </w:r>
      <w:r w:rsidRPr="00376AFF">
        <w:rPr>
          <w:rFonts w:ascii="Times New Roman" w:hAnsi="Times New Roman"/>
          <w:lang w:val="en-GB"/>
        </w:rPr>
        <w:t>wall), which would be incoherent with the SNBL velocity profile.</w:t>
      </w:r>
    </w:p>
    <w:p w:rsidR="002E7C44" w:rsidRPr="00376AFF" w:rsidRDefault="003B5162" w:rsidP="002E7C44">
      <w:pPr>
        <w:pStyle w:val="Normale1"/>
        <w:spacing w:line="240" w:lineRule="auto"/>
        <w:jc w:val="both"/>
        <w:rPr>
          <w:rFonts w:ascii="Times New Roman" w:hAnsi="Times New Roman"/>
          <w:lang w:val="en-GB"/>
        </w:rPr>
      </w:pPr>
      <w:r w:rsidRPr="00376AFF">
        <w:rPr>
          <w:rFonts w:ascii="Times New Roman" w:hAnsi="Times New Roman"/>
          <w:lang w:val="en-GB"/>
        </w:rPr>
        <w:t>One notices the following limit conditions</w:t>
      </w:r>
      <w:r w:rsidR="00A81827" w:rsidRPr="00376AFF">
        <w:rPr>
          <w:rFonts w:ascii="Times New Roman" w:hAnsi="Times New Roman"/>
          <w:lang w:val="en-GB"/>
        </w:rPr>
        <w:t xml:space="preserve"> for the first line of </w:t>
      </w:r>
      <w:r w:rsidR="00A81827" w:rsidRPr="00376AFF">
        <w:rPr>
          <w:rFonts w:ascii="Times New Roman" w:hAnsi="Times New Roman"/>
          <w:lang w:val="en-GB"/>
        </w:rPr>
        <w:fldChar w:fldCharType="begin"/>
      </w:r>
      <w:r w:rsidR="00A81827" w:rsidRPr="00376AFF">
        <w:rPr>
          <w:rFonts w:ascii="Times New Roman" w:hAnsi="Times New Roman"/>
          <w:lang w:val="en-GB"/>
        </w:rPr>
        <w:instrText xml:space="preserve"> REF _Ref57039155 \h  \* MERGEFORMAT </w:instrText>
      </w:r>
      <w:r w:rsidR="00A81827" w:rsidRPr="00376AFF">
        <w:rPr>
          <w:rFonts w:ascii="Times New Roman" w:hAnsi="Times New Roman"/>
          <w:lang w:val="en-GB"/>
        </w:rPr>
      </w:r>
      <w:r w:rsidR="00A81827" w:rsidRPr="00376AFF">
        <w:rPr>
          <w:rFonts w:ascii="Times New Roman" w:hAnsi="Times New Roman"/>
          <w:lang w:val="en-GB"/>
        </w:rPr>
        <w:fldChar w:fldCharType="separate"/>
      </w:r>
      <w:r w:rsidR="00093238" w:rsidRPr="00093238">
        <w:rPr>
          <w:rFonts w:ascii="Times New Roman" w:hAnsi="Times New Roman"/>
          <w:lang w:val="en-GB"/>
        </w:rPr>
        <w:t>(6.35)</w:t>
      </w:r>
      <w:r w:rsidR="00A81827" w:rsidRPr="00376AFF">
        <w:rPr>
          <w:rFonts w:ascii="Times New Roman" w:hAnsi="Times New Roman"/>
          <w:lang w:val="en-GB"/>
        </w:rPr>
        <w:fldChar w:fldCharType="end"/>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A81827" w:rsidP="00B66629">
            <w:pPr>
              <w:spacing w:line="240" w:lineRule="auto"/>
              <w:jc w:val="center"/>
            </w:pPr>
            <w:r w:rsidRPr="00376AFF">
              <w:rPr>
                <w:position w:val="-12"/>
              </w:rPr>
              <w:object w:dxaOrig="3519" w:dyaOrig="360">
                <v:shape id="_x0000_i1073" type="#_x0000_t75" style="width:166.8pt;height:17.9pt" o:ole="">
                  <v:imagedata r:id="rId111" o:title=""/>
                </v:shape>
                <o:OLEObject Type="Embed" ProgID="Equation.3" ShapeID="_x0000_i1073" DrawAspect="Content" ObjectID="_1679893408" r:id="rId112"/>
              </w:object>
            </w:r>
          </w:p>
          <w:p w:rsidR="007D5D55" w:rsidRPr="00376AFF" w:rsidRDefault="00A81827" w:rsidP="007D5D55">
            <w:pPr>
              <w:spacing w:line="240" w:lineRule="auto"/>
              <w:jc w:val="center"/>
            </w:pPr>
            <w:r w:rsidRPr="00376AFF">
              <w:rPr>
                <w:position w:val="-12"/>
              </w:rPr>
              <w:object w:dxaOrig="3379" w:dyaOrig="360">
                <v:shape id="_x0000_i1074" type="#_x0000_t75" style="width:159.65pt;height:17.9pt" o:ole="">
                  <v:imagedata r:id="rId113" o:title=""/>
                </v:shape>
                <o:OLEObject Type="Embed" ProgID="Equation.3" ShapeID="_x0000_i1074" DrawAspect="Content" ObjectID="_1679893409" r:id="rId114"/>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Slip coefficient affects the momentum equation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 xml:space="preserve">). </w:t>
      </w:r>
      <w:proofErr w:type="gramStart"/>
      <w:r w:rsidRPr="00376AFF">
        <w:rPr>
          <w:rFonts w:ascii="Times New Roman" w:hAnsi="Times New Roman"/>
          <w:lang w:val="en-GB"/>
        </w:rPr>
        <w:t>Each</w:t>
      </w:r>
      <w:proofErr w:type="gramEnd"/>
      <w:r w:rsidRPr="00376AFF">
        <w:rPr>
          <w:rFonts w:ascii="Times New Roman" w:hAnsi="Times New Roman"/>
          <w:lang w:val="en-GB"/>
        </w:rPr>
        <w:t xml:space="preserve"> boundary-particle interaction has its own slip coefficient and turbulent viscosity depending on the following quantities: particle velocity; particle-boundary distance; boundary roughness mean diameter; fluid density (wall velocity is null in SASPH). Further, SPHERA log collects the time evolution of the average slip coefficient, wall shear stress and turbulent viscosity for each boundary zone.</w:t>
      </w:r>
    </w:p>
    <w:p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The same slip coefficients also interest the partial smoothing of the velocity field (on the fly computation is preferred to saving the values).</w:t>
      </w:r>
    </w:p>
    <w:p w:rsidR="00072799"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One notices that the SASPH method does not apply the slip coefficient to the continuity equation.</w:t>
      </w:r>
    </w:p>
    <w:p w:rsidR="002E7C44" w:rsidRPr="00376AFF" w:rsidRDefault="000C4157"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Analogous </w:t>
      </w:r>
      <w:r w:rsidR="002E7C44" w:rsidRPr="00376AFF">
        <w:rPr>
          <w:rFonts w:ascii="Times New Roman" w:hAnsi="Times New Roman"/>
          <w:lang w:val="en-GB"/>
        </w:rPr>
        <w:t>approach</w:t>
      </w:r>
      <w:r w:rsidRPr="00376AFF">
        <w:rPr>
          <w:rFonts w:ascii="Times New Roman" w:hAnsi="Times New Roman"/>
          <w:lang w:val="en-GB"/>
        </w:rPr>
        <w:t>es</w:t>
      </w:r>
      <w:r w:rsidR="002E7C44" w:rsidRPr="00376AFF">
        <w:rPr>
          <w:rFonts w:ascii="Times New Roman" w:hAnsi="Times New Roman"/>
          <w:lang w:val="en-GB"/>
        </w:rPr>
        <w:t xml:space="preserve"> based on wall functions </w:t>
      </w:r>
      <w:r w:rsidRPr="00376AFF">
        <w:rPr>
          <w:rFonts w:ascii="Times New Roman" w:hAnsi="Times New Roman"/>
          <w:lang w:val="en-GB"/>
        </w:rPr>
        <w:t>are</w:t>
      </w:r>
      <w:r w:rsidR="002E7C44" w:rsidRPr="00376AFF">
        <w:rPr>
          <w:rFonts w:ascii="Times New Roman" w:hAnsi="Times New Roman"/>
          <w:lang w:val="en-GB"/>
        </w:rPr>
        <w:t xml:space="preserve"> </w:t>
      </w:r>
      <w:r w:rsidRPr="00376AFF">
        <w:rPr>
          <w:rFonts w:ascii="Times New Roman" w:hAnsi="Times New Roman"/>
          <w:lang w:val="en-GB"/>
        </w:rPr>
        <w:t xml:space="preserve">commonly </w:t>
      </w:r>
      <w:r w:rsidR="002E7C44" w:rsidRPr="00376AFF">
        <w:rPr>
          <w:rFonts w:ascii="Times New Roman" w:hAnsi="Times New Roman"/>
          <w:lang w:val="en-GB"/>
        </w:rPr>
        <w:t>a</w:t>
      </w:r>
      <w:r w:rsidR="00A81827" w:rsidRPr="00376AFF">
        <w:rPr>
          <w:rFonts w:ascii="Times New Roman" w:hAnsi="Times New Roman"/>
          <w:lang w:val="en-GB"/>
        </w:rPr>
        <w:t xml:space="preserve">dopted by CFD codes (e.g., </w:t>
      </w:r>
      <w:r w:rsidR="002E7C44" w:rsidRPr="00376AFF">
        <w:rPr>
          <w:rFonts w:ascii="Times New Roman" w:hAnsi="Times New Roman"/>
          <w:lang w:val="en-GB"/>
        </w:rPr>
        <w:t>Ferrand et al., 2013</w:t>
      </w:r>
      <w:r w:rsidR="002153BD" w:rsidRPr="00376AFF">
        <w:rPr>
          <w:rFonts w:ascii="Times New Roman" w:hAnsi="Times New Roman"/>
          <w:lang w:val="en-GB"/>
        </w:rPr>
        <w:t>, [</w:t>
      </w:r>
      <w:r w:rsidR="002153BD" w:rsidRPr="00376AFF">
        <w:rPr>
          <w:rFonts w:ascii="Times New Roman" w:hAnsi="Times New Roman"/>
          <w:lang w:val="en-GB"/>
        </w:rPr>
        <w:fldChar w:fldCharType="begin"/>
      </w:r>
      <w:r w:rsidR="002153BD" w:rsidRPr="00376AFF">
        <w:rPr>
          <w:rFonts w:ascii="Times New Roman" w:hAnsi="Times New Roman"/>
          <w:lang w:val="en-GB"/>
        </w:rPr>
        <w:instrText xml:space="preserve"> REF _Ref341105709 \r \h </w:instrText>
      </w:r>
      <w:r w:rsidR="002153BD" w:rsidRPr="00376AFF">
        <w:rPr>
          <w:rFonts w:ascii="Times New Roman" w:hAnsi="Times New Roman"/>
          <w:lang w:val="en-GB"/>
        </w:rPr>
      </w:r>
      <w:r w:rsidR="002153BD" w:rsidRPr="00376AFF">
        <w:rPr>
          <w:rFonts w:ascii="Times New Roman" w:hAnsi="Times New Roman"/>
          <w:lang w:val="en-GB"/>
        </w:rPr>
        <w:fldChar w:fldCharType="separate"/>
      </w:r>
      <w:r w:rsidR="00093238">
        <w:rPr>
          <w:rFonts w:ascii="Times New Roman" w:hAnsi="Times New Roman"/>
          <w:lang w:val="en-GB"/>
        </w:rPr>
        <w:t>57</w:t>
      </w:r>
      <w:r w:rsidR="002153BD" w:rsidRPr="00376AFF">
        <w:rPr>
          <w:rFonts w:ascii="Times New Roman" w:hAnsi="Times New Roman"/>
          <w:lang w:val="en-GB"/>
        </w:rPr>
        <w:fldChar w:fldCharType="end"/>
      </w:r>
      <w:r w:rsidR="002153BD" w:rsidRPr="00376AFF">
        <w:rPr>
          <w:rFonts w:ascii="Times New Roman" w:hAnsi="Times New Roman"/>
          <w:lang w:val="en-GB"/>
        </w:rPr>
        <w:t>]</w:t>
      </w:r>
      <w:r w:rsidR="00A81827" w:rsidRPr="00376AFF">
        <w:rPr>
          <w:rFonts w:ascii="Times New Roman" w:hAnsi="Times New Roman"/>
          <w:lang w:val="en-GB"/>
        </w:rPr>
        <w:t>; CFX, 2020</w:t>
      </w:r>
      <w:r w:rsidR="002153BD" w:rsidRPr="00376AFF">
        <w:rPr>
          <w:rFonts w:ascii="Times New Roman" w:hAnsi="Times New Roman"/>
          <w:lang w:val="en-GB"/>
        </w:rPr>
        <w:t xml:space="preserve">, </w:t>
      </w:r>
      <w:commentRangeStart w:id="105"/>
      <w:r w:rsidR="002153BD" w:rsidRPr="00376AFF">
        <w:rPr>
          <w:rFonts w:ascii="Times New Roman" w:hAnsi="Times New Roman"/>
          <w:lang w:val="en-GB"/>
        </w:rPr>
        <w:t>[]</w:t>
      </w:r>
      <w:commentRangeEnd w:id="105"/>
      <w:r w:rsidR="002153BD" w:rsidRPr="00376AFF">
        <w:rPr>
          <w:rStyle w:val="Rimandocommento"/>
          <w:rFonts w:ascii="Times New Roman" w:hAnsi="Times New Roman"/>
          <w:szCs w:val="20"/>
          <w:lang w:val="en-GB"/>
        </w:rPr>
        <w:commentReference w:id="105"/>
      </w:r>
      <w:r w:rsidR="002E7C44" w:rsidRPr="00376AFF">
        <w:rPr>
          <w:rFonts w:ascii="Times New Roman" w:hAnsi="Times New Roman"/>
          <w:lang w:val="en-GB"/>
        </w:rPr>
        <w:t>).</w:t>
      </w:r>
    </w:p>
    <w:p w:rsidR="00981CB0" w:rsidRDefault="00981CB0" w:rsidP="00981CB0">
      <w:pPr>
        <w:pStyle w:val="Normale1"/>
        <w:spacing w:line="240" w:lineRule="auto"/>
        <w:jc w:val="both"/>
        <w:rPr>
          <w:rFonts w:ascii="Times New Roman" w:hAnsi="Times New Roman"/>
          <w:lang w:val="en-GB"/>
        </w:rPr>
      </w:pPr>
    </w:p>
    <w:p w:rsidR="006048FB" w:rsidRPr="006048FB" w:rsidRDefault="006048FB" w:rsidP="006048FB">
      <w:pPr>
        <w:pStyle w:val="Amicarellititle2"/>
      </w:pPr>
      <w:bookmarkStart w:id="106" w:name="_Ref63061761"/>
      <w:bookmarkStart w:id="107" w:name="_Toc64122595"/>
      <w:bookmarkStart w:id="108" w:name="_Toc66716403"/>
      <w:commentRangeStart w:id="109"/>
      <w:r w:rsidRPr="006048FB">
        <w:t>Dirichlet’s boundary conditions for the water depth</w:t>
      </w:r>
      <w:bookmarkEnd w:id="106"/>
      <w:bookmarkEnd w:id="107"/>
      <w:commentRangeEnd w:id="109"/>
      <w:r>
        <w:rPr>
          <w:rStyle w:val="Rimandocommento"/>
          <w:b w:val="0"/>
          <w:szCs w:val="20"/>
          <w:lang w:val="it-IT"/>
        </w:rPr>
        <w:commentReference w:id="109"/>
      </w:r>
      <w:bookmarkEnd w:id="108"/>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scheme for Dirichlet’s boundary conditions on water depth is reported in the present section. The zone associated with these boundary conditions are defined as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and has to be width at least 2</w:t>
      </w:r>
      <w:r w:rsidRPr="00376AFF">
        <w:rPr>
          <w:rFonts w:ascii="Times New Roman" w:hAnsi="Times New Roman"/>
          <w:i/>
          <w:sz w:val="24"/>
          <w:szCs w:val="24"/>
        </w:rPr>
        <w:t>h</w:t>
      </w:r>
      <w:r w:rsidRPr="00376AFF">
        <w:rPr>
          <w:rFonts w:ascii="Times New Roman" w:hAnsi="Times New Roman"/>
          <w:sz w:val="24"/>
          <w:szCs w:val="24"/>
        </w:rPr>
        <w:t xml:space="preserve"> along any horizontal direction of the discretized domain. Many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zones can be defined within the same domain.</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Every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 is continuously filled with SPH particles from the maximum local height of the SPH particles, or from the height of the solid bottom in case of dry conditions, until the height of the free-surface level provided by the input quantity </w:t>
      </w:r>
      <w:r w:rsidRPr="00376AFF">
        <w:rPr>
          <w:rFonts w:ascii="Times New Roman" w:hAnsi="Times New Roman"/>
          <w:i/>
          <w:sz w:val="24"/>
          <w:szCs w:val="24"/>
        </w:rPr>
        <w:t>z</w:t>
      </w:r>
      <w:r w:rsidRPr="00376AFF">
        <w:rPr>
          <w:rFonts w:ascii="Times New Roman" w:hAnsi="Times New Roman"/>
          <w:i/>
          <w:sz w:val="24"/>
          <w:szCs w:val="24"/>
          <w:vertAlign w:val="subscript"/>
        </w:rPr>
        <w:t>BC,max</w:t>
      </w:r>
      <w:r w:rsidRPr="00376AFF">
        <w:rPr>
          <w:rFonts w:ascii="Times New Roman" w:hAnsi="Times New Roman"/>
          <w:sz w:val="24"/>
          <w:szCs w:val="24"/>
        </w:rPr>
        <w:t xml:space="preserve"> (m), with local hydrostatic or uniform conditions for pressure (according to the user choice).</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of the new emitted particles is imposed by means of a complete SPH smoothing procedure for the velocity field, selectively executed to exclude the new particles from the role of SPH neighbours. It is not necessary to modify the quantities of the SPH particles already present in the zone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Every zone of this kind has to be delimited by at least 5 adjacent open sections in the input files, in order to correctly impose Dirichlet’s boundary conditions for the fluid depth. Nonetheless, the zones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can also be used with other purposes (e.g., to treat water reservoirs with a fixed level). The solid bottom (e.g., the DEM-DTM) has to be locally represented by a uniform and isotropic Cartesian grid.</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A synthetic description of the algorithm of the boundary treatment of the zones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is reported in the following.</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Before the execution of the simulation time steps, and analogously to imposing initial conditions for the inlet sections, the program unit “</w:t>
      </w:r>
      <w:r w:rsidRPr="00376AFF">
        <w:rPr>
          <w:rFonts w:ascii="Times New Roman" w:hAnsi="Times New Roman"/>
          <w:i/>
          <w:sz w:val="24"/>
          <w:szCs w:val="24"/>
        </w:rPr>
        <w:t>BC_zmax_t0</w:t>
      </w:r>
      <w:r w:rsidRPr="00376AFF">
        <w:rPr>
          <w:rFonts w:ascii="Times New Roman" w:hAnsi="Times New Roman"/>
          <w:sz w:val="24"/>
          <w:szCs w:val="24"/>
        </w:rPr>
        <w:t>” (executed only in 3D, with the boundary treatment method SASPH) selects the zone vertices and the maximum DEM-DTM heights (useful for dry conditions; “</w:t>
      </w:r>
      <w:r w:rsidRPr="00376AFF">
        <w:rPr>
          <w:rFonts w:ascii="Times New Roman" w:hAnsi="Times New Roman"/>
          <w:i/>
          <w:sz w:val="24"/>
          <w:szCs w:val="24"/>
        </w:rPr>
        <w:t>BC_zmax_t0</w:t>
      </w:r>
      <w:r w:rsidRPr="00376AFF">
        <w:rPr>
          <w:rFonts w:ascii="Times New Roman" w:hAnsi="Times New Roman"/>
          <w:sz w:val="24"/>
          <w:szCs w:val="24"/>
        </w:rPr>
        <w:t>” calls the program unit “</w:t>
      </w:r>
      <w:r w:rsidRPr="00376AFF">
        <w:rPr>
          <w:rFonts w:ascii="Times New Roman" w:hAnsi="Times New Roman"/>
          <w:i/>
          <w:sz w:val="24"/>
          <w:szCs w:val="24"/>
        </w:rPr>
        <w:t>z_min_max_DEM_DTM_9p_stencil</w:t>
      </w:r>
      <w:r w:rsidRPr="00376AFF">
        <w:rPr>
          <w:rFonts w:ascii="Times New Roman" w:hAnsi="Times New Roman"/>
          <w:sz w:val="24"/>
          <w:szCs w:val="24"/>
        </w:rPr>
        <w:t>”).</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update of the particle positions (and analogously to the inlet section update), the program unit “</w:t>
      </w:r>
      <w:r w:rsidRPr="00376AFF">
        <w:rPr>
          <w:rFonts w:ascii="Times New Roman" w:hAnsi="Times New Roman"/>
          <w:i/>
          <w:sz w:val="24"/>
          <w:szCs w:val="24"/>
        </w:rPr>
        <w:t>BC_zmax_anyt</w:t>
      </w:r>
      <w:r w:rsidRPr="00376AFF">
        <w:rPr>
          <w:rFonts w:ascii="Times New Roman" w:hAnsi="Times New Roman"/>
          <w:sz w:val="24"/>
          <w:szCs w:val="24"/>
        </w:rPr>
        <w:t>” is called (only in 3D, with the boundary treatment method SASPH), which calls in turn the subroutine “</w:t>
      </w:r>
      <w:r w:rsidRPr="00376AFF">
        <w:rPr>
          <w:rFonts w:ascii="Times New Roman" w:hAnsi="Times New Roman"/>
          <w:i/>
          <w:sz w:val="24"/>
          <w:szCs w:val="24"/>
        </w:rPr>
        <w:t>z_FS_max_9p_stencil</w:t>
      </w:r>
      <w:r w:rsidRPr="00376AFF">
        <w:rPr>
          <w:rFonts w:ascii="Times New Roman" w:hAnsi="Times New Roman"/>
          <w:sz w:val="24"/>
          <w:szCs w:val="24"/>
        </w:rPr>
        <w:t>” (both for the Leapfrog time scheme and the last time stage of the explicit Runge-Kutta time schemes).</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SPH neighbouring search (i.e., after the execution of the program unit “</w:t>
      </w:r>
      <w:r w:rsidRPr="00376AFF">
        <w:rPr>
          <w:rFonts w:ascii="Times New Roman" w:hAnsi="Times New Roman"/>
          <w:i/>
          <w:sz w:val="24"/>
          <w:szCs w:val="24"/>
        </w:rPr>
        <w:t>CalcVarLength</w:t>
      </w:r>
      <w:r w:rsidRPr="00376AFF">
        <w:rPr>
          <w:rFonts w:ascii="Times New Roman" w:hAnsi="Times New Roman"/>
          <w:sz w:val="24"/>
          <w:szCs w:val="24"/>
        </w:rPr>
        <w:t>” and its sub-units), following the subroutine “</w:t>
      </w:r>
      <w:r w:rsidRPr="00376AFF">
        <w:rPr>
          <w:rFonts w:ascii="Times New Roman" w:hAnsi="Times New Roman"/>
          <w:i/>
          <w:sz w:val="24"/>
          <w:szCs w:val="24"/>
        </w:rPr>
        <w:t>BC_zmax_anyt</w:t>
      </w:r>
      <w:r w:rsidRPr="00376AFF">
        <w:rPr>
          <w:rFonts w:ascii="Times New Roman" w:hAnsi="Times New Roman"/>
          <w:sz w:val="24"/>
          <w:szCs w:val="24"/>
        </w:rPr>
        <w:t xml:space="preserve">”, a complete SPH smoothing procedure for velocity is applied only to the new particles emitted in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zones (only in 3D, with the boundary treatment method SASPH), excluding the new particles from the role of SPH neighbours. The procedure is executed with any time integration scheme of SPHERA. At the end of the initialization of the new particles, the particle zone is formally changed from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 to the zone of the associated solid bottom </w:t>
      </w:r>
      <w:r w:rsidRPr="00376AFF">
        <w:rPr>
          <w:rFonts w:ascii="Times New Roman" w:hAnsi="Times New Roman"/>
          <w:i/>
          <w:sz w:val="24"/>
          <w:szCs w:val="24"/>
        </w:rPr>
        <w:t>Car_top_zone</w:t>
      </w:r>
      <w:r w:rsidRPr="00376AFF">
        <w:rPr>
          <w:rFonts w:ascii="Times New Roman" w:hAnsi="Times New Roman"/>
          <w:sz w:val="24"/>
          <w:szCs w:val="24"/>
        </w:rPr>
        <w:t xml:space="preserve">, so that the new particles can be treated as standard computational nodes after the initialization, even during their staying in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new program units for the treatment of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zones are “</w:t>
      </w:r>
      <w:r w:rsidRPr="00376AFF">
        <w:rPr>
          <w:rFonts w:ascii="Times New Roman" w:hAnsi="Times New Roman"/>
          <w:i/>
          <w:sz w:val="24"/>
          <w:szCs w:val="24"/>
        </w:rPr>
        <w:t>BC_zmax_t0</w:t>
      </w:r>
      <w:r w:rsidRPr="00376AFF">
        <w:rPr>
          <w:rFonts w:ascii="Times New Roman" w:hAnsi="Times New Roman"/>
          <w:sz w:val="24"/>
          <w:szCs w:val="24"/>
        </w:rPr>
        <w:t>”, “</w:t>
      </w:r>
      <w:r w:rsidRPr="00376AFF">
        <w:rPr>
          <w:rFonts w:ascii="Times New Roman" w:hAnsi="Times New Roman"/>
          <w:i/>
          <w:sz w:val="24"/>
          <w:szCs w:val="24"/>
        </w:rPr>
        <w:t>BC_zmax_anyt</w:t>
      </w:r>
      <w:r w:rsidRPr="00376AFF">
        <w:rPr>
          <w:rFonts w:ascii="Times New Roman" w:hAnsi="Times New Roman"/>
          <w:sz w:val="24"/>
          <w:szCs w:val="24"/>
        </w:rPr>
        <w:t>” and “</w:t>
      </w:r>
      <w:r w:rsidRPr="00376AFF">
        <w:rPr>
          <w:rFonts w:ascii="Times New Roman" w:hAnsi="Times New Roman"/>
          <w:i/>
          <w:sz w:val="24"/>
          <w:szCs w:val="24"/>
        </w:rPr>
        <w:t>z_FS_max_9p_stencil</w:t>
      </w:r>
      <w:r w:rsidRPr="00376AFF">
        <w:rPr>
          <w:rFonts w:ascii="Times New Roman" w:hAnsi="Times New Roman"/>
          <w:sz w:val="24"/>
          <w:szCs w:val="24"/>
        </w:rPr>
        <w:t>”. The following program units have been extracted from the subroutine “</w:t>
      </w:r>
      <w:r w:rsidRPr="00376AFF">
        <w:rPr>
          <w:rFonts w:ascii="Times New Roman" w:hAnsi="Times New Roman"/>
          <w:i/>
          <w:sz w:val="24"/>
          <w:szCs w:val="24"/>
        </w:rPr>
        <w:t>GeneratePart</w:t>
      </w:r>
      <w:r w:rsidRPr="00376AFF">
        <w:rPr>
          <w:rFonts w:ascii="Times New Roman" w:hAnsi="Times New Roman"/>
          <w:sz w:val="24"/>
          <w:szCs w:val="24"/>
        </w:rPr>
        <w:t>” to make the code more effective: “</w:t>
      </w:r>
      <w:r w:rsidRPr="00376AFF">
        <w:rPr>
          <w:rFonts w:ascii="Times New Roman" w:hAnsi="Times New Roman"/>
          <w:i/>
          <w:sz w:val="24"/>
          <w:szCs w:val="24"/>
        </w:rPr>
        <w:t>domain_edges</w:t>
      </w:r>
      <w:r w:rsidRPr="00376AFF">
        <w:rPr>
          <w:rFonts w:ascii="Times New Roman" w:hAnsi="Times New Roman"/>
          <w:sz w:val="24"/>
          <w:szCs w:val="24"/>
        </w:rPr>
        <w:t>”, “</w:t>
      </w:r>
      <w:r w:rsidRPr="00376AFF">
        <w:rPr>
          <w:rFonts w:ascii="Times New Roman" w:hAnsi="Times New Roman"/>
          <w:i/>
          <w:sz w:val="24"/>
          <w:szCs w:val="24"/>
        </w:rPr>
        <w:t>pos_plus_white_noise</w:t>
      </w:r>
      <w:r w:rsidRPr="00376AFF">
        <w:rPr>
          <w:rFonts w:ascii="Times New Roman" w:hAnsi="Times New Roman"/>
          <w:sz w:val="24"/>
          <w:szCs w:val="24"/>
        </w:rPr>
        <w:t>” “</w:t>
      </w:r>
      <w:r w:rsidRPr="00376AFF">
        <w:rPr>
          <w:rFonts w:ascii="Times New Roman" w:hAnsi="Times New Roman"/>
          <w:i/>
          <w:sz w:val="24"/>
          <w:szCs w:val="24"/>
        </w:rPr>
        <w:t>z_min_DEM_DTM_9p_stencil</w:t>
      </w:r>
      <w:r w:rsidRPr="00376AFF">
        <w:rPr>
          <w:rFonts w:ascii="Times New Roman" w:hAnsi="Times New Roman"/>
          <w:sz w:val="24"/>
          <w:szCs w:val="24"/>
        </w:rPr>
        <w:t>”, “</w:t>
      </w:r>
      <w:r w:rsidRPr="00376AFF">
        <w:rPr>
          <w:rFonts w:ascii="Times New Roman" w:hAnsi="Times New Roman"/>
          <w:i/>
          <w:sz w:val="24"/>
          <w:szCs w:val="24"/>
        </w:rPr>
        <w:t>particle_position_extrusion</w:t>
      </w:r>
      <w:r w:rsidRPr="00376AFF">
        <w:rPr>
          <w:rFonts w:ascii="Times New Roman" w:hAnsi="Times New Roman"/>
          <w:sz w:val="24"/>
          <w:szCs w:val="24"/>
        </w:rPr>
        <w:t>”, “</w:t>
      </w:r>
      <w:r w:rsidRPr="00376AFF">
        <w:rPr>
          <w:rFonts w:ascii="Times New Roman" w:hAnsi="Times New Roman"/>
          <w:i/>
          <w:sz w:val="24"/>
          <w:szCs w:val="24"/>
        </w:rPr>
        <w:t>particles_in_out_dams</w:t>
      </w:r>
      <w:r w:rsidRPr="00376AFF">
        <w:rPr>
          <w:rFonts w:ascii="Times New Roman" w:hAnsi="Times New Roman"/>
          <w:sz w:val="24"/>
          <w:szCs w:val="24"/>
        </w:rPr>
        <w:t>”. The program unit “</w:t>
      </w:r>
      <w:r w:rsidRPr="00376AFF">
        <w:rPr>
          <w:rFonts w:ascii="Times New Roman" w:hAnsi="Times New Roman"/>
          <w:i/>
          <w:sz w:val="24"/>
          <w:szCs w:val="24"/>
        </w:rPr>
        <w:t>z_min_DEM_DTM_9p_stencil</w:t>
      </w:r>
      <w:r w:rsidRPr="00376AFF">
        <w:rPr>
          <w:rFonts w:ascii="Times New Roman" w:hAnsi="Times New Roman"/>
          <w:sz w:val="24"/>
          <w:szCs w:val="24"/>
        </w:rPr>
        <w:t>” has been generalized and renamed “</w:t>
      </w:r>
      <w:r w:rsidRPr="00376AFF">
        <w:rPr>
          <w:rFonts w:ascii="Times New Roman" w:hAnsi="Times New Roman"/>
          <w:i/>
          <w:sz w:val="24"/>
          <w:szCs w:val="24"/>
        </w:rPr>
        <w:t>z_min_max_DEM_DTM_9p_stencil</w:t>
      </w:r>
      <w:r w:rsidRPr="00376AFF">
        <w:rPr>
          <w:rFonts w:ascii="Times New Roman" w:hAnsi="Times New Roman"/>
          <w:sz w:val="24"/>
          <w:szCs w:val="24"/>
        </w:rPr>
        <w:t>”.</w:t>
      </w:r>
    </w:p>
    <w:p w:rsidR="006048FB" w:rsidRPr="00376AFF" w:rsidRDefault="006048FB" w:rsidP="00981CB0">
      <w:pPr>
        <w:pStyle w:val="Normale1"/>
        <w:spacing w:line="240" w:lineRule="auto"/>
        <w:jc w:val="both"/>
        <w:rPr>
          <w:rFonts w:ascii="Times New Roman" w:hAnsi="Times New Roman"/>
          <w:lang w:val="en-GB"/>
        </w:rPr>
      </w:pPr>
    </w:p>
    <w:p w:rsidR="00F91289" w:rsidRPr="00376AFF" w:rsidRDefault="00DD2AB0" w:rsidP="003D504A">
      <w:pPr>
        <w:pStyle w:val="Amicarellititle2"/>
      </w:pPr>
      <w:bookmarkStart w:id="110" w:name="_Ref448249339"/>
      <w:bookmarkStart w:id="111" w:name="_Ref449701616"/>
      <w:bookmarkStart w:id="112" w:name="_Toc66716404"/>
      <w:r w:rsidRPr="00376AFF">
        <w:t xml:space="preserve">SPH </w:t>
      </w:r>
      <w:r w:rsidR="00F91289" w:rsidRPr="00376AFF">
        <w:t>balance equations for rigid body transport</w:t>
      </w:r>
      <w:bookmarkEnd w:id="110"/>
      <w:bookmarkEnd w:id="111"/>
      <w:bookmarkEnd w:id="112"/>
    </w:p>
    <w:p w:rsidR="00B90520" w:rsidRPr="00376AFF" w:rsidRDefault="00B90520" w:rsidP="00E705B5">
      <w:pPr>
        <w:pStyle w:val="Normale1"/>
        <w:spacing w:line="240" w:lineRule="auto"/>
        <w:jc w:val="both"/>
        <w:rPr>
          <w:rFonts w:ascii="Times New Roman" w:hAnsi="Times New Roman"/>
          <w:lang w:val="en-GB"/>
        </w:rPr>
      </w:pPr>
      <w:r w:rsidRPr="00376AFF">
        <w:rPr>
          <w:rFonts w:ascii="Times New Roman" w:hAnsi="Times New Roman"/>
          <w:lang w:val="en-GB"/>
        </w:rPr>
        <w:t>This section relies on [</w:t>
      </w:r>
      <w:r w:rsidRPr="00376AFF">
        <w:rPr>
          <w:rFonts w:ascii="Times New Roman" w:hAnsi="Times New Roman"/>
          <w:lang w:val="en-GB"/>
        </w:rPr>
        <w:fldChar w:fldCharType="begin"/>
      </w:r>
      <w:r w:rsidRPr="00376AFF">
        <w:rPr>
          <w:rFonts w:ascii="Times New Roman" w:hAnsi="Times New Roman"/>
          <w:lang w:val="en-GB"/>
        </w:rPr>
        <w:instrText xml:space="preserve"> REF _Ref447810426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w:t>
      </w:r>
      <w:r w:rsidRPr="00376AFF">
        <w:rPr>
          <w:rFonts w:ascii="Times New Roman" w:hAnsi="Times New Roman"/>
          <w:lang w:val="en-GB"/>
        </w:rPr>
        <w:fldChar w:fldCharType="end"/>
      </w:r>
      <w:r w:rsidRPr="00376AFF">
        <w:rPr>
          <w:rFonts w:ascii="Times New Roman" w:hAnsi="Times New Roman"/>
          <w:lang w:val="en-GB"/>
        </w:rPr>
        <w:t>], wh</w:t>
      </w:r>
      <w:r w:rsidR="003F4AE4" w:rsidRPr="00376AFF">
        <w:rPr>
          <w:rFonts w:ascii="Times New Roman" w:hAnsi="Times New Roman"/>
          <w:lang w:val="en-GB"/>
        </w:rPr>
        <w:t xml:space="preserve">ose reading </w:t>
      </w:r>
      <w:r w:rsidRPr="00376AFF">
        <w:rPr>
          <w:rFonts w:ascii="Times New Roman" w:hAnsi="Times New Roman"/>
          <w:lang w:val="en-GB"/>
        </w:rPr>
        <w:t>is suggested for further details.</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Body dynamics is ruled by </w:t>
      </w:r>
      <w:del w:id="113" w:author="Amicarelli Andrea (RSE)" w:date="2020-06-04T09:24:00Z">
        <w:r w:rsidRPr="00376AFF" w:rsidDel="00A14CDA">
          <w:rPr>
            <w:rFonts w:ascii="Times New Roman" w:hAnsi="Times New Roman"/>
            <w:lang w:val="en-GB"/>
          </w:rPr>
          <w:delText>Euler-</w:delText>
        </w:r>
      </w:del>
      <w:r w:rsidRPr="00376AFF">
        <w:rPr>
          <w:rFonts w:ascii="Times New Roman" w:hAnsi="Times New Roman"/>
          <w:lang w:val="en-GB"/>
        </w:rPr>
        <w:t>Newton</w:t>
      </w:r>
      <w:ins w:id="114" w:author="Amicarelli Andrea (RSE)" w:date="2020-06-04T09:24:00Z">
        <w:r w:rsidR="00A14CDA" w:rsidRPr="00376AFF">
          <w:rPr>
            <w:rFonts w:ascii="Times New Roman" w:hAnsi="Times New Roman"/>
            <w:lang w:val="en-GB"/>
          </w:rPr>
          <w:t>-Euler</w:t>
        </w:r>
      </w:ins>
      <w:r w:rsidRPr="00376AFF">
        <w:rPr>
          <w:rFonts w:ascii="Times New Roman" w:hAnsi="Times New Roman"/>
          <w:lang w:val="en-GB"/>
        </w:rPr>
        <w:t xml:space="preserve"> equations, whose discretization takes advantage from the SPH formalism and the coupling terms </w:t>
      </w:r>
      <w:r w:rsidR="00DD2AB0" w:rsidRPr="00376AFF">
        <w:rPr>
          <w:rFonts w:ascii="Times New Roman" w:hAnsi="Times New Roman"/>
          <w:lang w:val="en-GB"/>
        </w:rPr>
        <w:t>derived in the following sections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115"/>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440" w:dyaOrig="680">
                <v:shape id="_x0000_i1075" type="#_x0000_t75" style="width:1in;height:34pt" o:ole="">
                  <v:imagedata r:id="rId115" o:title=""/>
                </v:shape>
                <o:OLEObject Type="Embed" ProgID="Equation.3" ShapeID="_x0000_i1075" DrawAspect="Content" ObjectID="_1679893410" r:id="rId116"/>
              </w:object>
            </w:r>
          </w:p>
          <w:p w:rsidR="00F91289" w:rsidRPr="00376AFF" w:rsidRDefault="00A14CDA" w:rsidP="007D6E7F">
            <w:pPr>
              <w:spacing w:line="240" w:lineRule="auto"/>
              <w:jc w:val="center"/>
              <w:rPr>
                <w:rFonts w:ascii="Times New Roman" w:hAnsi="Times New Roman"/>
                <w:position w:val="-30"/>
                <w:sz w:val="24"/>
                <w:szCs w:val="24"/>
              </w:rPr>
            </w:pPr>
            <w:r w:rsidRPr="00376AFF">
              <w:rPr>
                <w:rFonts w:ascii="Times New Roman" w:hAnsi="Times New Roman"/>
                <w:position w:val="-24"/>
                <w:sz w:val="24"/>
                <w:szCs w:val="24"/>
              </w:rPr>
              <w:object w:dxaOrig="3040" w:dyaOrig="660">
                <v:shape id="_x0000_i1076" type="#_x0000_t75" style="width:152.95pt;height:32.65pt" o:ole="">
                  <v:imagedata r:id="rId117" o:title=""/>
                </v:shape>
                <o:OLEObject Type="Embed" ProgID="Equation.3" ShapeID="_x0000_i1076" DrawAspect="Content" ObjectID="_1679893411" r:id="rId118"/>
              </w:object>
            </w:r>
          </w:p>
        </w:tc>
        <w:tc>
          <w:tcPr>
            <w:tcW w:w="461" w:type="pct"/>
            <w:vAlign w:val="center"/>
          </w:tcPr>
          <w:p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16" w:name="_Ref448232479"/>
            <w:bookmarkStart w:id="117" w:name="_Ref42155593"/>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16"/>
            <w:r w:rsidRPr="00376AFF">
              <w:rPr>
                <w:rFonts w:ascii="Times New Roman" w:eastAsia="Times New Roman" w:hAnsi="Times New Roman"/>
                <w:b w:val="0"/>
                <w:bCs w:val="0"/>
                <w:color w:val="auto"/>
                <w:sz w:val="24"/>
                <w:szCs w:val="24"/>
                <w:lang w:eastAsia="it-IT"/>
              </w:rPr>
              <w:t xml:space="preserve"> </w:t>
            </w:r>
            <w:commentRangeEnd w:id="115"/>
            <w:r w:rsidR="00A14CDA" w:rsidRPr="00376AFF">
              <w:rPr>
                <w:rStyle w:val="Rimandocommento"/>
                <w:rFonts w:ascii="Times New Roman" w:eastAsia="Times New Roman" w:hAnsi="Times New Roman"/>
                <w:b w:val="0"/>
                <w:bCs w:val="0"/>
                <w:color w:val="auto"/>
                <w:szCs w:val="20"/>
                <w:lang w:eastAsia="it-IT"/>
              </w:rPr>
              <w:commentReference w:id="115"/>
            </w:r>
            <w:bookmarkEnd w:id="117"/>
          </w:p>
        </w:tc>
      </w:tr>
    </w:tbl>
    <w:p w:rsidR="00A14CDA" w:rsidRPr="00376AFF" w:rsidRDefault="00A14CDA" w:rsidP="00E705B5">
      <w:pPr>
        <w:pStyle w:val="Corpotesto"/>
        <w:spacing w:after="0" w:line="240" w:lineRule="auto"/>
        <w:ind w:firstLine="0"/>
        <w:rPr>
          <w:ins w:id="118" w:author="Amicarelli Andrea (RSE)" w:date="2020-06-04T09:32:00Z"/>
          <w:sz w:val="24"/>
          <w:szCs w:val="24"/>
        </w:rPr>
      </w:pPr>
    </w:p>
    <w:p w:rsidR="00607996" w:rsidRPr="00376AFF" w:rsidRDefault="00607996" w:rsidP="00E705B5">
      <w:pPr>
        <w:pStyle w:val="Corpotesto"/>
        <w:spacing w:after="0" w:line="240" w:lineRule="auto"/>
        <w:ind w:firstLine="0"/>
        <w:rPr>
          <w:sz w:val="24"/>
          <w:szCs w:val="24"/>
        </w:rPr>
      </w:pPr>
      <w:ins w:id="119" w:author="Amicarelli Andrea (RSE)" w:date="2020-06-04T09:32:00Z">
        <w:r w:rsidRPr="00376AFF">
          <w:rPr>
            <w:sz w:val="24"/>
            <w:szCs w:val="24"/>
          </w:rPr>
          <w:t xml:space="preserve">The first formula of </w:t>
        </w:r>
      </w:ins>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093238" w:rsidRPr="00093238">
        <w:rPr>
          <w:sz w:val="24"/>
          <w:szCs w:val="24"/>
        </w:rPr>
        <w:t xml:space="preserve">(6.37) </w:t>
      </w:r>
      <w:r w:rsidRPr="00376AFF">
        <w:rPr>
          <w:sz w:val="24"/>
          <w:szCs w:val="24"/>
        </w:rPr>
        <w:fldChar w:fldCharType="end"/>
      </w:r>
      <w:ins w:id="120" w:author="Amicarelli Andrea (RSE)" w:date="2020-06-04T09:34:00Z">
        <w:r w:rsidRPr="00376AFF">
          <w:rPr>
            <w:sz w:val="24"/>
            <w:szCs w:val="24"/>
          </w:rPr>
          <w:t xml:space="preserve"> represents the balance equation of the momentum of a solid rigid body</w:t>
        </w:r>
      </w:ins>
      <w:ins w:id="121" w:author="Amicarelli Andrea (RSE)" w:date="2020-06-04T09:35:00Z">
        <w:r w:rsidRPr="00376AFF">
          <w:rPr>
            <w:sz w:val="24"/>
            <w:szCs w:val="24"/>
          </w:rPr>
          <w:t>,</w:t>
        </w:r>
      </w:ins>
      <w:ins w:id="122" w:author="Amicarelli Andrea (RSE)" w:date="2020-06-04T09:34:00Z">
        <w:r w:rsidRPr="00376AFF">
          <w:rPr>
            <w:sz w:val="24"/>
            <w:szCs w:val="24"/>
          </w:rPr>
          <w:t xml:space="preserve"> which translates </w:t>
        </w:r>
      </w:ins>
      <w:ins w:id="123" w:author="Amicarelli Andrea (RSE)" w:date="2020-06-04T09:36:00Z">
        <w:r w:rsidRPr="00376AFF">
          <w:rPr>
            <w:sz w:val="24"/>
            <w:szCs w:val="24"/>
          </w:rPr>
          <w:t>with no rotation around its barycentre</w:t>
        </w:r>
      </w:ins>
      <w:ins w:id="124" w:author="Amicarelli Andrea (RSE)" w:date="2020-06-04T09:34:00Z">
        <w:r w:rsidRPr="00376AFF">
          <w:rPr>
            <w:sz w:val="24"/>
            <w:szCs w:val="24"/>
          </w:rPr>
          <w:t>.</w:t>
        </w:r>
      </w:ins>
      <w:r w:rsidRPr="00376AFF">
        <w:rPr>
          <w:sz w:val="24"/>
          <w:szCs w:val="24"/>
        </w:rPr>
        <w:t xml:space="preserve"> </w:t>
      </w:r>
      <w:ins w:id="125" w:author="Amicarelli Andrea (RSE)" w:date="2020-06-04T09:32:00Z">
        <w:r w:rsidRPr="00376AFF">
          <w:rPr>
            <w:sz w:val="24"/>
            <w:szCs w:val="24"/>
          </w:rPr>
          <w:t xml:space="preserve">The </w:t>
        </w:r>
      </w:ins>
      <w:ins w:id="126" w:author="Amicarelli Andrea (RSE)" w:date="2020-06-04T09:35:00Z">
        <w:r w:rsidRPr="00376AFF">
          <w:rPr>
            <w:sz w:val="24"/>
            <w:szCs w:val="24"/>
          </w:rPr>
          <w:t>s</w:t>
        </w:r>
      </w:ins>
      <w:ins w:id="127" w:author="Amicarelli Andrea (RSE)" w:date="2020-06-04T09:34:00Z">
        <w:r w:rsidRPr="00376AFF">
          <w:rPr>
            <w:sz w:val="24"/>
            <w:szCs w:val="24"/>
          </w:rPr>
          <w:t xml:space="preserve">econd </w:t>
        </w:r>
      </w:ins>
      <w:ins w:id="128" w:author="Amicarelli Andrea (RSE)" w:date="2020-06-04T09:32:00Z">
        <w:r w:rsidRPr="00376AFF">
          <w:rPr>
            <w:sz w:val="24"/>
            <w:szCs w:val="24"/>
          </w:rPr>
          <w:t xml:space="preserve">formula of </w:t>
        </w:r>
      </w:ins>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093238" w:rsidRPr="00093238">
        <w:rPr>
          <w:sz w:val="24"/>
          <w:szCs w:val="24"/>
        </w:rPr>
        <w:t xml:space="preserve">(6.37) </w:t>
      </w:r>
      <w:r w:rsidRPr="00376AFF">
        <w:rPr>
          <w:sz w:val="24"/>
          <w:szCs w:val="24"/>
        </w:rPr>
        <w:fldChar w:fldCharType="end"/>
      </w:r>
      <w:ins w:id="129" w:author="Amicarelli Andrea (RSE)" w:date="2020-06-04T09:34:00Z">
        <w:r w:rsidRPr="00376AFF">
          <w:rPr>
            <w:sz w:val="24"/>
            <w:szCs w:val="24"/>
          </w:rPr>
          <w:t xml:space="preserve">represents the </w:t>
        </w:r>
        <w:r w:rsidRPr="00376AFF">
          <w:rPr>
            <w:sz w:val="24"/>
            <w:szCs w:val="24"/>
          </w:rPr>
          <w:lastRenderedPageBreak/>
          <w:t>balance equation of the momentum of a solid rigid body which rotates with no translation of its barycentre</w:t>
        </w:r>
      </w:ins>
      <w:ins w:id="130" w:author="Amicarelli Andrea (RSE)" w:date="2020-06-04T09:35:00Z">
        <w:r w:rsidRPr="00376AFF">
          <w:rPr>
            <w:sz w:val="24"/>
            <w:szCs w:val="24"/>
          </w:rPr>
          <w:t>; it is the balance equation of the body angular momentum</w:t>
        </w:r>
      </w:ins>
      <w:ins w:id="131" w:author="Amicarelli Andrea (RSE)" w:date="2020-06-04T09:34:00Z">
        <w:r w:rsidRPr="00376AFF">
          <w:rPr>
            <w:sz w:val="24"/>
            <w:szCs w:val="24"/>
          </w:rPr>
          <w:t xml:space="preserve">. </w:t>
        </w:r>
      </w:ins>
      <w:r w:rsidRPr="00376AFF">
        <w:rPr>
          <w:sz w:val="24"/>
          <w:szCs w:val="24"/>
        </w:rPr>
        <w:t xml:space="preserve"> </w:t>
      </w:r>
    </w:p>
    <w:p w:rsidR="00F91289" w:rsidRPr="00376AFF" w:rsidRDefault="00A14CDA" w:rsidP="00E705B5">
      <w:pPr>
        <w:pStyle w:val="Corpotesto"/>
        <w:spacing w:after="0" w:line="240" w:lineRule="auto"/>
        <w:ind w:firstLine="0"/>
        <w:rPr>
          <w:sz w:val="24"/>
          <w:szCs w:val="24"/>
        </w:rPr>
      </w:pPr>
      <w:ins w:id="132" w:author="Amicarelli Andrea (RSE)" w:date="2020-06-04T09:25:00Z">
        <w:r w:rsidRPr="00376AFF">
          <w:rPr>
            <w:sz w:val="24"/>
            <w:szCs w:val="24"/>
          </w:rPr>
          <w:t xml:space="preserve">The following kinematics formulae are used for time integrating the body velocity and angular velocity to obtain the barycentre position and the </w:t>
        </w:r>
      </w:ins>
      <w:ins w:id="133" w:author="Amicarelli Andrea (RSE)" w:date="2020-06-04T09:26:00Z">
        <w:r w:rsidRPr="00376AFF">
          <w:rPr>
            <w:sz w:val="24"/>
            <w:szCs w:val="24"/>
          </w:rPr>
          <w:t>orientation of the body</w:t>
        </w:r>
      </w:ins>
      <w:r w:rsidR="00A32296" w:rsidRPr="00376AFF">
        <w:rPr>
          <w:sz w:val="24"/>
          <w:szCs w:val="24"/>
        </w:rPr>
        <w:t>:</w:t>
      </w:r>
    </w:p>
    <w:tbl>
      <w:tblPr>
        <w:tblW w:w="5000" w:type="pct"/>
        <w:tblLook w:val="01E0" w:firstRow="1" w:lastRow="1" w:firstColumn="1" w:lastColumn="1" w:noHBand="0" w:noVBand="0"/>
      </w:tblPr>
      <w:tblGrid>
        <w:gridCol w:w="8945"/>
        <w:gridCol w:w="909"/>
      </w:tblGrid>
      <w:tr w:rsidR="007D6E7F" w:rsidRPr="00376AFF" w:rsidTr="00A14CDA">
        <w:tc>
          <w:tcPr>
            <w:tcW w:w="4539" w:type="pct"/>
            <w:vAlign w:val="center"/>
          </w:tcPr>
          <w:commentRangeStart w:id="134"/>
          <w:p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300" w:dyaOrig="639">
                <v:shape id="_x0000_i1077" type="#_x0000_t75" style="width:64.85pt;height:31.75pt" o:ole="">
                  <v:imagedata r:id="rId119" o:title=""/>
                </v:shape>
                <o:OLEObject Type="Embed" ProgID="Equation.3" ShapeID="_x0000_i1077" DrawAspect="Content" ObjectID="_1679893412" r:id="rId120"/>
              </w:object>
            </w:r>
          </w:p>
          <w:p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960" w:dyaOrig="620">
                <v:shape id="_x0000_i1078" type="#_x0000_t75" style="width:47.85pt;height:32.2pt" o:ole="">
                  <v:imagedata r:id="rId121" o:title=""/>
                </v:shape>
                <o:OLEObject Type="Embed" ProgID="Equation.3" ShapeID="_x0000_i1078" DrawAspect="Content" ObjectID="_1679893413" r:id="rId122"/>
              </w:object>
            </w:r>
          </w:p>
        </w:tc>
        <w:tc>
          <w:tcPr>
            <w:tcW w:w="461" w:type="pct"/>
            <w:vAlign w:val="center"/>
          </w:tcPr>
          <w:p w:rsidR="007D6E7F" w:rsidRPr="00376A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commentRangeEnd w:id="134"/>
            <w:r w:rsidR="00A14CDA" w:rsidRPr="00376AFF">
              <w:rPr>
                <w:rStyle w:val="Rimandocommento"/>
                <w:rFonts w:ascii="Times New Roman" w:eastAsia="Times New Roman" w:hAnsi="Times New Roman"/>
                <w:b w:val="0"/>
                <w:bCs w:val="0"/>
                <w:color w:val="auto"/>
                <w:szCs w:val="20"/>
                <w:lang w:eastAsia="it-IT"/>
              </w:rPr>
              <w:commentReference w:id="134"/>
            </w:r>
          </w:p>
        </w:tc>
      </w:tr>
    </w:tbl>
    <w:p w:rsidR="007D6E7F" w:rsidRPr="00376AFF" w:rsidRDefault="007D6E7F" w:rsidP="00E705B5">
      <w:pPr>
        <w:pStyle w:val="Corpotesto"/>
        <w:spacing w:after="0" w:line="240" w:lineRule="auto"/>
        <w:ind w:firstLine="0"/>
        <w:rPr>
          <w:sz w:val="24"/>
          <w:szCs w:val="24"/>
        </w:rPr>
      </w:pPr>
    </w:p>
    <w:p w:rsidR="00A32296" w:rsidRPr="00376AFF" w:rsidRDefault="00A32296" w:rsidP="00E705B5">
      <w:pPr>
        <w:pStyle w:val="Normale1"/>
        <w:spacing w:line="240" w:lineRule="auto"/>
        <w:jc w:val="both"/>
        <w:rPr>
          <w:rFonts w:ascii="Times New Roman" w:hAnsi="Times New Roman"/>
          <w:lang w:val="en-GB"/>
        </w:rPr>
      </w:pPr>
      <w:ins w:id="135" w:author="Amicarelli Andrea (RSE)" w:date="2020-06-04T09:28:00Z">
        <w:r w:rsidRPr="00376AFF">
          <w:rPr>
            <w:rFonts w:ascii="Times New Roman" w:hAnsi="Times New Roman"/>
            <w:lang w:val="en-GB"/>
          </w:rPr>
          <w:t xml:space="preserve">where </w:t>
        </w:r>
        <w:r w:rsidRPr="00376AFF">
          <w:rPr>
            <w:rFonts w:ascii="Symbol" w:hAnsi="Symbol"/>
            <w:i/>
            <w:u w:val="single"/>
            <w:lang w:val="en-GB"/>
          </w:rPr>
          <w:t></w:t>
        </w:r>
        <w:r w:rsidRPr="00376AFF">
          <w:rPr>
            <w:rFonts w:ascii="Times New Roman" w:hAnsi="Times New Roman"/>
            <w:lang w:val="en-GB"/>
          </w:rPr>
          <w:t xml:space="preserve"> is the vector of the angles lying between the body axes and the global reference system</w:t>
        </w:r>
      </w:ins>
      <w:r w:rsidRPr="00376AFF">
        <w:rPr>
          <w:rFonts w:ascii="Times New Roman" w:hAnsi="Times New Roman"/>
          <w:lang w:val="en-GB"/>
        </w:rPr>
        <w:t>.</w:t>
      </w:r>
    </w:p>
    <w:p w:rsidR="00F91289" w:rsidRPr="00376AFF" w:rsidRDefault="00DD2AB0" w:rsidP="00E705B5">
      <w:pPr>
        <w:pStyle w:val="Normale1"/>
        <w:spacing w:line="240" w:lineRule="auto"/>
        <w:jc w:val="both"/>
        <w:rPr>
          <w:rFonts w:ascii="Times New Roman" w:hAnsi="Times New Roman"/>
          <w:lang w:val="en-GB"/>
        </w:rPr>
      </w:pPr>
      <w:r w:rsidRPr="00376AFF">
        <w:rPr>
          <w:rFonts w:ascii="Times New Roman" w:hAnsi="Times New Roman"/>
          <w:lang w:val="en-GB"/>
        </w:rPr>
        <w:t>H</w:t>
      </w:r>
      <w:r w:rsidR="00F91289" w:rsidRPr="00376AFF">
        <w:rPr>
          <w:rFonts w:ascii="Times New Roman" w:hAnsi="Times New Roman"/>
          <w:lang w:val="en-GB"/>
        </w:rPr>
        <w:t>ere the subscript “</w:t>
      </w:r>
      <w:r w:rsidR="00F91289" w:rsidRPr="00376AFF">
        <w:rPr>
          <w:rFonts w:ascii="Times New Roman" w:hAnsi="Times New Roman"/>
          <w:i/>
          <w:vertAlign w:val="subscript"/>
          <w:lang w:val="en-GB"/>
        </w:rPr>
        <w:t>B</w:t>
      </w:r>
      <w:r w:rsidR="00F91289" w:rsidRPr="00376AFF">
        <w:rPr>
          <w:rFonts w:ascii="Times New Roman" w:hAnsi="Times New Roman"/>
          <w:lang w:val="en-GB"/>
        </w:rPr>
        <w:t>” refers to a generic computational body and “</w:t>
      </w:r>
      <w:r w:rsidR="00F91289" w:rsidRPr="00376AFF">
        <w:rPr>
          <w:rFonts w:ascii="Times New Roman" w:hAnsi="Times New Roman"/>
          <w:i/>
          <w:vertAlign w:val="subscript"/>
          <w:lang w:val="en-GB"/>
        </w:rPr>
        <w:t>CM</w:t>
      </w:r>
      <w:r w:rsidR="00F91289" w:rsidRPr="00376AFF">
        <w:rPr>
          <w:rFonts w:ascii="Times New Roman" w:hAnsi="Times New Roman"/>
          <w:lang w:val="en-GB"/>
        </w:rPr>
        <w:t>” to its centre of mass.</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first </w:t>
      </w:r>
      <w:del w:id="136" w:author="Amicarelli Andrea (RSE)" w:date="2020-06-04T09:27:00Z">
        <w:r w:rsidRPr="00376AFF" w:rsidDel="00A32296">
          <w:rPr>
            <w:rFonts w:ascii="Times New Roman" w:hAnsi="Times New Roman"/>
            <w:lang w:val="en-GB"/>
          </w:rPr>
          <w:delText xml:space="preserve">two </w:delText>
        </w:r>
      </w:del>
      <w:r w:rsidR="00DD2AB0" w:rsidRPr="00376AFF">
        <w:rPr>
          <w:rFonts w:ascii="Times New Roman" w:hAnsi="Times New Roman"/>
          <w:lang w:val="en-GB"/>
        </w:rPr>
        <w:t>formula</w:t>
      </w:r>
      <w:del w:id="137" w:author="Amicarelli Andrea (RSE)" w:date="2020-06-04T09:27:00Z">
        <w:r w:rsidR="00DD2AB0" w:rsidRPr="00376AFF" w:rsidDel="00A32296">
          <w:rPr>
            <w:rFonts w:ascii="Times New Roman" w:hAnsi="Times New Roman"/>
            <w:lang w:val="en-GB"/>
          </w:rPr>
          <w:delText>s</w:delText>
        </w:r>
      </w:del>
      <w:r w:rsidRPr="00376AFF">
        <w:rPr>
          <w:rFonts w:ascii="Times New Roman" w:hAnsi="Times New Roman"/>
          <w:lang w:val="en-GB"/>
        </w:rPr>
        <w:t xml:space="preserve">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represent</w:t>
      </w:r>
      <w:ins w:id="138" w:author="Amicarelli Andrea (RSE)" w:date="2020-06-04T09:27:00Z">
        <w:r w:rsidR="00A32296" w:rsidRPr="00376AFF">
          <w:rPr>
            <w:rFonts w:ascii="Times New Roman" w:hAnsi="Times New Roman"/>
            <w:lang w:val="en-GB"/>
          </w:rPr>
          <w:t>s</w:t>
        </w:r>
      </w:ins>
      <w:r w:rsidRPr="00376AFF">
        <w:rPr>
          <w:rFonts w:ascii="Times New Roman" w:hAnsi="Times New Roman"/>
          <w:lang w:val="en-GB"/>
        </w:rPr>
        <w:t xml:space="preserve"> the balance equations for the momentum</w:t>
      </w:r>
      <w:ins w:id="139" w:author="Amicarelli Andrea (RSE)" w:date="2020-06-04T09:27:00Z">
        <w:r w:rsidR="00A32296" w:rsidRPr="00376AFF">
          <w:rPr>
            <w:rFonts w:ascii="Times New Roman" w:hAnsi="Times New Roman"/>
            <w:lang w:val="en-GB"/>
          </w:rPr>
          <w:t>.</w:t>
        </w:r>
      </w:ins>
      <w:del w:id="140" w:author="Amicarelli Andrea (RSE)" w:date="2020-06-04T09:27:00Z">
        <w:r w:rsidRPr="00376AFF" w:rsidDel="00A32296">
          <w:rPr>
            <w:rFonts w:ascii="Times New Roman" w:hAnsi="Times New Roman"/>
            <w:lang w:val="en-GB"/>
          </w:rPr>
          <w:delText xml:space="preserve"> and the time law for the position of the body barycentre (</w:delText>
        </w:r>
      </w:del>
      <w:r w:rsidRPr="00376AFF">
        <w:rPr>
          <w:rFonts w:ascii="Times New Roman" w:hAnsi="Times New Roman"/>
          <w:i/>
          <w:u w:val="single"/>
          <w:lang w:val="en-GB"/>
        </w:rPr>
        <w:t>F</w:t>
      </w:r>
      <w:r w:rsidRPr="00376AFF">
        <w:rPr>
          <w:rFonts w:ascii="Times New Roman" w:hAnsi="Times New Roman"/>
          <w:i/>
          <w:vertAlign w:val="subscript"/>
          <w:lang w:val="en-GB"/>
        </w:rPr>
        <w:t>TOT</w:t>
      </w:r>
      <w:r w:rsidRPr="00376AFF">
        <w:rPr>
          <w:rFonts w:ascii="Times New Roman" w:hAnsi="Times New Roman"/>
          <w:lang w:val="en-GB"/>
        </w:rPr>
        <w:t xml:space="preserve"> is the global/resultant force acting on the solid</w:t>
      </w:r>
      <w:del w:id="141" w:author="Amicarelli Andrea (RSE)" w:date="2020-06-04T09:27:00Z">
        <w:r w:rsidRPr="00376AFF" w:rsidDel="00A32296">
          <w:rPr>
            <w:rFonts w:ascii="Times New Roman" w:hAnsi="Times New Roman"/>
            <w:lang w:val="en-GB"/>
          </w:rPr>
          <w:delText>)</w:delText>
        </w:r>
      </w:del>
      <w:ins w:id="142" w:author="Amicarelli Andrea (RSE)" w:date="2020-06-04T09:27:00Z">
        <w:r w:rsidR="00A32296" w:rsidRPr="00376AFF">
          <w:rPr>
            <w:rFonts w:ascii="Times New Roman" w:hAnsi="Times New Roman"/>
            <w:lang w:val="en-GB"/>
          </w:rPr>
          <w:t xml:space="preserve"> body</w:t>
        </w:r>
      </w:ins>
      <w:r w:rsidRPr="00376AFF">
        <w:rPr>
          <w:rFonts w:ascii="Times New Roman" w:hAnsi="Times New Roman"/>
          <w:lang w:val="en-GB"/>
        </w:rPr>
        <w:t xml:space="preserve">. The last </w:t>
      </w:r>
      <w:del w:id="143" w:author="Amicarelli Andrea (RSE)" w:date="2020-06-04T09:27:00Z">
        <w:r w:rsidRPr="00376AFF" w:rsidDel="00A32296">
          <w:rPr>
            <w:rFonts w:ascii="Times New Roman" w:hAnsi="Times New Roman"/>
            <w:lang w:val="en-GB"/>
          </w:rPr>
          <w:delText xml:space="preserve">two </w:delText>
        </w:r>
      </w:del>
      <w:r w:rsidRPr="00376AFF">
        <w:rPr>
          <w:rFonts w:ascii="Times New Roman" w:hAnsi="Times New Roman"/>
          <w:lang w:val="en-GB"/>
        </w:rPr>
        <w:t>formula</w:t>
      </w:r>
      <w:del w:id="144" w:author="Amicarelli Andrea (RSE)" w:date="2020-06-04T09:28:00Z">
        <w:r w:rsidRPr="00376AFF" w:rsidDel="00A32296">
          <w:rPr>
            <w:rFonts w:ascii="Times New Roman" w:hAnsi="Times New Roman"/>
            <w:lang w:val="en-GB"/>
          </w:rPr>
          <w:delText>s</w:delText>
        </w:r>
      </w:del>
      <w:r w:rsidRPr="00376AFF">
        <w:rPr>
          <w:rFonts w:ascii="Times New Roman" w:hAnsi="Times New Roman"/>
          <w:lang w:val="en-GB"/>
        </w:rPr>
        <w:t xml:space="preserve"> of </w:t>
      </w:r>
      <w:r w:rsidR="00DD2AB0" w:rsidRPr="00376AFF">
        <w:rPr>
          <w:rFonts w:ascii="Times New Roman" w:hAnsi="Times New Roman"/>
          <w:lang w:val="en-GB"/>
        </w:rPr>
        <w:fldChar w:fldCharType="begin"/>
      </w:r>
      <w:r w:rsidR="00DD2AB0" w:rsidRPr="00376AFF">
        <w:rPr>
          <w:rFonts w:ascii="Times New Roman" w:hAnsi="Times New Roman"/>
          <w:lang w:val="en-GB"/>
        </w:rPr>
        <w:instrText xml:space="preserve"> REF _Ref448232479 \h  \* MERGEFORMAT </w:instrText>
      </w:r>
      <w:r w:rsidR="00DD2AB0" w:rsidRPr="00376AFF">
        <w:rPr>
          <w:rFonts w:ascii="Times New Roman" w:hAnsi="Times New Roman"/>
          <w:lang w:val="en-GB"/>
        </w:rPr>
      </w:r>
      <w:r w:rsidR="00DD2AB0" w:rsidRPr="00376AFF">
        <w:rPr>
          <w:rFonts w:ascii="Times New Roman" w:hAnsi="Times New Roman"/>
          <w:lang w:val="en-GB"/>
        </w:rPr>
        <w:fldChar w:fldCharType="separate"/>
      </w:r>
      <w:r w:rsidR="00093238" w:rsidRPr="00093238">
        <w:rPr>
          <w:rFonts w:ascii="Times New Roman" w:hAnsi="Times New Roman"/>
          <w:bCs/>
          <w:lang w:val="en-GB"/>
        </w:rPr>
        <w:t>(6.37)</w:t>
      </w:r>
      <w:r w:rsidR="00DD2AB0" w:rsidRPr="00376AFF">
        <w:rPr>
          <w:rFonts w:ascii="Times New Roman" w:hAnsi="Times New Roman"/>
          <w:lang w:val="en-GB"/>
        </w:rPr>
        <w:fldChar w:fldCharType="end"/>
      </w:r>
      <w:r w:rsidRPr="00376AFF">
        <w:rPr>
          <w:rFonts w:ascii="Times New Roman" w:hAnsi="Times New Roman"/>
          <w:lang w:val="en-GB"/>
        </w:rPr>
        <w:t xml:space="preserve"> express</w:t>
      </w:r>
      <w:ins w:id="145" w:author="Amicarelli Andrea (RSE)" w:date="2020-06-04T09:28:00Z">
        <w:r w:rsidR="00A32296" w:rsidRPr="00376AFF">
          <w:rPr>
            <w:rFonts w:ascii="Times New Roman" w:hAnsi="Times New Roman"/>
            <w:lang w:val="en-GB"/>
          </w:rPr>
          <w:t>es</w:t>
        </w:r>
      </w:ins>
      <w:r w:rsidRPr="00376AFF">
        <w:rPr>
          <w:rFonts w:ascii="Times New Roman" w:hAnsi="Times New Roman"/>
          <w:lang w:val="en-GB"/>
        </w:rPr>
        <w:t xml:space="preserve"> the balance equation of the </w:t>
      </w:r>
      <w:ins w:id="146" w:author="Amicarelli Andrea (RSE)" w:date="2020-06-04T09:28:00Z">
        <w:r w:rsidR="00A32296" w:rsidRPr="00376AFF">
          <w:rPr>
            <w:rFonts w:ascii="Times New Roman" w:hAnsi="Times New Roman"/>
            <w:lang w:val="en-GB"/>
          </w:rPr>
          <w:t xml:space="preserve">body </w:t>
        </w:r>
      </w:ins>
      <w:r w:rsidRPr="00376AFF">
        <w:rPr>
          <w:rFonts w:ascii="Times New Roman" w:hAnsi="Times New Roman"/>
          <w:lang w:val="en-GB"/>
        </w:rPr>
        <w:t>angular momentum</w:t>
      </w:r>
      <w:del w:id="147" w:author="Amicarelli Andrea (RSE)" w:date="2020-06-04T09:28:00Z">
        <w:r w:rsidRPr="00376AFF" w:rsidDel="00A32296">
          <w:rPr>
            <w:rFonts w:ascii="Times New Roman" w:hAnsi="Times New Roman"/>
            <w:lang w:val="en-GB"/>
          </w:rPr>
          <w:delText xml:space="preserve"> </w:delText>
        </w:r>
      </w:del>
      <w:ins w:id="148" w:author="Amicarelli Andrea (RSE)" w:date="2020-06-04T09:28:00Z">
        <w:r w:rsidR="00A32296" w:rsidRPr="00376AFF">
          <w:rPr>
            <w:rFonts w:ascii="Times New Roman" w:hAnsi="Times New Roman"/>
            <w:lang w:val="en-GB"/>
          </w:rPr>
          <w:t xml:space="preserve">, where </w:t>
        </w:r>
      </w:ins>
      <w:del w:id="149" w:author="Amicarelli Andrea (RSE)" w:date="2020-06-04T09:28:00Z">
        <w:r w:rsidRPr="00376AFF" w:rsidDel="00A32296">
          <w:rPr>
            <w:rFonts w:ascii="Times New Roman" w:hAnsi="Times New Roman"/>
            <w:lang w:val="en-GB"/>
          </w:rPr>
          <w:delText>(</w:delText>
        </w:r>
      </w:del>
      <w:r w:rsidRPr="00376AFF">
        <w:rPr>
          <w:rFonts w:ascii="Symbol" w:hAnsi="Symbol"/>
          <w:i/>
          <w:u w:val="single"/>
          <w:lang w:val="en-GB"/>
        </w:rPr>
        <w:t></w:t>
      </w:r>
      <w:r w:rsidRPr="00376AFF">
        <w:rPr>
          <w:rFonts w:ascii="Symbol" w:hAnsi="Symbol"/>
          <w:i/>
          <w:vertAlign w:val="subscript"/>
          <w:lang w:val="en-GB"/>
        </w:rPr>
        <w:t></w:t>
      </w:r>
      <w:r w:rsidRPr="00376AFF">
        <w:rPr>
          <w:rFonts w:ascii="Times New Roman" w:hAnsi="Times New Roman"/>
          <w:lang w:val="en-GB"/>
        </w:rPr>
        <w:t xml:space="preserve"> denotes the angular velocity of the generic body</w:t>
      </w:r>
      <w:del w:id="150" w:author="Amicarelli Andrea (RSE)" w:date="2020-06-04T09:28:00Z">
        <w:r w:rsidRPr="00376AFF" w:rsidDel="00A32296">
          <w:rPr>
            <w:rFonts w:ascii="Times New Roman" w:hAnsi="Times New Roman"/>
            <w:lang w:val="en-GB"/>
          </w:rPr>
          <w:delText>)</w:delText>
        </w:r>
      </w:del>
      <w:ins w:id="151" w:author="Amicarelli Andrea (RSE)" w:date="2020-06-04T09:28:00Z">
        <w:r w:rsidR="00A32296" w:rsidRPr="00376AFF">
          <w:rPr>
            <w:rFonts w:ascii="Times New Roman" w:hAnsi="Times New Roman"/>
            <w:lang w:val="en-GB"/>
          </w:rPr>
          <w:t>.</w:t>
        </w:r>
      </w:ins>
      <w:del w:id="152" w:author="Amicarelli Andrea (RSE)" w:date="2020-06-04T09:29:00Z">
        <w:r w:rsidRPr="00376AFF" w:rsidDel="00A32296">
          <w:rPr>
            <w:rFonts w:ascii="Times New Roman" w:hAnsi="Times New Roman"/>
            <w:lang w:val="en-GB"/>
          </w:rPr>
          <w:delText xml:space="preserve"> and the time evolution of the solid orientation (</w:delText>
        </w:r>
        <w:r w:rsidRPr="00376AFF" w:rsidDel="00A32296">
          <w:rPr>
            <w:rFonts w:ascii="Symbol" w:hAnsi="Symbol"/>
            <w:i/>
            <w:u w:val="single"/>
            <w:lang w:val="en-GB"/>
          </w:rPr>
          <w:delText></w:delText>
        </w:r>
        <w:r w:rsidRPr="00376AFF" w:rsidDel="00A32296">
          <w:rPr>
            <w:rFonts w:ascii="Times New Roman" w:hAnsi="Times New Roman"/>
            <w:lang w:val="en-GB"/>
          </w:rPr>
          <w:delText xml:space="preserve"> is the vector of the a</w:delText>
        </w:r>
        <w:r w:rsidR="003F4AE4" w:rsidRPr="00376AFF" w:rsidDel="00A32296">
          <w:rPr>
            <w:rFonts w:ascii="Times New Roman" w:hAnsi="Times New Roman"/>
            <w:lang w:val="en-GB"/>
          </w:rPr>
          <w:delText>ngles lying between the body axe</w:delText>
        </w:r>
        <w:r w:rsidRPr="00376AFF" w:rsidDel="00A32296">
          <w:rPr>
            <w:rFonts w:ascii="Times New Roman" w:hAnsi="Times New Roman"/>
            <w:lang w:val="en-GB"/>
          </w:rPr>
          <w:delText>s and the global reference system)</w:delText>
        </w:r>
      </w:del>
      <w:r w:rsidRPr="00376AFF">
        <w:rPr>
          <w:rFonts w:ascii="Times New Roman" w:hAnsi="Times New Roman"/>
          <w:lang w:val="en-GB"/>
        </w:rPr>
        <w:t xml:space="preserve">. </w:t>
      </w:r>
      <w:r w:rsidRPr="00376AFF">
        <w:rPr>
          <w:rFonts w:ascii="Times New Roman" w:hAnsi="Times New Roman"/>
          <w:i/>
          <w:u w:val="single"/>
          <w:lang w:val="en-GB"/>
        </w:rPr>
        <w:t>M</w:t>
      </w:r>
      <w:r w:rsidRPr="00376AFF">
        <w:rPr>
          <w:rFonts w:ascii="Times New Roman" w:hAnsi="Times New Roman"/>
          <w:i/>
          <w:vertAlign w:val="subscript"/>
          <w:lang w:val="en-GB"/>
        </w:rPr>
        <w:t>TOT</w:t>
      </w:r>
      <w:r w:rsidRPr="00376AFF">
        <w:rPr>
          <w:rFonts w:ascii="Times New Roman" w:hAnsi="Times New Roman"/>
          <w:lang w:val="en-GB"/>
        </w:rPr>
        <w:t xml:space="preserve"> represents the associated torque acting on the body and </w:t>
      </w:r>
      <w:r w:rsidRPr="00376AFF">
        <w:rPr>
          <w:rFonts w:ascii="Times New Roman" w:hAnsi="Times New Roman"/>
          <w:position w:val="-20"/>
          <w:lang w:val="en-GB"/>
        </w:rPr>
        <w:object w:dxaOrig="320" w:dyaOrig="440">
          <v:shape id="_x0000_i1079" type="#_x0000_t75" style="width:15.2pt;height:21.9pt" o:ole="">
            <v:imagedata r:id="rId123" o:title=""/>
          </v:shape>
          <o:OLEObject Type="Embed" ProgID="Equation.3" ShapeID="_x0000_i1079" DrawAspect="Content" ObjectID="_1679893414" r:id="rId124"/>
        </w:object>
      </w:r>
      <w:r w:rsidRPr="00376AFF">
        <w:rPr>
          <w:rFonts w:ascii="Times New Roman" w:hAnsi="Times New Roman"/>
          <w:lang w:val="en-GB"/>
        </w:rPr>
        <w:t>the matrix of the moment</w:t>
      </w:r>
      <w:r w:rsidR="003F4AE4" w:rsidRPr="00376AFF">
        <w:rPr>
          <w:rFonts w:ascii="Times New Roman" w:hAnsi="Times New Roman"/>
          <w:lang w:val="en-GB"/>
        </w:rPr>
        <w:t>s</w:t>
      </w:r>
      <w:r w:rsidRPr="00376AFF">
        <w:rPr>
          <w:rFonts w:ascii="Times New Roman" w:hAnsi="Times New Roman"/>
          <w:lang w:val="en-GB"/>
        </w:rPr>
        <w:t xml:space="preserve"> of inertia of the computational body (Einstein’s notation works for the subscript “</w:t>
      </w:r>
      <w:r w:rsidRPr="00376AFF">
        <w:rPr>
          <w:rFonts w:ascii="Times New Roman" w:hAnsi="Times New Roman"/>
          <w:i/>
          <w:vertAlign w:val="subscript"/>
          <w:lang w:val="en-GB"/>
        </w:rPr>
        <w:t>l</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153"/>
          <w:p w:rsidR="00F91289" w:rsidRPr="00376AFF" w:rsidRDefault="008603CD" w:rsidP="0059092D">
            <w:pPr>
              <w:spacing w:line="240" w:lineRule="auto"/>
              <w:jc w:val="center"/>
              <w:rPr>
                <w:rFonts w:ascii="Times New Roman" w:hAnsi="Times New Roman"/>
                <w:sz w:val="24"/>
                <w:szCs w:val="24"/>
              </w:rPr>
            </w:pPr>
            <w:r w:rsidRPr="00376AFF">
              <w:rPr>
                <w:rFonts w:ascii="Times New Roman" w:hAnsi="Times New Roman"/>
                <w:position w:val="-76"/>
                <w:sz w:val="24"/>
                <w:szCs w:val="24"/>
              </w:rPr>
              <w:object w:dxaOrig="5480" w:dyaOrig="1640">
                <v:shape id="_x0000_i1080" type="#_x0000_t75" style="width:273.7pt;height:81.85pt" o:ole="">
                  <v:imagedata r:id="rId125" o:title=""/>
                </v:shape>
                <o:OLEObject Type="Embed" ProgID="Equation.3" ShapeID="_x0000_i1080" DrawAspect="Content" ObjectID="_1679893415" r:id="rId126"/>
              </w:object>
            </w:r>
            <w:r w:rsidRPr="00376AFF">
              <w:rPr>
                <w:rFonts w:ascii="Times New Roman" w:hAnsi="Times New Roman"/>
                <w:sz w:val="24"/>
                <w:szCs w:val="24"/>
              </w:rPr>
              <w:t>,</w:t>
            </w:r>
          </w:p>
          <w:p w:rsidR="008603CD" w:rsidRPr="00376AFF" w:rsidRDefault="008603CD" w:rsidP="0059092D">
            <w:pPr>
              <w:spacing w:line="240" w:lineRule="auto"/>
              <w:jc w:val="center"/>
              <w:rPr>
                <w:rFonts w:ascii="Times New Roman" w:hAnsi="Times New Roman"/>
                <w:position w:val="-30"/>
                <w:sz w:val="24"/>
                <w:szCs w:val="24"/>
              </w:rPr>
            </w:pPr>
            <w:r w:rsidRPr="00376AFF">
              <w:rPr>
                <w:rFonts w:ascii="Times New Roman" w:hAnsi="Times New Roman"/>
                <w:position w:val="-110"/>
                <w:sz w:val="24"/>
                <w:szCs w:val="24"/>
              </w:rPr>
              <w:object w:dxaOrig="5580" w:dyaOrig="2320">
                <v:shape id="_x0000_i1081" type="#_x0000_t75" style="width:278.6pt;height:116.25pt" o:ole="">
                  <v:imagedata r:id="rId127" o:title=""/>
                </v:shape>
                <o:OLEObject Type="Embed" ProgID="Equation.3" ShapeID="_x0000_i1081" DrawAspect="Content" ObjectID="_1679893416" r:id="rId128"/>
              </w:object>
            </w:r>
          </w:p>
        </w:tc>
        <w:tc>
          <w:tcPr>
            <w:tcW w:w="461" w:type="pct"/>
            <w:vAlign w:val="center"/>
          </w:tcPr>
          <w:p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54" w:name="_Ref44823273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54"/>
            <w:r w:rsidRPr="00376AFF">
              <w:rPr>
                <w:rFonts w:ascii="Times New Roman" w:eastAsia="Times New Roman" w:hAnsi="Times New Roman"/>
                <w:b w:val="0"/>
                <w:bCs w:val="0"/>
                <w:color w:val="auto"/>
                <w:sz w:val="24"/>
                <w:szCs w:val="24"/>
                <w:lang w:eastAsia="it-IT"/>
              </w:rPr>
              <w:t xml:space="preserve"> </w:t>
            </w:r>
            <w:commentRangeEnd w:id="153"/>
            <w:r w:rsidR="008603CD" w:rsidRPr="00376AFF">
              <w:rPr>
                <w:rStyle w:val="Rimandocommento"/>
                <w:rFonts w:ascii="Times New Roman" w:eastAsia="Times New Roman" w:hAnsi="Times New Roman"/>
                <w:b w:val="0"/>
                <w:bCs w:val="0"/>
                <w:color w:val="auto"/>
                <w:szCs w:val="20"/>
                <w:lang w:eastAsia="it-IT"/>
              </w:rPr>
              <w:commentReference w:id="153"/>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this sub-section</w:t>
      </w:r>
      <w:r w:rsidR="00DD2AB0" w:rsidRPr="00376AFF">
        <w:rPr>
          <w:rFonts w:ascii="Times New Roman" w:hAnsi="Times New Roman"/>
          <w:lang w:val="en-GB"/>
        </w:rPr>
        <w:t>,</w:t>
      </w:r>
      <w:r w:rsidRPr="00376AFF">
        <w:rPr>
          <w:rFonts w:ascii="Times New Roman" w:hAnsi="Times New Roman"/>
          <w:lang w:val="en-GB"/>
        </w:rPr>
        <w:t xml:space="preserve"> </w:t>
      </w:r>
      <w:r w:rsidRPr="00376AFF">
        <w:rPr>
          <w:rFonts w:ascii="Times New Roman" w:hAnsi="Times New Roman"/>
          <w:i/>
          <w:u w:val="single"/>
          <w:lang w:val="en-GB"/>
        </w:rPr>
        <w:t>r</w:t>
      </w:r>
      <w:r w:rsidRPr="00376AFF">
        <w:rPr>
          <w:rFonts w:ascii="Times New Roman" w:hAnsi="Times New Roman"/>
          <w:lang w:val="en-GB"/>
        </w:rPr>
        <w:t xml:space="preserve"> implicitly represents the relative distance from the body centre of mass.</w:t>
      </w:r>
    </w:p>
    <w:p w:rsidR="004A7301" w:rsidRPr="00376AFF" w:rsidRDefault="009E60BA" w:rsidP="00E705B5">
      <w:pPr>
        <w:pStyle w:val="Normale1"/>
        <w:spacing w:line="240" w:lineRule="auto"/>
        <w:jc w:val="both"/>
        <w:rPr>
          <w:rFonts w:ascii="Times New Roman" w:hAnsi="Times New Roman"/>
          <w:lang w:val="en-GB"/>
        </w:rPr>
      </w:pPr>
      <w:ins w:id="155" w:author="Amicarelli Andrea (RSE)" w:date="2020-04-13T14:21:00Z">
        <w:r w:rsidRPr="00376AFF">
          <w:rPr>
            <w:rFonts w:ascii="Times New Roman" w:hAnsi="Times New Roman"/>
            <w:lang w:val="en-GB"/>
          </w:rPr>
          <w:t xml:space="preserve">One considers the final formulation of the </w:t>
        </w:r>
      </w:ins>
      <w:ins w:id="156" w:author="Amicarelli Andrea (RSE)" w:date="2020-06-04T09:29:00Z">
        <w:r w:rsidR="00A32296" w:rsidRPr="00376AFF">
          <w:rPr>
            <w:rFonts w:ascii="Times New Roman" w:hAnsi="Times New Roman"/>
            <w:lang w:val="en-GB"/>
          </w:rPr>
          <w:t>second</w:t>
        </w:r>
      </w:ins>
      <w:ins w:id="157" w:author="Amicarelli Andrea (RSE)" w:date="2020-04-13T14:21:00Z">
        <w:r w:rsidRPr="00376AFF">
          <w:rPr>
            <w:rFonts w:ascii="Times New Roman" w:hAnsi="Times New Roman"/>
            <w:lang w:val="en-GB"/>
          </w:rPr>
          <w:t xml:space="preserve"> formula of </w:t>
        </w:r>
      </w:ins>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(6.37)</w:t>
      </w:r>
      <w:r w:rsidRPr="00376AFF">
        <w:rPr>
          <w:rFonts w:ascii="Times New Roman" w:hAnsi="Times New Roman"/>
          <w:lang w:val="en-GB"/>
        </w:rPr>
        <w:fldChar w:fldCharType="end"/>
      </w:r>
      <w:ins w:id="158" w:author="Amicarelli Andrea (RSE)" w:date="2020-04-13T14:21:00Z">
        <w:r w:rsidRPr="00376AFF">
          <w:rPr>
            <w:rFonts w:ascii="Times New Roman" w:hAnsi="Times New Roman"/>
            <w:lang w:val="en-GB"/>
          </w:rPr>
          <w:t>. When the first/second term in the squared parentheses is negligible, then the resulting rotation is called torque-free/</w:t>
        </w:r>
      </w:ins>
      <w:ins w:id="159" w:author="Amicarelli Andrea (RSE)" w:date="2020-06-04T09:30:00Z">
        <w:r w:rsidR="00A32296" w:rsidRPr="00376AFF">
          <w:rPr>
            <w:rFonts w:ascii="Times New Roman" w:hAnsi="Times New Roman"/>
            <w:lang w:val="en-GB"/>
          </w:rPr>
          <w:t>torque-</w:t>
        </w:r>
      </w:ins>
      <w:ins w:id="160" w:author="Amicarelli Andrea (RSE)" w:date="2020-04-13T14:21:00Z">
        <w:r w:rsidRPr="00376AFF">
          <w:rPr>
            <w:rFonts w:ascii="Times New Roman" w:hAnsi="Times New Roman"/>
            <w:lang w:val="en-GB"/>
          </w:rPr>
          <w:t xml:space="preserve">induced precession. The minor effect of the torque-free term on a torque-induced precession is called nutation. </w:t>
        </w:r>
      </w:ins>
    </w:p>
    <w:p w:rsidR="007E2B1C" w:rsidRPr="00376AFF" w:rsidRDefault="007E2B1C" w:rsidP="00E705B5">
      <w:pPr>
        <w:pStyle w:val="Normale1"/>
        <w:spacing w:line="240" w:lineRule="auto"/>
        <w:jc w:val="both"/>
        <w:rPr>
          <w:ins w:id="161" w:author="Amicarelli Andrea (RSE)" w:date="2020-06-04T09:52:00Z"/>
          <w:rFonts w:ascii="Times New Roman" w:hAnsi="Times New Roman"/>
          <w:lang w:val="en-GB"/>
        </w:rPr>
      </w:pPr>
      <w:ins w:id="162" w:author="Amicarelli Andrea (RSE)" w:date="2020-06-04T09:31:00Z">
        <w:r w:rsidRPr="00376AFF">
          <w:rPr>
            <w:rFonts w:ascii="Times New Roman" w:hAnsi="Times New Roman"/>
            <w:lang w:val="en-GB"/>
          </w:rPr>
          <w:t>T</w:t>
        </w:r>
      </w:ins>
      <w:ins w:id="163" w:author="Amicarelli Andrea (RSE)" w:date="2020-04-13T14:21:00Z">
        <w:r w:rsidRPr="00376AFF">
          <w:rPr>
            <w:rFonts w:ascii="Times New Roman" w:hAnsi="Times New Roman"/>
            <w:lang w:val="en-GB"/>
          </w:rPr>
          <w:t>orque-free precession</w:t>
        </w:r>
      </w:ins>
      <w:r w:rsidRPr="00376AFF">
        <w:rPr>
          <w:rFonts w:ascii="Times New Roman" w:hAnsi="Times New Roman"/>
          <w:lang w:val="en-GB"/>
        </w:rPr>
        <w:t xml:space="preserve"> </w:t>
      </w:r>
      <w:ins w:id="164" w:author="Amicarelli Andrea (RSE)" w:date="2020-06-04T09:50:00Z">
        <w:r w:rsidRPr="00376AFF">
          <w:rPr>
            <w:rFonts w:ascii="Times New Roman" w:hAnsi="Times New Roman"/>
            <w:lang w:val="en-GB"/>
          </w:rPr>
          <w:t xml:space="preserve">occurs when the integral of the </w:t>
        </w:r>
      </w:ins>
      <w:ins w:id="165" w:author="Amicarelli Andrea (RSE)" w:date="2020-06-04T09:51:00Z">
        <w:r w:rsidRPr="00376AFF">
          <w:rPr>
            <w:rFonts w:ascii="Times New Roman" w:hAnsi="Times New Roman"/>
            <w:lang w:val="en-GB"/>
          </w:rPr>
          <w:t xml:space="preserve">external forces, </w:t>
        </w:r>
      </w:ins>
      <w:ins w:id="166" w:author="Amicarelli Andrea (RSE)" w:date="2020-06-04T09:50:00Z">
        <w:r w:rsidRPr="00376AFF">
          <w:rPr>
            <w:rFonts w:ascii="Times New Roman" w:hAnsi="Times New Roman"/>
            <w:lang w:val="en-GB"/>
          </w:rPr>
          <w:t>internal forces</w:t>
        </w:r>
      </w:ins>
      <w:ins w:id="167" w:author="Amicarelli Andrea (RSE)" w:date="2020-06-04T09:51:00Z">
        <w:r w:rsidRPr="00376AFF">
          <w:rPr>
            <w:rFonts w:ascii="Times New Roman" w:hAnsi="Times New Roman"/>
            <w:lang w:val="en-GB"/>
          </w:rPr>
          <w:t xml:space="preserve"> and external torques are null, but the integral of the internal torque</w:t>
        </w:r>
      </w:ins>
      <w:ins w:id="168" w:author="Amicarelli Andrea (RSE)" w:date="2020-06-04T09:52:00Z">
        <w:r w:rsidRPr="00376AFF">
          <w:rPr>
            <w:rFonts w:ascii="Times New Roman" w:hAnsi="Times New Roman"/>
            <w:lang w:val="en-GB"/>
          </w:rPr>
          <w:t>s</w:t>
        </w:r>
      </w:ins>
      <w:ins w:id="169" w:author="Amicarelli Andrea (RSE)" w:date="2020-06-04T09:51:00Z">
        <w:r w:rsidRPr="00376AFF">
          <w:rPr>
            <w:rFonts w:ascii="Times New Roman" w:hAnsi="Times New Roman"/>
            <w:lang w:val="en-GB"/>
          </w:rPr>
          <w:t xml:space="preserve"> is non</w:t>
        </w:r>
      </w:ins>
      <w:ins w:id="170" w:author="Amicarelli Andrea (RSE)" w:date="2020-06-04T09:52:00Z">
        <w:r w:rsidRPr="00376AFF">
          <w:rPr>
            <w:rFonts w:ascii="Times New Roman" w:hAnsi="Times New Roman"/>
            <w:lang w:val="en-GB"/>
          </w:rPr>
          <w:t>-</w:t>
        </w:r>
      </w:ins>
      <w:ins w:id="171" w:author="Amicarelli Andrea (RSE)" w:date="2020-06-04T09:51:00Z">
        <w:r w:rsidRPr="00376AFF">
          <w:rPr>
            <w:rFonts w:ascii="Times New Roman" w:hAnsi="Times New Roman"/>
            <w:lang w:val="en-GB"/>
          </w:rPr>
          <w:t>null</w:t>
        </w:r>
      </w:ins>
      <w:ins w:id="172" w:author="Amicarelli Andrea (RSE)" w:date="2020-06-04T09:52:00Z">
        <w:r w:rsidRPr="00376AFF">
          <w:rPr>
            <w:rFonts w:ascii="Times New Roman" w:hAnsi="Times New Roman"/>
            <w:lang w:val="en-GB"/>
          </w:rPr>
          <w:t xml:space="preserve">. The internal torques are induced by the internal forces. These </w:t>
        </w:r>
      </w:ins>
      <w:ins w:id="173" w:author="Amicarelli Andrea (RSE)" w:date="2020-06-04T09:53:00Z">
        <w:r w:rsidRPr="00376AFF">
          <w:rPr>
            <w:rFonts w:ascii="Times New Roman" w:hAnsi="Times New Roman"/>
            <w:lang w:val="en-GB"/>
          </w:rPr>
          <w:t xml:space="preserve">normal and shear stresses within the body material </w:t>
        </w:r>
      </w:ins>
      <w:ins w:id="174" w:author="Amicarelli Andrea (RSE)" w:date="2020-06-04T09:52:00Z">
        <w:r w:rsidRPr="00376AFF">
          <w:rPr>
            <w:rFonts w:ascii="Times New Roman" w:hAnsi="Times New Roman"/>
            <w:lang w:val="en-GB"/>
          </w:rPr>
          <w:t xml:space="preserve">are </w:t>
        </w:r>
      </w:ins>
      <w:ins w:id="175" w:author="Amicarelli Andrea (RSE)" w:date="2020-06-04T09:50:00Z">
        <w:r w:rsidRPr="00376AFF">
          <w:rPr>
            <w:rFonts w:ascii="Times New Roman" w:hAnsi="Times New Roman"/>
            <w:lang w:val="en-GB"/>
          </w:rPr>
          <w:t>necessary to permit the centripetal accelerations</w:t>
        </w:r>
      </w:ins>
      <w:ins w:id="176" w:author="Amicarelli Andrea (RSE)" w:date="2020-06-04T09:52:00Z">
        <w:r w:rsidRPr="00376AFF">
          <w:rPr>
            <w:rFonts w:ascii="Times New Roman" w:hAnsi="Times New Roman"/>
            <w:lang w:val="en-GB"/>
          </w:rPr>
          <w:t xml:space="preserve"> of the material points of the body</w:t>
        </w:r>
      </w:ins>
      <w:ins w:id="177" w:author="Amicarelli Andrea (RSE)" w:date="2020-06-04T09:53:00Z">
        <w:r w:rsidRPr="00376AFF">
          <w:rPr>
            <w:rFonts w:ascii="Times New Roman" w:hAnsi="Times New Roman"/>
            <w:lang w:val="en-GB"/>
          </w:rPr>
          <w:t>.</w:t>
        </w:r>
      </w:ins>
    </w:p>
    <w:p w:rsidR="008603CD" w:rsidRPr="00376AFF" w:rsidRDefault="00A32296" w:rsidP="00E705B5">
      <w:pPr>
        <w:pStyle w:val="Normale1"/>
        <w:spacing w:line="240" w:lineRule="auto"/>
        <w:jc w:val="both"/>
        <w:rPr>
          <w:ins w:id="178" w:author="Amicarelli Andrea (RSE)" w:date="2020-06-04T09:43:00Z"/>
          <w:rFonts w:ascii="Times New Roman" w:hAnsi="Times New Roman"/>
          <w:lang w:val="en-GB"/>
        </w:rPr>
      </w:pPr>
      <w:ins w:id="179" w:author="Amicarelli Andrea (RSE)" w:date="2020-06-04T09:31:00Z">
        <w:r w:rsidRPr="00376AFF">
          <w:rPr>
            <w:rFonts w:ascii="Times New Roman" w:hAnsi="Times New Roman"/>
            <w:lang w:val="en-GB"/>
          </w:rPr>
          <w:t>T</w:t>
        </w:r>
      </w:ins>
      <w:ins w:id="180" w:author="Amicarelli Andrea (RSE)" w:date="2020-04-13T14:21:00Z">
        <w:r w:rsidR="009E60BA" w:rsidRPr="00376AFF">
          <w:rPr>
            <w:rFonts w:ascii="Times New Roman" w:hAnsi="Times New Roman"/>
            <w:lang w:val="en-GB"/>
          </w:rPr>
          <w:t>orque-free precession</w:t>
        </w:r>
      </w:ins>
      <w:ins w:id="181" w:author="Amicarelli Andrea (RSE)" w:date="2020-06-04T09:31:00Z">
        <w:r w:rsidRPr="00376AFF">
          <w:rPr>
            <w:rFonts w:ascii="Times New Roman" w:hAnsi="Times New Roman"/>
            <w:lang w:val="en-GB"/>
          </w:rPr>
          <w:t xml:space="preserve">s </w:t>
        </w:r>
      </w:ins>
      <w:ins w:id="182" w:author="Amicarelli Andrea (RSE)" w:date="2020-06-04T09:40:00Z">
        <w:r w:rsidR="008603CD" w:rsidRPr="00376AFF">
          <w:rPr>
            <w:rFonts w:ascii="Times New Roman" w:hAnsi="Times New Roman"/>
            <w:lang w:val="en-GB"/>
          </w:rPr>
          <w:t xml:space="preserve">are prevented </w:t>
        </w:r>
      </w:ins>
      <w:ins w:id="183" w:author="Amicarelli Andrea (RSE)" w:date="2020-06-04T09:31:00Z">
        <w:r w:rsidRPr="00376AFF">
          <w:rPr>
            <w:rFonts w:ascii="Times New Roman" w:hAnsi="Times New Roman"/>
            <w:lang w:val="en-GB"/>
          </w:rPr>
          <w:t xml:space="preserve">if </w:t>
        </w:r>
      </w:ins>
      <w:ins w:id="184" w:author="Amicarelli Andrea (RSE)" w:date="2020-06-04T09:41:00Z">
        <w:r w:rsidR="008603CD" w:rsidRPr="00376AFF">
          <w:rPr>
            <w:rFonts w:ascii="Times New Roman" w:hAnsi="Times New Roman"/>
            <w:lang w:val="en-GB"/>
          </w:rPr>
          <w:t xml:space="preserve">at least </w:t>
        </w:r>
      </w:ins>
      <w:ins w:id="185" w:author="Amicarelli Andrea (RSE)" w:date="2020-06-04T09:31:00Z">
        <w:r w:rsidRPr="00376AFF">
          <w:rPr>
            <w:rFonts w:ascii="Times New Roman" w:hAnsi="Times New Roman"/>
            <w:lang w:val="en-GB"/>
          </w:rPr>
          <w:t xml:space="preserve">one of the following requirements is satisfied: </w:t>
        </w:r>
      </w:ins>
      <w:ins w:id="186" w:author="Amicarelli Andrea (RSE)" w:date="2020-06-04T09:41:00Z">
        <w:r w:rsidR="008603CD" w:rsidRPr="00376AFF">
          <w:rPr>
            <w:rFonts w:ascii="Times New Roman" w:hAnsi="Times New Roman"/>
            <w:lang w:val="en-GB"/>
          </w:rPr>
          <w:t xml:space="preserve">body symmetry around the current rotation axis; </w:t>
        </w:r>
      </w:ins>
      <w:ins w:id="187" w:author="Amicarelli Andrea (RSE)" w:date="2020-06-04T09:42:00Z">
        <w:r w:rsidR="008603CD" w:rsidRPr="00376AFF">
          <w:rPr>
            <w:rFonts w:ascii="Times New Roman" w:hAnsi="Times New Roman"/>
            <w:lang w:val="en-GB"/>
          </w:rPr>
          <w:t xml:space="preserve">body symmetry around the plane normal to the current rotation axis and passing for the body barycentre; </w:t>
        </w:r>
      </w:ins>
      <w:ins w:id="188" w:author="Amicarelli Andrea (RSE)" w:date="2020-06-04T09:41:00Z">
        <w:r w:rsidR="008603CD" w:rsidRPr="00376AFF">
          <w:rPr>
            <w:rFonts w:ascii="Times New Roman" w:hAnsi="Times New Roman"/>
            <w:lang w:val="en-GB"/>
          </w:rPr>
          <w:t>null angular velocity</w:t>
        </w:r>
      </w:ins>
      <w:ins w:id="189" w:author="Amicarelli Andrea (RSE)" w:date="2020-04-13T14:21:00Z">
        <w:r w:rsidRPr="00376AFF">
          <w:rPr>
            <w:rFonts w:ascii="Times New Roman" w:hAnsi="Times New Roman"/>
            <w:lang w:val="en-GB"/>
          </w:rPr>
          <w:t>.</w:t>
        </w:r>
      </w:ins>
    </w:p>
    <w:p w:rsidR="009E60BA" w:rsidRPr="00376AFF" w:rsidRDefault="008603CD" w:rsidP="00E705B5">
      <w:pPr>
        <w:pStyle w:val="Normale1"/>
        <w:spacing w:line="240" w:lineRule="auto"/>
        <w:jc w:val="both"/>
        <w:rPr>
          <w:rFonts w:ascii="Times New Roman" w:hAnsi="Times New Roman"/>
          <w:lang w:val="en-GB"/>
        </w:rPr>
      </w:pPr>
      <w:ins w:id="190" w:author="Amicarelli Andrea (RSE)" w:date="2020-06-04T09:45:00Z">
        <w:r w:rsidRPr="00376AFF">
          <w:rPr>
            <w:rFonts w:ascii="Times New Roman" w:hAnsi="Times New Roman"/>
            <w:lang w:val="en-GB"/>
          </w:rPr>
          <w:t xml:space="preserve">The inverse of the matrix of the moment of inertia acts like a rotation matrix for the torque in the second formula of </w:t>
        </w:r>
      </w:ins>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(6.37)</w:t>
      </w:r>
      <w:r w:rsidRPr="00376AFF">
        <w:rPr>
          <w:rFonts w:ascii="Times New Roman" w:hAnsi="Times New Roman"/>
          <w:lang w:val="en-GB"/>
        </w:rPr>
        <w:fldChar w:fldCharType="end"/>
      </w:r>
      <w:ins w:id="191" w:author="Amicarelli Andrea (RSE)" w:date="2020-06-04T09:45:00Z">
        <w:r w:rsidRPr="00376AFF">
          <w:rPr>
            <w:rFonts w:ascii="Times New Roman" w:hAnsi="Times New Roman"/>
            <w:lang w:val="en-GB"/>
          </w:rPr>
          <w:t xml:space="preserve"> and thus can induce a change in the rotation axis in the presence of an external torque. </w:t>
        </w:r>
      </w:ins>
      <w:ins w:id="192" w:author="Amicarelli Andrea (RSE)" w:date="2020-06-04T09:44:00Z">
        <w:r w:rsidRPr="00376AFF">
          <w:rPr>
            <w:rFonts w:ascii="Times New Roman" w:hAnsi="Times New Roman"/>
            <w:lang w:val="en-GB"/>
          </w:rPr>
          <w:t>Torque-induced precession is prevented if at least one of the following condition</w:t>
        </w:r>
      </w:ins>
      <w:ins w:id="193" w:author="Amicarelli Andrea (RSE)" w:date="2020-06-04T09:46:00Z">
        <w:r w:rsidRPr="00376AFF">
          <w:rPr>
            <w:rFonts w:ascii="Times New Roman" w:hAnsi="Times New Roman"/>
            <w:lang w:val="en-GB"/>
          </w:rPr>
          <w:t xml:space="preserve">s is </w:t>
        </w:r>
        <w:r w:rsidRPr="00376AFF">
          <w:rPr>
            <w:rFonts w:ascii="Times New Roman" w:hAnsi="Times New Roman"/>
            <w:lang w:val="en-GB"/>
          </w:rPr>
          <w:lastRenderedPageBreak/>
          <w:t>satisfied: body symmetry around the current rotation axis; body symmetry around the plane normal to the current rotation axis and passing for the body barycentre; null torque.</w:t>
        </w:r>
      </w:ins>
      <w:del w:id="194" w:author="Amicarelli Andrea (RSE)" w:date="2020-06-04T09:30:00Z">
        <w:r w:rsidR="009E60BA" w:rsidRPr="00376AFF" w:rsidDel="00A32296">
          <w:rPr>
            <w:rFonts w:ascii="Times New Roman" w:hAnsi="Times New Roman"/>
            <w:lang w:val="en-GB"/>
          </w:rPr>
          <w:delText xml:space="preserve"> </w:delText>
        </w:r>
      </w:del>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order to solve the system</w:t>
      </w:r>
      <w:r w:rsidR="00501921" w:rsidRPr="00376AFF">
        <w:rPr>
          <w:rFonts w:ascii="Times New Roman" w:hAnsi="Times New Roman"/>
          <w:lang w:val="en-GB"/>
        </w:rPr>
        <w:t xml:space="preserve">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Pr="00376AF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195"/>
          <w:p w:rsidR="00F91289" w:rsidRPr="00376AFF" w:rsidRDefault="008A206F" w:rsidP="0059092D">
            <w:pPr>
              <w:spacing w:line="240" w:lineRule="auto"/>
              <w:jc w:val="center"/>
              <w:rPr>
                <w:rFonts w:ascii="Times New Roman" w:hAnsi="Times New Roman"/>
                <w:position w:val="-30"/>
                <w:sz w:val="24"/>
                <w:szCs w:val="24"/>
              </w:rPr>
            </w:pPr>
            <w:r w:rsidRPr="00376AFF">
              <w:rPr>
                <w:rFonts w:ascii="Times New Roman" w:hAnsi="Times New Roman"/>
                <w:position w:val="-10"/>
                <w:sz w:val="24"/>
                <w:szCs w:val="24"/>
              </w:rPr>
              <w:object w:dxaOrig="3000" w:dyaOrig="340">
                <v:shape id="_x0000_i1082" type="#_x0000_t75" style="width:151.15pt;height:17.45pt" o:ole="">
                  <v:imagedata r:id="rId129" o:title=""/>
                </v:shape>
                <o:OLEObject Type="Embed" ProgID="Equation.3" ShapeID="_x0000_i1082" DrawAspect="Content" ObjectID="_1679893417" r:id="rId130"/>
              </w:object>
            </w:r>
          </w:p>
        </w:tc>
        <w:tc>
          <w:tcPr>
            <w:tcW w:w="461" w:type="pct"/>
            <w:vAlign w:val="center"/>
          </w:tcPr>
          <w:p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96" w:name="_Ref44823656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96"/>
            <w:r w:rsidRPr="00376AFF">
              <w:rPr>
                <w:rFonts w:ascii="Times New Roman" w:eastAsia="Times New Roman" w:hAnsi="Times New Roman"/>
                <w:b w:val="0"/>
                <w:bCs w:val="0"/>
                <w:color w:val="auto"/>
                <w:sz w:val="24"/>
                <w:szCs w:val="24"/>
                <w:lang w:eastAsia="it-IT"/>
              </w:rPr>
              <w:t xml:space="preserve"> </w:t>
            </w:r>
            <w:commentRangeEnd w:id="195"/>
            <w:r w:rsidR="008A206F" w:rsidRPr="00376AFF">
              <w:rPr>
                <w:rStyle w:val="Rimandocommento"/>
                <w:rFonts w:ascii="Times New Roman" w:eastAsia="Times New Roman" w:hAnsi="Times New Roman"/>
                <w:b w:val="0"/>
                <w:bCs w:val="0"/>
                <w:color w:val="auto"/>
                <w:szCs w:val="20"/>
                <w:lang w:eastAsia="it-IT"/>
              </w:rPr>
              <w:commentReference w:id="195"/>
            </w:r>
          </w:p>
        </w:tc>
      </w:tr>
    </w:tbl>
    <w:p w:rsidR="00F91289" w:rsidRPr="00376AFF" w:rsidRDefault="00F91289" w:rsidP="00E705B5">
      <w:pPr>
        <w:pStyle w:val="Normale1"/>
        <w:spacing w:line="240" w:lineRule="auto"/>
        <w:jc w:val="both"/>
        <w:rPr>
          <w:rFonts w:ascii="Times New Roman" w:hAnsi="Times New Roman"/>
          <w:u w:val="single"/>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G</w:t>
      </w:r>
      <w:r w:rsidRPr="00376AFF">
        <w:rPr>
          <w:rFonts w:ascii="Times New Roman" w:hAnsi="Times New Roman"/>
          <w:lang w:val="en-GB"/>
        </w:rPr>
        <w:t xml:space="preserve"> represents the gravity force, wh</w:t>
      </w:r>
      <w:r w:rsidR="003F4AE4" w:rsidRPr="00376AFF">
        <w:rPr>
          <w:rFonts w:ascii="Times New Roman" w:hAnsi="Times New Roman"/>
          <w:lang w:val="en-GB"/>
        </w:rPr>
        <w:t>ereas</w:t>
      </w:r>
      <w:r w:rsidRPr="00376AFF">
        <w:rPr>
          <w:rFonts w:ascii="Times New Roman" w:hAnsi="Times New Roman"/>
          <w:lang w:val="en-GB"/>
        </w:rPr>
        <w:t xml:space="preserve"> </w:t>
      </w:r>
      <w:r w:rsidRPr="00376AFF">
        <w:rPr>
          <w:rFonts w:ascii="Times New Roman" w:hAnsi="Times New Roman"/>
          <w:i/>
          <w:u w:val="single"/>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F</w:t>
      </w:r>
      <w:r w:rsidRPr="00376AFF">
        <w:rPr>
          <w:rFonts w:ascii="Times New Roman" w:hAnsi="Times New Roman"/>
          <w:lang w:val="en-GB"/>
        </w:rPr>
        <w:t xml:space="preserve"> the vector sums of the pressure and shear forces provided by the fluid. Analogously,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S</w:t>
      </w:r>
      <w:r w:rsidRPr="00376AFF">
        <w:rPr>
          <w:rFonts w:ascii="Times New Roman" w:hAnsi="Times New Roman"/>
          <w:lang w:val="en-GB"/>
        </w:rPr>
        <w:t xml:space="preserve"> are the vector sums of the normal and the shear forces provided by other bodies or boundaries (solid-solid interactions). </w:t>
      </w:r>
      <w:r w:rsidR="003F4AE4" w:rsidRPr="00376AFF">
        <w:rPr>
          <w:rFonts w:ascii="Times New Roman" w:hAnsi="Times New Roman"/>
          <w:lang w:val="en-GB"/>
        </w:rPr>
        <w:t xml:space="preserve">In case of </w:t>
      </w:r>
      <w:r w:rsidRPr="00376AFF">
        <w:rPr>
          <w:rFonts w:ascii="Times New Roman" w:hAnsi="Times New Roman"/>
          <w:lang w:val="en-GB"/>
        </w:rPr>
        <w:t xml:space="preserve">inertial and quasi-inertial fluid flows, we do not </w:t>
      </w:r>
      <w:r w:rsidR="003F4AE4" w:rsidRPr="00376AFF">
        <w:rPr>
          <w:rFonts w:ascii="Times New Roman" w:hAnsi="Times New Roman"/>
          <w:lang w:val="en-GB"/>
        </w:rPr>
        <w:t xml:space="preserve">need to refer to </w:t>
      </w:r>
      <w:r w:rsidRPr="00376AFF">
        <w:rPr>
          <w:rFonts w:ascii="Times New Roman" w:hAnsi="Times New Roman"/>
          <w:lang w:val="en-GB"/>
        </w:rPr>
        <w:t>neither turbulence scheme nor tangential stresses (simplifying hypothesis)</w:t>
      </w:r>
      <w:r w:rsidR="003F4AE4" w:rsidRPr="00376AFF">
        <w:rPr>
          <w:rFonts w:ascii="Times New Roman" w:hAnsi="Times New Roman"/>
          <w:lang w:val="en-GB"/>
        </w:rPr>
        <w:t>. Nonetheless, shear forces can be represented under more generic conditions (Sec.</w:t>
      </w:r>
      <w:r w:rsidR="003F4AE4" w:rsidRPr="00376AFF">
        <w:rPr>
          <w:rFonts w:ascii="Times New Roman" w:hAnsi="Times New Roman"/>
          <w:lang w:val="en-GB"/>
        </w:rPr>
        <w:fldChar w:fldCharType="begin"/>
      </w:r>
      <w:r w:rsidR="003F4AE4" w:rsidRPr="00376AFF">
        <w:rPr>
          <w:rFonts w:ascii="Times New Roman" w:hAnsi="Times New Roman"/>
          <w:lang w:val="en-GB"/>
        </w:rPr>
        <w:instrText xml:space="preserve"> REF _Ref521058275 \r \h </w:instrText>
      </w:r>
      <w:r w:rsidR="003F4AE4" w:rsidRPr="00376AFF">
        <w:rPr>
          <w:rFonts w:ascii="Times New Roman" w:hAnsi="Times New Roman"/>
          <w:lang w:val="en-GB"/>
        </w:rPr>
      </w:r>
      <w:r w:rsidR="003F4AE4" w:rsidRPr="00376AFF">
        <w:rPr>
          <w:rFonts w:ascii="Times New Roman" w:hAnsi="Times New Roman"/>
          <w:lang w:val="en-GB"/>
        </w:rPr>
        <w:fldChar w:fldCharType="separate"/>
      </w:r>
      <w:r w:rsidR="00093238">
        <w:rPr>
          <w:rFonts w:ascii="Times New Roman" w:hAnsi="Times New Roman"/>
          <w:lang w:val="en-GB"/>
        </w:rPr>
        <w:t>6.2</w:t>
      </w:r>
      <w:r w:rsidR="003F4AE4" w:rsidRPr="00376AFF">
        <w:rPr>
          <w:rFonts w:ascii="Times New Roman" w:hAnsi="Times New Roman"/>
          <w:lang w:val="en-GB"/>
        </w:rPr>
        <w:fldChar w:fldCharType="end"/>
      </w:r>
      <w:r w:rsidR="003F4AE4" w:rsidRPr="00376AFF">
        <w:rPr>
          <w:rFonts w:ascii="Times New Roman" w:hAnsi="Times New Roman"/>
          <w:lang w:val="en-GB"/>
        </w:rPr>
        <w:t>)</w:t>
      </w:r>
      <w:r w:rsidRPr="00376AFF">
        <w:rPr>
          <w:rFonts w:ascii="Times New Roman" w:hAnsi="Times New Roman"/>
          <w:lang w:val="en-GB"/>
        </w:rPr>
        <w:t>.</w:t>
      </w: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Gravity is always active. 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79" w:dyaOrig="540">
                <v:shape id="_x0000_i1083" type="#_x0000_t75" style="width:79.15pt;height:26.85pt" o:ole="">
                  <v:imagedata r:id="rId131" o:title=""/>
                </v:shape>
                <o:OLEObject Type="Embed" ProgID="Equation.3" ShapeID="_x0000_i1083" DrawAspect="Content" ObjectID="_1679893418" r:id="rId132"/>
              </w:object>
            </w:r>
          </w:p>
        </w:tc>
        <w:tc>
          <w:tcPr>
            <w:tcW w:w="461" w:type="pct"/>
            <w:vAlign w:val="center"/>
          </w:tcPr>
          <w:p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computational body is numerically represented by solid volume elements, here called (solid) “body particles” (“</w:t>
      </w:r>
      <w:r w:rsidRPr="00376AFF">
        <w:rPr>
          <w:rFonts w:ascii="Times New Roman" w:hAnsi="Times New Roman"/>
          <w:i/>
          <w:vertAlign w:val="subscript"/>
          <w:lang w:val="en-GB"/>
        </w:rPr>
        <w:t>s</w:t>
      </w:r>
      <w:r w:rsidRPr="00376AFF">
        <w:rPr>
          <w:rFonts w:ascii="Times New Roman" w:hAnsi="Times New Roman"/>
          <w:lang w:val="en-GB"/>
        </w:rPr>
        <w:t xml:space="preserve">”). Some of them describe the body surface and are referred to as “surface body particles”. These particular elements are also characterized by an area and a vector </w:t>
      </w:r>
      <w:r w:rsidRPr="00376AFF">
        <w:rPr>
          <w:rFonts w:ascii="Times New Roman" w:hAnsi="Times New Roman"/>
          <w:i/>
          <w:u w:val="single"/>
          <w:lang w:val="en-GB"/>
        </w:rPr>
        <w:t>n</w:t>
      </w:r>
      <w:r w:rsidRPr="00376AFF">
        <w:rPr>
          <w:rFonts w:ascii="Times New Roman" w:hAnsi="Times New Roman"/>
          <w:lang w:val="en-GB"/>
        </w:rPr>
        <w:t xml:space="preserve"> of norm 1. This is </w:t>
      </w:r>
      <w:r w:rsidR="00DD2AB0" w:rsidRPr="00376AFF">
        <w:rPr>
          <w:rFonts w:ascii="Times New Roman" w:hAnsi="Times New Roman"/>
          <w:lang w:val="en-GB"/>
        </w:rPr>
        <w:t xml:space="preserve">perpendicular </w:t>
      </w:r>
      <w:r w:rsidRPr="00376AFF">
        <w:rPr>
          <w:rFonts w:ascii="Times New Roman" w:hAnsi="Times New Roman"/>
          <w:lang w:val="en-GB"/>
        </w:rPr>
        <w:t xml:space="preserve">to the body face </w:t>
      </w:r>
      <w:r w:rsidR="00E50A0A" w:rsidRPr="00376AFF">
        <w:rPr>
          <w:rFonts w:ascii="Times New Roman" w:hAnsi="Times New Roman"/>
          <w:lang w:val="en-GB"/>
        </w:rPr>
        <w:t xml:space="preserve">of </w:t>
      </w:r>
      <w:r w:rsidRPr="00376AFF">
        <w:rPr>
          <w:rFonts w:ascii="Times New Roman" w:hAnsi="Times New Roman"/>
          <w:lang w:val="en-GB"/>
        </w:rPr>
        <w:t>the particle (it belongs to) and points outward the fluid domain (inward the solid body).</w:t>
      </w:r>
    </w:p>
    <w:p w:rsidR="00F91289" w:rsidRPr="00376AFF" w:rsidRDefault="00E50A0A"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pressure of a body particle is computed by means of </w:t>
      </w:r>
      <w:r w:rsidR="00F91289" w:rsidRPr="00376AFF">
        <w:rPr>
          <w:rFonts w:ascii="Times New Roman" w:hAnsi="Times New Roman"/>
          <w:lang w:val="en-GB"/>
        </w:rPr>
        <w:t xml:space="preserve">the boundary treatment of </w:t>
      </w:r>
      <w:r w:rsidRPr="00376AFF">
        <w:rPr>
          <w:rFonts w:ascii="Times New Roman" w:hAnsi="Times New Roman"/>
          <w:lang w:val="en-GB"/>
        </w:rPr>
        <w:t xml:space="preserve">Adami et al. (2012, </w:t>
      </w:r>
      <w:r w:rsidR="00F91289" w:rsidRPr="00376AFF">
        <w:rPr>
          <w:rFonts w:ascii="Times New Roman" w:hAnsi="Times New Roman"/>
          <w:lang w:val="en-GB"/>
        </w:rPr>
        <w:t>[</w:t>
      </w:r>
      <w:r w:rsidR="00F91289" w:rsidRPr="00376AFF">
        <w:rPr>
          <w:rFonts w:ascii="Times New Roman" w:hAnsi="Times New Roman"/>
          <w:lang w:val="en-GB"/>
        </w:rPr>
        <w:fldChar w:fldCharType="begin"/>
      </w:r>
      <w:r w:rsidR="00F91289" w:rsidRPr="00376AFF">
        <w:rPr>
          <w:rFonts w:ascii="Times New Roman" w:hAnsi="Times New Roman"/>
          <w:lang w:val="en-GB"/>
        </w:rPr>
        <w:instrText xml:space="preserve"> REF _Ref355092535 \r \h </w:instrText>
      </w:r>
      <w:r w:rsidR="00276BBF" w:rsidRPr="00376AFF">
        <w:rPr>
          <w:rFonts w:ascii="Times New Roman" w:hAnsi="Times New Roman"/>
          <w:lang w:val="en-GB"/>
        </w:rPr>
        <w:instrText xml:space="preserve"> \* MERGEFORMAT </w:instrText>
      </w:r>
      <w:r w:rsidR="00F91289" w:rsidRPr="00376AFF">
        <w:rPr>
          <w:rFonts w:ascii="Times New Roman" w:hAnsi="Times New Roman"/>
          <w:lang w:val="en-GB"/>
        </w:rPr>
      </w:r>
      <w:r w:rsidR="00F91289" w:rsidRPr="00376AFF">
        <w:rPr>
          <w:rFonts w:ascii="Times New Roman" w:hAnsi="Times New Roman"/>
          <w:lang w:val="en-GB"/>
        </w:rPr>
        <w:fldChar w:fldCharType="separate"/>
      </w:r>
      <w:r w:rsidR="00093238" w:rsidRPr="00093238">
        <w:rPr>
          <w:rFonts w:ascii="Times New Roman" w:hAnsi="Times New Roman"/>
          <w:bCs/>
          <w:lang w:val="en-GB"/>
        </w:rPr>
        <w:t>1</w:t>
      </w:r>
      <w:r w:rsidR="00F91289" w:rsidRPr="00376AFF">
        <w:rPr>
          <w:rFonts w:ascii="Times New Roman" w:hAnsi="Times New Roman"/>
          <w:lang w:val="en-GB"/>
        </w:rPr>
        <w:fldChar w:fldCharType="end"/>
      </w:r>
      <w:r w:rsidR="00F91289" w:rsidRPr="00376AFF">
        <w:rPr>
          <w:rFonts w:ascii="Times New Roman" w:hAnsi="Times New Roman"/>
          <w:lang w:val="en-GB"/>
        </w:rPr>
        <w:t>]</w:t>
      </w:r>
      <w:r w:rsidRPr="00376AFF">
        <w:rPr>
          <w:rFonts w:ascii="Times New Roman" w:hAnsi="Times New Roman"/>
          <w:lang w:val="en-GB"/>
        </w:rPr>
        <w:t>)</w:t>
      </w:r>
      <w:r w:rsidR="00F91289" w:rsidRPr="00376AFF">
        <w:rPr>
          <w:rFonts w:ascii="Times New Roman" w:hAnsi="Times New Roman"/>
          <w:lang w:val="en-GB"/>
        </w:rPr>
        <w:t xml:space="preserve">, </w:t>
      </w:r>
      <w:r w:rsidRPr="00376AFF">
        <w:rPr>
          <w:rFonts w:ascii="Times New Roman" w:hAnsi="Times New Roman"/>
          <w:lang w:val="en-GB"/>
        </w:rPr>
        <w:t xml:space="preserve">here implemented and adapted </w:t>
      </w:r>
      <w:r w:rsidR="00F91289" w:rsidRPr="00376AFF">
        <w:rPr>
          <w:rFonts w:ascii="Times New Roman" w:hAnsi="Times New Roman"/>
          <w:lang w:val="en-GB"/>
        </w:rPr>
        <w:t xml:space="preserve">as </w:t>
      </w:r>
      <w:r w:rsidRPr="00376AFF">
        <w:rPr>
          <w:rFonts w:ascii="Times New Roman" w:hAnsi="Times New Roman"/>
          <w:lang w:val="en-GB"/>
        </w:rPr>
        <w:t>described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_Ref449701616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093238">
        <w:rPr>
          <w:rFonts w:ascii="Times New Roman" w:hAnsi="Times New Roman"/>
          <w:lang w:val="en-GB"/>
        </w:rPr>
        <w:t>6.5</w:t>
      </w:r>
      <w:r w:rsidR="00B90520" w:rsidRPr="00376AFF">
        <w:rPr>
          <w:rFonts w:ascii="Times New Roman" w:hAnsi="Times New Roman"/>
          <w:lang w:val="en-GB"/>
        </w:rPr>
        <w:fldChar w:fldCharType="end"/>
      </w:r>
      <w:r w:rsidRPr="00376AFF">
        <w:rPr>
          <w:rFonts w:ascii="Times New Roman" w:hAnsi="Times New Roman"/>
          <w:lang w:val="en-GB"/>
        </w:rPr>
        <w:t>.</w:t>
      </w:r>
      <w:r w:rsidR="00F91289" w:rsidRPr="00376AFF">
        <w:rPr>
          <w:rFonts w:ascii="Times New Roman" w:hAnsi="Times New Roman"/>
          <w:lang w:val="en-GB"/>
        </w:rPr>
        <w:t xml:space="preserve"> Further, the solid-solid interaction term (</w:t>
      </w:r>
      <w:r w:rsidR="00F91289" w:rsidRPr="00376AFF">
        <w:rPr>
          <w:rFonts w:ascii="Times New Roman" w:hAnsi="Times New Roman"/>
          <w:i/>
          <w:u w:val="single"/>
          <w:lang w:val="en-GB"/>
        </w:rPr>
        <w:t>P</w:t>
      </w:r>
      <w:r w:rsidR="00F91289" w:rsidRPr="00376AFF">
        <w:rPr>
          <w:rFonts w:ascii="Times New Roman" w:hAnsi="Times New Roman"/>
          <w:i/>
          <w:vertAlign w:val="subscript"/>
          <w:lang w:val="en-GB"/>
        </w:rPr>
        <w:t>s</w:t>
      </w:r>
      <w:r w:rsidRPr="00376AFF">
        <w:rPr>
          <w:rFonts w:ascii="Times New Roman" w:hAnsi="Times New Roman"/>
          <w:lang w:val="en-GB"/>
        </w:rPr>
        <w:t>) is presented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_Ref449701630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093238">
        <w:rPr>
          <w:rFonts w:ascii="Times New Roman" w:hAnsi="Times New Roman"/>
          <w:lang w:val="en-GB"/>
        </w:rPr>
        <w:t>6.4</w:t>
      </w:r>
      <w:r w:rsidR="00B90520" w:rsidRPr="00376AFF">
        <w:rPr>
          <w:rFonts w:ascii="Times New Roman" w:hAnsi="Times New Roman"/>
          <w:lang w:val="en-GB"/>
        </w:rPr>
        <w:fldChar w:fldCharType="end"/>
      </w:r>
      <w:r w:rsidR="00F91289" w:rsidRPr="00376AFF">
        <w:rPr>
          <w:rFonts w:ascii="Times New Roman" w:hAnsi="Times New Roman"/>
          <w:lang w:val="en-GB"/>
        </w:rPr>
        <w:t>.</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the torque in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discretized as the summation of each vector product between the relative position </w:t>
      </w:r>
      <w:r w:rsidRPr="00376AFF">
        <w:rPr>
          <w:rFonts w:ascii="Times New Roman" w:hAnsi="Times New Roman"/>
          <w:i/>
          <w:u w:val="single"/>
          <w:lang w:val="en-GB"/>
        </w:rPr>
        <w:t>r</w:t>
      </w:r>
      <w:r w:rsidRPr="00376AFF">
        <w:rPr>
          <w:rFonts w:ascii="Times New Roman" w:hAnsi="Times New Roman"/>
          <w:i/>
          <w:vertAlign w:val="subscript"/>
          <w:lang w:val="en-GB"/>
        </w:rPr>
        <w:t>s</w:t>
      </w:r>
      <w:r w:rsidRPr="00376AF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20" w:dyaOrig="560">
                <v:shape id="_x0000_i1084" type="#_x0000_t75" style="width:90.8pt;height:27.75pt" o:ole="">
                  <v:imagedata r:id="rId133" o:title=""/>
                </v:shape>
                <o:OLEObject Type="Embed" ProgID="Equation.3" ShapeID="_x0000_i1084" DrawAspect="Content" ObjectID="_1679893419" r:id="rId134"/>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performed using a Leapfrog scheme synchronized with </w:t>
      </w:r>
      <w:r w:rsidR="003E30F0" w:rsidRPr="00376AFF">
        <w:rPr>
          <w:rFonts w:ascii="Times New Roman" w:hAnsi="Times New Roman"/>
          <w:lang w:val="en-GB"/>
        </w:rPr>
        <w:t>the fluid dynamics balance equations</w:t>
      </w:r>
      <w:r w:rsidRPr="00376AFF">
        <w:rPr>
          <w:rFonts w:ascii="Times New Roman" w:hAnsi="Times New Roman"/>
          <w:lang w:val="en-GB"/>
        </w:rPr>
        <w:t xml:space="preserve">. This means that the body particle pressure is computed simultaneously to fluid pressure, so that this parameter is staggered of around </w:t>
      </w:r>
      <w:r w:rsidRPr="00376AFF">
        <w:rPr>
          <w:rFonts w:ascii="Times New Roman" w:hAnsi="Times New Roman"/>
          <w:i/>
          <w:lang w:val="en-GB"/>
        </w:rPr>
        <w:t>dt</w:t>
      </w:r>
      <w:r w:rsidRPr="00376AFF">
        <w:rPr>
          <w:rFonts w:ascii="Times New Roman" w:hAnsi="Times New Roman"/>
          <w:lang w:val="en-GB"/>
        </w:rPr>
        <w:t>/2 with respect to all the other body particle parameters.</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After time integration, </w:t>
      </w:r>
      <w:r w:rsidR="003E30F0" w:rsidRPr="00376AFF">
        <w:rPr>
          <w:rFonts w:ascii="Times New Roman" w:hAnsi="Times New Roman"/>
          <w:lang w:val="en-GB"/>
        </w:rPr>
        <w:t xml:space="preserve">the model </w:t>
      </w:r>
      <w:r w:rsidRPr="00376AFF">
        <w:rPr>
          <w:rFonts w:ascii="Times New Roman" w:hAnsi="Times New Roman"/>
          <w:lang w:val="en-GB"/>
        </w:rPr>
        <w:t>obtain</w:t>
      </w:r>
      <w:r w:rsidR="003E30F0" w:rsidRPr="00376AFF">
        <w:rPr>
          <w:rFonts w:ascii="Times New Roman" w:hAnsi="Times New Roman"/>
          <w:lang w:val="en-GB"/>
        </w:rPr>
        <w:t>s</w:t>
      </w:r>
      <w:r w:rsidRPr="00376AFF">
        <w:rPr>
          <w:rFonts w:ascii="Times New Roman" w:hAnsi="Times New Roman"/>
          <w:lang w:val="en-GB"/>
        </w:rPr>
        <w:t xml:space="preserve"> the velocity of a body particle as the </w:t>
      </w:r>
      <w:r w:rsidR="003F4AE4" w:rsidRPr="00376AFF">
        <w:rPr>
          <w:rFonts w:ascii="Times New Roman" w:hAnsi="Times New Roman"/>
          <w:lang w:val="en-GB"/>
        </w:rPr>
        <w:t xml:space="preserve">vector </w:t>
      </w:r>
      <w:r w:rsidRPr="00376AF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40" w:dyaOrig="400">
                <v:shape id="_x0000_i1085" type="#_x0000_t75" style="width:92.1pt;height:20.1pt" o:ole="">
                  <v:imagedata r:id="rId135" o:title=""/>
                </v:shape>
                <o:OLEObject Type="Embed" ProgID="Equation.3" ShapeID="_x0000_i1085" DrawAspect="Content" ObjectID="_1679893420" r:id="rId136"/>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t>Finally</w:t>
      </w:r>
      <w:r w:rsidR="00F91289" w:rsidRPr="00376AFF">
        <w:rPr>
          <w:rFonts w:ascii="Times New Roman" w:hAnsi="Times New Roman"/>
          <w:lang w:val="en-GB"/>
        </w:rPr>
        <w:t xml:space="preserve">, </w:t>
      </w:r>
      <w:r w:rsidRPr="00376AFF">
        <w:rPr>
          <w:rFonts w:ascii="Times New Roman" w:hAnsi="Times New Roman"/>
          <w:lang w:val="en-GB"/>
        </w:rPr>
        <w:t xml:space="preserve">the model </w:t>
      </w:r>
      <w:r w:rsidR="00F91289" w:rsidRPr="00376AFF">
        <w:rPr>
          <w:rFonts w:ascii="Times New Roman" w:hAnsi="Times New Roman"/>
          <w:lang w:val="en-GB"/>
        </w:rPr>
        <w:t>update</w:t>
      </w:r>
      <w:r w:rsidRPr="00376AFF">
        <w:rPr>
          <w:rFonts w:ascii="Times New Roman" w:hAnsi="Times New Roman"/>
          <w:lang w:val="en-GB"/>
        </w:rPr>
        <w:t>s</w:t>
      </w:r>
      <w:r w:rsidR="00F91289" w:rsidRPr="00376AFF">
        <w:rPr>
          <w:rFonts w:ascii="Times New Roman" w:hAnsi="Times New Roman"/>
          <w:lang w:val="en-GB"/>
        </w:rPr>
        <w:t xml:space="preserve"> the body particle normal vectors and absolute positions, according to the following kinematics formulas (</w:t>
      </w:r>
      <w:r w:rsidR="00F91289" w:rsidRPr="00376AFF">
        <w:rPr>
          <w:rFonts w:ascii="Times New Roman" w:hAnsi="Times New Roman"/>
          <w:position w:val="-10"/>
          <w:lang w:val="en-GB"/>
        </w:rPr>
        <w:object w:dxaOrig="380" w:dyaOrig="340">
          <v:shape id="_x0000_i1086" type="#_x0000_t75" style="width:19.7pt;height:17.45pt" o:ole="">
            <v:imagedata r:id="rId137" o:title=""/>
          </v:shape>
          <o:OLEObject Type="Embed" ProgID="Equation.3" ShapeID="_x0000_i1086" DrawAspect="Content" ObjectID="_1679893421" r:id="rId138"/>
        </w:object>
      </w:r>
      <w:r w:rsidR="00F91289" w:rsidRPr="00376AFF">
        <w:rPr>
          <w:rFonts w:ascii="Times New Roman" w:hAnsi="Times New Roman"/>
          <w:lang w:val="en-GB"/>
        </w:rPr>
        <w:t xml:space="preserve">is the increment in the body rotation angle during the on-going time step and </w:t>
      </w:r>
      <w:r w:rsidR="00F91289" w:rsidRPr="00376AFF">
        <w:rPr>
          <w:rFonts w:ascii="Times New Roman" w:hAnsi="Times New Roman"/>
          <w:i/>
          <w:lang w:val="en-GB"/>
        </w:rPr>
        <w:t>R</w:t>
      </w:r>
      <w:r w:rsidR="00F91289" w:rsidRPr="00376AFF">
        <w:rPr>
          <w:rFonts w:ascii="Times New Roman" w:hAnsi="Times New Roman"/>
          <w:i/>
          <w:vertAlign w:val="subscript"/>
          <w:lang w:val="en-GB"/>
        </w:rPr>
        <w:t>ij</w:t>
      </w:r>
      <w:r w:rsidR="00F91289" w:rsidRPr="00376AFF">
        <w:rPr>
          <w:rFonts w:ascii="Times New Roman" w:hAnsi="Times New Roman"/>
          <w:lang w:val="en-GB"/>
        </w:rPr>
        <w:t xml:space="preserve"> </w:t>
      </w:r>
      <w:r w:rsidR="003F4AE4" w:rsidRPr="00376AFF">
        <w:rPr>
          <w:rFonts w:ascii="Times New Roman" w:hAnsi="Times New Roman"/>
          <w:lang w:val="en-GB"/>
        </w:rPr>
        <w:t xml:space="preserve">is </w:t>
      </w:r>
      <w:r w:rsidR="00F91289" w:rsidRPr="00376AF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660" w:dyaOrig="400">
                <v:shape id="_x0000_i1087" type="#_x0000_t75" style="width:283.1pt;height:20.1pt" o:ole="">
                  <v:imagedata r:id="rId139" o:title=""/>
                </v:shape>
                <o:OLEObject Type="Embed" ProgID="Equation.3" ShapeID="_x0000_i1087" DrawAspect="Content" ObjectID="_1679893422" r:id="rId140"/>
              </w:object>
            </w:r>
          </w:p>
          <w:p w:rsidR="00F91289" w:rsidRPr="00376AFF" w:rsidRDefault="000C3321" w:rsidP="0059092D">
            <w:pPr>
              <w:spacing w:line="240" w:lineRule="auto"/>
              <w:jc w:val="center"/>
              <w:rPr>
                <w:rFonts w:ascii="Times New Roman" w:hAnsi="Times New Roman"/>
                <w:position w:val="-30"/>
                <w:sz w:val="24"/>
                <w:szCs w:val="24"/>
              </w:rPr>
            </w:pPr>
            <w:r w:rsidRPr="00376AFF">
              <w:rPr>
                <w:rFonts w:ascii="Times New Roman" w:hAnsi="Times New Roman"/>
                <w:position w:val="-16"/>
                <w:sz w:val="24"/>
                <w:szCs w:val="24"/>
              </w:rPr>
              <w:object w:dxaOrig="3100" w:dyaOrig="400">
                <v:shape id="_x0000_i1088" type="#_x0000_t75" style="width:155.2pt;height:20.55pt" o:ole="">
                  <v:imagedata r:id="rId141" o:title=""/>
                </v:shape>
                <o:OLEObject Type="Embed" ProgID="Equation.3" ShapeID="_x0000_i1088" DrawAspect="Content" ObjectID="_1679893423" r:id="rId142"/>
              </w:object>
            </w:r>
          </w:p>
          <w:p w:rsidR="00F91289" w:rsidRPr="00376AFF" w:rsidRDefault="005E58B9" w:rsidP="0059092D">
            <w:pPr>
              <w:spacing w:line="240" w:lineRule="auto"/>
              <w:jc w:val="center"/>
              <w:rPr>
                <w:rFonts w:ascii="Times New Roman" w:hAnsi="Times New Roman"/>
                <w:position w:val="-30"/>
                <w:sz w:val="24"/>
                <w:szCs w:val="24"/>
              </w:rPr>
            </w:pPr>
            <w:r w:rsidRPr="00376AFF">
              <w:rPr>
                <w:rFonts w:ascii="Times New Roman" w:hAnsi="Times New Roman"/>
                <w:position w:val="-50"/>
                <w:sz w:val="24"/>
                <w:szCs w:val="24"/>
              </w:rPr>
              <w:object w:dxaOrig="3200" w:dyaOrig="1120">
                <v:shape id="_x0000_i1089" type="#_x0000_t75" style="width:142.65pt;height:50.1pt" o:ole="">
                  <v:imagedata r:id="rId143" o:title=""/>
                </v:shape>
                <o:OLEObject Type="Embed" ProgID="Equation.3" ShapeID="_x0000_i1089" DrawAspect="Content" ObjectID="_1679893424" r:id="rId144"/>
              </w:object>
            </w:r>
            <w:r w:rsidR="00F91289" w:rsidRPr="00376AFF">
              <w:rPr>
                <w:rFonts w:ascii="Times New Roman" w:hAnsi="Times New Roman"/>
                <w:position w:val="-30"/>
                <w:sz w:val="24"/>
                <w:szCs w:val="24"/>
              </w:rPr>
              <w:t>,</w:t>
            </w:r>
            <w:r w:rsidRPr="00376AFF">
              <w:rPr>
                <w:rFonts w:ascii="Times New Roman" w:hAnsi="Times New Roman"/>
                <w:position w:val="-52"/>
                <w:sz w:val="24"/>
                <w:szCs w:val="24"/>
              </w:rPr>
              <w:object w:dxaOrig="3180" w:dyaOrig="1160">
                <v:shape id="_x0000_i1090" type="#_x0000_t75" style="width:140.4pt;height:50.55pt" o:ole="">
                  <v:imagedata r:id="rId145" o:title=""/>
                </v:shape>
                <o:OLEObject Type="Embed" ProgID="Equation.3" ShapeID="_x0000_i1090" DrawAspect="Content" ObjectID="_1679893425" r:id="rId146"/>
              </w:object>
            </w:r>
            <w:r w:rsidR="00F91289" w:rsidRPr="00376AFF">
              <w:rPr>
                <w:rFonts w:ascii="Times New Roman" w:hAnsi="Times New Roman"/>
                <w:position w:val="-30"/>
                <w:sz w:val="24"/>
                <w:szCs w:val="24"/>
              </w:rPr>
              <w:t>,</w:t>
            </w:r>
            <w:r w:rsidRPr="00376AFF">
              <w:rPr>
                <w:rFonts w:ascii="Times New Roman" w:hAnsi="Times New Roman"/>
                <w:position w:val="-50"/>
                <w:sz w:val="24"/>
                <w:szCs w:val="24"/>
              </w:rPr>
              <w:object w:dxaOrig="3200" w:dyaOrig="1120">
                <v:shape id="_x0000_i1091" type="#_x0000_t75" style="width:138.2pt;height:47.85pt" o:ole="">
                  <v:imagedata r:id="rId147" o:title=""/>
                </v:shape>
                <o:OLEObject Type="Embed" ProgID="Equation.3" ShapeID="_x0000_i1091" DrawAspect="Content" ObjectID="_1679893426" r:id="rId148"/>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45088" w:rsidRPr="00376AFF" w:rsidRDefault="00E45088" w:rsidP="00E45088">
      <w:pPr>
        <w:pStyle w:val="Normale1"/>
        <w:spacing w:line="240" w:lineRule="auto"/>
        <w:rPr>
          <w:ins w:id="197" w:author="Amicarelli Andrea (RSE)" w:date="2020-04-13T11:56:00Z"/>
          <w:rFonts w:ascii="Times New Roman" w:hAnsi="Times New Roman"/>
          <w:lang w:val="en-GB"/>
        </w:rPr>
      </w:pPr>
      <w:ins w:id="198" w:author="Amicarelli Andrea (RSE)" w:date="2020-04-13T11:56:00Z">
        <w:r w:rsidRPr="00376AFF">
          <w:rPr>
            <w:rFonts w:ascii="Times New Roman" w:hAnsi="Times New Roman"/>
            <w:lang w:val="en-GB"/>
          </w:rPr>
          <w:lastRenderedPageBreak/>
          <w:t xml:space="preserve">At the moment, the following simplifications are assumed: the drag force </w:t>
        </w:r>
        <w:r w:rsidRPr="00376AFF">
          <w:rPr>
            <w:rFonts w:ascii="Times New Roman" w:hAnsi="Times New Roman"/>
            <w:i/>
            <w:u w:val="single"/>
            <w:lang w:val="en-GB"/>
          </w:rPr>
          <w:t>T</w:t>
        </w:r>
        <w:r w:rsidRPr="00376AFF">
          <w:rPr>
            <w:rFonts w:ascii="Times New Roman" w:hAnsi="Times New Roman"/>
            <w:i/>
            <w:vertAlign w:val="subscript"/>
            <w:lang w:val="en-GB"/>
          </w:rPr>
          <w:t xml:space="preserve">F </w:t>
        </w:r>
        <w:r w:rsidRPr="00376AFF">
          <w:rPr>
            <w:rFonts w:ascii="Times New Roman" w:hAnsi="Times New Roman"/>
            <w:lang w:val="en-GB"/>
          </w:rPr>
          <w:t>is not represented; each body is given in input a uniform density.</w:t>
        </w:r>
      </w:ins>
    </w:p>
    <w:p w:rsidR="008A206F" w:rsidRPr="00376AFF" w:rsidRDefault="008A206F" w:rsidP="00FB0BAA">
      <w:pPr>
        <w:pStyle w:val="Normale1"/>
        <w:spacing w:line="240" w:lineRule="auto"/>
        <w:rPr>
          <w:rFonts w:ascii="Times New Roman" w:hAnsi="Times New Roman"/>
          <w:lang w:val="en-GB"/>
        </w:rPr>
      </w:pPr>
    </w:p>
    <w:p w:rsidR="00171640" w:rsidRPr="00376AFF" w:rsidRDefault="00171640" w:rsidP="00171640">
      <w:pPr>
        <w:pStyle w:val="Amicarellititle2"/>
      </w:pPr>
      <w:bookmarkStart w:id="199" w:name="_Ref521058256"/>
      <w:bookmarkStart w:id="200" w:name="_Toc66716405"/>
      <w:r w:rsidRPr="00376AFF">
        <w:t>Improving 3D rotations</w:t>
      </w:r>
      <w:bookmarkEnd w:id="199"/>
      <w:bookmarkEnd w:id="200"/>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pPr>
            <w:r w:rsidRPr="00376AFF">
              <w:rPr>
                <w:position w:val="-30"/>
              </w:rPr>
              <w:object w:dxaOrig="960" w:dyaOrig="620">
                <v:shape id="_x0000_i1092" type="#_x0000_t75" style="width:47.85pt;height:32.2pt" o:ole="">
                  <v:imagedata r:id="rId121" o:title=""/>
                </v:shape>
                <o:OLEObject Type="Embed" ProgID="Equation.3" ShapeID="_x0000_i1092" DrawAspect="Content" ObjectID="_1679893427" r:id="rId149"/>
              </w:object>
            </w:r>
          </w:p>
          <w:p w:rsidR="00171640" w:rsidRPr="00376AFF" w:rsidRDefault="00171640" w:rsidP="00585F46">
            <w:pPr>
              <w:spacing w:line="240" w:lineRule="auto"/>
              <w:jc w:val="center"/>
              <w:rPr>
                <w:rFonts w:ascii="Times New Roman" w:hAnsi="Times New Roman"/>
                <w:position w:val="-30"/>
                <w:sz w:val="24"/>
                <w:szCs w:val="24"/>
              </w:rPr>
            </w:pPr>
            <w:r w:rsidRPr="00376AFF">
              <w:rPr>
                <w:position w:val="-20"/>
              </w:rPr>
              <w:object w:dxaOrig="1359" w:dyaOrig="440">
                <v:shape id="_x0000_i1093" type="#_x0000_t75" style="width:68pt;height:21.9pt" o:ole="">
                  <v:imagedata r:id="rId150" o:title=""/>
                </v:shape>
                <o:OLEObject Type="Embed" ProgID="Equation.3" ShapeID="_x0000_i1093" DrawAspect="Content" ObjectID="_1679893428" r:id="rId151"/>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201" w:name="_Ref52105233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01"/>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171640" w:rsidP="00171640">
      <w:pPr>
        <w:pStyle w:val="Normale1"/>
        <w:spacing w:line="240" w:lineRule="auto"/>
        <w:jc w:val="both"/>
        <w:rPr>
          <w:rFonts w:ascii="Times New Roman" w:hAnsi="Times New Roman"/>
          <w:lang w:val="en-GB"/>
        </w:rPr>
      </w:pPr>
      <w:proofErr w:type="gramStart"/>
      <w:r w:rsidRPr="00376AFF">
        <w:rPr>
          <w:rFonts w:ascii="Times New Roman" w:hAnsi="Times New Roman"/>
          <w:lang w:val="en-GB"/>
        </w:rPr>
        <w:t>are</w:t>
      </w:r>
      <w:proofErr w:type="gramEnd"/>
      <w:r w:rsidRPr="00376AFF">
        <w:rPr>
          <w:rFonts w:ascii="Times New Roman" w:hAnsi="Times New Roman"/>
          <w:lang w:val="en-GB"/>
        </w:rPr>
        <w:t xml:space="preserve"> not exact and represent a limit when working with the a rotation matrix based on Euler angles</w:t>
      </w:r>
      <w:r w:rsidR="008904CA" w:rsidRPr="00376AFF">
        <w:rPr>
          <w:rFonts w:ascii="Times New Roman" w:hAnsi="Times New Roman"/>
          <w:lang w:val="en-GB"/>
        </w:rPr>
        <w:t xml:space="preserve">: </w:t>
      </w:r>
      <w:r w:rsidRPr="00376AFF">
        <w:rPr>
          <w:rFonts w:ascii="Times New Roman" w:hAnsi="Times New Roman"/>
          <w:lang w:val="en-GB"/>
        </w:rPr>
        <w:t xml:space="preserve">the first equation </w:t>
      </w:r>
      <w:r w:rsidR="008904CA" w:rsidRPr="00376AFF">
        <w:rPr>
          <w:rFonts w:ascii="Times New Roman" w:hAnsi="Times New Roman"/>
          <w:lang w:val="en-GB"/>
        </w:rPr>
        <w:t xml:space="preserve">of </w:t>
      </w:r>
      <w:r w:rsidR="008904CA" w:rsidRPr="00376AFF">
        <w:rPr>
          <w:rFonts w:ascii="Times New Roman" w:hAnsi="Times New Roman"/>
          <w:lang w:val="en-GB"/>
        </w:rPr>
        <w:fldChar w:fldCharType="begin"/>
      </w:r>
      <w:r w:rsidR="008904CA" w:rsidRPr="00376AFF">
        <w:rPr>
          <w:rFonts w:ascii="Times New Roman" w:hAnsi="Times New Roman"/>
          <w:lang w:val="en-GB"/>
        </w:rPr>
        <w:instrText xml:space="preserve"> REF _Ref521052334 \h  \* MERGEFORMAT </w:instrText>
      </w:r>
      <w:r w:rsidR="008904CA" w:rsidRPr="00376AFF">
        <w:rPr>
          <w:rFonts w:ascii="Times New Roman" w:hAnsi="Times New Roman"/>
          <w:lang w:val="en-GB"/>
        </w:rPr>
      </w:r>
      <w:r w:rsidR="008904CA"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6.45</w:t>
      </w:r>
      <w:r w:rsidR="00093238" w:rsidRPr="00093238">
        <w:rPr>
          <w:rFonts w:ascii="Times New Roman" w:hAnsi="Times New Roman"/>
          <w:lang w:val="en-GB"/>
        </w:rPr>
        <w:t>)</w:t>
      </w:r>
      <w:r w:rsidR="008904CA" w:rsidRPr="00376AFF">
        <w:rPr>
          <w:rFonts w:ascii="Times New Roman" w:hAnsi="Times New Roman"/>
          <w:lang w:val="en-GB"/>
        </w:rPr>
        <w:fldChar w:fldCharType="end"/>
      </w:r>
      <w:r w:rsidR="008904CA" w:rsidRPr="00376AFF">
        <w:rPr>
          <w:rFonts w:ascii="Times New Roman" w:hAnsi="Times New Roman"/>
          <w:lang w:val="en-GB"/>
        </w:rPr>
        <w:t xml:space="preserve"> </w:t>
      </w:r>
      <w:r w:rsidRPr="00376AFF">
        <w:rPr>
          <w:rFonts w:ascii="Times New Roman" w:hAnsi="Times New Roman"/>
          <w:lang w:val="en-GB"/>
        </w:rPr>
        <w:t>is exact only for 1D rotation</w:t>
      </w:r>
      <w:r w:rsidR="008904CA" w:rsidRPr="00376AFF">
        <w:rPr>
          <w:rFonts w:ascii="Times New Roman" w:hAnsi="Times New Roman"/>
          <w:lang w:val="en-GB"/>
        </w:rPr>
        <w:t>s</w:t>
      </w:r>
      <w:r w:rsidRPr="00376AFF">
        <w:rPr>
          <w:rFonts w:ascii="Times New Roman" w:hAnsi="Times New Roman"/>
          <w:lang w:val="en-GB"/>
        </w:rPr>
        <w:t xml:space="preserve">, the second </w:t>
      </w:r>
      <w:r w:rsidR="008904CA" w:rsidRPr="00376AFF">
        <w:rPr>
          <w:rFonts w:ascii="Times New Roman" w:hAnsi="Times New Roman"/>
          <w:lang w:val="en-GB"/>
        </w:rPr>
        <w:t xml:space="preserve">one </w:t>
      </w:r>
      <w:r w:rsidRPr="00376AFF">
        <w:rPr>
          <w:rFonts w:ascii="Times New Roman" w:hAnsi="Times New Roman"/>
          <w:lang w:val="en-GB"/>
        </w:rPr>
        <w:t>is never exact</w:t>
      </w:r>
      <w:r w:rsidR="008904CA" w:rsidRPr="00376AFF">
        <w:rPr>
          <w:rFonts w:ascii="Times New Roman" w:hAnsi="Times New Roman"/>
          <w:lang w:val="en-GB"/>
        </w:rPr>
        <w:t xml:space="preserve"> (non-commutative property of the rotation matrices based on Euler angles).</w:t>
      </w:r>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following formula represents a generalized Euler-Newton equation for 3D rotations and provides exact results in 3D:</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24"/>
              </w:rPr>
              <w:object w:dxaOrig="1920" w:dyaOrig="680">
                <v:shape id="_x0000_i1094" type="#_x0000_t75" style="width:96.15pt;height:34.9pt" o:ole="">
                  <v:imagedata r:id="rId152" o:title=""/>
                </v:shape>
                <o:OLEObject Type="Embed" ProgID="Equation.3" ShapeID="_x0000_i1094" DrawAspect="Content" ObjectID="_1679893429" r:id="rId153"/>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Consider r</w:t>
      </w:r>
      <w:r w:rsidR="00171640" w:rsidRPr="00376AFF">
        <w:rPr>
          <w:rFonts w:ascii="Times New Roman" w:hAnsi="Times New Roman"/>
          <w:lang w:val="en-GB"/>
        </w:rPr>
        <w:t>otation matrices based on Euler’s theorem (</w:t>
      </w:r>
      <w:r w:rsidR="008904CA" w:rsidRPr="00376AFF">
        <w:rPr>
          <w:rFonts w:ascii="Times New Roman" w:hAnsi="Times New Roman"/>
          <w:lang w:val="en-GB"/>
        </w:rPr>
        <w:t xml:space="preserve"> </w:t>
      </w:r>
      <w:r w:rsidR="00171640" w:rsidRPr="00376AFF">
        <w:rPr>
          <w:rFonts w:ascii="Times New Roman" w:hAnsi="Times New Roman"/>
          <w:lang w:val="en-GB"/>
        </w:rPr>
        <w:t>“each 3D rotation can be represented as a 1D rotation about a generic axis”</w:t>
      </w:r>
      <w:r w:rsidRPr="00376AFF">
        <w:rPr>
          <w:rFonts w:ascii="Times New Roman" w:hAnsi="Times New Roman"/>
          <w:lang w:val="en-GB"/>
        </w:rPr>
        <w:t xml:space="preserve"> of a unique rotation angle</w:t>
      </w:r>
      <w:r w:rsidR="00BD73AE" w:rsidRPr="00376AFF">
        <w:rPr>
          <w:rFonts w:ascii="Times New Roman" w:hAnsi="Times New Roman"/>
          <w:lang w:val="en-GB"/>
        </w:rPr>
        <w:t xml:space="preserve"> </w:t>
      </w:r>
      <w:r w:rsidR="00BD73AE" w:rsidRPr="00376AFF">
        <w:rPr>
          <w:rFonts w:ascii="Symbol" w:hAnsi="Symbol"/>
          <w:lang w:val="en-GB"/>
        </w:rPr>
        <w:t></w:t>
      </w:r>
      <w:r w:rsidR="00BD73AE" w:rsidRPr="00376AFF">
        <w:rPr>
          <w:rFonts w:ascii="Times New Roman" w:hAnsi="Times New Roman"/>
          <w:vertAlign w:val="subscript"/>
          <w:lang w:val="en-GB"/>
        </w:rPr>
        <w:t>R</w:t>
      </w:r>
      <w:r w:rsidR="00171640" w:rsidRPr="00376AFF">
        <w:rPr>
          <w:rFonts w:ascii="Times New Roman" w:hAnsi="Times New Roman"/>
          <w:lang w:val="en-GB"/>
        </w:rPr>
        <w:t>). This approach is also called “matrix to axis-angle”</w:t>
      </w:r>
      <w:r w:rsidRPr="00376AFF">
        <w:rPr>
          <w:rFonts w:ascii="Times New Roman" w:hAnsi="Times New Roman"/>
          <w:lang w:val="en-GB"/>
        </w:rPr>
        <w:t xml:space="preserve"> </w:t>
      </w:r>
      <w:r w:rsidR="008904CA" w:rsidRPr="00376AFF">
        <w:rPr>
          <w:rFonts w:ascii="Times New Roman" w:hAnsi="Times New Roman"/>
          <w:lang w:val="en-GB"/>
        </w:rPr>
        <w:t xml:space="preserve">and </w:t>
      </w:r>
      <w:r w:rsidRPr="00376AFF">
        <w:rPr>
          <w:rFonts w:ascii="Times New Roman" w:hAnsi="Times New Roman"/>
          <w:lang w:val="en-GB"/>
        </w:rPr>
        <w:t xml:space="preserve">is used by Rodrigues formula to define the rotation matrix: </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16"/>
              </w:rPr>
              <w:object w:dxaOrig="4580" w:dyaOrig="440">
                <v:shape id="_x0000_i1095" type="#_x0000_t75" style="width:229.4pt;height:21.9pt" o:ole="">
                  <v:imagedata r:id="rId154" o:title=""/>
                </v:shape>
                <o:OLEObject Type="Embed" ProgID="Equation.3" ShapeID="_x0000_i1095" DrawAspect="Content" ObjectID="_1679893430" r:id="rId155"/>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where the rotation axis is represented by the unit vector</w:t>
      </w:r>
      <w:r w:rsidRPr="00376AFF">
        <w:rPr>
          <w:rFonts w:ascii="Times New Roman" w:hAnsi="Times New Roman"/>
          <w:i/>
          <w:u w:val="single"/>
          <w:lang w:val="en-GB"/>
        </w:rPr>
        <w:t xml:space="preserve"> n</w:t>
      </w:r>
      <w:r w:rsidRPr="00376AFF">
        <w:rPr>
          <w:rFonts w:ascii="Times New Roman" w:hAnsi="Times New Roman"/>
          <w:i/>
          <w:vertAlign w:val="subscript"/>
          <w:lang w:val="en-GB"/>
        </w:rPr>
        <w:t>R</w:t>
      </w:r>
      <w:r w:rsidRPr="00376AFF">
        <w:rPr>
          <w:rFonts w:ascii="Times New Roman" w:hAnsi="Times New Roman"/>
          <w:lang w:val="en-GB"/>
        </w:rPr>
        <w:t>.</w:t>
      </w:r>
    </w:p>
    <w:p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The c</w:t>
      </w:r>
      <w:r w:rsidR="00171640" w:rsidRPr="00376AFF">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3340" w:dyaOrig="1160">
                <v:shape id="_x0000_i1096" type="#_x0000_t75" style="width:166.8pt;height:57.7pt" o:ole="">
                  <v:imagedata r:id="rId156" o:title=""/>
                </v:shape>
                <o:OLEObject Type="Embed" ProgID="Equation.3" ShapeID="_x0000_i1096" DrawAspect="Content" ObjectID="_1679893431" r:id="rId157"/>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expansion of </w:t>
      </w:r>
      <w:r w:rsidRPr="00376AFF">
        <w:rPr>
          <w:rFonts w:ascii="Times New Roman" w:hAnsi="Times New Roman"/>
          <w:i/>
          <w:lang w:val="en-GB"/>
        </w:rPr>
        <w:t>R</w:t>
      </w:r>
      <w:r w:rsidR="00BD73AE" w:rsidRPr="00376AFF">
        <w:rPr>
          <w:rFonts w:ascii="Times New Roman" w:hAnsi="Times New Roman"/>
          <w:i/>
          <w:vertAlign w:val="subscript"/>
          <w:lang w:val="en-GB"/>
        </w:rPr>
        <w:t>ij</w:t>
      </w:r>
      <w:r w:rsidRPr="00376AFF">
        <w:rPr>
          <w:rFonts w:ascii="Times New Roman" w:hAnsi="Times New Roman"/>
          <w:lang w:val="en-GB"/>
        </w:rPr>
        <w:t xml:space="preserve"> </w:t>
      </w:r>
      <w:r w:rsidR="00BD73AE" w:rsidRPr="00376AFF">
        <w:rPr>
          <w:rFonts w:ascii="Times New Roman" w:hAnsi="Times New Roman"/>
          <w:lang w:val="en-GB"/>
        </w:rPr>
        <w:t>reads</w:t>
      </w:r>
      <w:r w:rsidRPr="00376AFF">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376AFF" w:rsidTr="007B739A">
        <w:tc>
          <w:tcPr>
            <w:tcW w:w="4557"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9760" w:dyaOrig="1160">
                <v:shape id="_x0000_i1097" type="#_x0000_t75" style="width:438.25pt;height:51.9pt" o:ole="">
                  <v:imagedata r:id="rId158" o:title=""/>
                </v:shape>
                <o:OLEObject Type="Embed" ProgID="Equation.3" ShapeID="_x0000_i1097" DrawAspect="Content" ObjectID="_1679893432" r:id="rId159"/>
              </w:object>
            </w:r>
          </w:p>
        </w:tc>
        <w:tc>
          <w:tcPr>
            <w:tcW w:w="443"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7B739A" w:rsidRPr="00376AFF" w:rsidRDefault="007B739A" w:rsidP="007B739A">
      <w:pPr>
        <w:pStyle w:val="Normale1"/>
        <w:spacing w:line="240" w:lineRule="auto"/>
        <w:jc w:val="both"/>
        <w:rPr>
          <w:ins w:id="202" w:author="Amicarelli Andrea (RSE)" w:date="2020-04-13T14:27:00Z"/>
          <w:rFonts w:ascii="Times New Roman" w:hAnsi="Times New Roman"/>
          <w:lang w:val="en-GB"/>
        </w:rPr>
      </w:pPr>
      <w:ins w:id="203" w:author="Amicarelli Andrea (RSE)" w:date="2020-04-13T14:27:00Z">
        <w:r w:rsidRPr="00376AFF">
          <w:rPr>
            <w:rFonts w:ascii="Times New Roman" w:hAnsi="Times New Roman"/>
            <w:lang w:val="en-GB"/>
          </w:rPr>
          <w:t xml:space="preserve">In 2D, the Rodrigues’ </w:t>
        </w:r>
        <w:r w:rsidR="00830A04" w:rsidRPr="00376AFF">
          <w:rPr>
            <w:rFonts w:ascii="Times New Roman" w:hAnsi="Times New Roman"/>
            <w:lang w:val="en-GB"/>
          </w:rPr>
          <w:t xml:space="preserve">rotation </w:t>
        </w:r>
        <w:r w:rsidRPr="00376AFF">
          <w:rPr>
            <w:rFonts w:ascii="Times New Roman" w:hAnsi="Times New Roman"/>
            <w:lang w:val="en-GB"/>
          </w:rPr>
          <w:t xml:space="preserve">matrix is equal to Euler’s </w:t>
        </w:r>
        <w:r w:rsidR="00830A04" w:rsidRPr="00376AFF">
          <w:rPr>
            <w:rFonts w:ascii="Times New Roman" w:hAnsi="Times New Roman"/>
            <w:lang w:val="en-GB"/>
          </w:rPr>
          <w:t xml:space="preserve">rotation </w:t>
        </w:r>
        <w:r w:rsidRPr="00376AFF">
          <w:rPr>
            <w:rFonts w:ascii="Times New Roman" w:hAnsi="Times New Roman"/>
            <w:lang w:val="en-GB"/>
          </w:rPr>
          <w:t>matrix.</w:t>
        </w:r>
      </w:ins>
    </w:p>
    <w:p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T</w:t>
      </w:r>
      <w:r w:rsidR="00171640" w:rsidRPr="00376AFF">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sz w:val="20"/>
                <w:szCs w:val="20"/>
              </w:rPr>
            </w:pPr>
            <w:r w:rsidRPr="00376AFF">
              <w:rPr>
                <w:position w:val="-16"/>
                <w:sz w:val="20"/>
                <w:szCs w:val="20"/>
              </w:rPr>
              <w:object w:dxaOrig="1240" w:dyaOrig="400">
                <v:shape id="_x0000_i1098" type="#_x0000_t75" style="width:62.15pt;height:20.1pt" o:ole="">
                  <v:imagedata r:id="rId160" o:title=""/>
                </v:shape>
                <o:OLEObject Type="Embed" ProgID="Equation.3" ShapeID="_x0000_i1098" DrawAspect="Content" ObjectID="_1679893433" r:id="rId161"/>
              </w:object>
            </w:r>
          </w:p>
          <w:p w:rsidR="00171640" w:rsidRPr="00376AFF" w:rsidRDefault="00171640" w:rsidP="00585F46">
            <w:pPr>
              <w:spacing w:line="240" w:lineRule="auto"/>
              <w:jc w:val="center"/>
              <w:rPr>
                <w:sz w:val="20"/>
                <w:szCs w:val="20"/>
              </w:rPr>
            </w:pPr>
            <w:r w:rsidRPr="00376AFF">
              <w:rPr>
                <w:position w:val="-40"/>
                <w:sz w:val="20"/>
                <w:szCs w:val="20"/>
              </w:rPr>
              <w:object w:dxaOrig="940" w:dyaOrig="820">
                <v:shape id="_x0000_i1099" type="#_x0000_t75" style="width:46.95pt;height:41.6pt" o:ole="">
                  <v:imagedata r:id="rId162" o:title=""/>
                </v:shape>
                <o:OLEObject Type="Embed" ProgID="Equation.3" ShapeID="_x0000_i1099" DrawAspect="Content" ObjectID="_1679893434" r:id="rId163"/>
              </w:object>
            </w:r>
          </w:p>
          <w:p w:rsidR="00171640" w:rsidRPr="00376AFF" w:rsidRDefault="00171640" w:rsidP="00585F46">
            <w:pPr>
              <w:spacing w:line="240" w:lineRule="auto"/>
              <w:jc w:val="center"/>
              <w:rPr>
                <w:rFonts w:ascii="Times New Roman" w:hAnsi="Times New Roman"/>
                <w:position w:val="-30"/>
                <w:sz w:val="24"/>
                <w:szCs w:val="24"/>
              </w:rPr>
            </w:pPr>
            <w:r w:rsidRPr="00376AFF">
              <w:rPr>
                <w:position w:val="-18"/>
                <w:sz w:val="20"/>
                <w:szCs w:val="20"/>
              </w:rPr>
              <w:object w:dxaOrig="1120" w:dyaOrig="480">
                <v:shape id="_x0000_i1100" type="#_x0000_t75" style="width:55.9pt;height:23.7pt" o:ole="">
                  <v:imagedata r:id="rId164" o:title=""/>
                </v:shape>
                <o:OLEObject Type="Embed" ProgID="Equation.3" ShapeID="_x0000_i1100" DrawAspect="Content" ObjectID="_1679893435" r:id="rId165"/>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When working with rotation matrices, Gimbal lock can be only prevented by Rodrigues formula.</w:t>
      </w:r>
    </w:p>
    <w:p w:rsidR="00BD73AE"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So far, </w:t>
      </w:r>
      <w:r w:rsidR="008904CA" w:rsidRPr="00376AFF">
        <w:rPr>
          <w:rFonts w:ascii="Times New Roman" w:hAnsi="Times New Roman"/>
          <w:lang w:val="en-GB"/>
        </w:rPr>
        <w:t xml:space="preserve">SPHERA only applies </w:t>
      </w:r>
      <w:r w:rsidRPr="00376AFF">
        <w:rPr>
          <w:rFonts w:ascii="Times New Roman" w:hAnsi="Times New Roman"/>
          <w:lang w:val="en-GB"/>
        </w:rPr>
        <w:t>the ap</w:t>
      </w:r>
      <w:r w:rsidR="008904CA" w:rsidRPr="00376AFF">
        <w:rPr>
          <w:rFonts w:ascii="Times New Roman" w:hAnsi="Times New Roman"/>
          <w:lang w:val="en-GB"/>
        </w:rPr>
        <w:t>proach described</w:t>
      </w:r>
      <w:r w:rsidRPr="00376AFF">
        <w:rPr>
          <w:rFonts w:ascii="Times New Roman" w:hAnsi="Times New Roman"/>
          <w:lang w:val="en-GB"/>
        </w:rPr>
        <w:t xml:space="preserve"> in this section to provide output data </w:t>
      </w:r>
      <w:r w:rsidR="008904CA" w:rsidRPr="00376AFF">
        <w:rPr>
          <w:rFonts w:ascii="Times New Roman" w:hAnsi="Times New Roman"/>
          <w:lang w:val="en-GB"/>
        </w:rPr>
        <w:t xml:space="preserve">in order to </w:t>
      </w:r>
      <w:r w:rsidRPr="00376AFF">
        <w:rPr>
          <w:rFonts w:ascii="Times New Roman" w:hAnsi="Times New Roman"/>
          <w:lang w:val="en-GB"/>
        </w:rPr>
        <w:t xml:space="preserve">initialize a following restarted simulation. In this frame, </w:t>
      </w:r>
      <w:r w:rsidR="008904CA" w:rsidRPr="00376AFF">
        <w:rPr>
          <w:rFonts w:ascii="Times New Roman" w:hAnsi="Times New Roman"/>
          <w:lang w:val="en-GB"/>
        </w:rPr>
        <w:t xml:space="preserve">SPHERA </w:t>
      </w:r>
      <w:r w:rsidRPr="00376AFF">
        <w:rPr>
          <w:rFonts w:ascii="Times New Roman" w:hAnsi="Times New Roman"/>
          <w:lang w:val="en-GB"/>
        </w:rPr>
        <w:t>determine</w:t>
      </w:r>
      <w:r w:rsidR="008904CA" w:rsidRPr="00376AFF">
        <w:rPr>
          <w:rFonts w:ascii="Times New Roman" w:hAnsi="Times New Roman"/>
          <w:lang w:val="en-GB"/>
        </w:rPr>
        <w:t>s</w:t>
      </w:r>
      <w:r w:rsidRPr="00376AFF">
        <w:rPr>
          <w:rFonts w:ascii="Times New Roman" w:hAnsi="Times New Roman"/>
          <w:lang w:val="en-GB"/>
        </w:rPr>
        <w:t xml:space="preserve"> the rotation matrix which provides a rotation from the initial time of the former simulation to a generic time for which </w:t>
      </w:r>
      <w:r w:rsidR="008904CA" w:rsidRPr="00376AFF">
        <w:rPr>
          <w:rFonts w:ascii="Times New Roman" w:hAnsi="Times New Roman"/>
          <w:lang w:val="en-GB"/>
        </w:rPr>
        <w:t>output data are av</w:t>
      </w:r>
      <w:r w:rsidRPr="00376AFF">
        <w:rPr>
          <w:rFonts w:ascii="Times New Roman" w:hAnsi="Times New Roman"/>
          <w:lang w:val="en-GB"/>
        </w:rPr>
        <w:t>a</w:t>
      </w:r>
      <w:r w:rsidR="008904CA" w:rsidRPr="00376AFF">
        <w:rPr>
          <w:rFonts w:ascii="Times New Roman" w:hAnsi="Times New Roman"/>
          <w:lang w:val="en-GB"/>
        </w:rPr>
        <w:t>i</w:t>
      </w:r>
      <w:r w:rsidRPr="00376AFF">
        <w:rPr>
          <w:rFonts w:ascii="Times New Roman" w:hAnsi="Times New Roman"/>
          <w:lang w:val="en-GB"/>
        </w:rPr>
        <w:t>l</w:t>
      </w:r>
      <w:r w:rsidR="008904CA" w:rsidRPr="00376AFF">
        <w:rPr>
          <w:rFonts w:ascii="Times New Roman" w:hAnsi="Times New Roman"/>
          <w:lang w:val="en-GB"/>
        </w:rPr>
        <w:t>a</w:t>
      </w:r>
      <w:r w:rsidRPr="00376AFF">
        <w:rPr>
          <w:rFonts w:ascii="Times New Roman" w:hAnsi="Times New Roman"/>
          <w:lang w:val="en-GB"/>
        </w:rPr>
        <w:t xml:space="preserve">ble </w:t>
      </w:r>
      <w:r w:rsidR="008904CA" w:rsidRPr="00376AFF">
        <w:rPr>
          <w:rFonts w:ascii="Times New Roman" w:hAnsi="Times New Roman"/>
          <w:lang w:val="en-GB"/>
        </w:rPr>
        <w:t>for</w:t>
      </w:r>
      <w:r w:rsidRPr="00376AFF">
        <w:rPr>
          <w:rFonts w:ascii="Times New Roman" w:hAnsi="Times New Roman"/>
          <w:lang w:val="en-GB"/>
        </w:rPr>
        <w:t xml:space="preserve"> a following restarted simulation. </w:t>
      </w:r>
      <w:r w:rsidR="00171640" w:rsidRPr="00376AFF">
        <w:rPr>
          <w:rFonts w:ascii="Times New Roman" w:hAnsi="Times New Roman"/>
          <w:lang w:val="en-GB"/>
        </w:rPr>
        <w:t xml:space="preserve">This </w:t>
      </w:r>
      <w:r w:rsidR="008904CA" w:rsidRPr="00376AFF">
        <w:rPr>
          <w:rFonts w:ascii="Times New Roman" w:hAnsi="Times New Roman"/>
          <w:lang w:val="en-GB"/>
        </w:rPr>
        <w:t xml:space="preserve">represents </w:t>
      </w:r>
      <w:r w:rsidR="00171640" w:rsidRPr="00376AFF">
        <w:rPr>
          <w:rFonts w:ascii="Times New Roman" w:hAnsi="Times New Roman"/>
          <w:lang w:val="en-GB"/>
        </w:rPr>
        <w:t>an approximated procedure which only guarantees a correct re</w:t>
      </w:r>
      <w:r w:rsidR="003F4AE4" w:rsidRPr="00376AFF">
        <w:rPr>
          <w:rFonts w:ascii="Times New Roman" w:hAnsi="Times New Roman"/>
          <w:lang w:val="en-GB"/>
        </w:rPr>
        <w:t>-</w:t>
      </w:r>
      <w:r w:rsidR="00171640" w:rsidRPr="00376AFF">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the approach of this section could be used </w:t>
      </w:r>
      <w:r w:rsidR="008904CA" w:rsidRPr="00376AFF">
        <w:rPr>
          <w:rFonts w:ascii="Times New Roman" w:hAnsi="Times New Roman"/>
          <w:lang w:val="en-GB"/>
        </w:rPr>
        <w:t xml:space="preserve">in a more generic way </w:t>
      </w:r>
      <w:r w:rsidRPr="00376AFF">
        <w:rPr>
          <w:rFonts w:ascii="Times New Roman" w:hAnsi="Times New Roman"/>
          <w:lang w:val="en-GB"/>
        </w:rPr>
        <w:t xml:space="preserve">to reproduce the exact body orientation in the body dynamics balance equations </w:t>
      </w:r>
      <w:r w:rsidR="008904CA" w:rsidRPr="00376AFF">
        <w:rPr>
          <w:rFonts w:ascii="Times New Roman" w:hAnsi="Times New Roman"/>
          <w:lang w:val="en-GB"/>
        </w:rPr>
        <w:t xml:space="preserve">at every time step </w:t>
      </w:r>
      <w:r w:rsidRPr="00376AFF">
        <w:rPr>
          <w:rFonts w:ascii="Times New Roman" w:hAnsi="Times New Roman"/>
          <w:lang w:val="en-GB"/>
        </w:rPr>
        <w:t>(Sec.</w:t>
      </w:r>
      <w:r w:rsidRPr="00376AFF">
        <w:rPr>
          <w:rFonts w:ascii="Times New Roman" w:hAnsi="Times New Roman"/>
          <w:lang w:val="en-GB"/>
        </w:rPr>
        <w:fldChar w:fldCharType="begin"/>
      </w:r>
      <w:r w:rsidRPr="00376AFF">
        <w:rPr>
          <w:rFonts w:ascii="Times New Roman" w:hAnsi="Times New Roman"/>
          <w:lang w:val="en-GB"/>
        </w:rPr>
        <w:instrText xml:space="preserve"> REF _Ref448249339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6.5</w:t>
      </w:r>
      <w:r w:rsidRPr="00376AFF">
        <w:rPr>
          <w:rFonts w:ascii="Times New Roman" w:hAnsi="Times New Roman"/>
          <w:lang w:val="en-GB"/>
        </w:rPr>
        <w:fldChar w:fldCharType="end"/>
      </w:r>
      <w:r w:rsidRPr="00376AFF">
        <w:rPr>
          <w:rFonts w:ascii="Times New Roman" w:hAnsi="Times New Roman"/>
          <w:lang w:val="en-GB"/>
        </w:rPr>
        <w:t>).</w:t>
      </w:r>
    </w:p>
    <w:p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Hereafter is reported the procedure to determine the rotation matrix to move from a first </w:t>
      </w:r>
      <w:r w:rsidR="008904CA" w:rsidRPr="00376AFF">
        <w:rPr>
          <w:rFonts w:ascii="Times New Roman" w:hAnsi="Times New Roman"/>
          <w:lang w:val="en-GB"/>
        </w:rPr>
        <w:t xml:space="preserve">vector (the relative position of the first body particle at the initial time) </w:t>
      </w:r>
      <w:r w:rsidRPr="00376AFF">
        <w:rPr>
          <w:rFonts w:ascii="Times New Roman" w:hAnsi="Times New Roman"/>
          <w:lang w:val="en-GB"/>
        </w:rPr>
        <w:t>to a second vector</w:t>
      </w:r>
      <w:r w:rsidR="008904CA" w:rsidRPr="00376AFF">
        <w:rPr>
          <w:rFonts w:ascii="Times New Roman" w:hAnsi="Times New Roman"/>
          <w:lang w:val="en-GB"/>
        </w:rPr>
        <w:t xml:space="preserve"> (the relative position of the first body particle at a generic output time)</w:t>
      </w:r>
      <w:r w:rsidR="00171640" w:rsidRPr="00376AFF">
        <w:rPr>
          <w:rFonts w:ascii="Times New Roman" w:hAnsi="Times New Roman"/>
          <w:lang w:val="en-GB"/>
        </w:rPr>
        <w:t>.</w:t>
      </w:r>
    </w:p>
    <w:p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rotation axis</w:t>
      </w:r>
      <w:r w:rsidR="00A43BD3" w:rsidRPr="00376AFF">
        <w:rPr>
          <w:rFonts w:ascii="Times New Roman" w:hAnsi="Times New Roman"/>
          <w:lang w:val="en-GB"/>
        </w:rPr>
        <w:t xml:space="preserve"> unit vector is estimated as follows</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300" w:dyaOrig="800">
                <v:shape id="_x0000_i1101" type="#_x0000_t75" style="width:64.85pt;height:39.8pt" o:ole="">
                  <v:imagedata r:id="rId166" o:title=""/>
                </v:shape>
                <o:OLEObject Type="Embed" ProgID="Equation.3" ShapeID="_x0000_i1101" DrawAspect="Content" ObjectID="_1679893436" r:id="rId167"/>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cross product is not sufficient </w:t>
      </w:r>
      <w:r w:rsidR="00A43BD3" w:rsidRPr="00376AFF">
        <w:rPr>
          <w:rFonts w:ascii="Times New Roman" w:hAnsi="Times New Roman"/>
          <w:lang w:val="en-GB"/>
        </w:rPr>
        <w:t xml:space="preserve">to </w:t>
      </w:r>
      <w:r w:rsidRPr="00376AFF">
        <w:rPr>
          <w:rFonts w:ascii="Times New Roman" w:hAnsi="Times New Roman"/>
          <w:lang w:val="en-GB"/>
        </w:rPr>
        <w:t>distinguish b</w:t>
      </w:r>
      <w:r w:rsidR="00A43BD3" w:rsidRPr="00376AFF">
        <w:rPr>
          <w:rFonts w:ascii="Times New Roman" w:hAnsi="Times New Roman"/>
          <w:lang w:val="en-GB"/>
        </w:rPr>
        <w:t>e</w:t>
      </w:r>
      <w:r w:rsidRPr="00376AFF">
        <w:rPr>
          <w:rFonts w:ascii="Times New Roman" w:hAnsi="Times New Roman"/>
          <w:lang w:val="en-GB"/>
        </w:rPr>
        <w:t xml:space="preserve">tween </w:t>
      </w:r>
      <w:r w:rsidR="00A43BD3" w:rsidRPr="00376AFF">
        <w:rPr>
          <w:rFonts w:ascii="Symbol" w:hAnsi="Symbol"/>
          <w:i/>
          <w:lang w:val="en-GB"/>
        </w:rPr>
        <w:t></w:t>
      </w:r>
      <w:r w:rsidRPr="00376AFF">
        <w:rPr>
          <w:rFonts w:ascii="Times New Roman" w:hAnsi="Times New Roman"/>
          <w:i/>
          <w:vertAlign w:val="subscript"/>
          <w:lang w:val="en-GB"/>
        </w:rPr>
        <w:t>R</w:t>
      </w:r>
      <w:r w:rsidRPr="00376AFF">
        <w:rPr>
          <w:rFonts w:ascii="Times New Roman" w:hAnsi="Times New Roman"/>
          <w:lang w:val="en-GB"/>
        </w:rPr>
        <w:t xml:space="preserve"> and </w:t>
      </w:r>
      <w:r w:rsidR="00A43BD3"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i/>
          <w:vertAlign w:val="subscript"/>
          <w:lang w:val="en-GB"/>
        </w:rPr>
        <w:t>R</w:t>
      </w:r>
      <w:r w:rsidR="00A43BD3"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40"/>
                <w:sz w:val="20"/>
                <w:szCs w:val="20"/>
              </w:rPr>
              <w:object w:dxaOrig="1860" w:dyaOrig="920">
                <v:shape id="_x0000_i1102" type="#_x0000_t75" style="width:92.55pt;height:46.05pt" o:ole="">
                  <v:imagedata r:id="rId168" o:title=""/>
                </v:shape>
                <o:OLEObject Type="Embed" ProgID="Equation.3" ShapeID="_x0000_i1102" DrawAspect="Content" ObjectID="_1679893437" r:id="rId169"/>
              </w:object>
            </w:r>
            <w:r w:rsidRPr="00376AFF">
              <w:rPr>
                <w:sz w:val="20"/>
                <w:szCs w:val="20"/>
              </w:rPr>
              <w:t xml:space="preserve">, but don’t use </w:t>
            </w:r>
            <w:r w:rsidRPr="00376AFF">
              <w:rPr>
                <w:position w:val="-40"/>
                <w:sz w:val="20"/>
                <w:szCs w:val="20"/>
              </w:rPr>
              <w:object w:dxaOrig="2100" w:dyaOrig="920">
                <v:shape id="_x0000_i1103" type="#_x0000_t75" style="width:105.1pt;height:46.05pt" o:ole="">
                  <v:imagedata r:id="rId170" o:title=""/>
                </v:shape>
                <o:OLEObject Type="Embed" ProgID="Equation.3" ShapeID="_x0000_i1103" DrawAspect="Content" ObjectID="_1679893438" r:id="rId171"/>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consider that </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xml:space="preserve"> from the cross product au</w:t>
      </w:r>
      <w:r w:rsidRPr="00376AFF">
        <w:rPr>
          <w:rFonts w:ascii="Times New Roman" w:hAnsi="Times New Roman"/>
          <w:lang w:val="en-GB"/>
        </w:rPr>
        <w:t>t</w:t>
      </w:r>
      <w:r w:rsidR="00A43BD3" w:rsidRPr="00376AFF">
        <w:rPr>
          <w:rFonts w:ascii="Times New Roman" w:hAnsi="Times New Roman"/>
          <w:lang w:val="en-GB"/>
        </w:rPr>
        <w:t>om</w:t>
      </w:r>
      <w:r w:rsidRPr="00376AFF">
        <w:rPr>
          <w:rFonts w:ascii="Times New Roman" w:hAnsi="Times New Roman"/>
          <w:lang w:val="en-GB"/>
        </w:rPr>
        <w:t>a</w:t>
      </w:r>
      <w:r w:rsidR="00A43BD3" w:rsidRPr="00376AFF">
        <w:rPr>
          <w:rFonts w:ascii="Times New Roman" w:hAnsi="Times New Roman"/>
          <w:lang w:val="en-GB"/>
        </w:rPr>
        <w:t>ti</w:t>
      </w:r>
      <w:r w:rsidRPr="00376AFF">
        <w:rPr>
          <w:rFonts w:ascii="Times New Roman" w:hAnsi="Times New Roman"/>
          <w:lang w:val="en-GB"/>
        </w:rPr>
        <w:t xml:space="preserve">cally and correctly provides an angle between 0 and </w:t>
      </w:r>
      <w:r w:rsidR="00A43BD3" w:rsidRPr="00376AFF">
        <w:rPr>
          <w:rFonts w:ascii="Symbol" w:hAnsi="Symbol"/>
          <w:i/>
          <w:lang w:val="en-GB"/>
        </w:rPr>
        <w:t></w:t>
      </w:r>
      <w:r w:rsidRPr="00376AFF">
        <w:rPr>
          <w:rFonts w:ascii="Times New Roman" w:hAnsi="Times New Roman"/>
          <w:lang w:val="en-GB"/>
        </w:rPr>
        <w:t xml:space="preserve"> </w:t>
      </w:r>
      <w:r w:rsidR="008904CA" w:rsidRPr="00376AFF">
        <w:rPr>
          <w:rFonts w:ascii="Times New Roman" w:hAnsi="Times New Roman"/>
          <w:lang w:val="en-GB"/>
        </w:rPr>
        <w:t>(</w:t>
      </w:r>
      <w:r w:rsidRPr="00376AFF">
        <w:rPr>
          <w:rFonts w:ascii="Times New Roman" w:hAnsi="Times New Roman"/>
          <w:lang w:val="en-GB"/>
        </w:rPr>
        <w:t>sin</w:t>
      </w:r>
      <w:r w:rsidR="00A43BD3" w:rsidRPr="00376AFF">
        <w:rPr>
          <w:rFonts w:ascii="Times New Roman" w:hAnsi="Times New Roman"/>
          <w:lang w:val="en-GB"/>
        </w:rPr>
        <w:t>(</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is non-</w:t>
      </w:r>
      <w:r w:rsidRPr="00376AFF">
        <w:rPr>
          <w:rFonts w:ascii="Times New Roman" w:hAnsi="Times New Roman"/>
          <w:lang w:val="en-GB"/>
        </w:rPr>
        <w:t>negative).</w:t>
      </w:r>
    </w:p>
    <w:p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sine and cosine functions of the rotation angle</w:t>
      </w:r>
      <w:r w:rsidRPr="00376AFF">
        <w:rPr>
          <w:rFonts w:ascii="Times New Roman" w:hAnsi="Times New Roman"/>
          <w:lang w:val="en-GB"/>
        </w:rPr>
        <w:t xml:space="preserve"> read</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600" w:dyaOrig="880">
                <v:shape id="_x0000_i1104" type="#_x0000_t75" style="width:80.05pt;height:44.25pt" o:ole="">
                  <v:imagedata r:id="rId172" o:title=""/>
                </v:shape>
                <o:OLEObject Type="Embed" ProgID="Equation.3" ShapeID="_x0000_i1104" DrawAspect="Content" ObjectID="_1679893439" r:id="rId173"/>
              </w:object>
            </w:r>
            <w:r w:rsidRPr="00376AFF">
              <w:rPr>
                <w:sz w:val="20"/>
                <w:szCs w:val="20"/>
              </w:rPr>
              <w:t xml:space="preserve">,   </w:t>
            </w:r>
            <w:r w:rsidRPr="00376AFF">
              <w:rPr>
                <w:position w:val="-38"/>
                <w:sz w:val="20"/>
                <w:szCs w:val="20"/>
              </w:rPr>
              <w:object w:dxaOrig="1520" w:dyaOrig="800">
                <v:shape id="_x0000_i1105" type="#_x0000_t75" style="width:76pt;height:39.8pt" o:ole="">
                  <v:imagedata r:id="rId174" o:title=""/>
                </v:shape>
                <o:OLEObject Type="Embed" ProgID="Equation.3" ShapeID="_x0000_i1105" DrawAspect="Content" ObjectID="_1679893440" r:id="rId175"/>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Provided its sine and cosine functions, the value of the </w:t>
      </w:r>
      <w:r w:rsidR="008904CA" w:rsidRPr="00376AFF">
        <w:rPr>
          <w:rFonts w:ascii="Times New Roman" w:hAnsi="Times New Roman"/>
          <w:lang w:val="en-GB"/>
        </w:rPr>
        <w:t xml:space="preserve">rotation </w:t>
      </w:r>
      <w:r w:rsidR="00171640" w:rsidRPr="00376AFF">
        <w:rPr>
          <w:rFonts w:ascii="Times New Roman" w:hAnsi="Times New Roman"/>
          <w:lang w:val="en-GB"/>
        </w:rPr>
        <w:t>angle</w:t>
      </w:r>
      <w:r w:rsidRPr="00376AFF">
        <w:rPr>
          <w:rFonts w:ascii="Times New Roman" w:hAnsi="Times New Roman"/>
          <w:lang w:val="en-GB"/>
        </w:rPr>
        <w:t xml:space="preserve"> can be estimated by means of the “atan2” function</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136"/>
                <w:sz w:val="20"/>
                <w:szCs w:val="20"/>
              </w:rPr>
              <w:object w:dxaOrig="6440" w:dyaOrig="2840">
                <v:shape id="_x0000_i1106" type="#_x0000_t75" style="width:322pt;height:140.85pt" o:ole="">
                  <v:imagedata r:id="rId176" o:title=""/>
                </v:shape>
                <o:OLEObject Type="Embed" ProgID="Equation.3" ShapeID="_x0000_i1106" DrawAspect="Content" ObjectID="_1679893441" r:id="rId177"/>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Once o</w:t>
      </w:r>
      <w:r w:rsidR="00171640" w:rsidRPr="00376AFF">
        <w:rPr>
          <w:rFonts w:ascii="Times New Roman" w:hAnsi="Times New Roman"/>
          <w:lang w:val="en-GB"/>
        </w:rPr>
        <w:t xml:space="preserve">btained the rotation axis and angle, Rodrigues formula </w:t>
      </w:r>
      <w:r w:rsidRPr="00376AFF">
        <w:rPr>
          <w:rFonts w:ascii="Times New Roman" w:hAnsi="Times New Roman"/>
          <w:lang w:val="en-GB"/>
        </w:rPr>
        <w:t xml:space="preserve">is used to build </w:t>
      </w:r>
      <w:r w:rsidR="00171640" w:rsidRPr="00376AFF">
        <w:rPr>
          <w:rFonts w:ascii="Times New Roman" w:hAnsi="Times New Roman"/>
          <w:lang w:val="en-GB"/>
        </w:rPr>
        <w:t>the rotation matrix</w:t>
      </w:r>
      <w:r w:rsidR="008904CA" w:rsidRPr="00376AFF">
        <w:rPr>
          <w:rFonts w:ascii="Times New Roman" w:hAnsi="Times New Roman"/>
          <w:lang w:val="en-GB"/>
        </w:rPr>
        <w:t xml:space="preserve"> and rotate the whole body by means of a single rotation, from the initial time to the time chosen</w:t>
      </w:r>
      <w:r w:rsidR="00171640" w:rsidRPr="00376AFF">
        <w:rPr>
          <w:rFonts w:ascii="Times New Roman" w:hAnsi="Times New Roman"/>
          <w:lang w:val="en-GB"/>
        </w:rPr>
        <w:t>.</w:t>
      </w:r>
    </w:p>
    <w:p w:rsidR="00EF0B15" w:rsidRPr="00376AFF" w:rsidRDefault="00EF0B15" w:rsidP="00171640">
      <w:pPr>
        <w:pStyle w:val="Normale1"/>
        <w:spacing w:line="240" w:lineRule="auto"/>
        <w:jc w:val="both"/>
        <w:rPr>
          <w:rFonts w:ascii="Times New Roman" w:hAnsi="Times New Roman"/>
          <w:lang w:val="en-GB"/>
        </w:rPr>
      </w:pPr>
    </w:p>
    <w:p w:rsidR="00534937" w:rsidRPr="00376AFF" w:rsidRDefault="00534937" w:rsidP="006A2FDC">
      <w:pPr>
        <w:pStyle w:val="Amicarellititle2"/>
        <w:numPr>
          <w:ilvl w:val="1"/>
          <w:numId w:val="22"/>
        </w:numPr>
      </w:pPr>
      <w:bookmarkStart w:id="204" w:name="_Ref32419481"/>
      <w:bookmarkStart w:id="205" w:name="_Ref32424023"/>
      <w:bookmarkStart w:id="206" w:name="_Ref32484255"/>
      <w:bookmarkStart w:id="207" w:name="_Ref32484709"/>
      <w:bookmarkStart w:id="208" w:name="_Ref32585923"/>
      <w:bookmarkStart w:id="209" w:name="_Toc36631727"/>
      <w:bookmarkStart w:id="210" w:name="_Toc66716406"/>
      <w:commentRangeStart w:id="211"/>
      <w:r w:rsidRPr="00376AFF">
        <w:t>Reaction forces</w:t>
      </w:r>
      <w:bookmarkEnd w:id="204"/>
      <w:bookmarkEnd w:id="205"/>
      <w:bookmarkEnd w:id="206"/>
      <w:bookmarkEnd w:id="207"/>
      <w:bookmarkEnd w:id="208"/>
      <w:bookmarkEnd w:id="209"/>
      <w:commentRangeEnd w:id="211"/>
      <w:r w:rsidR="00D64F0F" w:rsidRPr="00376AFF">
        <w:rPr>
          <w:rStyle w:val="Rimandocommento"/>
          <w:b w:val="0"/>
          <w:szCs w:val="20"/>
        </w:rPr>
        <w:commentReference w:id="211"/>
      </w:r>
      <w:bookmarkEnd w:id="210"/>
    </w:p>
    <w:p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r w:rsidR="00E37C1F" w:rsidRPr="00376AFF">
        <w:rPr>
          <w:rFonts w:ascii="Times New Roman" w:hAnsi="Times New Roman"/>
          <w:lang w:val="en-GB"/>
        </w:rPr>
        <w:t>, [</w:t>
      </w:r>
      <w:r w:rsidR="00E37C1F" w:rsidRPr="00376AFF">
        <w:rPr>
          <w:rFonts w:ascii="Times New Roman" w:hAnsi="Times New Roman"/>
          <w:lang w:val="en-GB"/>
        </w:rPr>
        <w:fldChar w:fldCharType="begin"/>
      </w:r>
      <w:r w:rsidR="00E37C1F" w:rsidRPr="00376AFF">
        <w:rPr>
          <w:rFonts w:ascii="Times New Roman" w:hAnsi="Times New Roman"/>
          <w:lang w:val="en-GB"/>
        </w:rPr>
        <w:instrText xml:space="preserve"> REF _Ref341105676 \r \h </w:instrText>
      </w:r>
      <w:r w:rsidR="00E37C1F" w:rsidRPr="00376AFF">
        <w:rPr>
          <w:rFonts w:ascii="Times New Roman" w:hAnsi="Times New Roman"/>
          <w:lang w:val="en-GB"/>
        </w:rPr>
      </w:r>
      <w:r w:rsidR="00E37C1F" w:rsidRPr="00376AFF">
        <w:rPr>
          <w:rFonts w:ascii="Times New Roman" w:hAnsi="Times New Roman"/>
          <w:lang w:val="en-GB"/>
        </w:rPr>
        <w:fldChar w:fldCharType="separate"/>
      </w:r>
      <w:r w:rsidR="00093238">
        <w:rPr>
          <w:rFonts w:ascii="Times New Roman" w:hAnsi="Times New Roman"/>
          <w:lang w:val="en-GB"/>
        </w:rPr>
        <w:t>138</w:t>
      </w:r>
      <w:r w:rsidR="00E37C1F" w:rsidRPr="00376AFF">
        <w:rPr>
          <w:rFonts w:ascii="Times New Roman" w:hAnsi="Times New Roman"/>
          <w:lang w:val="en-GB"/>
        </w:rPr>
        <w:fldChar w:fldCharType="end"/>
      </w:r>
      <w:r w:rsidR="00E37C1F" w:rsidRPr="00376AFF">
        <w:rPr>
          <w:rFonts w:ascii="Times New Roman" w:hAnsi="Times New Roman"/>
          <w:lang w:val="en-GB"/>
        </w:rPr>
        <w:t>]</w:t>
      </w:r>
      <w:r w:rsidRPr="00376AFF">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Pr="00376AFF" w:rsidRDefault="00534937" w:rsidP="00171640">
      <w:pPr>
        <w:pStyle w:val="Normale1"/>
        <w:spacing w:line="240" w:lineRule="auto"/>
        <w:jc w:val="both"/>
        <w:rPr>
          <w:ins w:id="212" w:author="Amicarelli Andrea (RSE)" w:date="2020-09-14T18:06:00Z"/>
          <w:rFonts w:ascii="Times New Roman" w:hAnsi="Times New Roman"/>
          <w:lang w:val="en-GB"/>
        </w:rPr>
      </w:pPr>
      <w:r w:rsidRPr="00376AFF">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660577" w:rsidRPr="00376AFF" w:rsidRDefault="00660577" w:rsidP="00660577">
      <w:pPr>
        <w:pStyle w:val="Normale1"/>
        <w:spacing w:line="240" w:lineRule="auto"/>
        <w:jc w:val="both"/>
        <w:rPr>
          <w:ins w:id="213" w:author="Amicarelli Andrea (RSE)" w:date="2020-09-14T21:45:00Z"/>
          <w:rFonts w:ascii="Times New Roman" w:hAnsi="Times New Roman"/>
          <w:lang w:val="en-GB"/>
        </w:rPr>
      </w:pPr>
      <w:ins w:id="214" w:author="Amicarelli Andrea (RSE)" w:date="2020-09-14T21:45:00Z">
        <w:r w:rsidRPr="00376AFF">
          <w:rPr>
            <w:rFonts w:ascii="Times New Roman" w:hAnsi="Times New Roman"/>
            <w:lang w:val="en-GB"/>
          </w:rPr>
          <w:t xml:space="preserve">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w:t>
        </w:r>
        <w:r w:rsidRPr="00376AFF">
          <w:rPr>
            <w:rFonts w:ascii="Times New Roman" w:hAnsi="Times New Roman"/>
            <w:lang w:val="en-GB"/>
          </w:rPr>
          <w:lastRenderedPageBreak/>
          <w:t>friction as if the solids were deformable. Nonetheless, curved surfaces are not currently permitted when initializing a rigid body.</w:t>
        </w:r>
      </w:ins>
    </w:p>
    <w:p w:rsidR="00171640" w:rsidRPr="00376AFF" w:rsidRDefault="00171640" w:rsidP="00171640">
      <w:pPr>
        <w:pStyle w:val="Normale1"/>
        <w:spacing w:line="240" w:lineRule="auto"/>
        <w:jc w:val="both"/>
        <w:rPr>
          <w:rFonts w:ascii="Times New Roman" w:hAnsi="Times New Roman"/>
          <w:lang w:val="en-GB"/>
        </w:rPr>
      </w:pPr>
    </w:p>
    <w:p w:rsidR="00FC592D" w:rsidRPr="00376AFF" w:rsidRDefault="00FC592D" w:rsidP="00FC592D">
      <w:pPr>
        <w:pStyle w:val="Amicarellititle2"/>
      </w:pPr>
      <w:bookmarkStart w:id="215" w:name="_Toc482633744"/>
      <w:bookmarkStart w:id="216" w:name="_Ref521058275"/>
      <w:bookmarkStart w:id="217" w:name="_Toc66716407"/>
      <w:r w:rsidRPr="00376AFF">
        <w:t>Sliding friction force</w:t>
      </w:r>
      <w:bookmarkEnd w:id="215"/>
      <w:bookmarkEnd w:id="216"/>
      <w:bookmarkEnd w:id="217"/>
    </w:p>
    <w:p w:rsidR="0088494B" w:rsidRPr="00376AFF" w:rsidRDefault="00ED0B27" w:rsidP="001B4F72">
      <w:pPr>
        <w:pStyle w:val="Normale1"/>
        <w:spacing w:line="240" w:lineRule="auto"/>
        <w:jc w:val="both"/>
        <w:rPr>
          <w:rFonts w:ascii="Times New Roman" w:hAnsi="Times New Roman"/>
          <w:lang w:val="en-GB"/>
        </w:rPr>
      </w:pPr>
      <w:ins w:id="218" w:author="Amicarelli Andrea (RSE)" w:date="2020-04-13T10:00:00Z">
        <w:r w:rsidRPr="00376AFF">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sidRPr="00376AFF">
        <w:rPr>
          <w:rFonts w:ascii="Times New Roman" w:hAnsi="Times New Roman"/>
          <w:lang w:val="en-GB"/>
        </w:rPr>
        <w:t xml:space="preserve"> </w:t>
      </w:r>
      <w:ins w:id="219" w:author="Amicarelli Andrea (RSE)" w:date="2020-04-13T11:51:00Z">
        <w:r w:rsidR="001B4F72" w:rsidRPr="00376AFF">
          <w:rPr>
            <w:rFonts w:ascii="Times New Roman" w:hAnsi="Times New Roman"/>
            <w:lang w:val="en-GB"/>
          </w:rPr>
          <w:t>The current code version assumes a unique friction angle applies to all the body-frontier interactions.</w:t>
        </w:r>
      </w:ins>
      <w:r w:rsidR="0088494B" w:rsidRPr="00376AFF">
        <w:rPr>
          <w:rFonts w:ascii="Times New Roman" w:hAnsi="Times New Roman"/>
          <w:lang w:val="en-GB"/>
        </w:rPr>
        <w:t xml:space="preserve"> </w:t>
      </w:r>
    </w:p>
    <w:p w:rsidR="0088494B" w:rsidRPr="00376AFF" w:rsidRDefault="0088494B" w:rsidP="0088494B">
      <w:pPr>
        <w:pStyle w:val="Normale1"/>
        <w:spacing w:line="240" w:lineRule="auto"/>
        <w:jc w:val="both"/>
        <w:rPr>
          <w:ins w:id="220" w:author="Amicarelli Andrea (RSE)" w:date="2020-04-13T11:54:00Z"/>
          <w:rFonts w:ascii="Times New Roman" w:hAnsi="Times New Roman"/>
          <w:lang w:val="en-GB"/>
        </w:rPr>
      </w:pPr>
      <w:ins w:id="221" w:author="Amicarelli Andrea (RSE)" w:date="2020-04-13T11:54:00Z">
        <w:r w:rsidRPr="00376AFF">
          <w:rPr>
            <w:rFonts w:ascii="Times New Roman" w:hAnsi="Times New Roman"/>
            <w:lang w:val="en-GB"/>
          </w:rPr>
          <w:t>The overall normal of the neighbouring frontiers is the unit vector aligned with the vector sum of the neighbouring normals. In case of need, this sum might be weighted in a proper manner.</w:t>
        </w:r>
      </w:ins>
    </w:p>
    <w:p w:rsidR="00FC592D" w:rsidRPr="00376AFF" w:rsidRDefault="00FC592D" w:rsidP="00FC592D">
      <w:pPr>
        <w:pStyle w:val="Amicarellititle3"/>
        <w:rPr>
          <w:lang w:val="en-GB"/>
        </w:rPr>
      </w:pPr>
      <w:bookmarkStart w:id="222" w:name="_Toc66716408"/>
      <w:r w:rsidRPr="00376AFF">
        <w:rPr>
          <w:lang w:val="en-GB"/>
        </w:rPr>
        <w:t>Aerial stage (non-negative value for the input friction angle and body-frontier interactions)</w:t>
      </w:r>
      <w:bookmarkEnd w:id="222"/>
    </w:p>
    <w:p w:rsidR="00FC592D" w:rsidRPr="00376AFF" w:rsidRDefault="00FC592D" w:rsidP="00837D26">
      <w:pPr>
        <w:tabs>
          <w:tab w:val="left" w:pos="426"/>
        </w:tabs>
        <w:spacing w:after="0" w:line="240" w:lineRule="auto"/>
        <w:jc w:val="both"/>
        <w:rPr>
          <w:rFonts w:ascii="Times New Roman" w:hAnsi="Times New Roman"/>
          <w:sz w:val="24"/>
          <w:szCs w:val="24"/>
        </w:rPr>
      </w:pPr>
      <w:r w:rsidRPr="00376AFF">
        <w:rPr>
          <w:rFonts w:ascii="Times New Roman" w:hAnsi="Times New Roman"/>
          <w:sz w:val="24"/>
          <w:szCs w:val="24"/>
        </w:rPr>
        <w:t>The simulated and exact formulation (</w:t>
      </w:r>
      <w:r w:rsidRPr="00376AFF">
        <w:rPr>
          <w:rFonts w:ascii="Times New Roman" w:hAnsi="Times New Roman"/>
          <w:i/>
          <w:sz w:val="24"/>
          <w:szCs w:val="24"/>
        </w:rPr>
        <w:t>*</w:t>
      </w:r>
      <w:r w:rsidRPr="00376AFF">
        <w:rPr>
          <w:rFonts w:ascii="Times New Roman" w:hAnsi="Times New Roman"/>
          <w:sz w:val="24"/>
          <w:szCs w:val="24"/>
        </w:rPr>
        <w:t>) for the sliding friction force are equal:</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6"/>
              </w:rPr>
              <w:object w:dxaOrig="3680" w:dyaOrig="420">
                <v:shape id="_x0000_i1107" type="#_x0000_t75" style="width:183.8pt;height:21.45pt" o:ole="">
                  <v:imagedata r:id="rId178" o:title=""/>
                </v:shape>
                <o:OLEObject Type="Embed" ProgID="Equation.3" ShapeID="_x0000_i1107" DrawAspect="Content" ObjectID="_1679893442" r:id="rId179"/>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sz w:val="24"/>
          <w:szCs w:val="24"/>
        </w:rPr>
        <w:t xml:space="preserve"> is the sliding friction angle, the subscript “</w:t>
      </w:r>
      <w:r w:rsidRPr="00376AFF">
        <w:rPr>
          <w:rFonts w:ascii="Times New Roman" w:hAnsi="Times New Roman"/>
          <w:i/>
          <w:sz w:val="24"/>
          <w:szCs w:val="24"/>
          <w:vertAlign w:val="subscript"/>
        </w:rPr>
        <w:t>dry</w:t>
      </w:r>
      <w:r w:rsidRPr="00376AFF">
        <w:rPr>
          <w:rFonts w:ascii="Times New Roman" w:hAnsi="Times New Roman"/>
          <w:sz w:val="24"/>
          <w:szCs w:val="24"/>
        </w:rPr>
        <w:t xml:space="preserve">” refers to dry conditions, </w:t>
      </w:r>
      <w:r w:rsidRPr="00376AFF">
        <w:rPr>
          <w:rFonts w:ascii="Times New Roman" w:hAnsi="Times New Roman"/>
          <w:i/>
          <w:sz w:val="24"/>
          <w:szCs w:val="24"/>
          <w:u w:val="single"/>
        </w:rPr>
        <w:t>s</w:t>
      </w:r>
      <w:r w:rsidRPr="00376AFF">
        <w:rPr>
          <w:rFonts w:ascii="Times New Roman" w:hAnsi="Times New Roman"/>
          <w:i/>
          <w:sz w:val="24"/>
          <w:szCs w:val="24"/>
          <w:vertAlign w:val="subscript"/>
        </w:rPr>
        <w:t>w</w:t>
      </w:r>
      <w:r w:rsidRPr="00376AFF">
        <w:rPr>
          <w:rFonts w:ascii="Times New Roman" w:hAnsi="Times New Roman"/>
          <w:sz w:val="24"/>
          <w:szCs w:val="24"/>
        </w:rPr>
        <w:t xml:space="preserve"> is the unit vector parallel to the local frontiers and with direction opposite to the velocity vector of the body barycentr</w:t>
      </w:r>
      <w:r w:rsidR="0088494B" w:rsidRPr="00376AFF">
        <w:rPr>
          <w:rFonts w:ascii="Times New Roman" w:hAnsi="Times New Roman"/>
          <w:sz w:val="24"/>
          <w:szCs w:val="24"/>
        </w:rPr>
        <w:t xml:space="preserve">e (projected on the local DEM). </w:t>
      </w:r>
      <w:del w:id="223" w:author="Amicarelli Andrea (RSE)" w:date="2020-04-13T11:54:00Z">
        <w:r w:rsidR="0088494B" w:rsidRPr="00376AFF"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coefficient of sliding friction (</w:t>
      </w:r>
      <w:r w:rsidRPr="00376AFF">
        <w:rPr>
          <w:rFonts w:ascii="Symbol" w:hAnsi="Symbol"/>
          <w:i/>
          <w:sz w:val="24"/>
          <w:szCs w:val="24"/>
        </w:rPr>
        <w:t></w:t>
      </w:r>
      <w:r w:rsidRPr="00376AFF">
        <w:rPr>
          <w:rFonts w:ascii="Times New Roman" w:hAnsi="Times New Roman"/>
          <w:i/>
          <w:sz w:val="24"/>
          <w:szCs w:val="24"/>
          <w:vertAlign w:val="subscript"/>
        </w:rPr>
        <w:t>sf</w:t>
      </w:r>
      <w:r w:rsidRPr="00376AFF">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00" w:dyaOrig="380">
                <v:shape id="_x0000_i1108" type="#_x0000_t75" style="width:69.3pt;height:19.7pt" o:ole="">
                  <v:imagedata r:id="rId180" o:title=""/>
                </v:shape>
                <o:OLEObject Type="Embed" ProgID="Equation.3" ShapeID="_x0000_i1108" DrawAspect="Content" ObjectID="_1679893443" r:id="rId181"/>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2720" w:dyaOrig="460">
                <v:shape id="_x0000_i1109" type="#_x0000_t75" style="width:135.95pt;height:22.8pt" o:ole="">
                  <v:imagedata r:id="rId182" o:title=""/>
                </v:shape>
                <o:OLEObject Type="Embed" ProgID="Equation.3" ShapeID="_x0000_i1109" DrawAspect="Content" ObjectID="_1679893444" r:id="rId183"/>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3F4AE4" w:rsidP="00FC592D">
      <w:pPr>
        <w:spacing w:after="0" w:line="240" w:lineRule="auto"/>
        <w:jc w:val="both"/>
        <w:rPr>
          <w:rFonts w:ascii="Times New Roman" w:hAnsi="Times New Roman"/>
          <w:sz w:val="24"/>
          <w:szCs w:val="24"/>
        </w:rPr>
      </w:pPr>
      <w:r w:rsidRPr="00376AFF">
        <w:rPr>
          <w:rFonts w:ascii="Times New Roman" w:hAnsi="Times New Roman"/>
          <w:sz w:val="24"/>
          <w:szCs w:val="24"/>
        </w:rPr>
        <w:t>where the cosine</w:t>
      </w:r>
      <w:r w:rsidR="00FC592D" w:rsidRPr="00376AFF">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680" w:dyaOrig="460">
                <v:shape id="_x0000_i1110" type="#_x0000_t75" style="width:83.65pt;height:22.8pt" o:ole="">
                  <v:imagedata r:id="rId184" o:title=""/>
                </v:shape>
                <o:OLEObject Type="Embed" ProgID="Equation.3" ShapeID="_x0000_i1110" DrawAspect="Content" ObjectID="_1679893445" r:id="rId185"/>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pStyle w:val="Amicarellititle2"/>
        <w:numPr>
          <w:ilvl w:val="0"/>
          <w:numId w:val="0"/>
        </w:numPr>
        <w:ind w:left="792"/>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direction of the sliding friction force is the opposite to the velocity direction of the centre of </w:t>
      </w:r>
      <w:r w:rsidR="003F4AE4" w:rsidRPr="00376AFF">
        <w:rPr>
          <w:rFonts w:ascii="Times New Roman" w:hAnsi="Times New Roman"/>
          <w:sz w:val="24"/>
          <w:szCs w:val="24"/>
        </w:rPr>
        <w:t>mass of the computational body.</w:t>
      </w: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24"/>
              </w:rPr>
              <w:object w:dxaOrig="1520" w:dyaOrig="660">
                <v:shape id="_x0000_i1111" type="#_x0000_t75" style="width:75.15pt;height:33.1pt" o:ole="">
                  <v:imagedata r:id="rId186" o:title=""/>
                </v:shape>
                <o:OLEObject Type="Embed" ProgID="Equation.3" ShapeID="_x0000_i1111" DrawAspect="Content" ObjectID="_1679893446" r:id="rId187"/>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proofErr w:type="gramStart"/>
      <w:r w:rsidRPr="00376AFF">
        <w:rPr>
          <w:rFonts w:ascii="Times New Roman" w:hAnsi="Times New Roman"/>
          <w:sz w:val="24"/>
          <w:szCs w:val="24"/>
        </w:rPr>
        <w:t>where</w:t>
      </w:r>
      <w:proofErr w:type="gramEnd"/>
      <w:r w:rsidRPr="00376AFF">
        <w:rPr>
          <w:rFonts w:ascii="Times New Roman" w:hAnsi="Times New Roman"/>
          <w:sz w:val="24"/>
          <w:szCs w:val="24"/>
        </w:rPr>
        <w:t xml:space="preserve"> </w:t>
      </w:r>
      <w:r w:rsidRPr="00376AFF">
        <w:rPr>
          <w:rFonts w:ascii="Times New Roman" w:hAnsi="Times New Roman"/>
          <w:position w:val="-10"/>
          <w:sz w:val="24"/>
          <w:szCs w:val="24"/>
        </w:rPr>
        <w:object w:dxaOrig="380" w:dyaOrig="340">
          <v:shape id="_x0000_i1112" type="#_x0000_t75" style="width:19.7pt;height:17.45pt" o:ole="">
            <v:imagedata r:id="rId188" o:title=""/>
          </v:shape>
          <o:OLEObject Type="Embed" ProgID="Equation.3" ShapeID="_x0000_i1112" DrawAspect="Content" ObjectID="_1679893448" r:id="rId189"/>
        </w:object>
      </w:r>
      <w:r w:rsidRPr="00376AFF">
        <w:rPr>
          <w:rFonts w:ascii="Times New Roman" w:hAnsi="Times New Roman"/>
          <w:sz w:val="24"/>
          <w:szCs w:val="24"/>
        </w:rPr>
        <w:t xml:space="preserve"> is the maximum particle velocity (all over the computational body) tangential to the interacting local frontier elements.</w:t>
      </w:r>
    </w:p>
    <w:p w:rsidR="00FC592D" w:rsidRPr="00376AFF" w:rsidDel="001B4F72" w:rsidRDefault="003F4AE4" w:rsidP="00FC592D">
      <w:pPr>
        <w:spacing w:after="0" w:line="240" w:lineRule="auto"/>
        <w:jc w:val="both"/>
        <w:rPr>
          <w:del w:id="224" w:author="Amicarelli Andrea (RSE)" w:date="2020-04-13T11:51:00Z"/>
          <w:rFonts w:ascii="Times New Roman" w:hAnsi="Times New Roman"/>
          <w:sz w:val="24"/>
          <w:szCs w:val="24"/>
        </w:rPr>
      </w:pPr>
      <w:del w:id="225" w:author="Amicarelli Andrea (RSE)" w:date="2020-04-13T11:51:00Z">
        <w:r w:rsidRPr="00376AFF" w:rsidDel="001B4F72">
          <w:rPr>
            <w:rFonts w:ascii="Times New Roman" w:hAnsi="Times New Roman"/>
            <w:sz w:val="24"/>
            <w:szCs w:val="24"/>
          </w:rPr>
          <w:delText xml:space="preserve">The current code versions assumes </w:delText>
        </w:r>
        <w:r w:rsidR="00FC592D" w:rsidRPr="00376AFF"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RPr="00376AFF" w:rsidDel="001B4F72">
          <w:rPr>
            <w:rFonts w:ascii="Times New Roman" w:hAnsi="Times New Roman"/>
            <w:sz w:val="24"/>
            <w:szCs w:val="24"/>
          </w:rPr>
          <w:delText xml:space="preserve"> (nevertheless the limiter for the sliding friction force depends on the velocity of the solid particles interacting with the frontiers)</w:delText>
        </w:r>
        <w:r w:rsidR="00FC592D" w:rsidRPr="00376AFF" w:rsidDel="001B4F72">
          <w:rPr>
            <w:rFonts w:ascii="Times New Roman" w:hAnsi="Times New Roman"/>
            <w:sz w:val="24"/>
            <w:szCs w:val="24"/>
          </w:rPr>
          <w:delText>.</w:delText>
        </w:r>
        <w:bookmarkStart w:id="226" w:name="_Toc66436173"/>
        <w:bookmarkStart w:id="227" w:name="_Toc66436530"/>
        <w:bookmarkStart w:id="228" w:name="_Toc66437069"/>
        <w:bookmarkStart w:id="229" w:name="_Toc66437416"/>
        <w:bookmarkStart w:id="230" w:name="_Toc66458607"/>
        <w:bookmarkStart w:id="231" w:name="_Toc66458986"/>
        <w:bookmarkStart w:id="232" w:name="_Toc66459349"/>
        <w:bookmarkStart w:id="233" w:name="_Toc66459969"/>
        <w:bookmarkStart w:id="234" w:name="_Toc66710993"/>
        <w:bookmarkStart w:id="235" w:name="_Toc66712507"/>
        <w:bookmarkStart w:id="236" w:name="_Toc66714359"/>
        <w:bookmarkStart w:id="237" w:name="_Toc66714534"/>
        <w:bookmarkStart w:id="238" w:name="_Toc66714668"/>
        <w:bookmarkStart w:id="239" w:name="_Toc66714802"/>
        <w:bookmarkStart w:id="240" w:name="_Toc66714936"/>
        <w:bookmarkStart w:id="241" w:name="_Toc66715070"/>
        <w:bookmarkStart w:id="242" w:name="_Toc66715204"/>
        <w:bookmarkStart w:id="243" w:name="_Toc66715338"/>
        <w:bookmarkStart w:id="244" w:name="_Toc66715472"/>
        <w:bookmarkStart w:id="245" w:name="_Toc66715606"/>
        <w:bookmarkStart w:id="246" w:name="_Toc66715740"/>
        <w:bookmarkStart w:id="247" w:name="_Toc66715874"/>
        <w:bookmarkStart w:id="248" w:name="_Toc66716008"/>
        <w:bookmarkStart w:id="249" w:name="_Toc66716141"/>
        <w:bookmarkStart w:id="250" w:name="_Toc66716275"/>
        <w:bookmarkStart w:id="251" w:name="_Toc66716409"/>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del>
    </w:p>
    <w:p w:rsidR="00FC592D" w:rsidRPr="00376AFF" w:rsidRDefault="00FC592D" w:rsidP="00FC592D">
      <w:pPr>
        <w:pStyle w:val="Amicarellititle3"/>
        <w:rPr>
          <w:lang w:val="en-GB"/>
        </w:rPr>
      </w:pPr>
      <w:bookmarkStart w:id="252" w:name="_Toc482633745"/>
      <w:bookmarkStart w:id="253" w:name="_Toc66716410"/>
      <w:r w:rsidRPr="00376AFF">
        <w:rPr>
          <w:lang w:val="en-GB"/>
        </w:rPr>
        <w:t>Aerial stage</w:t>
      </w:r>
      <w:bookmarkEnd w:id="252"/>
      <w:r w:rsidRPr="00376AFF">
        <w:rPr>
          <w:lang w:val="en-GB"/>
        </w:rPr>
        <w:t xml:space="preserve"> (negative value for the input friction angle or body-body interactions)</w:t>
      </w:r>
      <w:bookmarkEnd w:id="253"/>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sliding friction force (</w:t>
      </w:r>
      <w:r w:rsidRPr="00376AFF">
        <w:rPr>
          <w:rFonts w:ascii="Times New Roman" w:hAnsi="Times New Roman"/>
          <w:i/>
          <w:sz w:val="24"/>
          <w:szCs w:val="24"/>
          <w:u w:val="single"/>
        </w:rPr>
        <w:t>T</w:t>
      </w:r>
      <w:r w:rsidRPr="00376AFF">
        <w:rPr>
          <w:rFonts w:ascii="Times New Roman" w:hAnsi="Times New Roman"/>
          <w:i/>
          <w:sz w:val="24"/>
          <w:szCs w:val="24"/>
        </w:rPr>
        <w:t>s</w:t>
      </w:r>
      <w:r w:rsidRPr="00376AFF">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sz w:val="20"/>
                <w:szCs w:val="20"/>
              </w:rPr>
              <w:t xml:space="preserve"> </w:t>
            </w:r>
            <w:r w:rsidRPr="00376AFF">
              <w:rPr>
                <w:position w:val="-16"/>
              </w:rPr>
              <w:object w:dxaOrig="2060" w:dyaOrig="400">
                <v:shape id="_x0000_i1113" type="#_x0000_t75" style="width:102.4pt;height:20.1pt" o:ole="">
                  <v:imagedata r:id="rId190" o:title=""/>
                </v:shape>
                <o:OLEObject Type="Embed" ProgID="Equation.3" ShapeID="_x0000_i1113" DrawAspect="Content" ObjectID="_1679893449" r:id="rId191"/>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Its absolute value is:</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860" w:dyaOrig="480">
                <v:shape id="_x0000_i1114" type="#_x0000_t75" style="width:92.55pt;height:24.6pt" o:ole="">
                  <v:imagedata r:id="rId192" o:title=""/>
                </v:shape>
                <o:OLEObject Type="Embed" ProgID="Equation.3" ShapeID="_x0000_i1114" DrawAspect="Content" ObjectID="_1679893450" r:id="rId193"/>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i/>
          <w:sz w:val="24"/>
          <w:szCs w:val="24"/>
          <w:vertAlign w:val="subscript"/>
        </w:rPr>
        <w:t>DTM</w:t>
      </w:r>
      <w:r w:rsidRPr="00376AFF">
        <w:rPr>
          <w:rFonts w:ascii="Times New Roman" w:hAnsi="Times New Roman"/>
          <w:sz w:val="24"/>
          <w:szCs w:val="24"/>
        </w:rPr>
        <w:t xml:space="preserve"> is the slope angle and </w:t>
      </w:r>
      <w:r w:rsidRPr="00376AFF">
        <w:rPr>
          <w:rFonts w:ascii="Times New Roman" w:hAnsi="Times New Roman"/>
          <w:i/>
          <w:sz w:val="24"/>
          <w:szCs w:val="24"/>
          <w:u w:val="single"/>
        </w:rPr>
        <w:t>k</w:t>
      </w:r>
      <w:r w:rsidRPr="00376AFF">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719" w:dyaOrig="460">
                <v:shape id="_x0000_i1115" type="#_x0000_t75" style="width:86.3pt;height:22.8pt" o:ole="">
                  <v:imagedata r:id="rId194" o:title=""/>
                </v:shape>
                <o:OLEObject Type="Embed" ProgID="Equation.3" ShapeID="_x0000_i1115" DrawAspect="Content" ObjectID="_1679893451" r:id="rId195"/>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pPr>
            <w:r w:rsidRPr="00376AFF">
              <w:rPr>
                <w:position w:val="-16"/>
              </w:rPr>
              <w:object w:dxaOrig="1060" w:dyaOrig="420">
                <v:shape id="_x0000_i1116" type="#_x0000_t75" style="width:52.75pt;height:21.45pt" o:ole="">
                  <v:imagedata r:id="rId196" o:title=""/>
                </v:shape>
                <o:OLEObject Type="Embed" ProgID="Equation.3" ShapeID="_x0000_i1116" DrawAspect="Content" ObjectID="_1679893452" r:id="rId197"/>
              </w:object>
            </w:r>
          </w:p>
          <w:p w:rsidR="00FC592D" w:rsidRPr="00376AFF" w:rsidRDefault="00FC592D" w:rsidP="00B91873">
            <w:pPr>
              <w:spacing w:line="240" w:lineRule="auto"/>
              <w:jc w:val="center"/>
            </w:pPr>
            <w:r w:rsidRPr="00376AFF">
              <w:rPr>
                <w:position w:val="-14"/>
              </w:rPr>
              <w:object w:dxaOrig="4140" w:dyaOrig="380">
                <v:shape id="_x0000_i1117" type="#_x0000_t75" style="width:206.15pt;height:19.7pt" o:ole="">
                  <v:imagedata r:id="rId198" o:title=""/>
                </v:shape>
                <o:OLEObject Type="Embed" ProgID="Equation.3" ShapeID="_x0000_i1117" DrawAspect="Content" ObjectID="_1679893453" r:id="rId199"/>
              </w:object>
            </w:r>
          </w:p>
          <w:p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40" w:dyaOrig="380">
                <v:shape id="_x0000_i1118" type="#_x0000_t75" style="width:1in;height:19.7pt" o:ole="">
                  <v:imagedata r:id="rId200" o:title=""/>
                </v:shape>
                <o:OLEObject Type="Embed" ProgID="Equation.3" ShapeID="_x0000_i1118" DrawAspect="Content" ObjectID="_1679893454" r:id="rId201"/>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This approximation might be acceptable, especially in case the sliding friction angle is unavailable.</w:t>
      </w:r>
    </w:p>
    <w:p w:rsidR="00594E2B" w:rsidRPr="00376AFF" w:rsidRDefault="00594E2B" w:rsidP="00594E2B">
      <w:pPr>
        <w:spacing w:after="0" w:line="240" w:lineRule="auto"/>
        <w:jc w:val="both"/>
        <w:rPr>
          <w:rFonts w:ascii="Times New Roman" w:hAnsi="Times New Roman"/>
          <w:sz w:val="24"/>
          <w:szCs w:val="24"/>
        </w:rPr>
      </w:pPr>
      <w:ins w:id="254" w:author="Amicarelli Andrea (RSE)" w:date="2020-04-13T11:49:00Z">
        <w:r w:rsidRPr="00376AFF">
          <w:rPr>
            <w:rFonts w:ascii="Times New Roman" w:hAnsi="Times New Roman"/>
            <w:sz w:val="24"/>
            <w:szCs w:val="24"/>
          </w:rPr>
          <w:t>Under this configuration, normal reaction does not provide any torque</w:t>
        </w:r>
      </w:ins>
      <w:ins w:id="255" w:author="Amicarelli Andrea (RSE)" w:date="2020-04-13T11:50:00Z">
        <w:r w:rsidRPr="00376AFF">
          <w:rPr>
            <w:rFonts w:ascii="Times New Roman" w:hAnsi="Times New Roman"/>
            <w:sz w:val="24"/>
            <w:szCs w:val="24"/>
          </w:rPr>
          <w:t xml:space="preserve"> (nevertheless the limiter for the sliding friction force depends on the velocity of the solid particles interacting with the frontiers)</w:t>
        </w:r>
      </w:ins>
      <w:ins w:id="256" w:author="Amicarelli Andrea (RSE)" w:date="2020-04-13T11:49:00Z">
        <w:r w:rsidRPr="00376AFF">
          <w:rPr>
            <w:rFonts w:ascii="Times New Roman" w:hAnsi="Times New Roman"/>
            <w:sz w:val="24"/>
            <w:szCs w:val="24"/>
          </w:rPr>
          <w:t>.</w:t>
        </w:r>
      </w:ins>
    </w:p>
    <w:p w:rsidR="00FC592D" w:rsidRPr="00376AFF" w:rsidRDefault="00FC592D" w:rsidP="00FC592D">
      <w:pPr>
        <w:pStyle w:val="Amicarellititle3"/>
        <w:rPr>
          <w:lang w:val="en-GB"/>
        </w:rPr>
      </w:pPr>
      <w:bookmarkStart w:id="257" w:name="_Toc482633746"/>
      <w:bookmarkStart w:id="258" w:name="_Toc66716411"/>
      <w:r w:rsidRPr="00376AFF">
        <w:rPr>
          <w:lang w:val="en-GB"/>
        </w:rPr>
        <w:t>Submerged stage</w:t>
      </w:r>
      <w:bookmarkEnd w:id="257"/>
      <w:bookmarkEnd w:id="258"/>
    </w:p>
    <w:p w:rsidR="00585F46" w:rsidRPr="00376AFF" w:rsidRDefault="00585F46" w:rsidP="00585F46">
      <w:pPr>
        <w:pStyle w:val="Normale1"/>
        <w:spacing w:line="240" w:lineRule="auto"/>
        <w:jc w:val="both"/>
        <w:rPr>
          <w:rFonts w:ascii="Times New Roman" w:hAnsi="Times New Roman"/>
          <w:lang w:val="en-GB"/>
        </w:rPr>
      </w:pPr>
      <w:commentRangeStart w:id="259"/>
      <w:r w:rsidRPr="00376AFF">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376AFF" w:rsidTr="00585F46">
        <w:tc>
          <w:tcPr>
            <w:tcW w:w="4539" w:type="pct"/>
            <w:vAlign w:val="center"/>
          </w:tcPr>
          <w:p w:rsidR="00585F46" w:rsidRPr="00376AFF" w:rsidRDefault="00585F46" w:rsidP="00585F46">
            <w:pPr>
              <w:spacing w:line="240" w:lineRule="auto"/>
              <w:jc w:val="center"/>
              <w:rPr>
                <w:rFonts w:ascii="Times New Roman" w:hAnsi="Times New Roman"/>
                <w:position w:val="-30"/>
                <w:sz w:val="24"/>
                <w:szCs w:val="24"/>
              </w:rPr>
            </w:pPr>
            <w:r w:rsidRPr="00376AFF">
              <w:rPr>
                <w:position w:val="-16"/>
              </w:rPr>
              <w:object w:dxaOrig="2520" w:dyaOrig="440">
                <v:shape id="_x0000_i1119" type="#_x0000_t75" style="width:120.3pt;height:21.9pt" o:ole="">
                  <v:imagedata r:id="rId202" o:title=""/>
                </v:shape>
                <o:OLEObject Type="Embed" ProgID="Equation.3" ShapeID="_x0000_i1119" DrawAspect="Content" ObjectID="_1679893455" r:id="rId203"/>
              </w:object>
            </w:r>
          </w:p>
        </w:tc>
        <w:tc>
          <w:tcPr>
            <w:tcW w:w="461" w:type="pct"/>
            <w:vAlign w:val="center"/>
          </w:tcPr>
          <w:p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8494B"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s</w:t>
      </w:r>
      <w:r w:rsidRPr="00376AFF">
        <w:rPr>
          <w:rFonts w:ascii="Times New Roman" w:hAnsi="Times New Roman"/>
          <w:i/>
          <w:vertAlign w:val="subscript"/>
          <w:lang w:val="en-GB"/>
        </w:rPr>
        <w:t>w</w:t>
      </w:r>
      <w:r w:rsidRPr="00376AFF">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sidRPr="00376AFF">
        <w:rPr>
          <w:rFonts w:ascii="Times New Roman" w:hAnsi="Times New Roman"/>
          <w:lang w:val="en-GB"/>
        </w:rPr>
        <w:t>hen the friction force is zero.</w:t>
      </w:r>
    </w:p>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376AFF" w:rsidTr="00585F46">
        <w:tc>
          <w:tcPr>
            <w:tcW w:w="4539" w:type="pct"/>
            <w:vAlign w:val="center"/>
          </w:tcPr>
          <w:p w:rsidR="00585F46" w:rsidRPr="00376AFF" w:rsidRDefault="00585F46" w:rsidP="00585F46">
            <w:pPr>
              <w:spacing w:line="240" w:lineRule="auto"/>
              <w:jc w:val="center"/>
              <w:rPr>
                <w:rFonts w:ascii="Times New Roman" w:hAnsi="Times New Roman"/>
                <w:position w:val="-30"/>
                <w:sz w:val="24"/>
                <w:szCs w:val="24"/>
              </w:rPr>
            </w:pPr>
            <w:r w:rsidRPr="00376AFF">
              <w:rPr>
                <w:position w:val="-18"/>
              </w:rPr>
              <w:object w:dxaOrig="2640" w:dyaOrig="480">
                <v:shape id="_x0000_i1120" type="#_x0000_t75" style="width:125.65pt;height:23.7pt" o:ole="">
                  <v:imagedata r:id="rId204" o:title=""/>
                </v:shape>
                <o:OLEObject Type="Embed" ProgID="Equation.3" ShapeID="_x0000_i1120" DrawAspect="Content" ObjectID="_1679893456" r:id="rId205"/>
              </w:object>
            </w:r>
          </w:p>
        </w:tc>
        <w:tc>
          <w:tcPr>
            <w:tcW w:w="461" w:type="pct"/>
            <w:vAlign w:val="center"/>
          </w:tcPr>
          <w:p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is here the sliding friction angle (the current code version assumes a unique value for all the body-frontier interactions).</w:t>
      </w:r>
    </w:p>
    <w:p w:rsidR="00585F46" w:rsidRPr="00376AFF" w:rsidRDefault="00CD60FF"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In order to prevent a dissipative force to increase the energy of the system, </w:t>
      </w:r>
      <w:r w:rsidR="00585F46" w:rsidRPr="00376AFF">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376AFF" w:rsidTr="00585F46">
        <w:tc>
          <w:tcPr>
            <w:tcW w:w="4539" w:type="pct"/>
            <w:vAlign w:val="center"/>
          </w:tcPr>
          <w:p w:rsidR="00585F46" w:rsidRPr="00376AFF" w:rsidRDefault="00585F46" w:rsidP="00585F46">
            <w:pPr>
              <w:spacing w:line="240" w:lineRule="auto"/>
              <w:jc w:val="center"/>
              <w:rPr>
                <w:rFonts w:ascii="Times New Roman" w:hAnsi="Times New Roman"/>
                <w:position w:val="-30"/>
                <w:sz w:val="24"/>
                <w:szCs w:val="24"/>
              </w:rPr>
            </w:pPr>
            <w:r w:rsidRPr="00376AFF">
              <w:rPr>
                <w:position w:val="-24"/>
              </w:rPr>
              <w:object w:dxaOrig="1579" w:dyaOrig="680">
                <v:shape id="_x0000_i1121" type="#_x0000_t75" style="width:71.55pt;height:30.4pt" o:ole="">
                  <v:imagedata r:id="rId206" o:title=""/>
                </v:shape>
                <o:OLEObject Type="Embed" ProgID="Equation.3" ShapeID="_x0000_i1121" DrawAspect="Content" ObjectID="_1679893457" r:id="rId207"/>
              </w:object>
            </w:r>
          </w:p>
        </w:tc>
        <w:tc>
          <w:tcPr>
            <w:tcW w:w="461" w:type="pct"/>
            <w:vAlign w:val="center"/>
          </w:tcPr>
          <w:p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585F46" w:rsidRPr="00376AFF" w:rsidRDefault="00585F46" w:rsidP="00585F46">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where</w:t>
      </w:r>
      <w:proofErr w:type="gramEnd"/>
      <w:r w:rsidRPr="00376AFF">
        <w:rPr>
          <w:rFonts w:ascii="Times New Roman" w:hAnsi="Times New Roman"/>
          <w:lang w:val="en-GB"/>
        </w:rPr>
        <w:t xml:space="preserve"> </w:t>
      </w:r>
      <w:r w:rsidRPr="00376AFF">
        <w:rPr>
          <w:rFonts w:ascii="Times New Roman" w:hAnsi="Times New Roman"/>
          <w:position w:val="-12"/>
          <w:lang w:val="en-GB"/>
        </w:rPr>
        <w:object w:dxaOrig="400" w:dyaOrig="360">
          <v:shape id="_x0000_i1122" type="#_x0000_t75" style="width:20.1pt;height:18.35pt" o:ole="">
            <v:imagedata r:id="rId208" o:title=""/>
          </v:shape>
          <o:OLEObject Type="Embed" ProgID="Equation.3" ShapeID="_x0000_i1122" DrawAspect="Content" ObjectID="_1679893458" r:id="rId209"/>
        </w:object>
      </w:r>
      <w:r w:rsidRPr="00376AFF">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sidRPr="00376AFF">
        <w:rPr>
          <w:rFonts w:ascii="Times New Roman" w:hAnsi="Times New Roman"/>
          <w:lang w:val="en-GB"/>
        </w:rPr>
        <w:t xml:space="preserve"> This limiter is excessive as it avoids any surface velocity reversal.</w:t>
      </w:r>
    </w:p>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59"/>
      <w:r w:rsidRPr="00376AFF">
        <w:rPr>
          <w:rStyle w:val="Rimandocommento"/>
          <w:rFonts w:ascii="Times New Roman" w:hAnsi="Times New Roman"/>
          <w:szCs w:val="20"/>
          <w:lang w:val="en-GB"/>
        </w:rPr>
        <w:commentReference w:id="259"/>
      </w:r>
    </w:p>
    <w:p w:rsidR="00FC592D" w:rsidRPr="00376AFF" w:rsidDel="00585F46" w:rsidRDefault="00FC592D" w:rsidP="00FC592D">
      <w:pPr>
        <w:spacing w:after="0" w:line="240" w:lineRule="auto"/>
        <w:jc w:val="both"/>
        <w:rPr>
          <w:del w:id="260" w:author="Amicarelli Andrea (RSE)" w:date="2020-04-13T10:22:00Z"/>
          <w:rFonts w:ascii="Times New Roman" w:hAnsi="Times New Roman"/>
          <w:sz w:val="24"/>
          <w:szCs w:val="24"/>
        </w:rPr>
      </w:pPr>
      <w:del w:id="261" w:author="Amicarelli Andrea (RSE)" w:date="2020-04-13T10:22:00Z">
        <w:r w:rsidRPr="00376AFF" w:rsidDel="00585F46">
          <w:rPr>
            <w:rFonts w:ascii="Times New Roman" w:hAnsi="Times New Roman"/>
            <w:sz w:val="24"/>
            <w:szCs w:val="24"/>
          </w:rPr>
          <w:delText>The sliding friction force is negligible (hypothesis on the inertial fluid flows, Amicarelli et al., 2015, CAF):</w:delText>
        </w:r>
        <w:bookmarkStart w:id="262" w:name="_Toc66436176"/>
        <w:bookmarkStart w:id="263" w:name="_Toc66436533"/>
        <w:bookmarkStart w:id="264" w:name="_Toc66437072"/>
        <w:bookmarkStart w:id="265" w:name="_Toc66437419"/>
        <w:bookmarkStart w:id="266" w:name="_Toc66458610"/>
        <w:bookmarkStart w:id="267" w:name="_Toc66458989"/>
        <w:bookmarkStart w:id="268" w:name="_Toc66459352"/>
        <w:bookmarkStart w:id="269" w:name="_Toc66459972"/>
        <w:bookmarkStart w:id="270" w:name="_Toc66710996"/>
        <w:bookmarkStart w:id="271" w:name="_Toc66712510"/>
        <w:bookmarkStart w:id="272" w:name="_Toc66714362"/>
        <w:bookmarkStart w:id="273" w:name="_Toc66714537"/>
        <w:bookmarkStart w:id="274" w:name="_Toc66714671"/>
        <w:bookmarkStart w:id="275" w:name="_Toc66714805"/>
        <w:bookmarkStart w:id="276" w:name="_Toc66714939"/>
        <w:bookmarkStart w:id="277" w:name="_Toc66715073"/>
        <w:bookmarkStart w:id="278" w:name="_Toc66715207"/>
        <w:bookmarkStart w:id="279" w:name="_Toc66715341"/>
        <w:bookmarkStart w:id="280" w:name="_Toc66715475"/>
        <w:bookmarkStart w:id="281" w:name="_Toc66715609"/>
        <w:bookmarkStart w:id="282" w:name="_Toc66715743"/>
        <w:bookmarkStart w:id="283" w:name="_Toc66715877"/>
        <w:bookmarkStart w:id="284" w:name="_Toc66716011"/>
        <w:bookmarkStart w:id="285" w:name="_Toc66716144"/>
        <w:bookmarkStart w:id="286" w:name="_Toc66716278"/>
        <w:bookmarkStart w:id="287" w:name="_Toc66716412"/>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del>
    </w:p>
    <w:tbl>
      <w:tblPr>
        <w:tblW w:w="5000" w:type="pct"/>
        <w:tblLook w:val="01E0" w:firstRow="1" w:lastRow="1" w:firstColumn="1" w:lastColumn="1" w:noHBand="0" w:noVBand="0"/>
      </w:tblPr>
      <w:tblGrid>
        <w:gridCol w:w="8945"/>
        <w:gridCol w:w="909"/>
      </w:tblGrid>
      <w:tr w:rsidR="00FC592D" w:rsidRPr="00376AFF" w:rsidDel="00585F46" w:rsidTr="00B91873">
        <w:trPr>
          <w:del w:id="288" w:author="Amicarelli Andrea (RSE)" w:date="2020-04-13T10:22:00Z"/>
        </w:trPr>
        <w:tc>
          <w:tcPr>
            <w:tcW w:w="4539" w:type="pct"/>
            <w:vAlign w:val="center"/>
          </w:tcPr>
          <w:p w:rsidR="00FC592D" w:rsidRPr="00376AFF" w:rsidDel="00585F46" w:rsidRDefault="00FC592D" w:rsidP="00B91873">
            <w:pPr>
              <w:spacing w:line="240" w:lineRule="auto"/>
              <w:jc w:val="center"/>
              <w:rPr>
                <w:del w:id="289" w:author="Amicarelli Andrea (RSE)" w:date="2020-04-13T10:22:00Z"/>
              </w:rPr>
            </w:pPr>
            <w:del w:id="290" w:author="Amicarelli Andrea (RSE)" w:date="2020-04-13T10:22:00Z">
              <w:r w:rsidRPr="00376AFF" w:rsidDel="00585F46">
                <w:rPr>
                  <w:position w:val="-16"/>
                </w:rPr>
                <w:object w:dxaOrig="660" w:dyaOrig="400">
                  <v:shape id="_x0000_i1123" type="#_x0000_t75" style="width:32.65pt;height:20.1pt" o:ole="">
                    <v:imagedata r:id="rId210" o:title=""/>
                  </v:shape>
                  <o:OLEObject Type="Embed" ProgID="Equation.3" ShapeID="_x0000_i1123" DrawAspect="Content" ObjectID="_1679893459" r:id="rId211"/>
                </w:object>
              </w:r>
              <w:bookmarkStart w:id="291" w:name="_Toc66436177"/>
              <w:bookmarkStart w:id="292" w:name="_Toc66436534"/>
              <w:bookmarkStart w:id="293" w:name="_Toc66437073"/>
              <w:bookmarkStart w:id="294" w:name="_Toc66437420"/>
              <w:bookmarkStart w:id="295" w:name="_Toc66458611"/>
              <w:bookmarkStart w:id="296" w:name="_Toc66458990"/>
              <w:bookmarkStart w:id="297" w:name="_Toc66459353"/>
              <w:bookmarkStart w:id="298" w:name="_Toc66459973"/>
              <w:bookmarkStart w:id="299" w:name="_Toc66710997"/>
              <w:bookmarkStart w:id="300" w:name="_Toc66712511"/>
              <w:bookmarkStart w:id="301" w:name="_Toc66714363"/>
              <w:bookmarkStart w:id="302" w:name="_Toc66714538"/>
              <w:bookmarkStart w:id="303" w:name="_Toc66714672"/>
              <w:bookmarkStart w:id="304" w:name="_Toc66714806"/>
              <w:bookmarkStart w:id="305" w:name="_Toc66714940"/>
              <w:bookmarkStart w:id="306" w:name="_Toc66715074"/>
              <w:bookmarkStart w:id="307" w:name="_Toc66715208"/>
              <w:bookmarkStart w:id="308" w:name="_Toc66715342"/>
              <w:bookmarkStart w:id="309" w:name="_Toc66715476"/>
              <w:bookmarkStart w:id="310" w:name="_Toc66715610"/>
              <w:bookmarkStart w:id="311" w:name="_Toc66715744"/>
              <w:bookmarkStart w:id="312" w:name="_Toc66715878"/>
              <w:bookmarkStart w:id="313" w:name="_Toc66716012"/>
              <w:bookmarkStart w:id="314" w:name="_Toc66716145"/>
              <w:bookmarkStart w:id="315" w:name="_Toc66716279"/>
              <w:bookmarkStart w:id="316" w:name="_Toc66716413"/>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del>
          </w:p>
        </w:tc>
        <w:tc>
          <w:tcPr>
            <w:tcW w:w="461" w:type="pct"/>
            <w:vAlign w:val="center"/>
          </w:tcPr>
          <w:p w:rsidR="00FC592D" w:rsidRPr="00376AFF" w:rsidDel="00585F46" w:rsidRDefault="00FC592D" w:rsidP="00B91873">
            <w:pPr>
              <w:pStyle w:val="Didascalia"/>
              <w:keepNext/>
              <w:spacing w:after="0"/>
              <w:rPr>
                <w:del w:id="317" w:author="Amicarelli Andrea (RSE)" w:date="2020-04-13T10:22:00Z"/>
                <w:rFonts w:ascii="Times New Roman" w:eastAsia="Times New Roman" w:hAnsi="Times New Roman"/>
                <w:b w:val="0"/>
                <w:bCs w:val="0"/>
                <w:color w:val="auto"/>
                <w:sz w:val="24"/>
                <w:szCs w:val="24"/>
                <w:lang w:eastAsia="it-IT"/>
              </w:rPr>
            </w:pPr>
            <w:del w:id="318" w:author="Amicarelli Andrea (RSE)" w:date="2020-04-13T10:22:00Z">
              <w:r w:rsidRPr="00376AFF" w:rsidDel="00585F46">
                <w:rPr>
                  <w:rFonts w:ascii="Times New Roman" w:eastAsia="Times New Roman" w:hAnsi="Times New Roman"/>
                  <w:b w:val="0"/>
                  <w:bCs w:val="0"/>
                  <w:color w:val="auto"/>
                  <w:sz w:val="24"/>
                  <w:szCs w:val="24"/>
                  <w:lang w:eastAsia="it-IT"/>
                </w:rPr>
                <w:delText xml:space="preserve"> </w:delText>
              </w:r>
              <w:bookmarkStart w:id="319" w:name="_Toc66436178"/>
              <w:bookmarkStart w:id="320" w:name="_Toc66436535"/>
              <w:bookmarkStart w:id="321" w:name="_Toc66437074"/>
              <w:bookmarkStart w:id="322" w:name="_Toc66437421"/>
              <w:bookmarkStart w:id="323" w:name="_Toc66458612"/>
              <w:bookmarkStart w:id="324" w:name="_Toc66458991"/>
              <w:bookmarkStart w:id="325" w:name="_Toc66459354"/>
              <w:bookmarkStart w:id="326" w:name="_Toc66459974"/>
              <w:bookmarkStart w:id="327" w:name="_Toc66710998"/>
              <w:bookmarkStart w:id="328" w:name="_Toc66712512"/>
              <w:bookmarkStart w:id="329" w:name="_Toc66714364"/>
              <w:bookmarkStart w:id="330" w:name="_Toc66714539"/>
              <w:bookmarkStart w:id="331" w:name="_Toc66714673"/>
              <w:bookmarkStart w:id="332" w:name="_Toc66714807"/>
              <w:bookmarkStart w:id="333" w:name="_Toc66714941"/>
              <w:bookmarkStart w:id="334" w:name="_Toc66715075"/>
              <w:bookmarkStart w:id="335" w:name="_Toc66715209"/>
              <w:bookmarkStart w:id="336" w:name="_Toc66715343"/>
              <w:bookmarkStart w:id="337" w:name="_Toc66715477"/>
              <w:bookmarkStart w:id="338" w:name="_Toc66715611"/>
              <w:bookmarkStart w:id="339" w:name="_Toc66715745"/>
              <w:bookmarkStart w:id="340" w:name="_Toc66715879"/>
              <w:bookmarkStart w:id="341" w:name="_Toc66716013"/>
              <w:bookmarkStart w:id="342" w:name="_Toc66716146"/>
              <w:bookmarkStart w:id="343" w:name="_Toc66716280"/>
              <w:bookmarkStart w:id="344" w:name="_Toc66716414"/>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del>
          </w:p>
        </w:tc>
        <w:bookmarkStart w:id="345" w:name="_Toc66436179"/>
        <w:bookmarkStart w:id="346" w:name="_Toc66436536"/>
        <w:bookmarkStart w:id="347" w:name="_Toc66437075"/>
        <w:bookmarkStart w:id="348" w:name="_Toc66437422"/>
        <w:bookmarkStart w:id="349" w:name="_Toc66458613"/>
        <w:bookmarkStart w:id="350" w:name="_Toc66458992"/>
        <w:bookmarkStart w:id="351" w:name="_Toc66459355"/>
        <w:bookmarkStart w:id="352" w:name="_Toc66459975"/>
        <w:bookmarkStart w:id="353" w:name="_Toc66710999"/>
        <w:bookmarkStart w:id="354" w:name="_Toc66712513"/>
        <w:bookmarkStart w:id="355" w:name="_Toc66714365"/>
        <w:bookmarkStart w:id="356" w:name="_Toc66714540"/>
        <w:bookmarkStart w:id="357" w:name="_Toc66714674"/>
        <w:bookmarkStart w:id="358" w:name="_Toc66714808"/>
        <w:bookmarkStart w:id="359" w:name="_Toc66714942"/>
        <w:bookmarkStart w:id="360" w:name="_Toc66715076"/>
        <w:bookmarkStart w:id="361" w:name="_Toc66715210"/>
        <w:bookmarkStart w:id="362" w:name="_Toc66715344"/>
        <w:bookmarkStart w:id="363" w:name="_Toc66715478"/>
        <w:bookmarkStart w:id="364" w:name="_Toc66715612"/>
        <w:bookmarkStart w:id="365" w:name="_Toc66715746"/>
        <w:bookmarkStart w:id="366" w:name="_Toc66715880"/>
        <w:bookmarkStart w:id="367" w:name="_Toc66716014"/>
        <w:bookmarkStart w:id="368" w:name="_Toc66716147"/>
        <w:bookmarkStart w:id="369" w:name="_Toc66716281"/>
        <w:bookmarkStart w:id="370" w:name="_Toc66716415"/>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tr>
    </w:tbl>
    <w:p w:rsidR="00FC592D" w:rsidRPr="00376AFF" w:rsidDel="00585F46" w:rsidRDefault="00FC592D" w:rsidP="00FC592D">
      <w:pPr>
        <w:spacing w:after="0" w:line="240" w:lineRule="auto"/>
        <w:jc w:val="both"/>
        <w:rPr>
          <w:del w:id="371" w:author="Amicarelli Andrea (RSE)" w:date="2020-04-13T10:22:00Z"/>
          <w:rFonts w:ascii="Times New Roman" w:hAnsi="Times New Roman"/>
          <w:sz w:val="24"/>
          <w:szCs w:val="24"/>
        </w:rPr>
      </w:pPr>
      <w:bookmarkStart w:id="372" w:name="_Toc66436180"/>
      <w:bookmarkStart w:id="373" w:name="_Toc66436537"/>
      <w:bookmarkStart w:id="374" w:name="_Toc66437076"/>
      <w:bookmarkStart w:id="375" w:name="_Toc66437423"/>
      <w:bookmarkStart w:id="376" w:name="_Toc66458614"/>
      <w:bookmarkStart w:id="377" w:name="_Toc66458993"/>
      <w:bookmarkStart w:id="378" w:name="_Toc66459356"/>
      <w:bookmarkStart w:id="379" w:name="_Toc66459976"/>
      <w:bookmarkStart w:id="380" w:name="_Toc66711000"/>
      <w:bookmarkStart w:id="381" w:name="_Toc66712514"/>
      <w:bookmarkStart w:id="382" w:name="_Toc66714366"/>
      <w:bookmarkStart w:id="383" w:name="_Toc66714541"/>
      <w:bookmarkStart w:id="384" w:name="_Toc66714675"/>
      <w:bookmarkStart w:id="385" w:name="_Toc66714809"/>
      <w:bookmarkStart w:id="386" w:name="_Toc66714943"/>
      <w:bookmarkStart w:id="387" w:name="_Toc66715077"/>
      <w:bookmarkStart w:id="388" w:name="_Toc66715211"/>
      <w:bookmarkStart w:id="389" w:name="_Toc66715345"/>
      <w:bookmarkStart w:id="390" w:name="_Toc66715479"/>
      <w:bookmarkStart w:id="391" w:name="_Toc66715613"/>
      <w:bookmarkStart w:id="392" w:name="_Toc66715747"/>
      <w:bookmarkStart w:id="393" w:name="_Toc66715881"/>
      <w:bookmarkStart w:id="394" w:name="_Toc66716015"/>
      <w:bookmarkStart w:id="395" w:name="_Toc66716148"/>
      <w:bookmarkStart w:id="396" w:name="_Toc66716282"/>
      <w:bookmarkStart w:id="397" w:name="_Toc66716416"/>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rsidR="00FC592D" w:rsidRPr="00376AFF" w:rsidDel="00585F46" w:rsidRDefault="00FC592D" w:rsidP="00FC592D">
      <w:pPr>
        <w:spacing w:after="0" w:line="240" w:lineRule="auto"/>
        <w:jc w:val="both"/>
        <w:rPr>
          <w:del w:id="398" w:author="Amicarelli Andrea (RSE)" w:date="2020-04-13T10:22:00Z"/>
          <w:rFonts w:ascii="Times New Roman" w:hAnsi="Times New Roman"/>
          <w:sz w:val="24"/>
          <w:szCs w:val="24"/>
        </w:rPr>
      </w:pPr>
      <w:del w:id="399" w:author="Amicarelli Andrea (RSE)" w:date="2020-04-13T10:22:00Z">
        <w:r w:rsidRPr="00376AFF" w:rsidDel="00585F46">
          <w:rPr>
            <w:rFonts w:ascii="Times New Roman" w:hAnsi="Times New Roman"/>
            <w:sz w:val="24"/>
            <w:szCs w:val="24"/>
          </w:rPr>
          <w:delText>The exact formulation reads:</w:delText>
        </w:r>
        <w:bookmarkStart w:id="400" w:name="_Toc66436181"/>
        <w:bookmarkStart w:id="401" w:name="_Toc66436538"/>
        <w:bookmarkStart w:id="402" w:name="_Toc66437077"/>
        <w:bookmarkStart w:id="403" w:name="_Toc66437424"/>
        <w:bookmarkStart w:id="404" w:name="_Toc66458615"/>
        <w:bookmarkStart w:id="405" w:name="_Toc66458994"/>
        <w:bookmarkStart w:id="406" w:name="_Toc66459357"/>
        <w:bookmarkStart w:id="407" w:name="_Toc66459977"/>
        <w:bookmarkStart w:id="408" w:name="_Toc66711001"/>
        <w:bookmarkStart w:id="409" w:name="_Toc66712515"/>
        <w:bookmarkStart w:id="410" w:name="_Toc66714367"/>
        <w:bookmarkStart w:id="411" w:name="_Toc66714542"/>
        <w:bookmarkStart w:id="412" w:name="_Toc66714676"/>
        <w:bookmarkStart w:id="413" w:name="_Toc66714810"/>
        <w:bookmarkStart w:id="414" w:name="_Toc66714944"/>
        <w:bookmarkStart w:id="415" w:name="_Toc66715078"/>
        <w:bookmarkStart w:id="416" w:name="_Toc66715212"/>
        <w:bookmarkStart w:id="417" w:name="_Toc66715346"/>
        <w:bookmarkStart w:id="418" w:name="_Toc66715480"/>
        <w:bookmarkStart w:id="419" w:name="_Toc66715614"/>
        <w:bookmarkStart w:id="420" w:name="_Toc66715748"/>
        <w:bookmarkStart w:id="421" w:name="_Toc66715882"/>
        <w:bookmarkStart w:id="422" w:name="_Toc66716016"/>
        <w:bookmarkStart w:id="423" w:name="_Toc66716149"/>
        <w:bookmarkStart w:id="424" w:name="_Toc66716283"/>
        <w:bookmarkStart w:id="425" w:name="_Toc66716417"/>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del>
    </w:p>
    <w:tbl>
      <w:tblPr>
        <w:tblW w:w="5000" w:type="pct"/>
        <w:tblLook w:val="01E0" w:firstRow="1" w:lastRow="1" w:firstColumn="1" w:lastColumn="1" w:noHBand="0" w:noVBand="0"/>
      </w:tblPr>
      <w:tblGrid>
        <w:gridCol w:w="8945"/>
        <w:gridCol w:w="909"/>
      </w:tblGrid>
      <w:tr w:rsidR="00FC592D" w:rsidRPr="00376AFF" w:rsidDel="00585F46" w:rsidTr="00B91873">
        <w:trPr>
          <w:del w:id="426" w:author="Amicarelli Andrea (RSE)" w:date="2020-04-13T10:22:00Z"/>
        </w:trPr>
        <w:tc>
          <w:tcPr>
            <w:tcW w:w="4539" w:type="pct"/>
            <w:vAlign w:val="center"/>
          </w:tcPr>
          <w:p w:rsidR="00FC592D" w:rsidRPr="00376AFF" w:rsidDel="00585F46" w:rsidRDefault="00FC592D" w:rsidP="00B91873">
            <w:pPr>
              <w:spacing w:line="240" w:lineRule="auto"/>
              <w:jc w:val="center"/>
              <w:rPr>
                <w:del w:id="427" w:author="Amicarelli Andrea (RSE)" w:date="2020-04-13T10:22:00Z"/>
              </w:rPr>
            </w:pPr>
            <w:del w:id="428" w:author="Amicarelli Andrea (RSE)" w:date="2020-04-13T10:22:00Z">
              <w:r w:rsidRPr="00376AFF" w:rsidDel="00585F46">
                <w:rPr>
                  <w:position w:val="-16"/>
                </w:rPr>
                <w:object w:dxaOrig="2900" w:dyaOrig="440">
                  <v:shape id="_x0000_i1124" type="#_x0000_t75" style="width:144.45pt;height:21.9pt" o:ole="">
                    <v:imagedata r:id="rId212" o:title=""/>
                  </v:shape>
                  <o:OLEObject Type="Embed" ProgID="Equation.3" ShapeID="_x0000_i1124" DrawAspect="Content" ObjectID="_1679893460" r:id="rId213"/>
                </w:object>
              </w:r>
              <w:bookmarkStart w:id="429" w:name="_Toc66436182"/>
              <w:bookmarkStart w:id="430" w:name="_Toc66436539"/>
              <w:bookmarkStart w:id="431" w:name="_Toc66437078"/>
              <w:bookmarkStart w:id="432" w:name="_Toc66437425"/>
              <w:bookmarkStart w:id="433" w:name="_Toc66458616"/>
              <w:bookmarkStart w:id="434" w:name="_Toc66458995"/>
              <w:bookmarkStart w:id="435" w:name="_Toc66459358"/>
              <w:bookmarkStart w:id="436" w:name="_Toc66459978"/>
              <w:bookmarkStart w:id="437" w:name="_Toc66711002"/>
              <w:bookmarkStart w:id="438" w:name="_Toc66712516"/>
              <w:bookmarkStart w:id="439" w:name="_Toc66714368"/>
              <w:bookmarkStart w:id="440" w:name="_Toc66714543"/>
              <w:bookmarkStart w:id="441" w:name="_Toc66714677"/>
              <w:bookmarkStart w:id="442" w:name="_Toc66714811"/>
              <w:bookmarkStart w:id="443" w:name="_Toc66714945"/>
              <w:bookmarkStart w:id="444" w:name="_Toc66715079"/>
              <w:bookmarkStart w:id="445" w:name="_Toc66715213"/>
              <w:bookmarkStart w:id="446" w:name="_Toc66715347"/>
              <w:bookmarkStart w:id="447" w:name="_Toc66715481"/>
              <w:bookmarkStart w:id="448" w:name="_Toc66715615"/>
              <w:bookmarkStart w:id="449" w:name="_Toc66715749"/>
              <w:bookmarkStart w:id="450" w:name="_Toc66715883"/>
              <w:bookmarkStart w:id="451" w:name="_Toc66716017"/>
              <w:bookmarkStart w:id="452" w:name="_Toc66716150"/>
              <w:bookmarkStart w:id="453" w:name="_Toc66716284"/>
              <w:bookmarkStart w:id="454" w:name="_Toc6671641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del>
          </w:p>
        </w:tc>
        <w:tc>
          <w:tcPr>
            <w:tcW w:w="461" w:type="pct"/>
            <w:vAlign w:val="center"/>
          </w:tcPr>
          <w:p w:rsidR="00FC592D" w:rsidRPr="00376AFF" w:rsidDel="00585F46" w:rsidRDefault="00FC592D" w:rsidP="00B91873">
            <w:pPr>
              <w:pStyle w:val="Didascalia"/>
              <w:keepNext/>
              <w:spacing w:after="0"/>
              <w:rPr>
                <w:del w:id="455" w:author="Amicarelli Andrea (RSE)" w:date="2020-04-13T10:22:00Z"/>
                <w:rFonts w:ascii="Times New Roman" w:eastAsia="Times New Roman" w:hAnsi="Times New Roman"/>
                <w:b w:val="0"/>
                <w:bCs w:val="0"/>
                <w:color w:val="auto"/>
                <w:sz w:val="24"/>
                <w:szCs w:val="24"/>
                <w:lang w:eastAsia="it-IT"/>
              </w:rPr>
            </w:pPr>
            <w:del w:id="456" w:author="Amicarelli Andrea (RSE)" w:date="2020-04-13T10:22:00Z">
              <w:r w:rsidRPr="00376AFF" w:rsidDel="00585F46">
                <w:rPr>
                  <w:rFonts w:ascii="Times New Roman" w:eastAsia="Times New Roman" w:hAnsi="Times New Roman"/>
                  <w:b w:val="0"/>
                  <w:bCs w:val="0"/>
                  <w:color w:val="auto"/>
                  <w:sz w:val="24"/>
                  <w:szCs w:val="24"/>
                  <w:lang w:eastAsia="it-IT"/>
                </w:rPr>
                <w:delText xml:space="preserve"> </w:delText>
              </w:r>
              <w:bookmarkStart w:id="457" w:name="_Toc66436183"/>
              <w:bookmarkStart w:id="458" w:name="_Toc66436540"/>
              <w:bookmarkStart w:id="459" w:name="_Toc66437079"/>
              <w:bookmarkStart w:id="460" w:name="_Toc66437426"/>
              <w:bookmarkStart w:id="461" w:name="_Toc66458617"/>
              <w:bookmarkStart w:id="462" w:name="_Toc66458996"/>
              <w:bookmarkStart w:id="463" w:name="_Toc66459359"/>
              <w:bookmarkStart w:id="464" w:name="_Toc66459979"/>
              <w:bookmarkStart w:id="465" w:name="_Toc66711003"/>
              <w:bookmarkStart w:id="466" w:name="_Toc66712517"/>
              <w:bookmarkStart w:id="467" w:name="_Toc66714369"/>
              <w:bookmarkStart w:id="468" w:name="_Toc66714544"/>
              <w:bookmarkStart w:id="469" w:name="_Toc66714678"/>
              <w:bookmarkStart w:id="470" w:name="_Toc66714812"/>
              <w:bookmarkStart w:id="471" w:name="_Toc66714946"/>
              <w:bookmarkStart w:id="472" w:name="_Toc66715080"/>
              <w:bookmarkStart w:id="473" w:name="_Toc66715214"/>
              <w:bookmarkStart w:id="474" w:name="_Toc66715348"/>
              <w:bookmarkStart w:id="475" w:name="_Toc66715482"/>
              <w:bookmarkStart w:id="476" w:name="_Toc66715616"/>
              <w:bookmarkStart w:id="477" w:name="_Toc66715750"/>
              <w:bookmarkStart w:id="478" w:name="_Toc66715884"/>
              <w:bookmarkStart w:id="479" w:name="_Toc66716018"/>
              <w:bookmarkStart w:id="480" w:name="_Toc66716151"/>
              <w:bookmarkStart w:id="481" w:name="_Toc66716285"/>
              <w:bookmarkStart w:id="482" w:name="_Toc66716419"/>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del>
          </w:p>
        </w:tc>
        <w:bookmarkStart w:id="483" w:name="_Toc66436184"/>
        <w:bookmarkStart w:id="484" w:name="_Toc66436541"/>
        <w:bookmarkStart w:id="485" w:name="_Toc66437080"/>
        <w:bookmarkStart w:id="486" w:name="_Toc66437427"/>
        <w:bookmarkStart w:id="487" w:name="_Toc66458618"/>
        <w:bookmarkStart w:id="488" w:name="_Toc66458997"/>
        <w:bookmarkStart w:id="489" w:name="_Toc66459360"/>
        <w:bookmarkStart w:id="490" w:name="_Toc66459980"/>
        <w:bookmarkStart w:id="491" w:name="_Toc66711004"/>
        <w:bookmarkStart w:id="492" w:name="_Toc66712518"/>
        <w:bookmarkStart w:id="493" w:name="_Toc66714370"/>
        <w:bookmarkStart w:id="494" w:name="_Toc66714545"/>
        <w:bookmarkStart w:id="495" w:name="_Toc66714679"/>
        <w:bookmarkStart w:id="496" w:name="_Toc66714813"/>
        <w:bookmarkStart w:id="497" w:name="_Toc66714947"/>
        <w:bookmarkStart w:id="498" w:name="_Toc66715081"/>
        <w:bookmarkStart w:id="499" w:name="_Toc66715215"/>
        <w:bookmarkStart w:id="500" w:name="_Toc66715349"/>
        <w:bookmarkStart w:id="501" w:name="_Toc66715483"/>
        <w:bookmarkStart w:id="502" w:name="_Toc66715617"/>
        <w:bookmarkStart w:id="503" w:name="_Toc66715751"/>
        <w:bookmarkStart w:id="504" w:name="_Toc66715885"/>
        <w:bookmarkStart w:id="505" w:name="_Toc66716019"/>
        <w:bookmarkStart w:id="506" w:name="_Toc66716152"/>
        <w:bookmarkStart w:id="507" w:name="_Toc66716286"/>
        <w:bookmarkStart w:id="508" w:name="_Toc66716420"/>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tr>
    </w:tbl>
    <w:p w:rsidR="00FC592D" w:rsidRPr="00376AFF" w:rsidRDefault="00FC592D" w:rsidP="00FC592D">
      <w:pPr>
        <w:pStyle w:val="Amicarellititle2"/>
      </w:pPr>
      <w:bookmarkStart w:id="509" w:name="_Toc482633747"/>
      <w:bookmarkStart w:id="510" w:name="_Ref521058298"/>
      <w:bookmarkStart w:id="511" w:name="_Toc66716421"/>
      <w:r w:rsidRPr="00376AFF">
        <w:lastRenderedPageBreak/>
        <w:t>Body-boundary normal reaction force under sliding (at null normal velocity)</w:t>
      </w:r>
      <w:bookmarkEnd w:id="509"/>
      <w:bookmarkEnd w:id="510"/>
      <w:bookmarkEnd w:id="511"/>
    </w:p>
    <w:p w:rsidR="00FC592D" w:rsidRPr="00376AFF" w:rsidRDefault="00FC592D" w:rsidP="00FC592D">
      <w:pPr>
        <w:pStyle w:val="Amicarellititle3"/>
        <w:rPr>
          <w:lang w:val="en-GB"/>
        </w:rPr>
      </w:pPr>
      <w:bookmarkStart w:id="512" w:name="_Toc482633748"/>
      <w:bookmarkStart w:id="513" w:name="_Toc66716422"/>
      <w:r w:rsidRPr="00376AFF">
        <w:rPr>
          <w:lang w:val="en-GB"/>
        </w:rPr>
        <w:t>Aerial stage</w:t>
      </w:r>
      <w:bookmarkEnd w:id="512"/>
      <w:bookmarkEnd w:id="513"/>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pPr>
            <w:r w:rsidRPr="00376AFF">
              <w:rPr>
                <w:position w:val="-16"/>
              </w:rPr>
              <w:object w:dxaOrig="3440" w:dyaOrig="420">
                <v:shape id="_x0000_i1125" type="#_x0000_t75" style="width:170.85pt;height:21.45pt" o:ole="">
                  <v:imagedata r:id="rId214" o:title=""/>
                </v:shape>
                <o:OLEObject Type="Embed" ProgID="Equation.3" ShapeID="_x0000_i1125" DrawAspect="Content" ObjectID="_1679893461" r:id="rId215"/>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term is added to the body-boundary normal force in the main file of this documentation </w:t>
      </w:r>
      <w:r w:rsidR="003F4AE4" w:rsidRPr="00376AFF">
        <w:rPr>
          <w:rFonts w:ascii="Times New Roman" w:hAnsi="Times New Roman"/>
          <w:sz w:val="24"/>
          <w:szCs w:val="24"/>
        </w:rPr>
        <w:t xml:space="preserve">            </w:t>
      </w:r>
      <w:r w:rsidRPr="00376AFF">
        <w:rPr>
          <w:rFonts w:ascii="Times New Roman" w:hAnsi="Times New Roman"/>
          <w:sz w:val="24"/>
          <w:szCs w:val="24"/>
        </w:rPr>
        <w:t>-Eq.(6.32)-. The overall normal of the neighbouring frontiers is the unit vector aligned with the vector sum of the neighbouring normals.</w:t>
      </w:r>
    </w:p>
    <w:p w:rsidR="00FC592D" w:rsidRPr="00376AFF" w:rsidRDefault="00FC592D" w:rsidP="00FC592D">
      <w:pPr>
        <w:pStyle w:val="Amicarellititle3"/>
        <w:rPr>
          <w:lang w:val="en-GB"/>
        </w:rPr>
      </w:pPr>
      <w:bookmarkStart w:id="514" w:name="_Toc482633749"/>
      <w:bookmarkStart w:id="515" w:name="_Toc66716423"/>
      <w:r w:rsidRPr="00376AFF">
        <w:rPr>
          <w:lang w:val="en-GB"/>
        </w:rPr>
        <w:t>Submerged stage</w:t>
      </w:r>
      <w:bookmarkEnd w:id="514"/>
      <w:bookmarkEnd w:id="515"/>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pPr>
            <w:r w:rsidRPr="00376AFF">
              <w:rPr>
                <w:position w:val="-16"/>
              </w:rPr>
              <w:object w:dxaOrig="2040" w:dyaOrig="400">
                <v:shape id="_x0000_i1126" type="#_x0000_t75" style="width:101.5pt;height:20.1pt" o:ole="">
                  <v:imagedata r:id="rId216" o:title=""/>
                </v:shape>
                <o:OLEObject Type="Embed" ProgID="Equation.3" ShapeID="_x0000_i1126" DrawAspect="Content" ObjectID="_1679893462" r:id="rId217"/>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According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pPr>
            <w:r w:rsidRPr="00376AFF">
              <w:rPr>
                <w:position w:val="-16"/>
              </w:rPr>
              <w:object w:dxaOrig="3180" w:dyaOrig="420">
                <v:shape id="_x0000_i1127" type="#_x0000_t75" style="width:158.3pt;height:21.45pt" o:ole="">
                  <v:imagedata r:id="rId218" o:title=""/>
                </v:shape>
                <o:OLEObject Type="Embed" ProgID="Equation.3" ShapeID="_x0000_i1127" DrawAspect="Content" ObjectID="_1679893463" r:id="rId219"/>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B0BAA">
      <w:pPr>
        <w:pStyle w:val="Normale1"/>
        <w:spacing w:line="240" w:lineRule="auto"/>
        <w:rPr>
          <w:rFonts w:ascii="Times New Roman" w:hAnsi="Times New Roman"/>
          <w:lang w:val="en-GB"/>
        </w:rPr>
      </w:pPr>
    </w:p>
    <w:p w:rsidR="00F91289" w:rsidRPr="00376AFF" w:rsidRDefault="00B90520" w:rsidP="003D504A">
      <w:pPr>
        <w:pStyle w:val="Amicarellititle2"/>
      </w:pPr>
      <w:bookmarkStart w:id="516" w:name="_Ref448249340"/>
      <w:bookmarkStart w:id="517" w:name="_Ref449701630"/>
      <w:bookmarkStart w:id="518" w:name="_Toc66716424"/>
      <w:r w:rsidRPr="00376AFF">
        <w:t>F</w:t>
      </w:r>
      <w:r w:rsidR="00F91289" w:rsidRPr="00376AFF">
        <w:t>luid-body interaction terms</w:t>
      </w:r>
      <w:bookmarkEnd w:id="516"/>
      <w:bookmarkEnd w:id="517"/>
      <w:bookmarkEnd w:id="518"/>
      <w:r w:rsidR="00F91289" w:rsidRPr="00376AFF">
        <w:t xml:space="preserve"> </w:t>
      </w:r>
    </w:p>
    <w:p w:rsidR="00B90520" w:rsidRPr="00376AFF" w:rsidRDefault="00B90520" w:rsidP="00B90520">
      <w:pPr>
        <w:pStyle w:val="Normale1"/>
        <w:spacing w:line="240" w:lineRule="auto"/>
        <w:jc w:val="both"/>
        <w:rPr>
          <w:rFonts w:ascii="Times New Roman" w:hAnsi="Times New Roman"/>
          <w:lang w:val="en-GB"/>
        </w:rPr>
      </w:pPr>
      <w:r w:rsidRPr="00376AFF">
        <w:rPr>
          <w:rFonts w:ascii="Times New Roman" w:hAnsi="Times New Roman"/>
          <w:lang w:val="en-GB"/>
        </w:rPr>
        <w:t>This section relies on [</w:t>
      </w:r>
      <w:r w:rsidRPr="00376AFF">
        <w:rPr>
          <w:rFonts w:ascii="Times New Roman" w:hAnsi="Times New Roman"/>
          <w:lang w:val="en-GB"/>
        </w:rPr>
        <w:fldChar w:fldCharType="begin"/>
      </w:r>
      <w:r w:rsidRPr="00376AFF">
        <w:rPr>
          <w:rFonts w:ascii="Times New Roman" w:hAnsi="Times New Roman"/>
          <w:lang w:val="en-GB"/>
        </w:rPr>
        <w:instrText xml:space="preserve"> REF _Ref447810426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w:t>
      </w:r>
      <w:r w:rsidRPr="00376AFF">
        <w:rPr>
          <w:rFonts w:ascii="Times New Roman" w:hAnsi="Times New Roman"/>
          <w:lang w:val="en-GB"/>
        </w:rPr>
        <w:fldChar w:fldCharType="end"/>
      </w:r>
      <w:r w:rsidR="003F4AE4" w:rsidRPr="00376AFF">
        <w:rPr>
          <w:rFonts w:ascii="Times New Roman" w:hAnsi="Times New Roman"/>
          <w:lang w:val="en-GB"/>
        </w:rPr>
        <w:t>], whose reading</w:t>
      </w:r>
      <w:r w:rsidRPr="00376AFF">
        <w:rPr>
          <w:rFonts w:ascii="Times New Roman" w:hAnsi="Times New Roman"/>
          <w:lang w:val="en-GB"/>
        </w:rPr>
        <w:t xml:space="preserve"> is suggested for further details.</w:t>
      </w:r>
    </w:p>
    <w:p w:rsidR="00F91289" w:rsidRPr="00376AFF" w:rsidRDefault="00F91289" w:rsidP="00B90520">
      <w:pPr>
        <w:pStyle w:val="Normale1"/>
        <w:spacing w:line="240" w:lineRule="auto"/>
        <w:jc w:val="both"/>
        <w:rPr>
          <w:rFonts w:ascii="Times New Roman" w:hAnsi="Times New Roman"/>
          <w:lang w:val="en-GB"/>
        </w:rPr>
      </w:pPr>
      <w:r w:rsidRPr="00376AFF">
        <w:rPr>
          <w:rFonts w:ascii="Times New Roman" w:hAnsi="Times New Roman"/>
          <w:lang w:val="en-GB"/>
        </w:rPr>
        <w:t xml:space="preserve">The fluid-body interaction terms rely on the boundary technique introduced by </w:t>
      </w:r>
      <w:r w:rsidR="003E30F0" w:rsidRPr="00376AFF">
        <w:rPr>
          <w:rFonts w:ascii="Times New Roman" w:hAnsi="Times New Roman"/>
          <w:lang w:val="en-GB"/>
        </w:rPr>
        <w:t xml:space="preserve">Adami et al. (2012,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w:instrText>
      </w:r>
      <w:r w:rsidR="00276BBF"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w:t>
      </w:r>
      <w:r w:rsidR="003E30F0" w:rsidRPr="00376AFF">
        <w:rPr>
          <w:rFonts w:ascii="Times New Roman" w:hAnsi="Times New Roman"/>
          <w:lang w:val="en-GB"/>
        </w:rPr>
        <w:t>)</w:t>
      </w:r>
      <w:r w:rsidRPr="00376AFF">
        <w:rPr>
          <w:rFonts w:ascii="Times New Roman" w:hAnsi="Times New Roman"/>
          <w:lang w:val="en-GB"/>
        </w:rPr>
        <w:t>, implemented and adapted for free-slip conditions</w:t>
      </w:r>
      <w:r w:rsidR="003F4AE4" w:rsidRPr="00376AFF">
        <w:rPr>
          <w:rFonts w:ascii="Times New Roman" w:hAnsi="Times New Roman"/>
          <w:lang w:val="en-GB"/>
        </w:rPr>
        <w:t xml:space="preserve"> (Amicarelli et al., 2015, [</w:t>
      </w:r>
      <w:r w:rsidR="003F4AE4" w:rsidRPr="00376AFF">
        <w:rPr>
          <w:rFonts w:ascii="Times New Roman" w:hAnsi="Times New Roman"/>
          <w:lang w:val="en-GB"/>
        </w:rPr>
        <w:fldChar w:fldCharType="begin"/>
      </w:r>
      <w:r w:rsidR="003F4AE4" w:rsidRPr="00376AFF">
        <w:rPr>
          <w:rFonts w:ascii="Times New Roman" w:hAnsi="Times New Roman"/>
          <w:lang w:val="en-GB"/>
        </w:rPr>
        <w:instrText xml:space="preserve"> REF _Ref521059265 \r \h </w:instrText>
      </w:r>
      <w:r w:rsidR="003F4AE4" w:rsidRPr="00376AFF">
        <w:rPr>
          <w:rFonts w:ascii="Times New Roman" w:hAnsi="Times New Roman"/>
          <w:lang w:val="en-GB"/>
        </w:rPr>
      </w:r>
      <w:r w:rsidR="003F4AE4" w:rsidRPr="00376AFF">
        <w:rPr>
          <w:rFonts w:ascii="Times New Roman" w:hAnsi="Times New Roman"/>
          <w:lang w:val="en-GB"/>
        </w:rPr>
        <w:fldChar w:fldCharType="separate"/>
      </w:r>
      <w:r w:rsidR="00093238">
        <w:rPr>
          <w:rFonts w:ascii="Times New Roman" w:hAnsi="Times New Roman"/>
          <w:lang w:val="en-GB"/>
        </w:rPr>
        <w:t>8</w:t>
      </w:r>
      <w:r w:rsidR="003F4AE4" w:rsidRPr="00376AFF">
        <w:rPr>
          <w:rFonts w:ascii="Times New Roman" w:hAnsi="Times New Roman"/>
          <w:lang w:val="en-GB"/>
        </w:rPr>
        <w:fldChar w:fldCharType="end"/>
      </w:r>
      <w:r w:rsidR="003F4AE4" w:rsidRPr="00376AFF">
        <w:rPr>
          <w:rFonts w:ascii="Times New Roman" w:hAnsi="Times New Roman"/>
          <w:lang w:val="en-GB"/>
        </w:rPr>
        <w:t>])</w:t>
      </w:r>
      <w:r w:rsidRPr="00376AFF">
        <w:rPr>
          <w:rFonts w:ascii="Times New Roman" w:hAnsi="Times New Roman"/>
          <w:lang w:val="en-GB"/>
        </w:rPr>
        <w:t>. If boundary is fixed, this method can be interpreted as a discretization of the semi-analytic approach used to treat fluid-boundary interactions (Sec.</w:t>
      </w:r>
      <w:r w:rsidR="003E30F0" w:rsidRPr="00376AFF">
        <w:rPr>
          <w:rFonts w:ascii="Times New Roman" w:hAnsi="Times New Roman"/>
          <w:lang w:val="en-GB"/>
        </w:rPr>
        <w:fldChar w:fldCharType="begin"/>
      </w:r>
      <w:r w:rsidR="003E30F0" w:rsidRPr="00376AFF">
        <w:rPr>
          <w:rFonts w:ascii="Times New Roman" w:hAnsi="Times New Roman"/>
          <w:lang w:val="en-GB"/>
        </w:rPr>
        <w:instrText xml:space="preserve"> REF _Ref448234808 \r \h </w:instrText>
      </w:r>
      <w:r w:rsidR="00B90520" w:rsidRPr="00376AFF">
        <w:rPr>
          <w:rFonts w:ascii="Times New Roman" w:hAnsi="Times New Roman"/>
          <w:lang w:val="en-GB"/>
        </w:rPr>
        <w:instrText xml:space="preserve"> \* MERGEFORMAT </w:instrText>
      </w:r>
      <w:r w:rsidR="003E30F0" w:rsidRPr="00376AFF">
        <w:rPr>
          <w:rFonts w:ascii="Times New Roman" w:hAnsi="Times New Roman"/>
          <w:lang w:val="en-GB"/>
        </w:rPr>
      </w:r>
      <w:r w:rsidR="003E30F0" w:rsidRPr="00376AFF">
        <w:rPr>
          <w:rFonts w:ascii="Times New Roman" w:hAnsi="Times New Roman"/>
          <w:lang w:val="en-GB"/>
        </w:rPr>
        <w:fldChar w:fldCharType="separate"/>
      </w:r>
      <w:r w:rsidR="00093238">
        <w:rPr>
          <w:rFonts w:ascii="Times New Roman" w:hAnsi="Times New Roman"/>
          <w:lang w:val="en-GB"/>
        </w:rPr>
        <w:t>6.2</w:t>
      </w:r>
      <w:r w:rsidR="003E30F0" w:rsidRPr="00376AFF">
        <w:rPr>
          <w:rFonts w:ascii="Times New Roman" w:hAnsi="Times New Roman"/>
          <w:lang w:val="en-GB"/>
        </w:rPr>
        <w:fldChar w:fldCharType="end"/>
      </w:r>
      <w:r w:rsidRPr="00376AFF">
        <w:rPr>
          <w:rFonts w:ascii="Times New Roman" w:hAnsi="Times New Roman"/>
          <w:lang w:val="en-GB"/>
        </w:rPr>
        <w:t xml:space="preserve">). </w:t>
      </w:r>
      <w:proofErr w:type="gramStart"/>
      <w:r w:rsidRPr="00376AFF">
        <w:rPr>
          <w:rFonts w:ascii="Times New Roman" w:hAnsi="Times New Roman"/>
          <w:lang w:val="en-GB"/>
        </w:rPr>
        <w:t>The</w:t>
      </w:r>
      <w:proofErr w:type="gramEnd"/>
      <w:r w:rsidRPr="00376AFF">
        <w:rPr>
          <w:rFonts w:ascii="Times New Roman" w:hAnsi="Times New Roman"/>
          <w:lang w:val="en-GB"/>
        </w:rPr>
        <w:t xml:space="preserve"> outer domain of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_Ref448232369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lang w:val="en-GB"/>
        </w:rPr>
        <w:t>(6.5</w:t>
      </w:r>
      <w:r w:rsidR="00BC1AE1" w:rsidRPr="00376AFF">
        <w:rPr>
          <w:rFonts w:ascii="Times New Roman" w:hAnsi="Times New Roman"/>
          <w:lang w:val="en-GB"/>
        </w:rPr>
        <w:fldChar w:fldCharType="end"/>
      </w:r>
      <w:r w:rsidR="00BC1AE1" w:rsidRPr="00376AFF">
        <w:rPr>
          <w:rFonts w:ascii="Times New Roman" w:hAnsi="Times New Roman"/>
          <w:lang w:val="en-GB"/>
        </w:rPr>
        <w:t xml:space="preserve">) </w:t>
      </w:r>
      <w:r w:rsidRPr="00376AFF">
        <w:rPr>
          <w:rFonts w:ascii="Times New Roman" w:hAnsi="Times New Roman"/>
          <w:lang w:val="en-GB"/>
        </w:rPr>
        <w:t>is here represented by all the body particles inside the kernel support of the computational fluid particle. Further</w:t>
      </w:r>
      <w:r w:rsidR="00B90520" w:rsidRPr="00376AFF">
        <w:rPr>
          <w:rFonts w:ascii="Times New Roman" w:hAnsi="Times New Roman"/>
          <w:lang w:val="en-GB"/>
        </w:rPr>
        <w:t>,</w:t>
      </w:r>
      <w:r w:rsidRPr="00376AFF">
        <w:rPr>
          <w:rFonts w:ascii="Times New Roman" w:hAnsi="Times New Roman"/>
          <w:lang w:val="en-GB"/>
        </w:rPr>
        <w:t xml:space="preserve"> </w:t>
      </w:r>
      <w:r w:rsidR="003E30F0" w:rsidRPr="00376AFF">
        <w:rPr>
          <w:rFonts w:ascii="Times New Roman" w:hAnsi="Times New Roman"/>
          <w:lang w:val="en-GB"/>
        </w:rPr>
        <w:t xml:space="preserve">Adami et al. (2012,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w:instrText>
      </w:r>
      <w:r w:rsidR="00276BBF"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w:t>
      </w:r>
      <w:r w:rsidR="003E30F0" w:rsidRPr="00376AFF">
        <w:rPr>
          <w:rFonts w:ascii="Times New Roman" w:hAnsi="Times New Roman"/>
          <w:lang w:val="en-GB"/>
        </w:rPr>
        <w:t>) introduce</w:t>
      </w:r>
      <w:r w:rsidRPr="00376AF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sidRPr="00376AFF">
        <w:rPr>
          <w:rFonts w:ascii="Times New Roman" w:hAnsi="Times New Roman"/>
          <w:lang w:val="en-GB"/>
        </w:rPr>
        <w:t>is</w:t>
      </w:r>
      <w:r w:rsidRPr="00376AFF">
        <w:rPr>
          <w:rFonts w:ascii="Times New Roman" w:hAnsi="Times New Roman"/>
          <w:lang w:val="en-GB"/>
        </w:rPr>
        <w:t xml:space="preserve"> hereafter described.</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fluid-body interaction term in the continuity equation represents a discrete approximation of the analogous term in</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_Ref448232390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(6.15</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used to treat </w:t>
      </w:r>
      <w:r w:rsidR="003E30F0" w:rsidRPr="00376AFF">
        <w:rPr>
          <w:rFonts w:ascii="Times New Roman" w:hAnsi="Times New Roman"/>
          <w:lang w:val="en-GB"/>
        </w:rPr>
        <w:t xml:space="preserve">solid </w:t>
      </w:r>
      <w:r w:rsidRPr="00376AF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28"/>
                <w:sz w:val="24"/>
                <w:szCs w:val="24"/>
              </w:rPr>
              <w:object w:dxaOrig="2920" w:dyaOrig="540">
                <v:shape id="_x0000_i1128" type="#_x0000_t75" style="width:146.7pt;height:26.85pt" o:ole="">
                  <v:imagedata r:id="rId220" o:title=""/>
                </v:shape>
                <o:OLEObject Type="Embed" ProgID="Equation.3" ShapeID="_x0000_i1128" DrawAspect="Content" ObjectID="_1679893464" r:id="rId221"/>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519" w:name="_Ref44823449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19"/>
            <w:r w:rsidRPr="00376AFF">
              <w:rPr>
                <w:rFonts w:ascii="Times New Roman" w:eastAsia="Times New Roman" w:hAnsi="Times New Roman"/>
                <w:b w:val="0"/>
                <w:bCs w:val="0"/>
                <w:color w:val="auto"/>
                <w:sz w:val="24"/>
                <w:szCs w:val="24"/>
                <w:lang w:eastAsia="it-IT"/>
              </w:rPr>
              <w:t xml:space="preserve"> </w:t>
            </w:r>
          </w:p>
        </w:tc>
      </w:tr>
    </w:tbl>
    <w:p w:rsidR="00C41506" w:rsidRPr="00376AFF" w:rsidRDefault="00C41506" w:rsidP="00C41506">
      <w:pPr>
        <w:pStyle w:val="Normale1"/>
        <w:spacing w:line="240" w:lineRule="auto"/>
        <w:jc w:val="both"/>
        <w:rPr>
          <w:rFonts w:ascii="Times New Roman" w:hAnsi="Times New Roman"/>
          <w:lang w:val="en-GB"/>
        </w:rPr>
      </w:pPr>
      <w:commentRangeStart w:id="520"/>
      <w:r w:rsidRPr="00376AFF">
        <w:rPr>
          <w:rFonts w:ascii="Times New Roman" w:hAnsi="Times New Roman"/>
          <w:lang w:val="en-GB"/>
        </w:rPr>
        <w:t xml:space="preserve">Modelling the shear stress gradient term in the Navier-Stokes equation requires </w:t>
      </w:r>
      <w:r w:rsidR="00323837" w:rsidRPr="00376AFF">
        <w:rPr>
          <w:rFonts w:ascii="Times New Roman" w:hAnsi="Times New Roman"/>
          <w:lang w:val="en-GB"/>
        </w:rPr>
        <w:t xml:space="preserve">an alternative formulation to </w:t>
      </w:r>
      <w:r w:rsidR="00323837" w:rsidRPr="00376AFF">
        <w:rPr>
          <w:rFonts w:ascii="Times New Roman" w:hAnsi="Times New Roman"/>
          <w:lang w:val="en-GB"/>
        </w:rPr>
        <w:fldChar w:fldCharType="begin"/>
      </w:r>
      <w:r w:rsidR="00323837" w:rsidRPr="00376AFF">
        <w:rPr>
          <w:rFonts w:ascii="Times New Roman" w:hAnsi="Times New Roman"/>
          <w:lang w:val="en-GB"/>
        </w:rPr>
        <w:instrText xml:space="preserve"> REF _Ref448234494 \h  \* MERGEFORMAT </w:instrText>
      </w:r>
      <w:r w:rsidR="00323837" w:rsidRPr="00376AFF">
        <w:rPr>
          <w:rFonts w:ascii="Times New Roman" w:hAnsi="Times New Roman"/>
          <w:lang w:val="en-GB"/>
        </w:rPr>
      </w:r>
      <w:r w:rsidR="00323837" w:rsidRPr="00376AFF">
        <w:rPr>
          <w:rFonts w:ascii="Times New Roman" w:hAnsi="Times New Roman"/>
          <w:lang w:val="en-GB"/>
        </w:rPr>
        <w:fldChar w:fldCharType="separate"/>
      </w:r>
      <w:r w:rsidR="00093238" w:rsidRPr="00093238">
        <w:rPr>
          <w:rFonts w:ascii="Times New Roman" w:hAnsi="Times New Roman"/>
          <w:lang w:val="en-GB"/>
        </w:rPr>
        <w:t>(6.70)</w:t>
      </w:r>
      <w:r w:rsidR="00323837" w:rsidRPr="00376AFF">
        <w:rPr>
          <w:rFonts w:ascii="Times New Roman" w:hAnsi="Times New Roman"/>
          <w:lang w:val="en-GB"/>
        </w:rPr>
        <w:fldChar w:fldCharType="end"/>
      </w:r>
      <w:r w:rsidRPr="00376AFF">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376AFF" w:rsidTr="00897949">
        <w:tc>
          <w:tcPr>
            <w:tcW w:w="4539" w:type="pct"/>
            <w:vAlign w:val="center"/>
          </w:tcPr>
          <w:p w:rsidR="00C41506" w:rsidRPr="00376AFF" w:rsidRDefault="00C41506" w:rsidP="00897949">
            <w:pPr>
              <w:spacing w:line="240" w:lineRule="auto"/>
              <w:jc w:val="center"/>
              <w:rPr>
                <w:rFonts w:ascii="Times New Roman" w:hAnsi="Times New Roman"/>
                <w:position w:val="-30"/>
                <w:sz w:val="24"/>
                <w:szCs w:val="24"/>
              </w:rPr>
            </w:pPr>
            <w:r w:rsidRPr="00376AFF">
              <w:rPr>
                <w:rFonts w:ascii="Book Antiqua" w:hAnsi="Book Antiqua"/>
                <w:position w:val="-28"/>
                <w:szCs w:val="24"/>
              </w:rPr>
              <w:object w:dxaOrig="2880" w:dyaOrig="504">
                <v:shape id="_x0000_i1129" type="#_x0000_t75" style="width:2in;height:24.6pt" o:ole="">
                  <v:imagedata r:id="rId222" o:title=""/>
                </v:shape>
                <o:OLEObject Type="Embed" ProgID="Equation.3" ShapeID="_x0000_i1129" DrawAspect="Content" ObjectID="_1679893465" r:id="rId223"/>
              </w:object>
            </w:r>
          </w:p>
        </w:tc>
        <w:tc>
          <w:tcPr>
            <w:tcW w:w="461" w:type="pct"/>
            <w:vAlign w:val="center"/>
          </w:tcPr>
          <w:p w:rsidR="00C41506" w:rsidRPr="00376A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520"/>
    <w:p w:rsidR="00323837" w:rsidRPr="00376AFF" w:rsidRDefault="00323837" w:rsidP="00E705B5">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520"/>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the fluid-body interaction term in the momentum equation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_Ref448232409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(6.16</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521"/>
          <w:p w:rsidR="00F91289" w:rsidRPr="00376AFF" w:rsidRDefault="0072353B" w:rsidP="0072353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840" w:dyaOrig="760">
                <v:shape id="_x0000_i1130" type="#_x0000_t75" style="width:244.6pt;height:38pt" o:ole="">
                  <v:imagedata r:id="rId224" o:title=""/>
                </v:shape>
                <o:OLEObject Type="Embed" ProgID="Equation.3" ShapeID="_x0000_i1130" DrawAspect="Content" ObjectID="_1679893466" r:id="rId225"/>
              </w:object>
            </w:r>
            <w:commentRangeEnd w:id="521"/>
            <w:r w:rsidRPr="00376AFF">
              <w:rPr>
                <w:rStyle w:val="Rimandocommento"/>
                <w:rFonts w:ascii="Times New Roman" w:eastAsia="Times New Roman" w:hAnsi="Times New Roman"/>
                <w:szCs w:val="20"/>
                <w:lang w:eastAsia="it-IT"/>
              </w:rPr>
              <w:commentReference w:id="521"/>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522" w:name="_Ref3766628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2"/>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72353B" w:rsidRPr="00376AFF" w:rsidRDefault="0072353B" w:rsidP="00E705B5">
      <w:pPr>
        <w:pStyle w:val="Normale1"/>
        <w:spacing w:line="240" w:lineRule="auto"/>
        <w:jc w:val="both"/>
        <w:rPr>
          <w:rFonts w:ascii="Times New Roman" w:hAnsi="Times New Roman"/>
          <w:lang w:val="en-GB"/>
        </w:rPr>
      </w:pPr>
      <w:commentRangeStart w:id="523"/>
      <w:r w:rsidRPr="00376AFF">
        <w:rPr>
          <w:rFonts w:ascii="Times New Roman" w:hAnsi="Times New Roman"/>
          <w:lang w:val="en-GB"/>
        </w:rPr>
        <w:t>where the subscript “</w:t>
      </w:r>
      <w:r w:rsidRPr="00376AFF">
        <w:rPr>
          <w:rFonts w:ascii="Times New Roman" w:hAnsi="Times New Roman"/>
          <w:i/>
          <w:lang w:val="en-GB"/>
        </w:rPr>
        <w:t>s</w:t>
      </w:r>
      <w:r w:rsidRPr="00376AFF">
        <w:rPr>
          <w:rFonts w:ascii="Times New Roman" w:hAnsi="Times New Roman"/>
          <w:i/>
          <w:vertAlign w:val="subscript"/>
          <w:lang w:val="en-GB"/>
        </w:rPr>
        <w:t>0</w:t>
      </w:r>
      <w:r w:rsidRPr="00376AFF">
        <w:rPr>
          <w:rFonts w:ascii="Times New Roman" w:hAnsi="Times New Roman"/>
          <w:lang w:val="en-GB"/>
        </w:rPr>
        <w:t xml:space="preserve">” denotes a generic solid-fluid inter-particle interaction. </w:t>
      </w:r>
      <w:commentRangeEnd w:id="523"/>
      <w:r w:rsidRPr="00376AFF">
        <w:rPr>
          <w:rStyle w:val="Rimandocommento"/>
          <w:rFonts w:ascii="Times New Roman" w:hAnsi="Times New Roman"/>
          <w:szCs w:val="20"/>
          <w:lang w:val="en-GB"/>
        </w:rPr>
        <w:commentReference w:id="523"/>
      </w:r>
      <w:commentRangeStart w:id="524"/>
      <w:r w:rsidRPr="00376AFF">
        <w:rPr>
          <w:rFonts w:ascii="Times New Roman" w:hAnsi="Times New Roman"/>
          <w:lang w:val="en-GB"/>
        </w:rPr>
        <w:t xml:space="preserve">The first term in the RHS of </w:t>
      </w:r>
      <w:r w:rsidRPr="00376AFF">
        <w:rPr>
          <w:rFonts w:ascii="Times New Roman" w:hAnsi="Times New Roman"/>
          <w:lang w:val="en-GB"/>
        </w:rPr>
        <w:fldChar w:fldCharType="begin"/>
      </w:r>
      <w:r w:rsidRPr="00376AFF">
        <w:rPr>
          <w:rFonts w:ascii="Times New Roman" w:hAnsi="Times New Roman"/>
          <w:lang w:val="en-GB"/>
        </w:rPr>
        <w:instrText xml:space="preserve"> REF _Ref37666283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(6.72)</w:t>
      </w:r>
      <w:r w:rsidRPr="00376AFF">
        <w:rPr>
          <w:rFonts w:ascii="Times New Roman" w:hAnsi="Times New Roman"/>
          <w:lang w:val="en-GB"/>
        </w:rPr>
        <w:fldChar w:fldCharType="end"/>
      </w:r>
      <w:r w:rsidRPr="00376AFF">
        <w:rPr>
          <w:rFonts w:ascii="Times New Roman" w:hAnsi="Times New Roman"/>
          <w:lang w:val="en-GB"/>
        </w:rPr>
        <w:t xml:space="preserve"> is reported by Adami et al. (2012, [</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 whereas the last term will be discussed later on this section.</w:t>
      </w:r>
      <w:commentRangeEnd w:id="524"/>
      <w:r w:rsidRPr="00376AFF">
        <w:rPr>
          <w:rStyle w:val="Rimandocommento"/>
          <w:rFonts w:ascii="Times New Roman" w:hAnsi="Times New Roman"/>
          <w:szCs w:val="20"/>
          <w:lang w:val="en-GB"/>
        </w:rPr>
        <w:commentReference w:id="524"/>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pressure value of the generic neighbouring surface body particle “</w:t>
      </w:r>
      <w:r w:rsidRPr="00376AFF">
        <w:rPr>
          <w:rFonts w:ascii="Times New Roman" w:hAnsi="Times New Roman"/>
          <w:i/>
          <w:vertAlign w:val="subscript"/>
          <w:lang w:val="en-GB"/>
        </w:rPr>
        <w:t>s</w:t>
      </w:r>
      <w:r w:rsidRPr="00376AFF">
        <w:rPr>
          <w:rFonts w:ascii="Times New Roman" w:hAnsi="Times New Roman"/>
          <w:lang w:val="en-GB"/>
        </w:rPr>
        <w:t xml:space="preserve">” is derived as follows. </w:t>
      </w:r>
    </w:p>
    <w:p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lastRenderedPageBreak/>
        <w:t>C</w:t>
      </w:r>
      <w:r w:rsidR="00F91289" w:rsidRPr="00376AFF">
        <w:rPr>
          <w:rFonts w:ascii="Times New Roman" w:hAnsi="Times New Roman"/>
          <w:lang w:val="en-GB"/>
        </w:rPr>
        <w:t>onsider a generic point at a generic fluid-body interface. In case of free-slip conditions, the normal projection of the acceleration on the fluid side (“</w:t>
      </w:r>
      <w:r w:rsidR="00F91289" w:rsidRPr="00376AFF">
        <w:rPr>
          <w:rFonts w:ascii="Times New Roman" w:hAnsi="Times New Roman"/>
          <w:i/>
          <w:vertAlign w:val="subscript"/>
          <w:lang w:val="en-GB"/>
        </w:rPr>
        <w:t>f</w:t>
      </w:r>
      <w:r w:rsidR="00F91289" w:rsidRPr="00376AFF">
        <w:rPr>
          <w:rFonts w:ascii="Times New Roman" w:hAnsi="Times New Roman"/>
          <w:lang w:val="en-GB"/>
        </w:rPr>
        <w:t>”) and on the solid side (“</w:t>
      </w:r>
      <w:r w:rsidR="00F91289" w:rsidRPr="00376AFF">
        <w:rPr>
          <w:rFonts w:ascii="Times New Roman" w:hAnsi="Times New Roman"/>
          <w:i/>
          <w:vertAlign w:val="subscript"/>
          <w:lang w:val="en-GB"/>
        </w:rPr>
        <w:t>w</w:t>
      </w:r>
      <w:r w:rsidR="00F91289" w:rsidRPr="00376AF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300" w:dyaOrig="800">
                <v:shape id="_x0000_i1131" type="#_x0000_t75" style="width:215.55pt;height:39.8pt" o:ole="">
                  <v:imagedata r:id="rId226" o:title=""/>
                </v:shape>
                <o:OLEObject Type="Embed" ProgID="Equation.3" ShapeID="_x0000_i1131" DrawAspect="Content" ObjectID="_1679893467" r:id="rId227"/>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525" w:name="_Ref4482345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5"/>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“wall” acceleration at the position of a generic body particle can then be derived by linearizing</w:t>
      </w:r>
      <w:r w:rsidR="005849F8" w:rsidRPr="00376AFF">
        <w:rPr>
          <w:rFonts w:ascii="Times New Roman" w:hAnsi="Times New Roman"/>
          <w:lang w:val="en-GB"/>
        </w:rPr>
        <w:t xml:space="preserve">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093238" w:rsidRPr="00093238">
        <w:rPr>
          <w:rFonts w:ascii="Times New Roman" w:hAnsi="Times New Roman"/>
          <w:bCs/>
          <w:lang w:val="en-GB"/>
        </w:rPr>
        <w:t>(6.73)</w:t>
      </w:r>
      <w:r w:rsidR="005849F8" w:rsidRPr="00376AFF">
        <w:rPr>
          <w:rFonts w:ascii="Times New Roman" w:hAnsi="Times New Roman"/>
          <w:lang w:val="en-GB"/>
        </w:rPr>
        <w:fldChar w:fldCharType="end"/>
      </w:r>
      <w:r w:rsidRPr="00376AFF">
        <w:rPr>
          <w:rFonts w:ascii="Times New Roman" w:hAnsi="Times New Roman"/>
          <w:lang w:val="en-GB"/>
        </w:rPr>
        <w:t>. This depends on the particular computational fluid particle “</w:t>
      </w:r>
      <w:r w:rsidRPr="00376AFF">
        <w:rPr>
          <w:rFonts w:ascii="Times New Roman" w:hAnsi="Times New Roman"/>
          <w:i/>
          <w:vertAlign w:val="subscript"/>
          <w:lang w:val="en-GB"/>
        </w:rPr>
        <w:t>0</w:t>
      </w:r>
      <w:r w:rsidRPr="00376AFF">
        <w:rPr>
          <w:rFonts w:ascii="Times New Roman" w:hAnsi="Times New Roman"/>
          <w:lang w:val="en-GB"/>
        </w:rPr>
        <w:t>” we are considering, so that we can refer to the interaction subscript “</w:t>
      </w:r>
      <w:r w:rsidRPr="00376AFF">
        <w:rPr>
          <w:rFonts w:ascii="Times New Roman" w:hAnsi="Times New Roman"/>
          <w:i/>
          <w:vertAlign w:val="subscript"/>
          <w:lang w:val="en-GB"/>
        </w:rPr>
        <w:t>s,0</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376AFF" w:rsidTr="00585F46">
        <w:tc>
          <w:tcPr>
            <w:tcW w:w="4539" w:type="pct"/>
            <w:vAlign w:val="center"/>
          </w:tcPr>
          <w:p w:rsidR="00593811" w:rsidRPr="00376AFF" w:rsidRDefault="00593811" w:rsidP="00585F46">
            <w:pPr>
              <w:spacing w:line="240" w:lineRule="auto"/>
              <w:jc w:val="center"/>
              <w:rPr>
                <w:rFonts w:ascii="Times New Roman" w:hAnsi="Times New Roman"/>
                <w:position w:val="-30"/>
                <w:sz w:val="24"/>
                <w:szCs w:val="24"/>
              </w:rPr>
            </w:pPr>
            <w:r w:rsidRPr="00376AFF">
              <w:rPr>
                <w:position w:val="-54"/>
              </w:rPr>
              <w:object w:dxaOrig="4099" w:dyaOrig="1200">
                <v:shape id="_x0000_i1132" type="#_x0000_t75" style="width:204.8pt;height:59.95pt" o:ole="">
                  <v:imagedata r:id="rId228" o:title=""/>
                </v:shape>
                <o:OLEObject Type="Embed" ProgID="Equation.3" ShapeID="_x0000_i1132" DrawAspect="Content" ObjectID="_1679893468" r:id="rId229"/>
              </w:object>
            </w:r>
          </w:p>
        </w:tc>
        <w:tc>
          <w:tcPr>
            <w:tcW w:w="461" w:type="pct"/>
            <w:vAlign w:val="center"/>
          </w:tcPr>
          <w:p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526" w:name="_Ref3766940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6"/>
            <w:r w:rsidRPr="00376AFF">
              <w:rPr>
                <w:rFonts w:ascii="Times New Roman" w:eastAsia="Times New Roman" w:hAnsi="Times New Roman"/>
                <w:b w:val="0"/>
                <w:bCs w:val="0"/>
                <w:color w:val="auto"/>
                <w:sz w:val="24"/>
                <w:szCs w:val="24"/>
                <w:lang w:eastAsia="it-IT"/>
              </w:rPr>
              <w:t xml:space="preserve"> </w:t>
            </w:r>
          </w:p>
        </w:tc>
      </w:tr>
    </w:tbl>
    <w:p w:rsidR="00593811" w:rsidRPr="00376AFF" w:rsidRDefault="00593811" w:rsidP="00593811">
      <w:pPr>
        <w:pStyle w:val="Normale1"/>
        <w:spacing w:line="240" w:lineRule="auto"/>
        <w:jc w:val="both"/>
        <w:rPr>
          <w:rFonts w:ascii="Times New Roman" w:hAnsi="Times New Roman"/>
          <w:lang w:val="en-GB"/>
        </w:rPr>
      </w:pPr>
    </w:p>
    <w:p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w</w:t>
      </w:r>
      <w:r w:rsidR="00593811" w:rsidRPr="00376AFF">
        <w:rPr>
          <w:rFonts w:ascii="Times New Roman" w:hAnsi="Times New Roman"/>
          <w:lang w:val="en-GB"/>
        </w:rPr>
        <w:t xml:space="preserve">here </w:t>
      </w:r>
      <w:r w:rsidR="00593811" w:rsidRPr="00376AFF">
        <w:rPr>
          <w:rFonts w:ascii="Times New Roman" w:hAnsi="Times New Roman"/>
          <w:i/>
          <w:u w:val="single"/>
          <w:lang w:val="en-GB"/>
        </w:rPr>
        <w:t>dl</w:t>
      </w:r>
      <w:r w:rsidR="00593811" w:rsidRPr="00376AFF">
        <w:rPr>
          <w:rFonts w:ascii="Times New Roman" w:hAnsi="Times New Roman"/>
          <w:i/>
          <w:u w:val="single"/>
          <w:vertAlign w:val="subscript"/>
          <w:lang w:val="en-GB"/>
        </w:rPr>
        <w:t>n</w:t>
      </w:r>
      <w:r w:rsidR="00593811" w:rsidRPr="00376AFF">
        <w:rPr>
          <w:rFonts w:ascii="Times New Roman" w:hAnsi="Times New Roman"/>
          <w:lang w:val="en-GB"/>
        </w:rPr>
        <w:t xml:space="preserve"> is a vectorial length element along the cent</w:t>
      </w:r>
      <w:r w:rsidRPr="00376AFF">
        <w:rPr>
          <w:rFonts w:ascii="Times New Roman" w:hAnsi="Times New Roman"/>
          <w:lang w:val="en-GB"/>
        </w:rPr>
        <w:t>re</w:t>
      </w:r>
      <w:r w:rsidR="00593811" w:rsidRPr="00376AFF">
        <w:rPr>
          <w:rFonts w:ascii="Times New Roman" w:hAnsi="Times New Roman"/>
          <w:lang w:val="en-GB"/>
        </w:rPr>
        <w:t>line of the two particles, projected along the wall element normal.</w:t>
      </w:r>
    </w:p>
    <w:p w:rsidR="00572A1A"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One </w:t>
      </w:r>
      <w:del w:id="527" w:author="Amicarelli Andrea (RSE)" w:date="2020-04-13T10:37:00Z">
        <w:r w:rsidRPr="00376AFF" w:rsidDel="00EC11DB">
          <w:rPr>
            <w:rFonts w:ascii="Times New Roman" w:hAnsi="Times New Roman"/>
            <w:lang w:val="en-GB"/>
          </w:rPr>
          <w:delText xml:space="preserve">may </w:delText>
        </w:r>
      </w:del>
      <w:r w:rsidRPr="00376AFF">
        <w:rPr>
          <w:rFonts w:ascii="Times New Roman" w:hAnsi="Times New Roman"/>
          <w:lang w:val="en-GB"/>
        </w:rPr>
        <w:t>appl</w:t>
      </w:r>
      <w:ins w:id="528" w:author="Amicarelli Andrea (RSE)" w:date="2020-04-13T10:37:00Z">
        <w:r w:rsidR="00EC11DB" w:rsidRPr="00376AFF">
          <w:rPr>
            <w:rFonts w:ascii="Times New Roman" w:hAnsi="Times New Roman"/>
            <w:lang w:val="en-GB"/>
          </w:rPr>
          <w:t>ies</w:t>
        </w:r>
      </w:ins>
      <w:del w:id="529" w:author="Amicarelli Andrea (RSE)" w:date="2020-04-13T10:37:00Z">
        <w:r w:rsidRPr="00376AFF" w:rsidDel="00EC11DB">
          <w:rPr>
            <w:rFonts w:ascii="Times New Roman" w:hAnsi="Times New Roman"/>
            <w:lang w:val="en-GB"/>
          </w:rPr>
          <w:delText>y</w:delText>
        </w:r>
      </w:del>
      <w:r w:rsidRPr="00376AFF">
        <w:rPr>
          <w:rFonts w:ascii="Times New Roman" w:hAnsi="Times New Roman"/>
          <w:lang w:val="en-GB"/>
        </w:rPr>
        <w:t xml:space="preserve"> a SPH interpolation over all the pressure values estimated according to </w:t>
      </w:r>
      <w:r w:rsidR="002E081B" w:rsidRPr="00376AFF">
        <w:rPr>
          <w:rFonts w:ascii="Times New Roman" w:hAnsi="Times New Roman"/>
          <w:lang w:val="en-GB"/>
        </w:rPr>
        <w:t>Adami et al. (2012, [</w:t>
      </w:r>
      <w:r w:rsidR="002E081B" w:rsidRPr="00376AFF">
        <w:rPr>
          <w:rFonts w:ascii="Times New Roman" w:hAnsi="Times New Roman"/>
          <w:lang w:val="en-GB"/>
        </w:rPr>
        <w:fldChar w:fldCharType="begin"/>
      </w:r>
      <w:r w:rsidR="002E081B" w:rsidRPr="00376AFF">
        <w:rPr>
          <w:rFonts w:ascii="Times New Roman" w:hAnsi="Times New Roman"/>
          <w:lang w:val="en-GB"/>
        </w:rPr>
        <w:instrText xml:space="preserve"> REF _Ref355092535 \r \h  \* MERGEFORMAT </w:instrText>
      </w:r>
      <w:r w:rsidR="002E081B" w:rsidRPr="00376AFF">
        <w:rPr>
          <w:rFonts w:ascii="Times New Roman" w:hAnsi="Times New Roman"/>
          <w:lang w:val="en-GB"/>
        </w:rPr>
      </w:r>
      <w:r w:rsidR="002E081B" w:rsidRPr="00376AFF">
        <w:rPr>
          <w:rFonts w:ascii="Times New Roman" w:hAnsi="Times New Roman"/>
          <w:lang w:val="en-GB"/>
        </w:rPr>
        <w:fldChar w:fldCharType="separate"/>
      </w:r>
      <w:r w:rsidR="00093238">
        <w:rPr>
          <w:rFonts w:ascii="Times New Roman" w:hAnsi="Times New Roman"/>
          <w:lang w:val="en-GB"/>
        </w:rPr>
        <w:t>1</w:t>
      </w:r>
      <w:r w:rsidR="002E081B" w:rsidRPr="00376AFF">
        <w:rPr>
          <w:rFonts w:ascii="Times New Roman" w:hAnsi="Times New Roman"/>
          <w:lang w:val="en-GB"/>
        </w:rPr>
        <w:fldChar w:fldCharType="end"/>
      </w:r>
      <w:r w:rsidR="002E081B" w:rsidRPr="00376AFF">
        <w:rPr>
          <w:rFonts w:ascii="Times New Roman" w:hAnsi="Times New Roman"/>
          <w:lang w:val="en-GB"/>
        </w:rPr>
        <w:t xml:space="preserve">]) </w:t>
      </w:r>
      <w:r w:rsidRPr="00376AFF">
        <w:rPr>
          <w:rFonts w:ascii="Times New Roman" w:hAnsi="Times New Roman"/>
          <w:lang w:val="en-GB"/>
        </w:rPr>
        <w:t>to derive a unique pressure value for a body particle:</w:t>
      </w:r>
    </w:p>
    <w:tbl>
      <w:tblPr>
        <w:tblW w:w="5000" w:type="pct"/>
        <w:tblLook w:val="01E0" w:firstRow="1" w:lastRow="1" w:firstColumn="1" w:lastColumn="1" w:noHBand="0" w:noVBand="0"/>
      </w:tblPr>
      <w:tblGrid>
        <w:gridCol w:w="8945"/>
        <w:gridCol w:w="909"/>
      </w:tblGrid>
      <w:tr w:rsidR="00593811" w:rsidRPr="00376AFF" w:rsidTr="00585F46">
        <w:tc>
          <w:tcPr>
            <w:tcW w:w="4539" w:type="pct"/>
            <w:vAlign w:val="center"/>
          </w:tcPr>
          <w:p w:rsidR="00593811" w:rsidRPr="00376AFF" w:rsidRDefault="00593811" w:rsidP="00585F46">
            <w:pPr>
              <w:spacing w:line="240" w:lineRule="auto"/>
              <w:jc w:val="center"/>
              <w:rPr>
                <w:rFonts w:ascii="Times New Roman" w:hAnsi="Times New Roman"/>
                <w:position w:val="-30"/>
                <w:sz w:val="24"/>
                <w:szCs w:val="24"/>
              </w:rPr>
            </w:pPr>
            <w:r w:rsidRPr="00376AFF">
              <w:rPr>
                <w:position w:val="-66"/>
              </w:rPr>
              <w:object w:dxaOrig="6880" w:dyaOrig="1440">
                <v:shape id="_x0000_i1133" type="#_x0000_t75" style="width:344.35pt;height:1in" o:ole="">
                  <v:imagedata r:id="rId230" o:title=""/>
                </v:shape>
                <o:OLEObject Type="Embed" ProgID="Equation.3" ShapeID="_x0000_i1133" DrawAspect="Content" ObjectID="_1679893469" r:id="rId231"/>
              </w:object>
            </w:r>
          </w:p>
        </w:tc>
        <w:tc>
          <w:tcPr>
            <w:tcW w:w="461" w:type="pct"/>
            <w:vAlign w:val="center"/>
          </w:tcPr>
          <w:p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530" w:name="_Ref520973008"/>
            <w:bookmarkStart w:id="531" w:name="_Ref52097321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30"/>
            <w:bookmarkEnd w:id="531"/>
            <w:r w:rsidRPr="00376AFF">
              <w:rPr>
                <w:rFonts w:ascii="Times New Roman" w:eastAsia="Times New Roman" w:hAnsi="Times New Roman"/>
                <w:b w:val="0"/>
                <w:bCs w:val="0"/>
                <w:color w:val="auto"/>
                <w:sz w:val="24"/>
                <w:szCs w:val="24"/>
                <w:lang w:eastAsia="it-IT"/>
              </w:rPr>
              <w:t xml:space="preserve"> </w:t>
            </w:r>
          </w:p>
        </w:tc>
      </w:tr>
    </w:tbl>
    <w:p w:rsidR="000657D8" w:rsidRPr="00376AFF" w:rsidRDefault="000657D8" w:rsidP="00593811">
      <w:pPr>
        <w:pStyle w:val="Normale1"/>
        <w:spacing w:line="240" w:lineRule="auto"/>
        <w:jc w:val="both"/>
        <w:rPr>
          <w:rFonts w:ascii="Times New Roman" w:hAnsi="Times New Roman"/>
          <w:lang w:val="en-GB"/>
        </w:rPr>
      </w:pPr>
    </w:p>
    <w:p w:rsidR="000657D8" w:rsidRPr="00376AFF" w:rsidRDefault="000657D8" w:rsidP="00593811">
      <w:pPr>
        <w:pStyle w:val="Normale1"/>
        <w:spacing w:line="240" w:lineRule="auto"/>
        <w:jc w:val="both"/>
        <w:rPr>
          <w:rFonts w:ascii="Times New Roman" w:hAnsi="Times New Roman"/>
          <w:lang w:val="en-GB"/>
        </w:rPr>
      </w:pPr>
      <w:commentRangeStart w:id="532"/>
      <w:r w:rsidRPr="00376AFF">
        <w:rPr>
          <w:rFonts w:ascii="Times New Roman" w:hAnsi="Times New Roman"/>
          <w:lang w:val="en-GB"/>
        </w:rPr>
        <w:t>In case of no-slip conditions,</w:t>
      </w:r>
      <w:r w:rsidR="005A34BA" w:rsidRPr="00376AFF">
        <w:rPr>
          <w:rFonts w:ascii="Times New Roman" w:hAnsi="Times New Roman"/>
          <w:lang w:val="en-GB"/>
        </w:rPr>
        <w:t xml:space="preserve"> in-built motion interests all the acceleration components and the shear stress gradient term is involved;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_Ref448234548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093238" w:rsidRPr="00093238">
        <w:rPr>
          <w:rFonts w:ascii="Times New Roman" w:hAnsi="Times New Roman"/>
          <w:lang w:val="en-GB"/>
        </w:rPr>
        <w:t>(6.73)</w:t>
      </w:r>
      <w:r w:rsidR="005A34BA" w:rsidRPr="00376AFF">
        <w:rPr>
          <w:rFonts w:ascii="Times New Roman" w:hAnsi="Times New Roman"/>
          <w:lang w:val="en-GB"/>
        </w:rPr>
        <w:fldChar w:fldCharType="end"/>
      </w:r>
      <w:r w:rsidR="005A34BA" w:rsidRPr="00376AFF">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376AFF" w:rsidTr="005A34BA">
        <w:tc>
          <w:tcPr>
            <w:tcW w:w="4539" w:type="pct"/>
            <w:vAlign w:val="center"/>
          </w:tcPr>
          <w:p w:rsidR="000657D8"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3760" w:dyaOrig="800">
                <v:shape id="_x0000_i1134" type="#_x0000_t75" style="width:188.25pt;height:39.8pt" o:ole="">
                  <v:imagedata r:id="rId232" o:title=""/>
                </v:shape>
                <o:OLEObject Type="Embed" ProgID="Equation.3" ShapeID="_x0000_i1134" DrawAspect="Content" ObjectID="_1679893470" r:id="rId233"/>
              </w:object>
            </w:r>
          </w:p>
        </w:tc>
        <w:tc>
          <w:tcPr>
            <w:tcW w:w="461" w:type="pct"/>
            <w:vAlign w:val="center"/>
          </w:tcPr>
          <w:p w:rsidR="000657D8" w:rsidRPr="00376AFF" w:rsidRDefault="000657D8"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593811" w:rsidRPr="00376AFF" w:rsidRDefault="00593811" w:rsidP="00593811">
      <w:pPr>
        <w:pStyle w:val="Normale1"/>
        <w:spacing w:line="240" w:lineRule="auto"/>
        <w:jc w:val="both"/>
        <w:rPr>
          <w:rFonts w:ascii="Times New Roman" w:hAnsi="Times New Roman"/>
          <w:lang w:val="en-GB"/>
        </w:rPr>
      </w:pPr>
    </w:p>
    <w:p w:rsidR="005A34BA" w:rsidRPr="00376AFF" w:rsidRDefault="005A34BA" w:rsidP="005A34BA">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to </w:t>
      </w:r>
      <w:r w:rsidRPr="00376AFF">
        <w:rPr>
          <w:rFonts w:ascii="Times New Roman" w:hAnsi="Times New Roman"/>
          <w:lang w:val="en-GB"/>
        </w:rPr>
        <w:fldChar w:fldCharType="begin"/>
      </w:r>
      <w:r w:rsidRPr="00376AFF">
        <w:rPr>
          <w:rFonts w:ascii="Times New Roman" w:hAnsi="Times New Roman"/>
          <w:lang w:val="en-GB"/>
        </w:rPr>
        <w:instrText xml:space="preserve"> REF _Ref37669403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(6.74)</w:t>
      </w:r>
      <w:r w:rsidRPr="00376AFF">
        <w:rPr>
          <w:rFonts w:ascii="Times New Roman" w:hAnsi="Times New Roman"/>
          <w:lang w:val="en-GB"/>
        </w:rPr>
        <w:fldChar w:fldCharType="end"/>
      </w:r>
      <w:r w:rsidRPr="00376AFF">
        <w:rPr>
          <w:rFonts w:ascii="Times New Roman" w:hAnsi="Times New Roman"/>
          <w:lang w:val="en-GB"/>
        </w:rPr>
        <w:t>, one obtains:</w:t>
      </w:r>
    </w:p>
    <w:tbl>
      <w:tblPr>
        <w:tblW w:w="5000" w:type="pct"/>
        <w:tblLook w:val="01E0" w:firstRow="1" w:lastRow="1" w:firstColumn="1" w:lastColumn="1" w:noHBand="0" w:noVBand="0"/>
      </w:tblPr>
      <w:tblGrid>
        <w:gridCol w:w="8945"/>
        <w:gridCol w:w="909"/>
      </w:tblGrid>
      <w:tr w:rsidR="005A34BA" w:rsidRPr="00376AFF" w:rsidTr="005A34BA">
        <w:tc>
          <w:tcPr>
            <w:tcW w:w="4539" w:type="pct"/>
            <w:vAlign w:val="center"/>
          </w:tcPr>
          <w:p w:rsidR="005A34BA" w:rsidRPr="00376AFF" w:rsidRDefault="005A34BA" w:rsidP="005A34BA">
            <w:pPr>
              <w:spacing w:line="240" w:lineRule="auto"/>
              <w:jc w:val="center"/>
              <w:rPr>
                <w:rFonts w:ascii="Times New Roman" w:hAnsi="Times New Roman"/>
                <w:position w:val="-30"/>
                <w:sz w:val="24"/>
                <w:szCs w:val="24"/>
              </w:rPr>
            </w:pPr>
            <w:r w:rsidRPr="00376AFF">
              <w:rPr>
                <w:rFonts w:ascii="Book Antiqua" w:hAnsi="Book Antiqua"/>
                <w:position w:val="-34"/>
                <w:szCs w:val="24"/>
              </w:rPr>
              <w:object w:dxaOrig="8540" w:dyaOrig="800">
                <v:shape id="_x0000_i1135" type="#_x0000_t75" style="width:375.65pt;height:36.2pt" o:ole="">
                  <v:imagedata r:id="rId234" o:title=""/>
                </v:shape>
                <o:OLEObject Type="Embed" ProgID="Equation.3" ShapeID="_x0000_i1135" DrawAspect="Content" ObjectID="_1679893471" r:id="rId235"/>
              </w:object>
            </w:r>
          </w:p>
        </w:tc>
        <w:tc>
          <w:tcPr>
            <w:tcW w:w="461" w:type="pct"/>
            <w:vAlign w:val="center"/>
          </w:tcPr>
          <w:p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5A34BA" w:rsidRPr="00376AFF" w:rsidRDefault="005A34BA" w:rsidP="00593811">
      <w:pPr>
        <w:pStyle w:val="Normale1"/>
        <w:spacing w:line="240" w:lineRule="auto"/>
        <w:jc w:val="both"/>
        <w:rPr>
          <w:rFonts w:ascii="Times New Roman" w:hAnsi="Times New Roman"/>
          <w:lang w:val="en-GB"/>
        </w:rPr>
      </w:pPr>
    </w:p>
    <w:p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In case of no-slip conditions, </w:t>
      </w:r>
      <w:r w:rsidRPr="00376AFF">
        <w:rPr>
          <w:rFonts w:ascii="Times New Roman" w:hAnsi="Times New Roman"/>
          <w:lang w:val="en-GB"/>
        </w:rPr>
        <w:fldChar w:fldCharType="begin"/>
      </w:r>
      <w:r w:rsidRPr="00376AFF">
        <w:rPr>
          <w:rFonts w:ascii="Times New Roman" w:hAnsi="Times New Roman"/>
          <w:lang w:val="en-GB"/>
        </w:rPr>
        <w:instrText xml:space="preserve"> REF _Ref520973008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6.75</w:t>
      </w:r>
      <w:r w:rsidR="00093238" w:rsidRPr="00093238">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w:t>
      </w:r>
      <w:r w:rsidR="005A34BA" w:rsidRPr="00376AFF">
        <w:rPr>
          <w:rFonts w:ascii="Times New Roman" w:hAnsi="Times New Roman"/>
          <w:lang w:val="en-GB"/>
        </w:rPr>
        <w:t>is replaced by the following expression</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376AFF" w:rsidTr="00585F46">
        <w:tc>
          <w:tcPr>
            <w:tcW w:w="4539" w:type="pct"/>
            <w:vAlign w:val="center"/>
          </w:tcPr>
          <w:p w:rsidR="002E081B" w:rsidRPr="00376AFF" w:rsidRDefault="005A34BA" w:rsidP="00585F46">
            <w:pPr>
              <w:spacing w:line="240" w:lineRule="auto"/>
              <w:jc w:val="center"/>
              <w:rPr>
                <w:rFonts w:ascii="Times New Roman" w:hAnsi="Times New Roman"/>
                <w:position w:val="-30"/>
                <w:sz w:val="24"/>
                <w:szCs w:val="24"/>
              </w:rPr>
            </w:pPr>
            <w:r w:rsidRPr="00376AFF">
              <w:rPr>
                <w:rFonts w:ascii="Times New Roman" w:hAnsi="Times New Roman"/>
                <w:position w:val="-66"/>
                <w:sz w:val="24"/>
                <w:szCs w:val="24"/>
              </w:rPr>
              <w:object w:dxaOrig="6500" w:dyaOrig="1440">
                <v:shape id="_x0000_i1136" type="#_x0000_t75" style="width:325.1pt;height:1in" o:ole="">
                  <v:imagedata r:id="rId236" o:title=""/>
                </v:shape>
                <o:OLEObject Type="Embed" ProgID="Equation.3" ShapeID="_x0000_i1136" DrawAspect="Content" ObjectID="_1679893472" r:id="rId237"/>
              </w:object>
            </w:r>
          </w:p>
        </w:tc>
        <w:tc>
          <w:tcPr>
            <w:tcW w:w="461" w:type="pct"/>
            <w:vAlign w:val="center"/>
          </w:tcPr>
          <w:p w:rsidR="002E081B" w:rsidRPr="00376AF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533" w:name="_Ref44823502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33"/>
            <w:r w:rsidRPr="00376AFF">
              <w:rPr>
                <w:rFonts w:ascii="Times New Roman" w:eastAsia="Times New Roman" w:hAnsi="Times New Roman"/>
                <w:b w:val="0"/>
                <w:bCs w:val="0"/>
                <w:color w:val="auto"/>
                <w:sz w:val="24"/>
                <w:szCs w:val="24"/>
                <w:lang w:eastAsia="it-IT"/>
              </w:rPr>
              <w:t xml:space="preserve"> </w:t>
            </w:r>
          </w:p>
        </w:tc>
      </w:tr>
    </w:tbl>
    <w:p w:rsidR="00572A1A" w:rsidRPr="00376AFF" w:rsidRDefault="00572A1A" w:rsidP="00593811">
      <w:pPr>
        <w:pStyle w:val="Normale1"/>
        <w:spacing w:line="240" w:lineRule="auto"/>
        <w:jc w:val="both"/>
        <w:rPr>
          <w:rFonts w:ascii="Times New Roman" w:hAnsi="Times New Roman"/>
          <w:lang w:val="en-GB"/>
        </w:rPr>
      </w:pPr>
    </w:p>
    <w:p w:rsidR="005A34BA" w:rsidRPr="00376AFF" w:rsidRDefault="005A34BA" w:rsidP="00593811">
      <w:pPr>
        <w:pStyle w:val="Normale1"/>
        <w:spacing w:line="240" w:lineRule="auto"/>
        <w:jc w:val="both"/>
        <w:rPr>
          <w:rFonts w:ascii="Times New Roman" w:hAnsi="Times New Roman"/>
          <w:lang w:val="en-GB"/>
        </w:rPr>
      </w:pPr>
      <w:r w:rsidRPr="00376AFF">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376AFF" w:rsidTr="005A34BA">
        <w:tc>
          <w:tcPr>
            <w:tcW w:w="4539" w:type="pct"/>
            <w:vAlign w:val="center"/>
          </w:tcPr>
          <w:p w:rsidR="005A34BA"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68"/>
                <w:sz w:val="24"/>
                <w:szCs w:val="24"/>
              </w:rPr>
              <w:object w:dxaOrig="5560" w:dyaOrig="1480">
                <v:shape id="_x0000_i1137" type="#_x0000_t75" style="width:276.35pt;height:73.8pt" o:ole="">
                  <v:imagedata r:id="rId238" o:title=""/>
                </v:shape>
                <o:OLEObject Type="Embed" ProgID="Equation.3" ShapeID="_x0000_i1137" DrawAspect="Content" ObjectID="_1679893473" r:id="rId239"/>
              </w:object>
            </w:r>
          </w:p>
        </w:tc>
        <w:tc>
          <w:tcPr>
            <w:tcW w:w="461" w:type="pct"/>
            <w:vAlign w:val="center"/>
          </w:tcPr>
          <w:p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534" w:name="_Ref376697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34"/>
            <w:r w:rsidRPr="00376AFF">
              <w:rPr>
                <w:rFonts w:ascii="Times New Roman" w:eastAsia="Times New Roman" w:hAnsi="Times New Roman"/>
                <w:b w:val="0"/>
                <w:bCs w:val="0"/>
                <w:color w:val="auto"/>
                <w:sz w:val="24"/>
                <w:szCs w:val="24"/>
                <w:lang w:eastAsia="it-IT"/>
              </w:rPr>
              <w:t xml:space="preserve"> </w:t>
            </w:r>
          </w:p>
        </w:tc>
      </w:tr>
    </w:tbl>
    <w:p w:rsidR="005A34BA" w:rsidRPr="00376AFF" w:rsidRDefault="005A34BA" w:rsidP="00593811">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w:t>
      </w:r>
      <w:r w:rsidR="002E081B" w:rsidRPr="00376AFF">
        <w:rPr>
          <w:rFonts w:ascii="Times New Roman" w:hAnsi="Times New Roman"/>
          <w:lang w:val="en-GB"/>
        </w:rPr>
        <w:t xml:space="preserve">e </w:t>
      </w:r>
      <w:r w:rsidRPr="00376AFF">
        <w:rPr>
          <w:rFonts w:ascii="Times New Roman" w:hAnsi="Times New Roman"/>
          <w:lang w:val="en-GB"/>
        </w:rPr>
        <w:t xml:space="preserve">pressure value </w:t>
      </w:r>
      <w:r w:rsidR="002E081B" w:rsidRPr="00376AFF">
        <w:rPr>
          <w:rFonts w:ascii="Times New Roman" w:hAnsi="Times New Roman"/>
          <w:lang w:val="en-GB"/>
        </w:rPr>
        <w:t xml:space="preserve">of </w:t>
      </w:r>
      <w:r w:rsidR="002E081B" w:rsidRPr="00376AFF">
        <w:rPr>
          <w:rFonts w:ascii="Times New Roman" w:hAnsi="Times New Roman"/>
          <w:lang w:val="en-GB"/>
        </w:rPr>
        <w:fldChar w:fldCharType="begin"/>
      </w:r>
      <w:r w:rsidR="002E081B" w:rsidRPr="00376AFF">
        <w:rPr>
          <w:rFonts w:ascii="Times New Roman" w:hAnsi="Times New Roman"/>
          <w:lang w:val="en-GB"/>
        </w:rPr>
        <w:instrText xml:space="preserve"> REF _Ref520973214 \h  \* MERGEFORMAT </w:instrText>
      </w:r>
      <w:r w:rsidR="002E081B" w:rsidRPr="00376AFF">
        <w:rPr>
          <w:rFonts w:ascii="Times New Roman" w:hAnsi="Times New Roman"/>
          <w:lang w:val="en-GB"/>
        </w:rPr>
      </w:r>
      <w:r w:rsidR="002E081B"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6.75</w:t>
      </w:r>
      <w:r w:rsidR="00093238" w:rsidRPr="00093238">
        <w:rPr>
          <w:rFonts w:ascii="Times New Roman" w:hAnsi="Times New Roman"/>
          <w:lang w:val="en-GB"/>
        </w:rPr>
        <w:t>)</w:t>
      </w:r>
      <w:r w:rsidR="002E081B" w:rsidRPr="00376AFF">
        <w:rPr>
          <w:rFonts w:ascii="Times New Roman" w:hAnsi="Times New Roman"/>
          <w:lang w:val="en-GB"/>
        </w:rPr>
        <w:fldChar w:fldCharType="end"/>
      </w:r>
      <w:r w:rsidR="002E081B" w:rsidRPr="00376AFF">
        <w:rPr>
          <w:rFonts w:ascii="Times New Roman" w:hAnsi="Times New Roman"/>
          <w:lang w:val="en-GB"/>
        </w:rPr>
        <w:t xml:space="preserve"> or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_Ref37669765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093238" w:rsidRPr="00093238">
        <w:rPr>
          <w:rFonts w:ascii="Times New Roman" w:hAnsi="Times New Roman"/>
          <w:lang w:val="en-GB"/>
        </w:rPr>
        <w:t>(6.79)</w:t>
      </w:r>
      <w:r w:rsidR="005A34BA" w:rsidRPr="00376AFF">
        <w:rPr>
          <w:rFonts w:ascii="Times New Roman" w:hAnsi="Times New Roman"/>
          <w:lang w:val="en-GB"/>
        </w:rPr>
        <w:fldChar w:fldCharType="end"/>
      </w:r>
      <w:r w:rsidR="002E081B" w:rsidRPr="00376AFF">
        <w:rPr>
          <w:rFonts w:ascii="Times New Roman" w:hAnsi="Times New Roman"/>
          <w:lang w:val="en-GB"/>
        </w:rPr>
        <w:t xml:space="preserve"> </w:t>
      </w:r>
      <w:r w:rsidRPr="00376AFF">
        <w:rPr>
          <w:rFonts w:ascii="Times New Roman" w:hAnsi="Times New Roman"/>
          <w:lang w:val="en-GB"/>
        </w:rPr>
        <w:t>is finally used in</w:t>
      </w:r>
      <w:r w:rsidR="00AC365E" w:rsidRPr="00376AFF">
        <w:rPr>
          <w:rFonts w:ascii="Times New Roman" w:hAnsi="Times New Roman"/>
          <w:lang w:val="en-GB"/>
        </w:rPr>
        <w:t xml:space="preserve"> </w:t>
      </w:r>
      <w:r w:rsidR="00AC365E" w:rsidRPr="00376AFF">
        <w:rPr>
          <w:rFonts w:ascii="Times New Roman" w:hAnsi="Times New Roman"/>
          <w:lang w:val="en-GB"/>
        </w:rPr>
        <w:fldChar w:fldCharType="begin"/>
      </w:r>
      <w:r w:rsidR="00AC365E" w:rsidRPr="00376AFF">
        <w:rPr>
          <w:rFonts w:ascii="Times New Roman" w:hAnsi="Times New Roman"/>
          <w:lang w:val="en-GB"/>
        </w:rPr>
        <w:instrText xml:space="preserve"> REF _Ref37666283 \h  \* MERGEFORMAT </w:instrText>
      </w:r>
      <w:r w:rsidR="00AC365E" w:rsidRPr="00376AFF">
        <w:rPr>
          <w:rFonts w:ascii="Times New Roman" w:hAnsi="Times New Roman"/>
          <w:lang w:val="en-GB"/>
        </w:rPr>
      </w:r>
      <w:r w:rsidR="00AC365E" w:rsidRPr="00376AFF">
        <w:rPr>
          <w:rFonts w:ascii="Times New Roman" w:hAnsi="Times New Roman"/>
          <w:lang w:val="en-GB"/>
        </w:rPr>
        <w:fldChar w:fldCharType="separate"/>
      </w:r>
      <w:r w:rsidR="00093238" w:rsidRPr="00093238">
        <w:rPr>
          <w:rFonts w:ascii="Times New Roman" w:hAnsi="Times New Roman"/>
          <w:lang w:val="en-GB"/>
        </w:rPr>
        <w:t>(6.72)</w:t>
      </w:r>
      <w:r w:rsidR="00AC365E" w:rsidRPr="00376AFF">
        <w:rPr>
          <w:rFonts w:ascii="Times New Roman" w:hAnsi="Times New Roman"/>
          <w:lang w:val="en-GB"/>
        </w:rPr>
        <w:fldChar w:fldCharType="end"/>
      </w:r>
      <w:r w:rsidRPr="00376AFF">
        <w:rPr>
          <w:rFonts w:ascii="Times New Roman" w:hAnsi="Times New Roman"/>
          <w:lang w:val="en-GB"/>
        </w:rPr>
        <w:t xml:space="preserve">. </w:t>
      </w:r>
      <w:commentRangeEnd w:id="532"/>
      <w:r w:rsidR="00C41506" w:rsidRPr="00376AFF">
        <w:rPr>
          <w:rStyle w:val="Rimandocommento"/>
          <w:rFonts w:ascii="Times New Roman" w:hAnsi="Times New Roman"/>
          <w:szCs w:val="20"/>
          <w:lang w:val="en-GB"/>
        </w:rPr>
        <w:commentReference w:id="532"/>
      </w:r>
    </w:p>
    <w:p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O</w:t>
      </w:r>
      <w:r w:rsidR="00F91289" w:rsidRPr="00376AFF">
        <w:rPr>
          <w:rFonts w:ascii="Times New Roman" w:hAnsi="Times New Roman"/>
          <w:lang w:val="en-GB"/>
        </w:rPr>
        <w:t>nly a minority of the body particles represents the body surface, but we also need many inner body particles to estimate p</w:t>
      </w:r>
      <w:r w:rsidR="00F91289" w:rsidRPr="00376AFF">
        <w:rPr>
          <w:rFonts w:ascii="Times New Roman" w:hAnsi="Times New Roman"/>
          <w:vertAlign w:val="subscript"/>
          <w:lang w:val="en-GB"/>
        </w:rPr>
        <w:t>s</w:t>
      </w:r>
      <w:r w:rsidR="00F91289" w:rsidRPr="00376AFF">
        <w:rPr>
          <w:rFonts w:ascii="Times New Roman" w:hAnsi="Times New Roman"/>
          <w:lang w:val="en-GB"/>
        </w:rPr>
        <w:t>. Thus, the model defines the normal vectors for the neighbouring body particles lying inside the bodies, as described by the following algorithm.</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For any fluid-body particle interaction, each fluid particle searches for the most representative surface body particle to define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xml:space="preserve">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093238" w:rsidRPr="00093238">
        <w:rPr>
          <w:rFonts w:ascii="Times New Roman" w:hAnsi="Times New Roman"/>
          <w:bCs/>
          <w:lang w:val="en-GB"/>
        </w:rPr>
        <w:t>(6.78)</w:t>
      </w:r>
      <w:r w:rsidR="00187505" w:rsidRPr="00376AFF">
        <w:rPr>
          <w:rFonts w:ascii="Times New Roman" w:hAnsi="Times New Roman"/>
          <w:lang w:val="en-GB"/>
        </w:rPr>
        <w:fldChar w:fldCharType="end"/>
      </w:r>
      <w:r w:rsidR="00187505"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vertAlign w:val="subscript"/>
          <w:lang w:val="en-GB"/>
        </w:rPr>
        <w:t>s0</w:t>
      </w:r>
      <w:r w:rsidRPr="00376AFF">
        <w:rPr>
          <w:rFonts w:ascii="Times New Roman" w:hAnsi="Times New Roman"/>
          <w:lang w:val="en-GB"/>
        </w:rPr>
        <w:t>” interaction-. If the on-going body particle “</w:t>
      </w:r>
      <w:r w:rsidRPr="00376AFF">
        <w:rPr>
          <w:rFonts w:ascii="Times New Roman" w:hAnsi="Times New Roman"/>
          <w:i/>
          <w:vertAlign w:val="subscript"/>
          <w:lang w:val="en-GB"/>
        </w:rPr>
        <w:t>s</w:t>
      </w:r>
      <w:r w:rsidRPr="00376AFF">
        <w:rPr>
          <w:rFonts w:ascii="Times New Roman" w:hAnsi="Times New Roman"/>
          <w:lang w:val="en-GB"/>
        </w:rPr>
        <w:t>” belongs to the body surface, then it is immediately considered as representative. Otherwise, the fluid particle “</w:t>
      </w:r>
      <w:r w:rsidRPr="00376AFF">
        <w:rPr>
          <w:rFonts w:ascii="Times New Roman" w:hAnsi="Times New Roman"/>
          <w:i/>
          <w:vertAlign w:val="subscript"/>
          <w:lang w:val="en-GB"/>
        </w:rPr>
        <w:t>0</w:t>
      </w:r>
      <w:r w:rsidRPr="00376AF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xml:space="preserve"> and “</w:t>
      </w:r>
      <w:r w:rsidRPr="00376AFF">
        <w:rPr>
          <w:rFonts w:ascii="Times New Roman" w:hAnsi="Times New Roman"/>
          <w:i/>
          <w:vertAlign w:val="subscript"/>
          <w:lang w:val="en-GB"/>
        </w:rPr>
        <w:t>s</w:t>
      </w:r>
      <w:r w:rsidRPr="00376AFF">
        <w:rPr>
          <w:rFonts w:ascii="Times New Roman" w:hAnsi="Times New Roman"/>
          <w:lang w:val="en-GB"/>
        </w:rPr>
        <w:t>”, is then selected. This particle provides the normal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for the fluid-solid particle interaction “</w:t>
      </w:r>
      <w:r w:rsidRPr="00376AFF">
        <w:rPr>
          <w:rFonts w:ascii="Times New Roman" w:hAnsi="Times New Roman"/>
          <w:i/>
          <w:vertAlign w:val="subscript"/>
          <w:lang w:val="en-GB"/>
        </w:rPr>
        <w:t>s0</w:t>
      </w:r>
      <w:r w:rsidRPr="00376AFF">
        <w:rPr>
          <w:rFonts w:ascii="Times New Roman" w:hAnsi="Times New Roman"/>
          <w:lang w:val="en-GB"/>
        </w:rPr>
        <w:t>”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093238" w:rsidRPr="00093238">
        <w:rPr>
          <w:rFonts w:ascii="Times New Roman" w:hAnsi="Times New Roman"/>
          <w:bCs/>
          <w:lang w:val="en-GB"/>
        </w:rPr>
        <w:t>(6.78)</w:t>
      </w:r>
      <w:r w:rsidR="00187505" w:rsidRPr="00376AFF">
        <w:rPr>
          <w:rFonts w:ascii="Times New Roman" w:hAnsi="Times New Roman"/>
          <w:lang w:val="en-GB"/>
        </w:rPr>
        <w:fldChar w:fldCharType="end"/>
      </w:r>
      <w:r w:rsidRPr="00376AFF">
        <w:rPr>
          <w:rFonts w:ascii="Times New Roman" w:hAnsi="Times New Roman"/>
          <w:lang w:val="en-GB"/>
        </w:rPr>
        <w:t xml:space="preserve">. </w:t>
      </w:r>
    </w:p>
    <w:p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T</w:t>
      </w:r>
      <w:r w:rsidR="00F91289" w:rsidRPr="00376AFF">
        <w:rPr>
          <w:rFonts w:ascii="Times New Roman" w:hAnsi="Times New Roman"/>
          <w:lang w:val="en-GB"/>
        </w:rPr>
        <w:t xml:space="preserve">he assumption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093238" w:rsidRPr="00093238">
        <w:rPr>
          <w:rFonts w:ascii="Times New Roman" w:hAnsi="Times New Roman"/>
          <w:bCs/>
          <w:lang w:val="en-GB"/>
        </w:rPr>
        <w:t>(6.73)</w:t>
      </w:r>
      <w:r w:rsidR="005849F8" w:rsidRPr="00376AFF">
        <w:rPr>
          <w:rFonts w:ascii="Times New Roman" w:hAnsi="Times New Roman"/>
          <w:lang w:val="en-GB"/>
        </w:rPr>
        <w:fldChar w:fldCharType="end"/>
      </w:r>
      <w:r w:rsidR="005849F8" w:rsidRPr="00376AFF">
        <w:rPr>
          <w:rFonts w:ascii="Times New Roman" w:hAnsi="Times New Roman"/>
          <w:lang w:val="en-GB"/>
        </w:rPr>
        <w:t xml:space="preserve"> </w:t>
      </w:r>
      <w:r w:rsidR="00F91289" w:rsidRPr="00376AF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376AFF">
        <w:rPr>
          <w:rFonts w:ascii="Times New Roman" w:hAnsi="Times New Roman"/>
          <w:lang w:val="en-GB"/>
        </w:rPr>
        <w:t xml:space="preserve"> </w:t>
      </w:r>
      <w:r w:rsidRPr="00376AFF">
        <w:rPr>
          <w:rFonts w:ascii="Times New Roman" w:hAnsi="Times New Roman"/>
          <w:lang w:val="en-GB"/>
        </w:rPr>
        <w:fldChar w:fldCharType="begin"/>
      </w:r>
      <w:r w:rsidRPr="00376AFF">
        <w:rPr>
          <w:rFonts w:ascii="Times New Roman" w:hAnsi="Times New Roman"/>
          <w:lang w:val="en-GB"/>
        </w:rPr>
        <w:instrText xml:space="preserve"> REF _Ref448235028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bCs/>
          <w:lang w:val="en-GB"/>
        </w:rPr>
        <w:t>(6.78)</w:t>
      </w:r>
      <w:r w:rsidRPr="00376AFF">
        <w:rPr>
          <w:rFonts w:ascii="Times New Roman" w:hAnsi="Times New Roman"/>
          <w:lang w:val="en-GB"/>
        </w:rPr>
        <w:fldChar w:fldCharType="end"/>
      </w:r>
      <w:r w:rsidRPr="00376AFF">
        <w:rPr>
          <w:rFonts w:ascii="Times New Roman" w:hAnsi="Times New Roman"/>
          <w:lang w:val="en-GB"/>
        </w:rPr>
        <w:t>. Nevertheless, we prefer defining</w:t>
      </w:r>
      <w:r w:rsidR="00F91289" w:rsidRPr="00376AFF">
        <w:rPr>
          <w:rFonts w:ascii="Times New Roman" w:hAnsi="Times New Roman"/>
          <w:lang w:val="en-GB"/>
        </w:rPr>
        <w:t xml:space="preserve"> a maximum threshold for |</w:t>
      </w:r>
      <w:r w:rsidR="00F91289" w:rsidRPr="00376AFF">
        <w:rPr>
          <w:rFonts w:ascii="Times New Roman" w:hAnsi="Times New Roman"/>
          <w:i/>
          <w:u w:val="single"/>
          <w:lang w:val="en-GB"/>
        </w:rPr>
        <w:t>a</w:t>
      </w:r>
      <w:r w:rsidR="00F91289" w:rsidRPr="00376AFF">
        <w:rPr>
          <w:rFonts w:ascii="Times New Roman" w:hAnsi="Times New Roman"/>
          <w:i/>
          <w:vertAlign w:val="subscript"/>
          <w:lang w:val="en-GB"/>
        </w:rPr>
        <w:t>s</w:t>
      </w:r>
      <w:r w:rsidR="00F91289" w:rsidRPr="00376AFF">
        <w:rPr>
          <w:rFonts w:ascii="Times New Roman" w:hAnsi="Times New Roman"/>
          <w:lang w:val="en-GB"/>
        </w:rPr>
        <w:t>|, here equal to 10</w:t>
      </w:r>
      <w:r w:rsidR="00F91289" w:rsidRPr="00376AFF">
        <w:rPr>
          <w:rFonts w:ascii="Times New Roman" w:hAnsi="Times New Roman"/>
          <w:i/>
          <w:lang w:val="en-GB"/>
        </w:rPr>
        <w:t>g</w:t>
      </w:r>
      <w:r w:rsidR="00F91289" w:rsidRPr="00376AFF">
        <w:rPr>
          <w:rFonts w:ascii="Times New Roman" w:hAnsi="Times New Roman"/>
          <w:lang w:val="en-GB"/>
        </w:rPr>
        <w:t>.</w:t>
      </w:r>
    </w:p>
    <w:p w:rsidR="007B78B0" w:rsidRPr="00376AFF" w:rsidRDefault="007B78B0" w:rsidP="007B78B0">
      <w:pPr>
        <w:pStyle w:val="Normale1"/>
        <w:spacing w:line="240" w:lineRule="auto"/>
        <w:jc w:val="both"/>
        <w:rPr>
          <w:rFonts w:ascii="Times New Roman" w:hAnsi="Times New Roman"/>
          <w:lang w:val="en-GB"/>
        </w:rPr>
      </w:pPr>
      <w:commentRangeStart w:id="535"/>
      <w:r w:rsidRPr="00376AFF">
        <w:rPr>
          <w:rFonts w:ascii="Times New Roman" w:hAnsi="Times New Roman"/>
          <w:lang w:val="en-GB"/>
        </w:rPr>
        <w:t>The search for the fluid-body interaction normals is only carried out in case of free-slip conditions.</w:t>
      </w:r>
    </w:p>
    <w:p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An improvement on the searching algorithm for the fluid-body interaction normals provides more accurate results and a computational time reduction with respect to Amicarelli et al. (2015, [</w:t>
      </w:r>
      <w:r w:rsidRPr="00376AFF">
        <w:rPr>
          <w:rFonts w:ascii="Times New Roman" w:hAnsi="Times New Roman"/>
          <w:lang w:val="en-GB"/>
        </w:rPr>
        <w:fldChar w:fldCharType="begin"/>
      </w:r>
      <w:r w:rsidRPr="00376AFF">
        <w:rPr>
          <w:rFonts w:ascii="Times New Roman" w:hAnsi="Times New Roman"/>
          <w:lang w:val="en-GB"/>
        </w:rPr>
        <w:instrText xml:space="preserve"> REF _Ref521059265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8</w:t>
      </w:r>
      <w:r w:rsidRPr="00376AFF">
        <w:rPr>
          <w:rFonts w:ascii="Times New Roman" w:hAnsi="Times New Roman"/>
          <w:lang w:val="en-GB"/>
        </w:rPr>
        <w:fldChar w:fldCharType="end"/>
      </w:r>
      <w:r w:rsidRPr="00376AFF">
        <w:rPr>
          <w:rFonts w:ascii="Times New Roman" w:hAnsi="Times New Roman"/>
          <w:lang w:val="en-GB"/>
        </w:rPr>
        <w:t xml:space="preserve">]), as described in the following. In that paper, the searching </w:t>
      </w:r>
      <w:r w:rsidR="003B1BF6" w:rsidRPr="00376AFF">
        <w:rPr>
          <w:rFonts w:ascii="Times New Roman" w:hAnsi="Times New Roman"/>
          <w:lang w:val="en-GB"/>
        </w:rPr>
        <w:t>volume V</w:t>
      </w:r>
      <w:r w:rsidR="003B1BF6" w:rsidRPr="00376AFF">
        <w:rPr>
          <w:rFonts w:ascii="Times New Roman" w:hAnsi="Times New Roman"/>
          <w:i/>
          <w:vertAlign w:val="subscript"/>
          <w:lang w:val="en-GB"/>
        </w:rPr>
        <w:t>s</w:t>
      </w:r>
      <w:r w:rsidR="003B1BF6" w:rsidRPr="00376AFF">
        <w:rPr>
          <w:rFonts w:ascii="Times New Roman" w:hAnsi="Times New Roman"/>
          <w:lang w:val="en-GB"/>
        </w:rPr>
        <w:t xml:space="preserve"> </w:t>
      </w:r>
      <w:r w:rsidRPr="00376AFF">
        <w:rPr>
          <w:rFonts w:ascii="Times New Roman" w:hAnsi="Times New Roman"/>
          <w:lang w:val="en-GB"/>
        </w:rPr>
        <w:t xml:space="preserve">was defined </w:t>
      </w:r>
      <w:r w:rsidR="003B1BF6" w:rsidRPr="00376AFF">
        <w:rPr>
          <w:rFonts w:ascii="Times New Roman" w:hAnsi="Times New Roman"/>
          <w:lang w:val="en-GB"/>
        </w:rPr>
        <w:t xml:space="preserve">as </w:t>
      </w:r>
      <w:r w:rsidRPr="00376AFF">
        <w:rPr>
          <w:rFonts w:ascii="Times New Roman" w:hAnsi="Times New Roman"/>
          <w:lang w:val="en-GB"/>
        </w:rPr>
        <w:t>the parallelepiped described by the coordinate</w:t>
      </w:r>
      <w:r w:rsidR="003B1BF6" w:rsidRPr="00376AFF">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376AFF" w:rsidTr="007B78B0">
        <w:tc>
          <w:tcPr>
            <w:tcW w:w="4539" w:type="pct"/>
            <w:vAlign w:val="center"/>
          </w:tcPr>
          <w:p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14"/>
                <w:sz w:val="24"/>
                <w:szCs w:val="24"/>
              </w:rPr>
              <w:object w:dxaOrig="2160" w:dyaOrig="380">
                <v:shape id="_x0000_i1138" type="#_x0000_t75" style="width:108.2pt;height:19.7pt" o:ole="">
                  <v:imagedata r:id="rId240" o:title=""/>
                </v:shape>
                <o:OLEObject Type="Embed" ProgID="Equation.3" ShapeID="_x0000_i1138" DrawAspect="Content" ObjectID="_1679893474" r:id="rId241"/>
              </w:object>
            </w:r>
          </w:p>
        </w:tc>
        <w:tc>
          <w:tcPr>
            <w:tcW w:w="461" w:type="pct"/>
            <w:vAlign w:val="center"/>
          </w:tcPr>
          <w:p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7B78B0" w:rsidRPr="00376AFF" w:rsidRDefault="007B78B0" w:rsidP="007B78B0">
      <w:pPr>
        <w:pStyle w:val="Normale1"/>
        <w:spacing w:line="240" w:lineRule="auto"/>
        <w:jc w:val="both"/>
        <w:rPr>
          <w:rFonts w:ascii="Times New Roman" w:hAnsi="Times New Roman"/>
          <w:lang w:val="en-GB"/>
        </w:rPr>
      </w:pPr>
    </w:p>
    <w:p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This caused some issues (i.e. searching area close to zero or no accurate result for the searching algorithm) under the following configurations: interacting particles having almost the same value for one coordinate</w:t>
      </w:r>
      <w:r w:rsidR="008B5034" w:rsidRPr="00376AFF">
        <w:rPr>
          <w:rFonts w:ascii="Times New Roman" w:hAnsi="Times New Roman"/>
          <w:lang w:val="en-GB"/>
        </w:rPr>
        <w:t>;</w:t>
      </w:r>
      <w:r w:rsidRPr="00376AFF">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sidRPr="00376AFF">
        <w:rPr>
          <w:rFonts w:ascii="Times New Roman" w:hAnsi="Times New Roman"/>
          <w:lang w:val="en-GB"/>
        </w:rPr>
        <w:t xml:space="preserve"> (</w:t>
      </w:r>
      <w:r w:rsidR="003B1BF6" w:rsidRPr="00376AFF">
        <w:rPr>
          <w:rFonts w:ascii="Times New Roman" w:hAnsi="Times New Roman"/>
          <w:lang w:val="en-GB"/>
        </w:rPr>
        <w:fldChar w:fldCharType="begin"/>
      </w:r>
      <w:r w:rsidR="003B1BF6" w:rsidRPr="00376AFF">
        <w:rPr>
          <w:rFonts w:ascii="Times New Roman" w:hAnsi="Times New Roman"/>
          <w:lang w:val="en-GB"/>
        </w:rPr>
        <w:instrText xml:space="preserve"> REF _Ref37685198 \h </w:instrText>
      </w:r>
      <w:r w:rsidR="003B1BF6" w:rsidRPr="00376AFF">
        <w:rPr>
          <w:rFonts w:ascii="Times New Roman" w:hAnsi="Times New Roman"/>
          <w:lang w:val="en-GB"/>
        </w:rPr>
      </w:r>
      <w:r w:rsidR="003B1BF6" w:rsidRPr="00376AFF">
        <w:rPr>
          <w:rFonts w:ascii="Times New Roman" w:hAnsi="Times New Roman"/>
          <w:lang w:val="en-GB"/>
        </w:rPr>
        <w:fldChar w:fldCharType="separate"/>
      </w:r>
      <w:r w:rsidR="00093238" w:rsidRPr="00376AFF">
        <w:rPr>
          <w:rFonts w:ascii="Times New Roman" w:hAnsi="Times New Roman"/>
        </w:rPr>
        <w:t xml:space="preserve">Figure </w:t>
      </w:r>
      <w:r w:rsidR="00093238">
        <w:rPr>
          <w:rFonts w:ascii="Times New Roman" w:hAnsi="Times New Roman"/>
          <w:noProof/>
        </w:rPr>
        <w:t>6</w:t>
      </w:r>
      <w:r w:rsidR="00093238" w:rsidRPr="00376AFF">
        <w:rPr>
          <w:rFonts w:ascii="Times New Roman" w:hAnsi="Times New Roman"/>
        </w:rPr>
        <w:t>.</w:t>
      </w:r>
      <w:r w:rsidR="00093238">
        <w:rPr>
          <w:rFonts w:ascii="Times New Roman" w:hAnsi="Times New Roman"/>
          <w:noProof/>
        </w:rPr>
        <w:t>1</w:t>
      </w:r>
      <w:r w:rsidR="003B1BF6" w:rsidRPr="00376AFF">
        <w:rPr>
          <w:rFonts w:ascii="Times New Roman" w:hAnsi="Times New Roman"/>
          <w:lang w:val="en-GB"/>
        </w:rPr>
        <w:fldChar w:fldCharType="end"/>
      </w:r>
      <w:r w:rsidR="003B1BF6" w:rsidRPr="00376AFF">
        <w:rPr>
          <w:rFonts w:ascii="Times New Roman" w:hAnsi="Times New Roman"/>
          <w:lang w:val="en-GB"/>
        </w:rPr>
        <w:t>)</w:t>
      </w:r>
      <w:r w:rsidR="008B5034" w:rsidRPr="00376AFF">
        <w:rPr>
          <w:rFonts w:ascii="Times New Roman" w:hAnsi="Times New Roman"/>
          <w:lang w:val="en-GB"/>
        </w:rPr>
        <w:t xml:space="preserve">. The </w:t>
      </w:r>
      <w:r w:rsidR="003B1BF6" w:rsidRPr="00376AFF">
        <w:rPr>
          <w:rFonts w:ascii="Times New Roman" w:hAnsi="Times New Roman"/>
          <w:lang w:val="en-GB"/>
        </w:rPr>
        <w:t>new definition of the searching volume reads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376AFF" w:rsidTr="007B78B0">
        <w:tc>
          <w:tcPr>
            <w:tcW w:w="4539" w:type="pct"/>
            <w:vAlign w:val="center"/>
          </w:tcPr>
          <w:p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99" w:dyaOrig="760">
                <v:shape id="_x0000_i1139" type="#_x0000_t75" style="width:204.8pt;height:38.45pt" o:ole="">
                  <v:imagedata r:id="rId242" o:title=""/>
                </v:shape>
                <o:OLEObject Type="Embed" ProgID="Equation.3" ShapeID="_x0000_i1139" DrawAspect="Content" ObjectID="_1679893475" r:id="rId243"/>
              </w:object>
            </w:r>
          </w:p>
        </w:tc>
        <w:tc>
          <w:tcPr>
            <w:tcW w:w="461" w:type="pct"/>
            <w:vAlign w:val="center"/>
          </w:tcPr>
          <w:p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B5034" w:rsidRPr="00376AFF" w:rsidRDefault="008B5034" w:rsidP="007B78B0">
      <w:pPr>
        <w:pStyle w:val="Normale1"/>
        <w:spacing w:line="240" w:lineRule="auto"/>
        <w:jc w:val="both"/>
        <w:rPr>
          <w:rFonts w:ascii="Times New Roman" w:hAnsi="Times New Roman"/>
          <w:lang w:val="en-GB"/>
        </w:rPr>
      </w:pPr>
    </w:p>
    <w:p w:rsidR="007B78B0" w:rsidRPr="00376AFF" w:rsidRDefault="008B5034" w:rsidP="007B78B0">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(m) is here the distance between two points.</w:t>
      </w:r>
      <w:commentRangeEnd w:id="535"/>
      <w:r w:rsidRPr="00376AFF">
        <w:rPr>
          <w:rStyle w:val="Rimandocommento"/>
          <w:rFonts w:ascii="Times New Roman" w:hAnsi="Times New Roman"/>
          <w:szCs w:val="20"/>
          <w:lang w:val="en-GB"/>
        </w:rPr>
        <w:commentReference w:id="535"/>
      </w:r>
    </w:p>
    <w:p w:rsidR="003B1BF6" w:rsidRPr="00376AFF"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376AFF" w:rsidTr="00E741EF">
        <w:trPr>
          <w:jc w:val="center"/>
        </w:trPr>
        <w:tc>
          <w:tcPr>
            <w:tcW w:w="5000" w:type="pct"/>
            <w:vAlign w:val="center"/>
          </w:tcPr>
          <w:p w:rsidR="003B1BF6" w:rsidRPr="00376AFF" w:rsidRDefault="00280422"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44"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45" o:title=""/>
                  </v:shape>
                  <v:shape id="_x0000_s1238" type="#_x0000_t75" style="position:absolute;left:6659;top:6563;width:186;height:240">
                    <v:imagedata r:id="rId246" o:title=""/>
                  </v:shape>
                  <v:shape id="_x0000_s1239" type="#_x0000_t75" style="position:absolute;left:6600;top:6040;width:227;height:254">
                    <v:imagedata r:id="rId247" o:title=""/>
                  </v:shape>
                  <v:shape id="_x0000_s1240" type="#_x0000_t75" style="position:absolute;left:6090;top:6360;width:227;height:254">
                    <v:imagedata r:id="rId248" o:title=""/>
                  </v:shape>
                  <w10:wrap type="none"/>
                  <w10:anchorlock/>
                </v:group>
                <o:OLEObject Type="Embed" ProgID="Equation.3" ShapeID="_x0000_s1234" DrawAspect="Content" ObjectID="_1679893614" r:id="rId249"/>
                <o:OLEObject Type="Embed" ProgID="Equation.3" ShapeID="_x0000_s1237" DrawAspect="Content" ObjectID="_1679893615" r:id="rId250"/>
                <o:OLEObject Type="Embed" ProgID="Equation.3" ShapeID="_x0000_s1238" DrawAspect="Content" ObjectID="_1679893616" r:id="rId251"/>
                <o:OLEObject Type="Embed" ProgID="Equation.3" ShapeID="_x0000_s1239" DrawAspect="Content" ObjectID="_1679893617" r:id="rId252"/>
                <o:OLEObject Type="Embed" ProgID="Equation.3" ShapeID="_x0000_s1240" DrawAspect="Content" ObjectID="_1679893618" r:id="rId253"/>
              </w:pict>
            </w:r>
          </w:p>
        </w:tc>
      </w:tr>
    </w:tbl>
    <w:p w:rsidR="003B1BF6" w:rsidRPr="00376AFF" w:rsidRDefault="003B1BF6" w:rsidP="003B1BF6">
      <w:pPr>
        <w:spacing w:after="0" w:line="240" w:lineRule="auto"/>
        <w:jc w:val="center"/>
        <w:rPr>
          <w:rFonts w:ascii="Times New Roman" w:hAnsi="Times New Roman"/>
          <w:szCs w:val="24"/>
        </w:rPr>
      </w:pPr>
      <w:bookmarkStart w:id="536" w:name="_Ref37685198"/>
      <w:commentRangeStart w:id="53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6</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1</w:t>
      </w:r>
      <w:r w:rsidRPr="00376AFF">
        <w:rPr>
          <w:rFonts w:ascii="Times New Roman" w:hAnsi="Times New Roman"/>
          <w:szCs w:val="24"/>
        </w:rPr>
        <w:fldChar w:fldCharType="end"/>
      </w:r>
      <w:bookmarkEnd w:id="536"/>
      <w:r w:rsidRPr="00376AFF">
        <w:rPr>
          <w:rFonts w:ascii="Times New Roman" w:hAnsi="Times New Roman"/>
          <w:szCs w:val="24"/>
        </w:rPr>
        <w:t>. Searching volume in fluid-body interactions to define the interaction normal to the fluid-body interface.</w:t>
      </w:r>
      <w:commentRangeEnd w:id="537"/>
      <w:r w:rsidRPr="00376AFF">
        <w:rPr>
          <w:rStyle w:val="Rimandocommento"/>
          <w:rFonts w:ascii="Times New Roman" w:eastAsia="Times New Roman" w:hAnsi="Times New Roman"/>
          <w:szCs w:val="20"/>
          <w:lang w:eastAsia="it-IT"/>
        </w:rPr>
        <w:commentReference w:id="537"/>
      </w:r>
    </w:p>
    <w:p w:rsidR="003B1BF6" w:rsidRPr="00376AFF" w:rsidRDefault="003B1BF6" w:rsidP="007B78B0">
      <w:pPr>
        <w:pStyle w:val="Normale1"/>
        <w:spacing w:line="240" w:lineRule="auto"/>
        <w:jc w:val="both"/>
        <w:rPr>
          <w:rFonts w:ascii="Times New Roman" w:hAnsi="Times New Roman"/>
          <w:lang w:val="en-GB"/>
        </w:rPr>
      </w:pPr>
    </w:p>
    <w:p w:rsidR="00D27D01" w:rsidRPr="00376AFF" w:rsidRDefault="00D27D01" w:rsidP="00D27D01">
      <w:pPr>
        <w:pStyle w:val="Normale1"/>
        <w:spacing w:line="240" w:lineRule="auto"/>
        <w:jc w:val="both"/>
        <w:rPr>
          <w:ins w:id="538" w:author="Amicarelli Andrea (RSE)" w:date="2020-04-13T15:58:00Z"/>
          <w:rFonts w:ascii="Times New Roman" w:hAnsi="Times New Roman"/>
          <w:lang w:val="en-GB"/>
        </w:rPr>
      </w:pPr>
      <w:ins w:id="539" w:author="Amicarelli Andrea (RSE)" w:date="2020-04-13T15:58:00Z">
        <w:r w:rsidRPr="00376AFF">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Pr="00376AFF" w:rsidRDefault="00DB6C78" w:rsidP="00E705B5">
      <w:pPr>
        <w:pStyle w:val="Normale1"/>
        <w:spacing w:line="240" w:lineRule="auto"/>
        <w:jc w:val="both"/>
        <w:rPr>
          <w:rFonts w:ascii="Times New Roman" w:hAnsi="Times New Roman"/>
          <w:lang w:val="en-GB"/>
        </w:rPr>
      </w:pPr>
      <w:r w:rsidRPr="00376AFF">
        <w:rPr>
          <w:rFonts w:ascii="Times New Roman" w:hAnsi="Times New Roman"/>
          <w:lang w:val="en-GB"/>
        </w:rPr>
        <w:t>Two pressure limiters can be activated to treat the fluid-solid interface.</w:t>
      </w:r>
    </w:p>
    <w:p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“negative value pressure limiter” provides a minimum threshold:</w:t>
      </w:r>
    </w:p>
    <w:tbl>
      <w:tblPr>
        <w:tblW w:w="5000" w:type="pct"/>
        <w:tblLook w:val="01E0" w:firstRow="1" w:lastRow="1" w:firstColumn="1" w:lastColumn="1" w:noHBand="0" w:noVBand="0"/>
      </w:tblPr>
      <w:tblGrid>
        <w:gridCol w:w="8945"/>
        <w:gridCol w:w="909"/>
      </w:tblGrid>
      <w:tr w:rsidR="00DB6C78" w:rsidRPr="00376AFF" w:rsidTr="00585F46">
        <w:tc>
          <w:tcPr>
            <w:tcW w:w="4539" w:type="pct"/>
            <w:vAlign w:val="center"/>
          </w:tcPr>
          <w:p w:rsidR="00DB6C78" w:rsidRPr="00376AFF" w:rsidRDefault="00DB6C78" w:rsidP="00585F46">
            <w:pPr>
              <w:spacing w:line="240" w:lineRule="auto"/>
              <w:jc w:val="center"/>
              <w:rPr>
                <w:rFonts w:ascii="Times New Roman" w:hAnsi="Times New Roman"/>
                <w:position w:val="-30"/>
                <w:sz w:val="24"/>
                <w:szCs w:val="24"/>
              </w:rPr>
            </w:pPr>
            <w:r w:rsidRPr="00376AFF">
              <w:rPr>
                <w:position w:val="-10"/>
              </w:rPr>
              <w:object w:dxaOrig="859" w:dyaOrig="340">
                <v:shape id="_x0000_i1140" type="#_x0000_t75" style="width:42.5pt;height:17.45pt" o:ole="">
                  <v:imagedata r:id="rId254" o:title=""/>
                </v:shape>
                <o:OLEObject Type="Embed" ProgID="Equation.3" ShapeID="_x0000_i1140" DrawAspect="Content" ObjectID="_1679893476" r:id="rId255"/>
              </w:object>
            </w:r>
          </w:p>
        </w:tc>
        <w:tc>
          <w:tcPr>
            <w:tcW w:w="461" w:type="pct"/>
            <w:vAlign w:val="center"/>
          </w:tcPr>
          <w:p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DB6C78" w:rsidRPr="00376AFF" w:rsidRDefault="00DB6C78" w:rsidP="00DB6C78">
      <w:pPr>
        <w:pStyle w:val="Normale1"/>
        <w:spacing w:line="240" w:lineRule="auto"/>
        <w:jc w:val="both"/>
        <w:rPr>
          <w:rFonts w:ascii="Times New Roman" w:hAnsi="Times New Roman"/>
          <w:lang w:val="en-GB"/>
        </w:rPr>
      </w:pPr>
    </w:p>
    <w:p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“positive value pressure limiter” acts as a LPRS and provides a maximum pressure threshold:</w:t>
      </w:r>
    </w:p>
    <w:tbl>
      <w:tblPr>
        <w:tblW w:w="5000" w:type="pct"/>
        <w:tblLook w:val="01E0" w:firstRow="1" w:lastRow="1" w:firstColumn="1" w:lastColumn="1" w:noHBand="0" w:noVBand="0"/>
      </w:tblPr>
      <w:tblGrid>
        <w:gridCol w:w="8945"/>
        <w:gridCol w:w="909"/>
      </w:tblGrid>
      <w:tr w:rsidR="00DB6C78" w:rsidRPr="00376AFF" w:rsidTr="00585F46">
        <w:tc>
          <w:tcPr>
            <w:tcW w:w="4539" w:type="pct"/>
            <w:vAlign w:val="center"/>
          </w:tcPr>
          <w:p w:rsidR="00DB6C78" w:rsidRPr="00376AFF" w:rsidRDefault="00DB6C78" w:rsidP="00585F46">
            <w:pPr>
              <w:spacing w:line="240" w:lineRule="auto"/>
              <w:jc w:val="center"/>
              <w:rPr>
                <w:rFonts w:ascii="Times New Roman" w:hAnsi="Times New Roman"/>
                <w:position w:val="-30"/>
                <w:sz w:val="24"/>
                <w:szCs w:val="24"/>
              </w:rPr>
            </w:pPr>
            <w:r w:rsidRPr="00376AFF">
              <w:rPr>
                <w:position w:val="-16"/>
              </w:rPr>
              <w:object w:dxaOrig="6420" w:dyaOrig="440">
                <v:shape id="_x0000_i1141" type="#_x0000_t75" style="width:317.5pt;height:22.8pt" o:ole="">
                  <v:imagedata r:id="rId256" o:title=""/>
                </v:shape>
                <o:OLEObject Type="Embed" ProgID="Equation.3" ShapeID="_x0000_i1141" DrawAspect="Content" ObjectID="_1679893477" r:id="rId257"/>
              </w:object>
            </w:r>
          </w:p>
        </w:tc>
        <w:tc>
          <w:tcPr>
            <w:tcW w:w="461" w:type="pct"/>
            <w:vAlign w:val="center"/>
          </w:tcPr>
          <w:p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540" w:name="_Ref5210492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0"/>
            <w:r w:rsidRPr="00376AFF">
              <w:rPr>
                <w:rFonts w:ascii="Times New Roman" w:eastAsia="Times New Roman" w:hAnsi="Times New Roman"/>
                <w:b w:val="0"/>
                <w:bCs w:val="0"/>
                <w:color w:val="auto"/>
                <w:sz w:val="24"/>
                <w:szCs w:val="24"/>
                <w:lang w:eastAsia="it-IT"/>
              </w:rPr>
              <w:t xml:space="preserve"> </w:t>
            </w:r>
          </w:p>
        </w:tc>
      </w:tr>
    </w:tbl>
    <w:p w:rsidR="00DB6C78" w:rsidRPr="00376AFF" w:rsidRDefault="00DB6C78" w:rsidP="00DB6C78">
      <w:pPr>
        <w:pStyle w:val="Normale1"/>
        <w:spacing w:line="240" w:lineRule="auto"/>
        <w:jc w:val="both"/>
        <w:rPr>
          <w:rFonts w:ascii="Times New Roman" w:hAnsi="Times New Roman"/>
          <w:lang w:val="en-GB"/>
        </w:rPr>
      </w:pPr>
    </w:p>
    <w:p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 xml:space="preserve">The maximum and minimum operators in the Right Hand Side of </w:t>
      </w:r>
      <w:r w:rsidRPr="00376AFF">
        <w:rPr>
          <w:rFonts w:ascii="Times New Roman" w:hAnsi="Times New Roman"/>
          <w:lang w:val="en-GB"/>
        </w:rPr>
        <w:fldChar w:fldCharType="begin"/>
      </w:r>
      <w:r w:rsidRPr="00376AFF">
        <w:rPr>
          <w:rFonts w:ascii="Times New Roman" w:hAnsi="Times New Roman"/>
          <w:lang w:val="en-GB"/>
        </w:rPr>
        <w:instrText xml:space="preserve"> REF _Ref521049225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6.83</w:t>
      </w:r>
      <w:r w:rsidR="00093238" w:rsidRPr="00093238">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apply to the whole domain.</w:t>
      </w:r>
    </w:p>
    <w:p w:rsidR="0072353B" w:rsidRPr="00376AFF" w:rsidRDefault="00EE1DF7" w:rsidP="0072353B">
      <w:pPr>
        <w:pStyle w:val="Normale1"/>
        <w:spacing w:line="240" w:lineRule="auto"/>
        <w:jc w:val="both"/>
        <w:rPr>
          <w:rFonts w:ascii="Times New Roman" w:hAnsi="Times New Roman"/>
          <w:lang w:val="en-GB"/>
        </w:rPr>
      </w:pPr>
      <w:commentRangeStart w:id="541"/>
      <w:r w:rsidRPr="00376AFF">
        <w:rPr>
          <w:rFonts w:ascii="Times New Roman" w:hAnsi="Times New Roman"/>
          <w:lang w:val="en-GB"/>
        </w:rPr>
        <w:t xml:space="preserve">Modelling the shear stress gradient term in the Navier-Stokes equation requires the introduction of </w:t>
      </w:r>
      <w:r w:rsidR="0072353B" w:rsidRPr="00376AFF">
        <w:rPr>
          <w:rFonts w:ascii="Times New Roman" w:hAnsi="Times New Roman"/>
          <w:lang w:val="en-GB"/>
        </w:rPr>
        <w:t>an</w:t>
      </w:r>
      <w:r w:rsidRPr="00376AFF">
        <w:rPr>
          <w:rFonts w:ascii="Times New Roman" w:hAnsi="Times New Roman"/>
          <w:lang w:val="en-GB"/>
        </w:rPr>
        <w:t xml:space="preserve"> additional fluid-body coupling term in the Right Hand Side (RHS) of the fluid momentum equation. </w:t>
      </w:r>
      <w:r w:rsidR="0072353B" w:rsidRPr="00376AFF">
        <w:rPr>
          <w:rFonts w:ascii="Times New Roman" w:hAnsi="Times New Roman"/>
          <w:lang w:val="en-GB"/>
        </w:rPr>
        <w:t xml:space="preserve">It is the last term of </w:t>
      </w:r>
      <w:r w:rsidR="0072353B" w:rsidRPr="00376AFF">
        <w:rPr>
          <w:rFonts w:ascii="Times New Roman" w:hAnsi="Times New Roman"/>
          <w:lang w:val="en-GB"/>
        </w:rPr>
        <w:fldChar w:fldCharType="begin"/>
      </w:r>
      <w:r w:rsidR="0072353B" w:rsidRPr="00376AFF">
        <w:rPr>
          <w:rFonts w:ascii="Times New Roman" w:hAnsi="Times New Roman"/>
          <w:lang w:val="en-GB"/>
        </w:rPr>
        <w:instrText xml:space="preserve"> REF _Ref37666283 \h  \* MERGEFORMAT </w:instrText>
      </w:r>
      <w:r w:rsidR="0072353B" w:rsidRPr="00376AFF">
        <w:rPr>
          <w:rFonts w:ascii="Times New Roman" w:hAnsi="Times New Roman"/>
          <w:lang w:val="en-GB"/>
        </w:rPr>
      </w:r>
      <w:r w:rsidR="0072353B" w:rsidRPr="00376AFF">
        <w:rPr>
          <w:rFonts w:ascii="Times New Roman" w:hAnsi="Times New Roman"/>
          <w:lang w:val="en-GB"/>
        </w:rPr>
        <w:fldChar w:fldCharType="separate"/>
      </w:r>
      <w:r w:rsidR="00093238" w:rsidRPr="00093238">
        <w:rPr>
          <w:rFonts w:ascii="Times New Roman" w:hAnsi="Times New Roman"/>
          <w:lang w:val="en-GB"/>
        </w:rPr>
        <w:t>(6.72)</w:t>
      </w:r>
      <w:r w:rsidR="0072353B" w:rsidRPr="00376AFF">
        <w:rPr>
          <w:rFonts w:ascii="Times New Roman" w:hAnsi="Times New Roman"/>
          <w:lang w:val="en-GB"/>
        </w:rPr>
        <w:fldChar w:fldCharType="end"/>
      </w:r>
      <w:r w:rsidR="0072353B" w:rsidRPr="00376AFF">
        <w:rPr>
          <w:rFonts w:ascii="Times New Roman" w:hAnsi="Times New Roman"/>
          <w:lang w:val="en-GB"/>
        </w:rPr>
        <w:t xml:space="preserve">. </w:t>
      </w:r>
      <w:r w:rsidRPr="00376AFF">
        <w:rPr>
          <w:rFonts w:ascii="Times New Roman" w:hAnsi="Times New Roman"/>
          <w:lang w:val="en-GB"/>
        </w:rPr>
        <w:t xml:space="preserve">The discretization of this coupling term, which takes into account the shear stress exchanged at the fluid-body interface, </w:t>
      </w:r>
      <w:r w:rsidR="0072353B" w:rsidRPr="00376AFF">
        <w:rPr>
          <w:rFonts w:ascii="Times New Roman" w:hAnsi="Times New Roman"/>
          <w:lang w:val="en-GB"/>
        </w:rPr>
        <w:t xml:space="preserve">is derived in coherence </w:t>
      </w:r>
      <w:r w:rsidRPr="00376AFF">
        <w:rPr>
          <w:rFonts w:ascii="Times New Roman" w:hAnsi="Times New Roman"/>
          <w:lang w:val="en-GB"/>
        </w:rPr>
        <w:t>with the SPH particle approximation in the inner domain</w:t>
      </w:r>
      <w:r w:rsidR="0072353B" w:rsidRPr="00376AFF">
        <w:rPr>
          <w:rFonts w:ascii="Times New Roman" w:hAnsi="Times New Roman"/>
          <w:lang w:val="en-GB"/>
        </w:rPr>
        <w:t xml:space="preserve">. </w:t>
      </w:r>
    </w:p>
    <w:p w:rsidR="00EE1DF7" w:rsidRPr="00376AFF" w:rsidRDefault="0072353B" w:rsidP="0072353B">
      <w:pPr>
        <w:pStyle w:val="Normale1"/>
        <w:spacing w:line="240" w:lineRule="auto"/>
        <w:jc w:val="both"/>
        <w:rPr>
          <w:rFonts w:ascii="Times New Roman" w:hAnsi="Times New Roman"/>
          <w:lang w:val="en-GB"/>
        </w:rPr>
      </w:pPr>
      <w:r w:rsidRPr="00376AFF">
        <w:rPr>
          <w:rFonts w:ascii="Times New Roman" w:hAnsi="Times New Roman"/>
          <w:lang w:val="en-GB"/>
        </w:rPr>
        <w:t>T</w:t>
      </w:r>
      <w:r w:rsidR="00EE1DF7" w:rsidRPr="00376AFF">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376AFF" w:rsidTr="005A34BA">
        <w:tc>
          <w:tcPr>
            <w:tcW w:w="4539" w:type="pct"/>
            <w:vAlign w:val="center"/>
          </w:tcPr>
          <w:p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72"/>
                <w:szCs w:val="24"/>
              </w:rPr>
              <w:object w:dxaOrig="2112" w:dyaOrig="1512">
                <v:shape id="_x0000_i1142" type="#_x0000_t75" style="width:98.4pt;height:71.55pt" o:ole="">
                  <v:imagedata r:id="rId258" o:title=""/>
                </v:shape>
                <o:OLEObject Type="Embed" ProgID="Equation.3" ShapeID="_x0000_i1142" DrawAspect="Content" ObjectID="_1679893478" r:id="rId259"/>
              </w:object>
            </w:r>
          </w:p>
        </w:tc>
        <w:tc>
          <w:tcPr>
            <w:tcW w:w="461" w:type="pct"/>
            <w:vAlign w:val="center"/>
          </w:tcPr>
          <w:p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The inter-particle velocity </w:t>
      </w:r>
      <w:r w:rsidRPr="00376AFF">
        <w:rPr>
          <w:rFonts w:ascii="Times New Roman" w:hAnsi="Times New Roman"/>
          <w:i/>
          <w:lang w:val="en-GB"/>
        </w:rPr>
        <w:t>u</w:t>
      </w:r>
      <w:r w:rsidRPr="00376AFF">
        <w:rPr>
          <w:rFonts w:ascii="Times New Roman" w:hAnsi="Times New Roman"/>
          <w:i/>
          <w:vertAlign w:val="subscript"/>
          <w:lang w:val="en-GB"/>
        </w:rPr>
        <w:t>s0</w:t>
      </w:r>
      <w:r w:rsidRPr="00376AFF">
        <w:rPr>
          <w:rFonts w:ascii="Times New Roman" w:hAnsi="Times New Roman"/>
          <w:lang w:val="en-GB"/>
        </w:rPr>
        <w:t xml:space="preserve"> represents the field of the fluid velocity virtually reconstructed within the portion of the kernel support, which is truncated by the solid body.</w:t>
      </w:r>
    </w:p>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376AFF" w:rsidTr="005A34BA">
        <w:tc>
          <w:tcPr>
            <w:tcW w:w="4539" w:type="pct"/>
            <w:vAlign w:val="center"/>
          </w:tcPr>
          <w:p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6300" w:dyaOrig="384">
                <v:shape id="_x0000_i1143" type="#_x0000_t75" style="width:300.05pt;height:18.35pt" o:ole="">
                  <v:imagedata r:id="rId260" o:title=""/>
                </v:shape>
                <o:OLEObject Type="Embed" ProgID="Equation.3" ShapeID="_x0000_i1143" DrawAspect="Content" ObjectID="_1679893479" r:id="rId261"/>
              </w:object>
            </w:r>
          </w:p>
        </w:tc>
        <w:tc>
          <w:tcPr>
            <w:tcW w:w="461" w:type="pct"/>
            <w:vAlign w:val="center"/>
          </w:tcPr>
          <w:p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component of the inter-particle velocity, which is tangential (subscript “</w:t>
      </w:r>
      <w:r w:rsidRPr="00376AFF">
        <w:rPr>
          <w:rFonts w:ascii="Times New Roman" w:hAnsi="Times New Roman"/>
          <w:i/>
          <w:vertAlign w:val="subscript"/>
          <w:lang w:val="en-GB"/>
        </w:rPr>
        <w:t>T</w:t>
      </w:r>
      <w:r w:rsidRPr="00376AFF">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376AFF" w:rsidTr="005A34BA">
        <w:tc>
          <w:tcPr>
            <w:tcW w:w="4539" w:type="pct"/>
            <w:vAlign w:val="center"/>
          </w:tcPr>
          <w:p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5496" w:dyaOrig="384">
                <v:shape id="_x0000_i1144" type="#_x0000_t75" style="width:252.65pt;height:17.45pt" o:ole="">
                  <v:imagedata r:id="rId262" o:title=""/>
                </v:shape>
                <o:OLEObject Type="Embed" ProgID="Equation.3" ShapeID="_x0000_i1144" DrawAspect="Content" ObjectID="_1679893480" r:id="rId263"/>
              </w:object>
            </w:r>
          </w:p>
        </w:tc>
        <w:tc>
          <w:tcPr>
            <w:tcW w:w="461" w:type="pct"/>
            <w:vAlign w:val="center"/>
          </w:tcPr>
          <w:p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unit vector </w:t>
      </w:r>
      <w:r w:rsidRPr="00376AFF">
        <w:rPr>
          <w:rFonts w:ascii="Times New Roman" w:hAnsi="Times New Roman"/>
          <w:i/>
          <w:u w:val="single"/>
          <w:lang w:val="en-GB"/>
        </w:rPr>
        <w:t>t</w:t>
      </w:r>
      <w:r w:rsidRPr="00376AFF">
        <w:rPr>
          <w:rFonts w:ascii="Times New Roman" w:hAnsi="Times New Roman"/>
          <w:lang w:val="en-GB"/>
        </w:rPr>
        <w:t xml:space="preserve"> is tangential to the interface.</w:t>
      </w:r>
    </w:p>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376AFF" w:rsidTr="005A34BA">
        <w:tc>
          <w:tcPr>
            <w:tcW w:w="4539" w:type="pct"/>
            <w:vAlign w:val="center"/>
          </w:tcPr>
          <w:p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0"/>
                <w:szCs w:val="24"/>
              </w:rPr>
              <w:object w:dxaOrig="2040" w:dyaOrig="336">
                <v:shape id="_x0000_i1145" type="#_x0000_t75" style="width:96.6pt;height:15.65pt" o:ole="">
                  <v:imagedata r:id="rId55" o:title=""/>
                </v:shape>
                <o:OLEObject Type="Embed" ProgID="Equation.3" ShapeID="_x0000_i1145" DrawAspect="Content" ObjectID="_1679893481" r:id="rId264"/>
              </w:object>
            </w:r>
          </w:p>
        </w:tc>
        <w:tc>
          <w:tcPr>
            <w:tcW w:w="461" w:type="pct"/>
            <w:vAlign w:val="center"/>
          </w:tcPr>
          <w:p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541"/>
    <w:p w:rsidR="00C41506" w:rsidRPr="00376AFF" w:rsidRDefault="00C41506" w:rsidP="00EE1DF7">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541"/>
      </w:r>
    </w:p>
    <w:p w:rsidR="00F91289" w:rsidRPr="00376AFF" w:rsidRDefault="00652F0F" w:rsidP="003D504A">
      <w:pPr>
        <w:pStyle w:val="Amicarellititle2"/>
      </w:pPr>
      <w:bookmarkStart w:id="542" w:name="_Ref448249341"/>
      <w:bookmarkStart w:id="543" w:name="_Toc66716425"/>
      <w:r w:rsidRPr="00376AFF">
        <w:t>S</w:t>
      </w:r>
      <w:r w:rsidR="00F91289" w:rsidRPr="00376AFF">
        <w:t>olid-solid interaction terms</w:t>
      </w:r>
      <w:bookmarkEnd w:id="542"/>
      <w:bookmarkEnd w:id="543"/>
      <w:r w:rsidR="00F91289" w:rsidRPr="00376AFF">
        <w:t xml:space="preserve"> </w:t>
      </w:r>
    </w:p>
    <w:p w:rsidR="000B7E8A" w:rsidRPr="00376AFF" w:rsidRDefault="000B7E8A" w:rsidP="000B7E8A">
      <w:pPr>
        <w:pStyle w:val="Normale1"/>
        <w:spacing w:line="240" w:lineRule="auto"/>
        <w:jc w:val="both"/>
        <w:rPr>
          <w:rFonts w:ascii="Times New Roman" w:hAnsi="Times New Roman"/>
          <w:lang w:val="en-GB"/>
        </w:rPr>
      </w:pPr>
      <w:r w:rsidRPr="00376AFF">
        <w:rPr>
          <w:rFonts w:ascii="Times New Roman" w:hAnsi="Times New Roman"/>
          <w:lang w:val="en-GB"/>
        </w:rPr>
        <w:t>This section relies on [</w:t>
      </w:r>
      <w:r w:rsidRPr="00376AFF">
        <w:rPr>
          <w:rFonts w:ascii="Times New Roman" w:hAnsi="Times New Roman"/>
          <w:lang w:val="en-GB"/>
        </w:rPr>
        <w:fldChar w:fldCharType="begin"/>
      </w:r>
      <w:r w:rsidRPr="00376AFF">
        <w:rPr>
          <w:rFonts w:ascii="Times New Roman" w:hAnsi="Times New Roman"/>
          <w:lang w:val="en-GB"/>
        </w:rPr>
        <w:instrText xml:space="preserve"> REF _Ref447810426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w:t>
      </w:r>
      <w:r w:rsidRPr="00376AFF">
        <w:rPr>
          <w:rFonts w:ascii="Times New Roman" w:hAnsi="Times New Roman"/>
          <w:lang w:val="en-GB"/>
        </w:rPr>
        <w:fldChar w:fldCharType="end"/>
      </w:r>
      <w:r w:rsidRPr="00376AFF">
        <w:rPr>
          <w:rFonts w:ascii="Times New Roman" w:hAnsi="Times New Roman"/>
          <w:lang w:val="en-GB"/>
        </w:rPr>
        <w:t>], wh</w:t>
      </w:r>
      <w:r w:rsidR="003F4AE4" w:rsidRPr="00376AFF">
        <w:rPr>
          <w:rFonts w:ascii="Times New Roman" w:hAnsi="Times New Roman"/>
          <w:lang w:val="en-GB"/>
        </w:rPr>
        <w:t>ose reading</w:t>
      </w:r>
      <w:r w:rsidRPr="00376AFF">
        <w:rPr>
          <w:rFonts w:ascii="Times New Roman" w:hAnsi="Times New Roman"/>
          <w:lang w:val="en-GB"/>
        </w:rPr>
        <w:t xml:space="preserve"> is suggested for further details.</w:t>
      </w:r>
    </w:p>
    <w:p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solid-solid interaction term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_Ref448236563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lang w:val="en-GB"/>
        </w:rPr>
        <w:t>(6.40)</w:t>
      </w:r>
      <w:r w:rsidR="00365BA5" w:rsidRPr="00376AFF">
        <w:rPr>
          <w:rFonts w:ascii="Times New Roman" w:hAnsi="Times New Roman"/>
          <w:lang w:val="en-GB"/>
        </w:rPr>
        <w:fldChar w:fldCharType="end"/>
      </w:r>
      <w:r w:rsidR="00E50A0A"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76AFF">
        <w:rPr>
          <w:rFonts w:ascii="Times New Roman" w:hAnsi="Times New Roman"/>
          <w:i/>
          <w:u w:val="single"/>
          <w:lang w:val="en-GB"/>
        </w:rPr>
        <w:t>P</w:t>
      </w:r>
      <w:r w:rsidRPr="00376AFF">
        <w:rPr>
          <w:rFonts w:ascii="Times New Roman" w:hAnsi="Times New Roman"/>
          <w:i/>
          <w:vertAlign w:val="subscript"/>
          <w:lang w:val="en-GB"/>
        </w:rPr>
        <w:t>s</w:t>
      </w:r>
      <w:r w:rsidR="00A466CF" w:rsidRPr="00376AFF">
        <w:rPr>
          <w:rFonts w:ascii="Times New Roman" w:hAnsi="Times New Roman"/>
          <w:lang w:val="en-GB"/>
        </w:rPr>
        <w:t>,</w:t>
      </w:r>
      <w:r w:rsidRPr="00376AFF">
        <w:rPr>
          <w:rFonts w:ascii="Times New Roman" w:hAnsi="Times New Roman"/>
          <w:lang w:val="en-GB"/>
        </w:rPr>
        <w:t xml:space="preserve"> as explained hereafter.</w:t>
      </w:r>
    </w:p>
    <w:p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“boundary force particle” method of </w:t>
      </w:r>
      <w:r w:rsidR="00365BA5" w:rsidRPr="00376AFF">
        <w:rPr>
          <w:rFonts w:ascii="Times New Roman" w:hAnsi="Times New Roman"/>
          <w:lang w:val="en-GB"/>
        </w:rPr>
        <w:t xml:space="preserve">Monaghan (2005,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_Ref341105676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138</w:t>
      </w:r>
      <w:r w:rsidRPr="00376AFF">
        <w:rPr>
          <w:rFonts w:ascii="Times New Roman" w:hAnsi="Times New Roman"/>
          <w:lang w:val="en-GB"/>
        </w:rPr>
        <w:fldChar w:fldCharType="end"/>
      </w:r>
      <w:r w:rsidRPr="00376AFF">
        <w:rPr>
          <w:rFonts w:ascii="Times New Roman" w:hAnsi="Times New Roman"/>
          <w:lang w:val="en-GB"/>
        </w:rPr>
        <w:t>]</w:t>
      </w:r>
      <w:r w:rsidR="00365BA5" w:rsidRPr="00376AFF">
        <w:rPr>
          <w:rFonts w:ascii="Times New Roman" w:hAnsi="Times New Roman"/>
          <w:lang w:val="en-GB"/>
        </w:rPr>
        <w:t>)</w:t>
      </w:r>
      <w:r w:rsidRPr="00376AFF">
        <w:rPr>
          <w:rFonts w:ascii="Times New Roman" w:hAnsi="Times New Roman"/>
          <w:lang w:val="en-GB"/>
        </w:rPr>
        <w:t xml:space="preserve"> defines repulsive forces to represent a conservative full elastic impingement between two SPH interacting particles (of any medium). In particular, the acceleration </w:t>
      </w:r>
      <w:r w:rsidRPr="00376AFF">
        <w:rPr>
          <w:rFonts w:ascii="Times New Roman" w:hAnsi="Times New Roman"/>
          <w:position w:val="-14"/>
          <w:lang w:val="en-GB"/>
        </w:rPr>
        <w:object w:dxaOrig="580" w:dyaOrig="380">
          <v:shape id="_x0000_i1146" type="#_x0000_t75" style="width:29.05pt;height:19.7pt" o:ole="">
            <v:imagedata r:id="rId265" o:title=""/>
          </v:shape>
          <o:OLEObject Type="Embed" ProgID="Equation.3" ShapeID="_x0000_i1146" DrawAspect="Content" ObjectID="_1679893482" r:id="rId266"/>
        </w:object>
      </w:r>
      <w:r w:rsidRPr="00376AFF">
        <w:rPr>
          <w:rFonts w:ascii="Times New Roman" w:hAnsi="Times New Roman"/>
          <w:lang w:val="en-GB"/>
        </w:rPr>
        <w:t xml:space="preserve"> of particle “</w:t>
      </w:r>
      <w:r w:rsidRPr="00376AFF">
        <w:rPr>
          <w:rFonts w:ascii="Times New Roman" w:hAnsi="Times New Roman"/>
          <w:i/>
          <w:vertAlign w:val="subscript"/>
          <w:lang w:val="en-GB"/>
        </w:rPr>
        <w:t>j</w:t>
      </w:r>
      <w:r w:rsidRPr="00376AFF">
        <w:rPr>
          <w:rFonts w:ascii="Times New Roman" w:hAnsi="Times New Roman"/>
          <w:lang w:val="en-GB"/>
        </w:rPr>
        <w:t>”, due to the impingement with particle “</w:t>
      </w:r>
      <w:r w:rsidRPr="00376AFF">
        <w:rPr>
          <w:rFonts w:ascii="Times New Roman" w:hAnsi="Times New Roman"/>
          <w:i/>
          <w:vertAlign w:val="subscript"/>
          <w:lang w:val="en-GB"/>
        </w:rPr>
        <w:t>k</w:t>
      </w:r>
      <w:r w:rsidRPr="00376AFF">
        <w:rPr>
          <w:rFonts w:ascii="Times New Roman" w:hAnsi="Times New Roman"/>
          <w:lang w:val="en-GB"/>
        </w:rPr>
        <w:t xml:space="preserve">”, is aligned with the inter-particle distance </w:t>
      </w:r>
      <w:r w:rsidRPr="00376AFF">
        <w:rPr>
          <w:rFonts w:ascii="Times New Roman" w:hAnsi="Times New Roman"/>
          <w:i/>
          <w:u w:val="single"/>
          <w:lang w:val="en-GB"/>
        </w:rPr>
        <w:t>r</w:t>
      </w:r>
      <w:r w:rsidRPr="00376AFF">
        <w:rPr>
          <w:rFonts w:ascii="Times New Roman" w:hAnsi="Times New Roman"/>
          <w:lang w:val="en-GB"/>
        </w:rPr>
        <w:t xml:space="preserve"> and inversely proportional to its absolute value </w:t>
      </w:r>
      <w:r w:rsidRPr="00376AFF">
        <w:rPr>
          <w:rFonts w:ascii="Times New Roman" w:hAnsi="Times New Roman"/>
          <w:i/>
          <w:lang w:val="en-GB"/>
        </w:rPr>
        <w:t>r</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376AFF" w:rsidTr="009B773C">
        <w:tc>
          <w:tcPr>
            <w:tcW w:w="4539" w:type="pct"/>
            <w:vAlign w:val="center"/>
          </w:tcPr>
          <w:p w:rsidR="0086198E" w:rsidRPr="00376AFF" w:rsidRDefault="00365BA5" w:rsidP="009B773C">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2280" w:dyaOrig="740">
                <v:shape id="_x0000_i1147" type="#_x0000_t75" style="width:114.05pt;height:37.1pt" o:ole="">
                  <v:imagedata r:id="rId267" o:title=""/>
                </v:shape>
                <o:OLEObject Type="Embed" ProgID="Equation.3" ShapeID="_x0000_i1147" DrawAspect="Content" ObjectID="_1679893483" r:id="rId268"/>
              </w:object>
            </w:r>
          </w:p>
        </w:tc>
        <w:tc>
          <w:tcPr>
            <w:tcW w:w="461" w:type="pct"/>
            <w:vAlign w:val="center"/>
          </w:tcPr>
          <w:p w:rsidR="0086198E"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 xml:space="preserve"> </w:t>
            </w:r>
            <w:bookmarkStart w:id="544" w:name="_Ref44823664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4"/>
          </w:p>
        </w:tc>
      </w:tr>
    </w:tbl>
    <w:p w:rsidR="00365BA5" w:rsidRPr="00376AFF" w:rsidRDefault="00365BA5"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analytic function </w:t>
      </w:r>
      <w:r w:rsidRPr="00376AFF">
        <w:rPr>
          <w:rFonts w:ascii="Times New Roman" w:hAnsi="Times New Roman"/>
          <w:i/>
          <w:lang w:val="en-GB"/>
        </w:rPr>
        <w:t>f</w:t>
      </w:r>
      <w:r w:rsidRPr="00376AFF">
        <w:rPr>
          <w:rFonts w:ascii="Times New Roman" w:hAnsi="Times New Roman"/>
          <w:i/>
          <w:vertAlign w:val="subscript"/>
          <w:lang w:val="en-GB"/>
        </w:rPr>
        <w:t>bfp</w:t>
      </w:r>
      <w:r w:rsidRPr="00376AFF">
        <w:rPr>
          <w:rFonts w:ascii="Times New Roman" w:hAnsi="Times New Roman"/>
          <w:lang w:val="en-GB"/>
        </w:rPr>
        <w:t xml:space="preserve"> is symmetric with respect to the impact point. The dependence of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_Ref448236646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bCs/>
          <w:lang w:val="en-GB"/>
        </w:rPr>
        <w:t>(6.88)</w:t>
      </w:r>
      <w:r w:rsidR="00365BA5" w:rsidRPr="00376AFF">
        <w:rPr>
          <w:rFonts w:ascii="Times New Roman" w:hAnsi="Times New Roman"/>
          <w:lang w:val="en-GB"/>
        </w:rPr>
        <w:fldChar w:fldCharType="end"/>
      </w:r>
      <w:r w:rsidRPr="00376AFF">
        <w:rPr>
          <w:rFonts w:ascii="Times New Roman" w:hAnsi="Times New Roman"/>
          <w:lang w:val="en-GB"/>
        </w:rPr>
        <w:t xml:space="preserve"> on the particle masses allows conserving both global momentum </w:t>
      </w:r>
      <w:r w:rsidRPr="00376AFF">
        <w:rPr>
          <w:rFonts w:ascii="Times New Roman" w:hAnsi="Times New Roman"/>
          <w:position w:val="-14"/>
          <w:lang w:val="en-GB"/>
        </w:rPr>
        <w:object w:dxaOrig="2120" w:dyaOrig="380">
          <v:shape id="_x0000_i1148" type="#_x0000_t75" style="width:106pt;height:19.7pt" o:ole="">
            <v:imagedata r:id="rId269" o:title=""/>
          </v:shape>
          <o:OLEObject Type="Embed" ProgID="Equation.3" ShapeID="_x0000_i1148" DrawAspect="Content" ObjectID="_1679893484" r:id="rId270"/>
        </w:object>
      </w:r>
      <w:r w:rsidRPr="00376AFF">
        <w:rPr>
          <w:rFonts w:ascii="Times New Roman" w:hAnsi="Times New Roman"/>
          <w:lang w:val="en-GB"/>
        </w:rPr>
        <w:t xml:space="preserve"> and kinetic energy (one may notice that </w:t>
      </w:r>
      <w:r w:rsidR="00365BA5" w:rsidRPr="00376AFF">
        <w:rPr>
          <w:rFonts w:ascii="Times New Roman" w:hAnsi="Times New Roman"/>
          <w:position w:val="-14"/>
          <w:lang w:val="en-GB"/>
        </w:rPr>
        <w:object w:dxaOrig="980" w:dyaOrig="380">
          <v:shape id="_x0000_i1149" type="#_x0000_t75" style="width:49.2pt;height:19.7pt" o:ole="">
            <v:imagedata r:id="rId271" o:title=""/>
          </v:shape>
          <o:OLEObject Type="Embed" ProgID="Equation.3" ShapeID="_x0000_i1149" DrawAspect="Content" ObjectID="_1679893485" r:id="rId272"/>
        </w:object>
      </w:r>
      <w:r w:rsidRPr="00376AFF">
        <w:rPr>
          <w:rFonts w:ascii="Times New Roman" w:hAnsi="Times New Roman"/>
          <w:lang w:val="en-GB"/>
        </w:rPr>
        <w:t xml:space="preserve"> </w:t>
      </w:r>
      <w:proofErr w:type="gramStart"/>
      <w:r w:rsidRPr="00376AFF">
        <w:rPr>
          <w:rFonts w:ascii="Times New Roman" w:hAnsi="Times New Roman"/>
          <w:lang w:val="en-GB"/>
        </w:rPr>
        <w:t xml:space="preserve">and </w:t>
      </w:r>
      <w:proofErr w:type="gramEnd"/>
      <w:r w:rsidRPr="00376AFF">
        <w:rPr>
          <w:rFonts w:ascii="Times New Roman" w:hAnsi="Times New Roman"/>
          <w:position w:val="-14"/>
          <w:lang w:val="en-GB"/>
        </w:rPr>
        <w:object w:dxaOrig="840" w:dyaOrig="380">
          <v:shape id="_x0000_i1150" type="#_x0000_t75" style="width:42.05pt;height:19.7pt" o:ole="">
            <v:imagedata r:id="rId273" o:title=""/>
          </v:shape>
          <o:OLEObject Type="Embed" ProgID="Equation.3" ShapeID="_x0000_i1150" DrawAspect="Content" ObjectID="_1679893486" r:id="rId274"/>
        </w:object>
      </w:r>
      <w:r w:rsidRPr="00376AFF">
        <w:rPr>
          <w:rFonts w:ascii="Times New Roman" w:hAnsi="Times New Roman"/>
          <w:lang w:val="en-GB"/>
        </w:rPr>
        <w:t>). The formulation works for inter-particle high velocity impacts.</w:t>
      </w:r>
    </w:p>
    <w:p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formulation is here </w:t>
      </w:r>
      <w:r w:rsidR="00365BA5" w:rsidRPr="00376AFF">
        <w:rPr>
          <w:rFonts w:ascii="Times New Roman" w:hAnsi="Times New Roman"/>
          <w:lang w:val="en-GB"/>
        </w:rPr>
        <w:t xml:space="preserve">implemented </w:t>
      </w:r>
      <w:r w:rsidRPr="00376AFF">
        <w:rPr>
          <w:rFonts w:ascii="Times New Roman" w:hAnsi="Times New Roman"/>
          <w:lang w:val="en-GB"/>
        </w:rPr>
        <w:t>and extended to whole solid bodies (not only particle impingements), even at low velocities,</w:t>
      </w:r>
      <w:r w:rsidRPr="00376AFF" w:rsidDel="00711D9C">
        <w:rPr>
          <w:rFonts w:ascii="Times New Roman" w:hAnsi="Times New Roman"/>
          <w:lang w:val="en-GB"/>
        </w:rPr>
        <w:t xml:space="preserve"> </w:t>
      </w:r>
      <w:r w:rsidRPr="00376AFF">
        <w:rPr>
          <w:rFonts w:ascii="Times New Roman" w:hAnsi="Times New Roman"/>
          <w:lang w:val="en-GB"/>
        </w:rPr>
        <w:t xml:space="preserve">as well as body-frontier interactions. </w:t>
      </w:r>
    </w:p>
    <w:p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Consider the overall force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which represents the impingements between a generic computational body (“</w:t>
      </w:r>
      <w:r w:rsidRPr="00376AFF">
        <w:rPr>
          <w:rFonts w:ascii="Times New Roman" w:hAnsi="Times New Roman"/>
          <w:i/>
          <w:vertAlign w:val="subscript"/>
          <w:lang w:val="en-GB"/>
        </w:rPr>
        <w:t>B</w:t>
      </w:r>
      <w:r w:rsidRPr="00376AFF">
        <w:rPr>
          <w:rFonts w:ascii="Times New Roman" w:hAnsi="Times New Roman"/>
          <w:lang w:val="en-GB"/>
        </w:rPr>
        <w:t>”) and all its neighbouring bodies (“</w:t>
      </w:r>
      <w:r w:rsidRPr="00376AFF">
        <w:rPr>
          <w:rFonts w:ascii="Times New Roman" w:hAnsi="Times New Roman"/>
          <w:i/>
          <w:vertAlign w:val="subscript"/>
          <w:lang w:val="en-GB"/>
        </w:rPr>
        <w:t>K</w:t>
      </w:r>
      <w:r w:rsidRPr="00376AFF">
        <w:rPr>
          <w:rFonts w:ascii="Times New Roman" w:hAnsi="Times New Roman"/>
          <w:lang w:val="en-GB"/>
        </w:rPr>
        <w:t>”) and frontiers (“</w:t>
      </w:r>
      <w:r w:rsidRPr="00376AFF">
        <w:rPr>
          <w:rFonts w:ascii="Times New Roman" w:hAnsi="Times New Roman"/>
          <w:i/>
          <w:vertAlign w:val="subscript"/>
          <w:lang w:val="en-GB"/>
        </w:rPr>
        <w:t>K*</w:t>
      </w:r>
      <w:r w:rsidRPr="00376AFF">
        <w:rPr>
          <w:rFonts w:ascii="Times New Roman" w:hAnsi="Times New Roman"/>
          <w:lang w:val="en-GB"/>
        </w:rPr>
        <w:t xml:space="preserve">”). </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is decomposed in elementary 2-body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and body-frontier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545"/>
          <w:p w:rsidR="00F91289" w:rsidRPr="00376AFF" w:rsidRDefault="006C0892"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2280" w:dyaOrig="880">
                <v:shape id="_x0000_i1151" type="#_x0000_t75" style="width:114.05pt;height:43.85pt" o:ole="">
                  <v:imagedata r:id="rId275" o:title=""/>
                </v:shape>
                <o:OLEObject Type="Embed" ProgID="Equation.3" ShapeID="_x0000_i1151" DrawAspect="Content" ObjectID="_1679893487" r:id="rId276"/>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commentRangeEnd w:id="545"/>
            <w:r w:rsidR="006C0892" w:rsidRPr="00376AFF">
              <w:rPr>
                <w:rStyle w:val="Rimandocommento"/>
                <w:rFonts w:ascii="Times New Roman" w:eastAsia="Times New Roman" w:hAnsi="Times New Roman"/>
                <w:b w:val="0"/>
                <w:bCs w:val="0"/>
                <w:color w:val="auto"/>
                <w:szCs w:val="20"/>
                <w:lang w:eastAsia="it-IT"/>
              </w:rPr>
              <w:commentReference w:id="545"/>
            </w:r>
          </w:p>
        </w:tc>
      </w:tr>
    </w:tbl>
    <w:p w:rsidR="00F91289" w:rsidRPr="00376AFF" w:rsidRDefault="00F91289" w:rsidP="00E705B5">
      <w:pPr>
        <w:pStyle w:val="Normale1"/>
        <w:spacing w:line="240" w:lineRule="auto"/>
        <w:jc w:val="both"/>
        <w:rPr>
          <w:rFonts w:ascii="Times New Roman" w:hAnsi="Times New Roman"/>
          <w:lang w:val="en-GB"/>
        </w:rPr>
      </w:pPr>
    </w:p>
    <w:p w:rsidR="006C0892" w:rsidRPr="00376AFF" w:rsidRDefault="006C0892" w:rsidP="006C0892">
      <w:pPr>
        <w:pStyle w:val="Normale1"/>
        <w:spacing w:line="240" w:lineRule="auto"/>
        <w:jc w:val="both"/>
        <w:rPr>
          <w:ins w:id="546" w:author="Amicarelli Andrea (RSE)" w:date="2020-04-13T11:45:00Z"/>
          <w:rFonts w:ascii="Times New Roman" w:hAnsi="Times New Roman"/>
          <w:lang w:val="en-GB"/>
        </w:rPr>
      </w:pPr>
      <w:ins w:id="547" w:author="Amicarelli Andrea (RSE)" w:date="2020-04-13T11:45:00Z">
        <w:r w:rsidRPr="00376AFF">
          <w:rPr>
            <w:rFonts w:ascii="Times New Roman" w:hAnsi="Times New Roman"/>
            <w:lang w:val="en-GB"/>
          </w:rPr>
          <w:t xml:space="preserve">where </w:t>
        </w:r>
        <w:r w:rsidRPr="00376AFF">
          <w:rPr>
            <w:rFonts w:ascii="Times New Roman" w:hAnsi="Times New Roman"/>
            <w:i/>
            <w:lang w:val="en-GB"/>
          </w:rPr>
          <w:t>N</w:t>
        </w:r>
        <w:r w:rsidRPr="00376AFF">
          <w:rPr>
            <w:rFonts w:ascii="Times New Roman" w:hAnsi="Times New Roman"/>
            <w:i/>
            <w:vertAlign w:val="subscript"/>
            <w:lang w:val="en-GB"/>
          </w:rPr>
          <w:t>BK*</w:t>
        </w:r>
        <w:r w:rsidRPr="00376AFF">
          <w:rPr>
            <w:rFonts w:ascii="Times New Roman" w:hAnsi="Times New Roman"/>
            <w:lang w:val="en-GB"/>
          </w:rPr>
          <w:t xml:space="preserve"> is the number of boundary frontiers.</w:t>
        </w:r>
      </w:ins>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Adopting the same principles of the boundary force particle method,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involves interactions between all the body particles “</w:t>
      </w:r>
      <w:r w:rsidRPr="00376AFF">
        <w:rPr>
          <w:rFonts w:ascii="Times New Roman" w:hAnsi="Times New Roman"/>
          <w:i/>
          <w:vertAlign w:val="subscript"/>
          <w:lang w:val="en-GB"/>
        </w:rPr>
        <w:t>j</w:t>
      </w:r>
      <w:r w:rsidRPr="00376AFF">
        <w:rPr>
          <w:rFonts w:ascii="Times New Roman" w:hAnsi="Times New Roman"/>
          <w:lang w:val="en-GB"/>
        </w:rPr>
        <w:t>” of the computational body “</w:t>
      </w:r>
      <w:r w:rsidRPr="00376AFF">
        <w:rPr>
          <w:rFonts w:ascii="Times New Roman" w:hAnsi="Times New Roman"/>
          <w:i/>
          <w:vertAlign w:val="subscript"/>
          <w:lang w:val="en-GB"/>
        </w:rPr>
        <w:t>B</w:t>
      </w:r>
      <w:r w:rsidRPr="00376AFF">
        <w:rPr>
          <w:rFonts w:ascii="Times New Roman" w:hAnsi="Times New Roman"/>
          <w:lang w:val="en-GB"/>
        </w:rPr>
        <w:t>” and their neighbour body particles “</w:t>
      </w:r>
      <w:r w:rsidRPr="00376AFF">
        <w:rPr>
          <w:rFonts w:ascii="Times New Roman" w:hAnsi="Times New Roman"/>
          <w:i/>
          <w:vertAlign w:val="subscript"/>
          <w:lang w:val="en-GB"/>
        </w:rPr>
        <w:t>k</w:t>
      </w:r>
      <w:r w:rsidRPr="00376AFF">
        <w:rPr>
          <w:rFonts w:ascii="Times New Roman" w:hAnsi="Times New Roman"/>
          <w:lang w:val="en-GB"/>
        </w:rPr>
        <w:t>”, belonging to the neighbouring body “</w:t>
      </w:r>
      <w:r w:rsidRPr="00376AFF">
        <w:rPr>
          <w:rFonts w:ascii="Times New Roman" w:hAnsi="Times New Roman"/>
          <w:i/>
          <w:vertAlign w:val="subscript"/>
          <w:lang w:val="en-GB"/>
        </w:rPr>
        <w:t>K</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640" w:dyaOrig="760">
                <v:shape id="_x0000_i1152" type="#_x0000_t75" style="width:232.55pt;height:38pt" o:ole="">
                  <v:imagedata r:id="rId277" o:title=""/>
                </v:shape>
                <o:OLEObject Type="Embed" ProgID="Equation.3" ShapeID="_x0000_i1152" DrawAspect="Content" ObjectID="_1679893488" r:id="rId278"/>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548" w:name="_Ref44823673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8"/>
            <w:r w:rsidRPr="00376AFF">
              <w:rPr>
                <w:rFonts w:ascii="Times New Roman" w:eastAsia="Times New Roman" w:hAnsi="Times New Roman"/>
                <w:b w:val="0"/>
                <w:bCs w:val="0"/>
                <w:color w:val="auto"/>
                <w:sz w:val="24"/>
                <w:szCs w:val="24"/>
                <w:lang w:eastAsia="it-IT"/>
              </w:rPr>
              <w:t xml:space="preserve"> </w:t>
            </w:r>
            <w:r w:rsidR="00501921"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components of the inter-particle relative distance</w:t>
      </w:r>
      <w:r w:rsidR="00365BA5" w:rsidRPr="00376AFF">
        <w:rPr>
          <w:rFonts w:ascii="Times New Roman" w:hAnsi="Times New Roman"/>
          <w:lang w:val="en-GB"/>
        </w:rPr>
        <w:t xml:space="preserve">, </w:t>
      </w:r>
      <w:r w:rsidRPr="00376AFF">
        <w:rPr>
          <w:rFonts w:ascii="Times New Roman" w:hAnsi="Times New Roman"/>
          <w:i/>
          <w:u w:val="single"/>
          <w:lang w:val="en-GB"/>
        </w:rPr>
        <w:t>r</w:t>
      </w:r>
      <w:r w:rsidRPr="00376AFF">
        <w:rPr>
          <w:rFonts w:ascii="Times New Roman" w:hAnsi="Times New Roman"/>
          <w:i/>
          <w:vertAlign w:val="subscript"/>
          <w:lang w:val="en-GB"/>
        </w:rPr>
        <w:t>par</w:t>
      </w:r>
      <w:r w:rsidRPr="00376AFF">
        <w:rPr>
          <w:rFonts w:ascii="Times New Roman" w:hAnsi="Times New Roman"/>
          <w:lang w:val="en-GB"/>
        </w:rPr>
        <w:t xml:space="preserve"> and </w:t>
      </w:r>
      <w:r w:rsidRPr="00376AFF">
        <w:rPr>
          <w:rFonts w:ascii="Times New Roman" w:hAnsi="Times New Roman"/>
          <w:i/>
          <w:u w:val="single"/>
          <w:lang w:val="en-GB"/>
        </w:rPr>
        <w:t>r</w:t>
      </w:r>
      <w:r w:rsidRPr="00376AFF">
        <w:rPr>
          <w:rFonts w:ascii="Times New Roman" w:hAnsi="Times New Roman"/>
          <w:i/>
          <w:vertAlign w:val="subscript"/>
          <w:lang w:val="en-GB"/>
        </w:rPr>
        <w:t>per</w:t>
      </w:r>
      <w:r w:rsidRPr="00376AFF">
        <w:rPr>
          <w:rFonts w:ascii="Times New Roman" w:hAnsi="Times New Roman"/>
          <w:lang w:val="en-GB"/>
        </w:rPr>
        <w:t xml:space="preserve">, are parallel and perpendicular to the neighbour normal, respectively. The term within brackets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bCs/>
          <w:lang w:val="en-GB"/>
        </w:rPr>
        <w:t>(6.90)</w:t>
      </w:r>
      <w:r w:rsidR="00365BA5" w:rsidRPr="00376AFF">
        <w:rPr>
          <w:rFonts w:ascii="Times New Roman" w:hAnsi="Times New Roman"/>
          <w:lang w:val="en-GB"/>
        </w:rPr>
        <w:fldChar w:fldCharType="end"/>
      </w:r>
      <w:r w:rsidRPr="00376AFF">
        <w:rPr>
          <w:rFonts w:ascii="Times New Roman" w:hAnsi="Times New Roman"/>
          <w:lang w:val="en-GB"/>
        </w:rPr>
        <w:t xml:space="preserve"> deforms the kernel support of the body particles “</w:t>
      </w:r>
      <w:r w:rsidRPr="00376AFF">
        <w:rPr>
          <w:rFonts w:ascii="Times New Roman" w:hAnsi="Times New Roman"/>
          <w:i/>
          <w:vertAlign w:val="subscript"/>
          <w:lang w:val="en-GB"/>
        </w:rPr>
        <w:t>j</w:t>
      </w:r>
      <w:r w:rsidRPr="00376AFF">
        <w:rPr>
          <w:rFonts w:ascii="Times New Roman" w:hAnsi="Times New Roman"/>
          <w:lang w:val="en-GB"/>
        </w:rPr>
        <w:t>”, so that it mainly develops along the direction aligned with the normal of the neighbouring particle (</w:t>
      </w:r>
      <w:r w:rsidRPr="00376AFF">
        <w:rPr>
          <w:rFonts w:ascii="Times New Roman" w:hAnsi="Times New Roman"/>
          <w:i/>
          <w:lang w:val="en-GB"/>
        </w:rPr>
        <w:t>dx</w:t>
      </w:r>
      <w:r w:rsidRPr="00376AFF">
        <w:rPr>
          <w:rFonts w:ascii="Times New Roman" w:hAnsi="Times New Roman"/>
          <w:i/>
          <w:vertAlign w:val="subscript"/>
          <w:lang w:val="en-GB"/>
        </w:rPr>
        <w:t>s</w:t>
      </w:r>
      <w:r w:rsidRPr="00376AFF">
        <w:rPr>
          <w:rFonts w:ascii="Times New Roman" w:hAnsi="Times New Roman"/>
          <w:lang w:val="en-GB"/>
        </w:rPr>
        <w:t xml:space="preserve"> is the size of the body particles). The weighting function </w:t>
      </w:r>
      <w:r w:rsidRPr="00376AFF">
        <w:rPr>
          <w:rFonts w:ascii="Symbol" w:hAnsi="Symbol"/>
          <w:i/>
          <w:lang w:val="en-GB"/>
        </w:rPr>
        <w:t></w:t>
      </w:r>
      <w:r w:rsidRPr="00376AFF">
        <w:rPr>
          <w:rFonts w:ascii="Times New Roman" w:hAnsi="Times New Roman"/>
          <w:lang w:val="en-GB"/>
        </w:rPr>
        <w:t xml:space="preserve"> is expressed according to </w:t>
      </w:r>
      <w:r w:rsidR="00365BA5" w:rsidRPr="00376AFF">
        <w:rPr>
          <w:rFonts w:ascii="Times New Roman" w:hAnsi="Times New Roman"/>
          <w:lang w:val="en-GB"/>
        </w:rPr>
        <w:t xml:space="preserve">Monaghan (2005,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_Ref341105676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138</w:t>
      </w:r>
      <w:r w:rsidRPr="00376AFF">
        <w:rPr>
          <w:rFonts w:ascii="Times New Roman" w:hAnsi="Times New Roman"/>
          <w:lang w:val="en-GB"/>
        </w:rPr>
        <w:fldChar w:fldCharType="end"/>
      </w:r>
      <w:r w:rsidRPr="00376AFF">
        <w:rPr>
          <w:rFonts w:ascii="Times New Roman" w:hAnsi="Times New Roman"/>
          <w:lang w:val="en-GB"/>
        </w:rPr>
        <w:t>]</w:t>
      </w:r>
      <w:r w:rsidR="00365BA5" w:rsidRPr="00376AFF">
        <w:rPr>
          <w:rFonts w:ascii="Times New Roman" w:hAnsi="Times New Roman"/>
          <w:lang w:val="en-GB"/>
        </w:rPr>
        <w:t>)</w:t>
      </w:r>
      <w:r w:rsidRPr="00376AFF">
        <w:rPr>
          <w:rFonts w:ascii="Times New Roman" w:hAnsi="Times New Roman"/>
          <w:lang w:val="en-GB"/>
        </w:rPr>
        <w:t xml:space="preserve"> and depends on </w:t>
      </w:r>
      <w:r w:rsidRPr="00376AFF">
        <w:rPr>
          <w:rFonts w:ascii="Times New Roman" w:hAnsi="Times New Roman"/>
          <w:i/>
          <w:lang w:val="en-GB"/>
        </w:rPr>
        <w:t>q</w:t>
      </w:r>
      <w:r w:rsidRPr="00376AFF">
        <w:rPr>
          <w:rFonts w:ascii="Times New Roman" w:hAnsi="Times New Roman"/>
          <w:lang w:val="en-GB"/>
        </w:rPr>
        <w:t xml:space="preserve">= </w:t>
      </w:r>
      <w:r w:rsidRPr="00376AFF">
        <w:rPr>
          <w:rFonts w:ascii="Times New Roman" w:hAnsi="Times New Roman"/>
          <w:i/>
          <w:lang w:val="en-GB"/>
        </w:rPr>
        <w:t>r</w:t>
      </w:r>
      <w:r w:rsidRPr="00376AFF">
        <w:rPr>
          <w:rFonts w:ascii="Times New Roman" w:hAnsi="Times New Roman"/>
          <w:i/>
          <w:vertAlign w:val="subscript"/>
          <w:lang w:val="en-GB"/>
        </w:rPr>
        <w:t>jk</w:t>
      </w:r>
      <w:r w:rsidRPr="00376AFF">
        <w:rPr>
          <w:rFonts w:ascii="Times New Roman" w:hAnsi="Times New Roman"/>
          <w:lang w:val="en-GB"/>
        </w:rPr>
        <w:t>/</w:t>
      </w:r>
      <w:r w:rsidRPr="00376AFF">
        <w:rPr>
          <w:rFonts w:ascii="Times New Roman" w:hAnsi="Times New Roman"/>
          <w:i/>
          <w:lang w:val="en-GB"/>
        </w:rPr>
        <w:t>h</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320" w:dyaOrig="2360">
                <v:shape id="_x0000_i1153" type="#_x0000_t75" style="width:165.9pt;height:117.15pt" o:ole="">
                  <v:imagedata r:id="rId279" o:title=""/>
                </v:shape>
                <o:OLEObject Type="Embed" ProgID="Equation.3" ShapeID="_x0000_i1153" DrawAspect="Content" ObjectID="_1679893489" r:id="rId280"/>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365BA5"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present model </w:t>
      </w:r>
      <w:r w:rsidR="00F91289" w:rsidRPr="00376AFF">
        <w:rPr>
          <w:rFonts w:ascii="Times New Roman" w:hAnsi="Times New Roman"/>
          <w:lang w:val="en-GB"/>
        </w:rPr>
        <w:t xml:space="preserve">introduces two modifications for body-body interactions, with respect to the original formulation of the boundary force particles. The first one concerns the impact </w:t>
      </w:r>
      <w:proofErr w:type="gramStart"/>
      <w:r w:rsidR="00F91289" w:rsidRPr="00376AFF">
        <w:rPr>
          <w:rFonts w:ascii="Times New Roman" w:hAnsi="Times New Roman"/>
          <w:lang w:val="en-GB"/>
        </w:rPr>
        <w:t xml:space="preserve">velocity </w:t>
      </w:r>
      <w:proofErr w:type="gramEnd"/>
      <w:r w:rsidR="00F91289" w:rsidRPr="00376AFF">
        <w:rPr>
          <w:rFonts w:ascii="Times New Roman" w:hAnsi="Times New Roman"/>
          <w:position w:val="-14"/>
          <w:lang w:val="en-GB"/>
        </w:rPr>
        <w:object w:dxaOrig="480" w:dyaOrig="400">
          <v:shape id="_x0000_i1154" type="#_x0000_t75" style="width:24.6pt;height:20.1pt" o:ole="">
            <v:imagedata r:id="rId281" o:title=""/>
          </v:shape>
          <o:OLEObject Type="Embed" ProgID="Equation.3" ShapeID="_x0000_i1154" DrawAspect="Content" ObjectID="_1679893490" r:id="rId282"/>
        </w:object>
      </w:r>
      <w:r w:rsidR="003F4AE4" w:rsidRPr="00376AFF">
        <w:rPr>
          <w:rFonts w:ascii="Times New Roman" w:hAnsi="Times New Roman"/>
          <w:lang w:val="en-GB"/>
        </w:rPr>
        <w:t>, which replaces the term (</w:t>
      </w:r>
      <w:r w:rsidR="00F91289" w:rsidRPr="00376AFF">
        <w:rPr>
          <w:rFonts w:ascii="Times New Roman" w:hAnsi="Times New Roman"/>
          <w:lang w:val="en-GB"/>
        </w:rPr>
        <w:t>0.1</w:t>
      </w:r>
      <w:r w:rsidR="00F91289" w:rsidRPr="00376AFF">
        <w:rPr>
          <w:rFonts w:ascii="Times New Roman" w:hAnsi="Times New Roman"/>
          <w:i/>
          <w:lang w:val="en-GB"/>
        </w:rPr>
        <w:t>c</w:t>
      </w:r>
      <w:r w:rsidR="003F4AE4" w:rsidRPr="00376AFF">
        <w:rPr>
          <w:rFonts w:ascii="Times New Roman" w:hAnsi="Times New Roman"/>
          <w:lang w:val="en-GB"/>
        </w:rPr>
        <w:t>)</w:t>
      </w:r>
      <w:r w:rsidR="00F91289" w:rsidRPr="00376AFF">
        <w:rPr>
          <w:rFonts w:ascii="Times New Roman" w:hAnsi="Times New Roman"/>
          <w:lang w:val="en-GB"/>
        </w:rPr>
        <w:t xml:space="preserve"> in the formulation of </w:t>
      </w:r>
      <w:r w:rsidRPr="00376AFF">
        <w:rPr>
          <w:rFonts w:ascii="Times New Roman" w:hAnsi="Times New Roman"/>
          <w:lang w:val="en-GB"/>
        </w:rPr>
        <w:t xml:space="preserve">Monaghan (2005, </w:t>
      </w:r>
      <w:r w:rsidR="00F91289" w:rsidRPr="00376AFF">
        <w:rPr>
          <w:rFonts w:ascii="Times New Roman" w:hAnsi="Times New Roman"/>
          <w:lang w:val="en-GB"/>
        </w:rPr>
        <w:t>[</w:t>
      </w:r>
      <w:r w:rsidR="00F91289" w:rsidRPr="00376AFF">
        <w:rPr>
          <w:rFonts w:ascii="Times New Roman" w:hAnsi="Times New Roman"/>
          <w:lang w:val="en-GB"/>
        </w:rPr>
        <w:fldChar w:fldCharType="begin"/>
      </w:r>
      <w:r w:rsidR="00F91289" w:rsidRPr="00376AFF">
        <w:rPr>
          <w:rFonts w:ascii="Times New Roman" w:hAnsi="Times New Roman"/>
          <w:lang w:val="en-GB"/>
        </w:rPr>
        <w:instrText xml:space="preserve"> REF _Ref341105676 \r \h  \* MERGEFORMAT </w:instrText>
      </w:r>
      <w:r w:rsidR="00F91289" w:rsidRPr="00376AFF">
        <w:rPr>
          <w:rFonts w:ascii="Times New Roman" w:hAnsi="Times New Roman"/>
          <w:lang w:val="en-GB"/>
        </w:rPr>
      </w:r>
      <w:r w:rsidR="00F91289" w:rsidRPr="00376AFF">
        <w:rPr>
          <w:rFonts w:ascii="Times New Roman" w:hAnsi="Times New Roman"/>
          <w:lang w:val="en-GB"/>
        </w:rPr>
        <w:fldChar w:fldCharType="separate"/>
      </w:r>
      <w:r w:rsidR="00093238" w:rsidRPr="00093238">
        <w:rPr>
          <w:rFonts w:ascii="Times New Roman" w:hAnsi="Times New Roman"/>
          <w:bCs/>
          <w:lang w:val="en-GB"/>
        </w:rPr>
        <w:t>138</w:t>
      </w:r>
      <w:r w:rsidR="00F91289" w:rsidRPr="00376AFF">
        <w:rPr>
          <w:rFonts w:ascii="Times New Roman" w:hAnsi="Times New Roman"/>
          <w:lang w:val="en-GB"/>
        </w:rPr>
        <w:fldChar w:fldCharType="end"/>
      </w:r>
      <w:r w:rsidR="00F91289" w:rsidRPr="00376AFF">
        <w:rPr>
          <w:rFonts w:ascii="Times New Roman" w:hAnsi="Times New Roman"/>
          <w:lang w:val="en-GB"/>
        </w:rPr>
        <w:t>]</w:t>
      </w:r>
      <w:r w:rsidRPr="00376AFF">
        <w:rPr>
          <w:rFonts w:ascii="Times New Roman" w:hAnsi="Times New Roman"/>
          <w:lang w:val="en-GB"/>
        </w:rPr>
        <w:t>)</w:t>
      </w:r>
      <w:r w:rsidR="00F91289" w:rsidRPr="00376AFF">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599" w:dyaOrig="440">
                <v:shape id="_x0000_i1155" type="#_x0000_t75" style="width:230.3pt;height:21.9pt" o:ole="">
                  <v:imagedata r:id="rId283" o:title=""/>
                </v:shape>
                <o:OLEObject Type="Embed" ProgID="Equation.3" ShapeID="_x0000_i1155" DrawAspect="Content" ObjectID="_1679893491" r:id="rId284"/>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549" w:name="_Ref4482331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9"/>
            <w:r w:rsidR="00501921"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t</w:t>
      </w:r>
      <w:r w:rsidRPr="00376AFF">
        <w:rPr>
          <w:rFonts w:ascii="Times New Roman" w:hAnsi="Times New Roman"/>
          <w:i/>
          <w:vertAlign w:val="subscript"/>
          <w:lang w:val="en-GB"/>
        </w:rPr>
        <w:t>0</w:t>
      </w:r>
      <w:r w:rsidRPr="00376AF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 </w:t>
      </w:r>
      <w:r w:rsidR="00F1468B" w:rsidRPr="00376AFF">
        <w:rPr>
          <w:rFonts w:ascii="Times New Roman" w:hAnsi="Times New Roman"/>
          <w:lang w:val="en-GB"/>
        </w:rPr>
        <w:fldChar w:fldCharType="begin"/>
      </w:r>
      <w:r w:rsidR="00F1468B" w:rsidRPr="00376AFF">
        <w:rPr>
          <w:rFonts w:ascii="Times New Roman" w:hAnsi="Times New Roman"/>
          <w:lang w:val="en-GB"/>
        </w:rPr>
        <w:instrText xml:space="preserve"> REF _Ref448233131 \h  \* MERGEFORMAT </w:instrText>
      </w:r>
      <w:r w:rsidR="00F1468B" w:rsidRPr="00376AFF">
        <w:rPr>
          <w:rFonts w:ascii="Times New Roman" w:hAnsi="Times New Roman"/>
          <w:lang w:val="en-GB"/>
        </w:rPr>
      </w:r>
      <w:r w:rsidR="00F1468B" w:rsidRPr="00376AFF">
        <w:rPr>
          <w:rFonts w:ascii="Times New Roman" w:hAnsi="Times New Roman"/>
          <w:lang w:val="en-GB"/>
        </w:rPr>
        <w:fldChar w:fldCharType="separate"/>
      </w:r>
      <w:r w:rsidR="00093238" w:rsidRPr="00093238">
        <w:rPr>
          <w:rFonts w:ascii="Times New Roman" w:hAnsi="Times New Roman"/>
          <w:bCs/>
          <w:lang w:val="en-GB"/>
        </w:rPr>
        <w:t>(6.92)</w:t>
      </w:r>
      <w:r w:rsidR="00F1468B" w:rsidRPr="00376AFF">
        <w:rPr>
          <w:rFonts w:ascii="Times New Roman" w:hAnsi="Times New Roman"/>
          <w:lang w:val="en-GB"/>
        </w:rPr>
        <w:fldChar w:fldCharType="end"/>
      </w:r>
      <w:r w:rsidR="00F1468B" w:rsidRPr="00376AFF">
        <w:rPr>
          <w:rFonts w:ascii="Times New Roman" w:hAnsi="Times New Roman"/>
          <w:lang w:val="en-GB"/>
        </w:rPr>
        <w:t xml:space="preserve"> </w:t>
      </w:r>
      <w:r w:rsidRPr="00376AF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Further,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lang w:val="en-GB"/>
        </w:rPr>
        <w:t>(6.90)</w:t>
      </w:r>
      <w:r w:rsidR="00365BA5" w:rsidRPr="00376AFF">
        <w:rPr>
          <w:rFonts w:ascii="Times New Roman" w:hAnsi="Times New Roman"/>
          <w:lang w:val="en-GB"/>
        </w:rPr>
        <w:fldChar w:fldCharType="end"/>
      </w:r>
      <w:r w:rsidR="00365BA5" w:rsidRPr="00376AFF">
        <w:rPr>
          <w:rFonts w:ascii="Times New Roman" w:hAnsi="Times New Roman"/>
          <w:lang w:val="en-GB"/>
        </w:rPr>
        <w:t xml:space="preserve"> </w:t>
      </w:r>
      <w:r w:rsidRPr="00376AFF">
        <w:rPr>
          <w:rFonts w:ascii="Times New Roman" w:hAnsi="Times New Roman"/>
          <w:lang w:val="en-GB"/>
        </w:rPr>
        <w:t xml:space="preserve">introduces the coefficient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sidRPr="00376AFF">
        <w:rPr>
          <w:rFonts w:ascii="Times New Roman" w:hAnsi="Times New Roman"/>
          <w:lang w:val="en-GB"/>
        </w:rPr>
        <w:t xml:space="preserve">If one omitted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lang w:val="en-GB"/>
        </w:rPr>
        <w:t>(6.90)</w:t>
      </w:r>
      <w:r w:rsidR="00365BA5" w:rsidRPr="00376AFF">
        <w:rPr>
          <w:rFonts w:ascii="Times New Roman" w:hAnsi="Times New Roman"/>
          <w:lang w:val="en-GB"/>
        </w:rPr>
        <w:fldChar w:fldCharType="end"/>
      </w:r>
      <w:r w:rsidRPr="00376AFF">
        <w:rPr>
          <w:rFonts w:ascii="Times New Roman" w:hAnsi="Times New Roman"/>
          <w:lang w:val="en-GB"/>
        </w:rPr>
        <w:t xml:space="preserve"> </w:t>
      </w:r>
      <w:r w:rsidR="00365BA5" w:rsidRPr="00376AFF">
        <w:rPr>
          <w:rFonts w:ascii="Times New Roman" w:hAnsi="Times New Roman"/>
          <w:lang w:val="en-GB"/>
        </w:rPr>
        <w:t>would drastically under-estimate</w:t>
      </w:r>
      <w:r w:rsidRPr="00376AFF">
        <w:rPr>
          <w:rFonts w:ascii="Times New Roman" w:hAnsi="Times New Roman"/>
          <w:lang w:val="en-GB"/>
        </w:rPr>
        <w:t xml:space="preserve"> the impingement forces if t</w:t>
      </w:r>
      <w:r w:rsidR="00365BA5" w:rsidRPr="00376AFF">
        <w:rPr>
          <w:rFonts w:ascii="Times New Roman" w:hAnsi="Times New Roman"/>
          <w:lang w:val="en-GB"/>
        </w:rPr>
        <w:t>he whole mass of the bodies did</w:t>
      </w:r>
      <w:r w:rsidRPr="00376AFF">
        <w:rPr>
          <w:rFonts w:ascii="Times New Roman" w:hAnsi="Times New Roman"/>
          <w:lang w:val="en-GB"/>
        </w:rPr>
        <w:t xml:space="preserve"> not lie within the impact zone (of depth 2</w:t>
      </w:r>
      <w:r w:rsidRPr="00376AFF">
        <w:rPr>
          <w:rFonts w:ascii="Times New Roman" w:hAnsi="Times New Roman"/>
          <w:i/>
          <w:lang w:val="en-GB"/>
        </w:rPr>
        <w:t>h</w:t>
      </w:r>
      <w:r w:rsidRPr="00376AFF">
        <w:rPr>
          <w:rFonts w:ascii="Times New Roman" w:hAnsi="Times New Roman"/>
          <w:lang w:val="en-GB"/>
        </w:rPr>
        <w:t xml:space="preserve">). To avoid this shortcoming, a formulation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is presented hereafter. Consider the absolute value of the impingement force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as a function of the global parameters of the bodies, instead of the particle values. This second formulation for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2540" w:dyaOrig="740">
                <v:shape id="_x0000_i1156" type="#_x0000_t75" style="width:127.45pt;height:37.1pt" o:ole="">
                  <v:imagedata r:id="rId285" o:title=""/>
                </v:shape>
                <o:OLEObject Type="Embed" ProgID="Equation.3" ShapeID="_x0000_i1156" DrawAspect="Content" ObjectID="_1679893492" r:id="rId286"/>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4640" w:dyaOrig="400">
                <v:shape id="_x0000_i1157" type="#_x0000_t75" style="width:232.55pt;height:20.1pt" o:ole="">
                  <v:imagedata r:id="rId287" o:title=""/>
                </v:shape>
                <o:OLEObject Type="Embed" ProgID="Equation.3" ShapeID="_x0000_i1157" DrawAspect="Content" ObjectID="_1679893493" r:id="rId288"/>
              </w:object>
            </w:r>
            <w:r w:rsidRPr="00376AFF">
              <w:rPr>
                <w:rFonts w:ascii="Times New Roman" w:hAnsi="Times New Roman"/>
                <w:position w:val="-30"/>
                <w:sz w:val="24"/>
                <w:szCs w:val="24"/>
              </w:rPr>
              <w:t xml:space="preserve"> </w: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inter-body velocity impact </w:t>
      </w:r>
      <w:r w:rsidRPr="00376AFF">
        <w:rPr>
          <w:rFonts w:ascii="Times New Roman" w:hAnsi="Times New Roman"/>
          <w:position w:val="-14"/>
          <w:lang w:val="en-GB"/>
        </w:rPr>
        <w:object w:dxaOrig="540" w:dyaOrig="400">
          <v:shape id="_x0000_i1158" type="#_x0000_t75" style="width:26.85pt;height:20.1pt" o:ole="">
            <v:imagedata r:id="rId289" o:title=""/>
          </v:shape>
          <o:OLEObject Type="Embed" ProgID="Equation.3" ShapeID="_x0000_i1158" DrawAspect="Content" ObjectID="_1679893494" r:id="rId290"/>
        </w:object>
      </w:r>
      <w:r w:rsidRPr="00376AF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376AFF">
        <w:rPr>
          <w:rFonts w:ascii="Times New Roman" w:hAnsi="Times New Roman"/>
          <w:position w:val="-14"/>
          <w:lang w:val="en-GB"/>
        </w:rPr>
        <w:object w:dxaOrig="540" w:dyaOrig="400">
          <v:shape id="_x0000_i1159" type="#_x0000_t75" style="width:26.85pt;height:20.1pt" o:ole="">
            <v:imagedata r:id="rId291" o:title=""/>
          </v:shape>
          <o:OLEObject Type="Embed" ProgID="Equation.3" ShapeID="_x0000_i1159" DrawAspect="Content" ObjectID="_1679893495" r:id="rId292"/>
        </w:object>
      </w:r>
      <w:r w:rsidRPr="00376AF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One may now derive a proper definition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by equalling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to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i/>
          <w:lang w:val="en-GB"/>
        </w:rPr>
        <w:t>’</w:t>
      </w:r>
      <w:r w:rsidRPr="00376AF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60">
                <v:shape id="_x0000_i1160" type="#_x0000_t75" style="width:296.5pt;height:72.9pt" o:ole="">
                  <v:imagedata r:id="rId293" o:title=""/>
                </v:shape>
                <o:OLEObject Type="Embed" ProgID="Equation.3" ShapeID="_x0000_i1160" DrawAspect="Content" ObjectID="_1679893496" r:id="rId294"/>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550" w:name="_Ref44823704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50"/>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In practise, </w:t>
      </w:r>
      <w:r w:rsidR="00365BA5" w:rsidRPr="00376AFF">
        <w:rPr>
          <w:rFonts w:ascii="Times New Roman" w:hAnsi="Times New Roman"/>
          <w:lang w:val="en-GB"/>
        </w:rPr>
        <w:t xml:space="preserve">the model </w:t>
      </w:r>
      <w:r w:rsidRPr="00376AFF">
        <w:rPr>
          <w:rFonts w:ascii="Times New Roman" w:hAnsi="Times New Roman"/>
          <w:lang w:val="en-GB"/>
        </w:rPr>
        <w:t>prefer</w:t>
      </w:r>
      <w:r w:rsidR="00A466CF" w:rsidRPr="00376AFF">
        <w:rPr>
          <w:rFonts w:ascii="Times New Roman" w:hAnsi="Times New Roman"/>
          <w:lang w:val="en-GB"/>
        </w:rPr>
        <w:t>s</w:t>
      </w:r>
      <w:r w:rsidRPr="00376AFF">
        <w:rPr>
          <w:rFonts w:ascii="Times New Roman" w:hAnsi="Times New Roman"/>
          <w:lang w:val="en-GB"/>
        </w:rPr>
        <w:t xml:space="preserve"> </w:t>
      </w:r>
      <w:r w:rsidR="00365BA5" w:rsidRPr="00376AFF">
        <w:rPr>
          <w:rFonts w:ascii="Times New Roman" w:hAnsi="Times New Roman"/>
          <w:lang w:val="en-GB"/>
        </w:rPr>
        <w:t xml:space="preserve">using </w:t>
      </w:r>
      <w:r w:rsidRPr="00376AF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20">
                <v:shape id="_x0000_i1161" type="#_x0000_t75" style="width:296.5pt;height:71.1pt" o:ole="">
                  <v:imagedata r:id="rId295" o:title=""/>
                </v:shape>
                <o:OLEObject Type="Embed" ProgID="Equation.3" ShapeID="_x0000_i1161" DrawAspect="Content" ObjectID="_1679893497" r:id="rId296"/>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1468B"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F91289" w:rsidRPr="00376AFF">
        <w:rPr>
          <w:rFonts w:ascii="Times New Roman" w:hAnsi="Times New Roman"/>
          <w:lang w:val="en-GB"/>
        </w:rPr>
        <w:t>is equivalent to considering the body impact velocity as a weighted average of the part</w:t>
      </w:r>
      <w:r w:rsidR="00365BA5" w:rsidRPr="00376AFF">
        <w:rPr>
          <w:rFonts w:ascii="Times New Roman" w:hAnsi="Times New Roman"/>
          <w:lang w:val="en-GB"/>
        </w:rPr>
        <w:t>icle impact velocities</w:t>
      </w:r>
      <w:r w:rsidR="003F4AE4" w:rsidRPr="00376AFF">
        <w:rPr>
          <w:rFonts w:ascii="Times New Roman" w:hAnsi="Times New Roman"/>
          <w:lang w:val="en-GB"/>
        </w:rPr>
        <w:t>.</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a first approximation, the normalizing factor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use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_Ref448237042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bCs/>
          <w:lang w:val="en-GB"/>
        </w:rPr>
        <w:t>(6.94)</w:t>
      </w:r>
      <w:r w:rsidR="00365BA5" w:rsidRPr="00376AFF">
        <w:rPr>
          <w:rFonts w:ascii="Times New Roman" w:hAnsi="Times New Roman"/>
          <w:lang w:val="en-GB"/>
        </w:rPr>
        <w:fldChar w:fldCharType="end"/>
      </w:r>
      <w:r w:rsidRPr="00376AFF">
        <w:rPr>
          <w:rFonts w:ascii="Times New Roman" w:hAnsi="Times New Roman"/>
          <w:lang w:val="en-GB"/>
        </w:rPr>
        <w:t xml:space="preserve"> to model a body-body impact. In this case, for example, a definition for the direction of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i/>
          <w:lang w:val="en-GB"/>
        </w:rPr>
        <w:t>’</w:t>
      </w:r>
      <w:r w:rsidRPr="00376AF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76AFF">
        <w:rPr>
          <w:rFonts w:ascii="Times New Roman" w:hAnsi="Times New Roman"/>
          <w:i/>
          <w:vertAlign w:val="subscript"/>
          <w:lang w:val="en-GB"/>
        </w:rPr>
        <w:t>K*</w:t>
      </w:r>
      <w:r w:rsidRPr="00376AF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C56B0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6840" w:dyaOrig="1420">
                <v:shape id="_x0000_i1162" type="#_x0000_t75" style="width:342.55pt;height:71.1pt" o:ole="">
                  <v:imagedata r:id="rId297" o:title=""/>
                </v:shape>
                <o:OLEObject Type="Embed" ProgID="Equation.3" ShapeID="_x0000_i1162" DrawAspect="Content" ObjectID="_1679893498" r:id="rId298"/>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A6515C" w:rsidRPr="00376AFF" w:rsidRDefault="00A6515C" w:rsidP="0059092D">
      <w:pPr>
        <w:spacing w:after="0" w:line="240" w:lineRule="auto"/>
        <w:jc w:val="both"/>
        <w:rPr>
          <w:rFonts w:ascii="Cambria Math" w:hAnsi="Cambria Math"/>
          <w:sz w:val="24"/>
          <w:szCs w:val="24"/>
        </w:rPr>
      </w:pPr>
    </w:p>
    <w:p w:rsidR="006C0892" w:rsidRPr="00376AFF" w:rsidRDefault="006C0892" w:rsidP="006C0892">
      <w:pPr>
        <w:pStyle w:val="Normale1"/>
        <w:spacing w:line="240" w:lineRule="auto"/>
        <w:jc w:val="both"/>
        <w:rPr>
          <w:rFonts w:ascii="Times New Roman" w:hAnsi="Times New Roman"/>
          <w:lang w:val="en-GB"/>
        </w:rPr>
      </w:pPr>
      <w:r w:rsidRPr="00376AFF">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p>
    <w:p w:rsidR="006C0892" w:rsidRPr="00376AFF" w:rsidRDefault="006C0892" w:rsidP="0059092D">
      <w:pPr>
        <w:spacing w:after="0" w:line="240" w:lineRule="auto"/>
        <w:jc w:val="both"/>
        <w:rPr>
          <w:rFonts w:ascii="Cambria Math" w:hAnsi="Cambria Math"/>
          <w:sz w:val="24"/>
          <w:szCs w:val="24"/>
        </w:rPr>
      </w:pPr>
    </w:p>
    <w:p w:rsidR="009253B9" w:rsidRPr="00376AFF" w:rsidRDefault="009253B9" w:rsidP="009253B9">
      <w:pPr>
        <w:pStyle w:val="Amicarellititle2"/>
      </w:pPr>
      <w:bookmarkStart w:id="551" w:name="_Toc482633750"/>
      <w:bookmarkStart w:id="552" w:name="_Ref521058313"/>
      <w:bookmarkStart w:id="553" w:name="_Toc66716426"/>
      <w:r w:rsidRPr="00376AFF">
        <w:t>Normal restitution coefficient</w:t>
      </w:r>
      <w:bookmarkEnd w:id="551"/>
      <w:bookmarkEnd w:id="552"/>
      <w:bookmarkEnd w:id="553"/>
    </w:p>
    <w:p w:rsidR="009253B9" w:rsidRPr="00376AFF" w:rsidRDefault="009253B9" w:rsidP="009253B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simulated normal restitution coefficient </w:t>
      </w:r>
      <w:r w:rsidR="00652F0F" w:rsidRPr="00376AFF">
        <w:rPr>
          <w:rFonts w:ascii="Times New Roman" w:hAnsi="Times New Roman"/>
          <w:sz w:val="24"/>
          <w:szCs w:val="24"/>
        </w:rPr>
        <w:t>(</w:t>
      </w:r>
      <w:r w:rsidR="00652F0F" w:rsidRPr="00376AFF">
        <w:rPr>
          <w:rFonts w:ascii="Times New Roman" w:hAnsi="Times New Roman"/>
          <w:i/>
          <w:sz w:val="24"/>
          <w:szCs w:val="24"/>
        </w:rPr>
        <w:t>Rn</w:t>
      </w:r>
      <w:r w:rsidR="00652F0F" w:rsidRPr="00376AFF">
        <w:rPr>
          <w:rFonts w:ascii="Times New Roman" w:hAnsi="Times New Roman"/>
          <w:sz w:val="24"/>
          <w:szCs w:val="24"/>
        </w:rPr>
        <w:t xml:space="preserve">) </w:t>
      </w:r>
      <w:r w:rsidRPr="00376AFF">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376AFF">
        <w:rPr>
          <w:rFonts w:ascii="Times New Roman" w:hAnsi="Times New Roman"/>
          <w:i/>
          <w:sz w:val="24"/>
          <w:szCs w:val="24"/>
        </w:rPr>
        <w:t>R</w:t>
      </w:r>
      <w:r w:rsidRPr="00376AFF">
        <w:rPr>
          <w:rFonts w:ascii="Times New Roman" w:hAnsi="Times New Roman"/>
          <w:i/>
          <w:sz w:val="24"/>
          <w:szCs w:val="24"/>
          <w:vertAlign w:val="subscript"/>
        </w:rPr>
        <w:t>n</w:t>
      </w:r>
      <w:r w:rsidRPr="00376AFF">
        <w:rPr>
          <w:rFonts w:ascii="Times New Roman" w:hAnsi="Times New Roman"/>
          <w:sz w:val="24"/>
          <w:szCs w:val="24"/>
        </w:rPr>
        <w:t>&lt;1. The equivalent value of the restitution coefficient might be estimated a posteriori.</w:t>
      </w:r>
    </w:p>
    <w:p w:rsidR="009253B9" w:rsidRPr="00376AFF" w:rsidRDefault="009253B9" w:rsidP="009253B9">
      <w:pPr>
        <w:spacing w:after="0" w:line="240" w:lineRule="auto"/>
        <w:jc w:val="both"/>
        <w:rPr>
          <w:rFonts w:ascii="Times New Roman" w:hAnsi="Times New Roman"/>
          <w:sz w:val="24"/>
          <w:szCs w:val="24"/>
        </w:rPr>
      </w:pPr>
    </w:p>
    <w:p w:rsidR="003D504A" w:rsidRPr="00376AFF" w:rsidRDefault="003D504A" w:rsidP="001E6489">
      <w:pPr>
        <w:spacing w:after="0" w:line="240" w:lineRule="auto"/>
        <w:rPr>
          <w:rFonts w:ascii="Times New Roman" w:hAnsi="Times New Roman"/>
          <w:sz w:val="24"/>
          <w:szCs w:val="24"/>
        </w:rPr>
      </w:pPr>
    </w:p>
    <w:p w:rsidR="00C70139"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54" w:name="_Toc447794863"/>
      <w:bookmarkStart w:id="555" w:name="_Toc447795348"/>
      <w:bookmarkStart w:id="556" w:name="_Toc447795455"/>
      <w:bookmarkStart w:id="557" w:name="_Ref449963221"/>
      <w:bookmarkStart w:id="558" w:name="_Toc66716427"/>
      <w:r w:rsidRPr="00376AFF">
        <w:rPr>
          <w:rFonts w:ascii="Book Antiqua" w:hAnsi="Book Antiqua"/>
          <w:caps/>
          <w:kern w:val="0"/>
          <w:sz w:val="24"/>
          <w:szCs w:val="24"/>
        </w:rPr>
        <w:lastRenderedPageBreak/>
        <w:t>The s</w:t>
      </w:r>
      <w:r w:rsidR="00D11CE8" w:rsidRPr="00376AFF">
        <w:rPr>
          <w:rFonts w:ascii="Book Antiqua" w:hAnsi="Book Antiqua"/>
          <w:caps/>
          <w:kern w:val="0"/>
          <w:sz w:val="24"/>
          <w:szCs w:val="24"/>
        </w:rPr>
        <w:t xml:space="preserve">cheme for </w:t>
      </w:r>
      <w:r w:rsidR="008A6A20" w:rsidRPr="00376AFF">
        <w:rPr>
          <w:rFonts w:ascii="Book Antiqua" w:hAnsi="Book Antiqua"/>
          <w:caps/>
          <w:kern w:val="0"/>
          <w:sz w:val="24"/>
          <w:szCs w:val="24"/>
        </w:rPr>
        <w:t>dense granular flows</w:t>
      </w:r>
      <w:bookmarkEnd w:id="554"/>
      <w:bookmarkEnd w:id="555"/>
      <w:bookmarkEnd w:id="556"/>
      <w:bookmarkEnd w:id="557"/>
      <w:bookmarkEnd w:id="558"/>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describes </w:t>
      </w:r>
      <w:r w:rsidR="008F6FC8" w:rsidRPr="00376AFF">
        <w:rPr>
          <w:rFonts w:ascii="Times New Roman" w:hAnsi="Times New Roman"/>
          <w:lang w:val="en-GB"/>
        </w:rPr>
        <w:t xml:space="preserve">the </w:t>
      </w:r>
      <w:r w:rsidR="00D05FC1" w:rsidRPr="00376AFF">
        <w:rPr>
          <w:rFonts w:ascii="Times New Roman" w:hAnsi="Times New Roman"/>
          <w:lang w:val="en-GB"/>
        </w:rPr>
        <w:t xml:space="preserve">mathematical and numerical models </w:t>
      </w:r>
      <w:r w:rsidRPr="00376AFF">
        <w:rPr>
          <w:rFonts w:ascii="Times New Roman" w:hAnsi="Times New Roman"/>
          <w:lang w:val="en-GB"/>
        </w:rPr>
        <w:t xml:space="preserve">for </w:t>
      </w:r>
      <w:r w:rsidR="008F6FC8" w:rsidRPr="00376AFF">
        <w:rPr>
          <w:rFonts w:ascii="Times New Roman" w:hAnsi="Times New Roman"/>
          <w:lang w:val="en-GB"/>
        </w:rPr>
        <w:t xml:space="preserve">dense granular flows </w:t>
      </w:r>
      <w:r w:rsidRPr="00376AFF">
        <w:rPr>
          <w:rFonts w:ascii="Times New Roman" w:hAnsi="Times New Roman"/>
          <w:lang w:val="en-GB"/>
        </w:rPr>
        <w:t xml:space="preserve">(Amicarelli </w:t>
      </w:r>
      <w:r w:rsidR="008F6FC8" w:rsidRPr="00376AFF">
        <w:rPr>
          <w:rFonts w:ascii="Times New Roman" w:hAnsi="Times New Roman"/>
          <w:lang w:val="en-GB"/>
        </w:rPr>
        <w:t>et al., 2017</w:t>
      </w:r>
      <w:r w:rsidRPr="00376AFF">
        <w:rPr>
          <w:rFonts w:ascii="Times New Roman" w:hAnsi="Times New Roman"/>
          <w:lang w:val="en-GB"/>
        </w:rPr>
        <w:t>, [</w:t>
      </w:r>
      <w:r w:rsidR="00D05FC1" w:rsidRPr="00376AFF">
        <w:rPr>
          <w:rFonts w:ascii="Times New Roman" w:hAnsi="Times New Roman"/>
          <w:lang w:val="en-GB"/>
        </w:rPr>
        <w:fldChar w:fldCharType="begin"/>
      </w:r>
      <w:r w:rsidR="00D05FC1" w:rsidRPr="00376AFF">
        <w:rPr>
          <w:rFonts w:ascii="Times New Roman" w:hAnsi="Times New Roman"/>
          <w:lang w:val="en-GB"/>
        </w:rPr>
        <w:instrText xml:space="preserve"> REF _Ref520373754 \r \h  \* MERGEFORMAT </w:instrText>
      </w:r>
      <w:r w:rsidR="00D05FC1" w:rsidRPr="00376AFF">
        <w:rPr>
          <w:rFonts w:ascii="Times New Roman" w:hAnsi="Times New Roman"/>
          <w:lang w:val="en-GB"/>
        </w:rPr>
      </w:r>
      <w:r w:rsidR="00D05FC1" w:rsidRPr="00376AFF">
        <w:rPr>
          <w:rFonts w:ascii="Times New Roman" w:hAnsi="Times New Roman"/>
          <w:lang w:val="en-GB"/>
        </w:rPr>
        <w:fldChar w:fldCharType="separate"/>
      </w:r>
      <w:r w:rsidR="00093238">
        <w:rPr>
          <w:rFonts w:ascii="Times New Roman" w:hAnsi="Times New Roman"/>
          <w:lang w:val="en-GB"/>
        </w:rPr>
        <w:t>9</w:t>
      </w:r>
      <w:r w:rsidR="00D05FC1" w:rsidRPr="00376AFF">
        <w:rPr>
          <w:rFonts w:ascii="Times New Roman" w:hAnsi="Times New Roman"/>
          <w:lang w:val="en-GB"/>
        </w:rPr>
        <w:fldChar w:fldCharType="end"/>
      </w:r>
      <w:r w:rsidRPr="00376AFF">
        <w:rPr>
          <w:rFonts w:ascii="Times New Roman" w:hAnsi="Times New Roman"/>
          <w:lang w:val="en-GB"/>
        </w:rPr>
        <w:t>]</w:t>
      </w:r>
      <w:r w:rsidR="00D05FC1" w:rsidRPr="00376AFF">
        <w:rPr>
          <w:rFonts w:ascii="Times New Roman" w:hAnsi="Times New Roman"/>
          <w:lang w:val="en-GB"/>
        </w:rPr>
        <w:t>, Sec.</w:t>
      </w:r>
      <w:r w:rsidR="00D05FC1" w:rsidRPr="00376AFF">
        <w:rPr>
          <w:rFonts w:ascii="Times New Roman" w:hAnsi="Times New Roman"/>
          <w:lang w:val="en-GB"/>
        </w:rPr>
        <w:fldChar w:fldCharType="begin"/>
      </w:r>
      <w:r w:rsidR="00D05FC1" w:rsidRPr="00376AFF">
        <w:rPr>
          <w:rFonts w:ascii="Times New Roman" w:hAnsi="Times New Roman"/>
          <w:lang w:val="en-GB"/>
        </w:rPr>
        <w:instrText xml:space="preserve"> REF _Ref520373755 \r \h  \* MERGEFORMAT </w:instrText>
      </w:r>
      <w:r w:rsidR="00D05FC1" w:rsidRPr="00376AFF">
        <w:rPr>
          <w:rFonts w:ascii="Times New Roman" w:hAnsi="Times New Roman"/>
          <w:lang w:val="en-GB"/>
        </w:rPr>
      </w:r>
      <w:r w:rsidR="00D05FC1" w:rsidRPr="00376AFF">
        <w:rPr>
          <w:rFonts w:ascii="Times New Roman" w:hAnsi="Times New Roman"/>
          <w:lang w:val="en-GB"/>
        </w:rPr>
        <w:fldChar w:fldCharType="separate"/>
      </w:r>
      <w:r w:rsidR="00093238">
        <w:rPr>
          <w:rFonts w:ascii="Times New Roman" w:hAnsi="Times New Roman"/>
          <w:lang w:val="en-GB"/>
        </w:rPr>
        <w:t>7.1</w:t>
      </w:r>
      <w:r w:rsidR="00D05FC1" w:rsidRPr="00376AFF">
        <w:rPr>
          <w:rFonts w:ascii="Times New Roman" w:hAnsi="Times New Roman"/>
          <w:lang w:val="en-GB"/>
        </w:rPr>
        <w:fldChar w:fldCharType="end"/>
      </w:r>
      <w:r w:rsidRPr="00376AFF">
        <w:rPr>
          <w:rFonts w:ascii="Times New Roman" w:hAnsi="Times New Roman"/>
          <w:lang w:val="en-GB"/>
        </w:rPr>
        <w:t xml:space="preserve">) and its possible speed-up by means of </w:t>
      </w:r>
      <w:proofErr w:type="gramStart"/>
      <w:r w:rsidRPr="00376AFF">
        <w:rPr>
          <w:rFonts w:ascii="Times New Roman" w:hAnsi="Times New Roman"/>
          <w:lang w:val="en-GB"/>
        </w:rPr>
        <w:t>a 2</w:t>
      </w:r>
      <w:proofErr w:type="gramEnd"/>
      <w:r w:rsidRPr="00376AFF">
        <w:rPr>
          <w:rFonts w:ascii="Times New Roman" w:hAnsi="Times New Roman"/>
          <w:lang w:val="en-GB"/>
        </w:rPr>
        <w:t>-interface 3D erosion scheme (Amicarelli &amp; Agate, 2014, [</w:t>
      </w:r>
      <w:r w:rsidRPr="00376AFF">
        <w:rPr>
          <w:rFonts w:ascii="Times New Roman" w:hAnsi="Times New Roman"/>
          <w:lang w:val="en-GB"/>
        </w:rPr>
        <w:fldChar w:fldCharType="begin"/>
      </w:r>
      <w:r w:rsidRPr="00376AFF">
        <w:rPr>
          <w:rFonts w:ascii="Times New Roman" w:hAnsi="Times New Roman"/>
          <w:lang w:val="en-GB"/>
        </w:rPr>
        <w:instrText xml:space="preserve"> REF _Ref448247883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5</w:t>
      </w:r>
      <w:r w:rsidRPr="00376AFF">
        <w:rPr>
          <w:rFonts w:ascii="Times New Roman" w:hAnsi="Times New Roman"/>
          <w:lang w:val="en-GB"/>
        </w:rPr>
        <w:fldChar w:fldCharType="end"/>
      </w:r>
      <w:r w:rsidRPr="00376AFF">
        <w:rPr>
          <w:rFonts w:ascii="Times New Roman" w:hAnsi="Times New Roman"/>
          <w:lang w:val="en-GB"/>
        </w:rPr>
        <w:t>], Sec.</w:t>
      </w:r>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proofErr w:type="gramStart"/>
      <w:r w:rsidR="00093238">
        <w:rPr>
          <w:rFonts w:ascii="Times New Roman" w:hAnsi="Times New Roman"/>
          <w:lang w:val="en-GB"/>
        </w:rPr>
        <w:t>7.2</w:t>
      </w:r>
      <w:r w:rsidRPr="00376AFF">
        <w:rPr>
          <w:rFonts w:ascii="Times New Roman" w:hAnsi="Times New Roman"/>
          <w:lang w:val="en-GB"/>
        </w:rPr>
        <w:fldChar w:fldCharType="end"/>
      </w:r>
      <w:r w:rsidRPr="00376AFF">
        <w:rPr>
          <w:rFonts w:ascii="Times New Roman" w:hAnsi="Times New Roman"/>
          <w:lang w:val="en-GB"/>
        </w:rPr>
        <w:t>), which extends the (1-interface) 2D erosion scheme of Manenti et al. (2012, [</w:t>
      </w:r>
      <w:r w:rsidRPr="00376AFF">
        <w:rPr>
          <w:rFonts w:ascii="Times New Roman" w:hAnsi="Times New Roman"/>
          <w:lang w:val="en-GB"/>
        </w:rPr>
        <w:fldChar w:fldCharType="begin"/>
      </w:r>
      <w:r w:rsidRPr="00376AFF">
        <w:rPr>
          <w:rFonts w:ascii="Times New Roman" w:hAnsi="Times New Roman"/>
          <w:lang w:val="en-GB"/>
        </w:rPr>
        <w:instrText xml:space="preserve"> REF _Ref447811118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122</w:t>
      </w:r>
      <w:r w:rsidRPr="00376AFF">
        <w:rPr>
          <w:rFonts w:ascii="Times New Roman" w:hAnsi="Times New Roman"/>
          <w:lang w:val="en-GB"/>
        </w:rPr>
        <w:fldChar w:fldCharType="end"/>
      </w:r>
      <w:r w:rsidRPr="00376AFF">
        <w:rPr>
          <w:rFonts w:ascii="Times New Roman" w:hAnsi="Times New Roman"/>
          <w:lang w:val="en-GB"/>
        </w:rPr>
        <w:t>], Sec.</w:t>
      </w:r>
      <w:proofErr w:type="gramEnd"/>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7.2</w:t>
      </w:r>
      <w:r w:rsidRPr="00376AFF">
        <w:rPr>
          <w:rFonts w:ascii="Times New Roman" w:hAnsi="Times New Roman"/>
          <w:lang w:val="en-GB"/>
        </w:rPr>
        <w:fldChar w:fldCharType="end"/>
      </w:r>
      <w:r w:rsidR="00D05FC1" w:rsidRPr="00376AFF">
        <w:rPr>
          <w:rFonts w:ascii="Times New Roman" w:hAnsi="Times New Roman"/>
          <w:lang w:val="en-GB"/>
        </w:rPr>
        <w:t>).</w:t>
      </w:r>
    </w:p>
    <w:p w:rsidR="00D05FC1"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D05FC1" w:rsidRPr="00376AFF">
        <w:rPr>
          <w:rFonts w:ascii="Times New Roman" w:hAnsi="Times New Roman"/>
          <w:lang w:val="en-GB"/>
        </w:rPr>
        <w:t xml:space="preserve">mixture </w:t>
      </w:r>
      <w:r w:rsidRPr="00376AFF">
        <w:rPr>
          <w:rFonts w:ascii="Times New Roman" w:hAnsi="Times New Roman"/>
          <w:lang w:val="en-GB"/>
        </w:rPr>
        <w:t xml:space="preserve">model </w:t>
      </w:r>
      <w:r w:rsidR="00D05FC1" w:rsidRPr="00376AFF">
        <w:rPr>
          <w:rFonts w:ascii="Times New Roman" w:hAnsi="Times New Roman"/>
          <w:lang w:val="en-GB"/>
        </w:rPr>
        <w:t xml:space="preserve">for dense granular flows (e.g., bed-load transport, fast landslides) </w:t>
      </w:r>
      <w:r w:rsidRPr="00376AFF">
        <w:rPr>
          <w:rFonts w:ascii="Times New Roman" w:hAnsi="Times New Roman"/>
          <w:lang w:val="en-GB"/>
        </w:rPr>
        <w:t>is consistent with the “packing limit” of the Kinetic Theory of Gra</w:t>
      </w:r>
      <w:r w:rsidR="00D05FC1" w:rsidRPr="00376AFF">
        <w:rPr>
          <w:rFonts w:ascii="Times New Roman" w:hAnsi="Times New Roman"/>
          <w:lang w:val="en-GB"/>
        </w:rPr>
        <w:t>nular Flow (KTGF) and no tuning parameter is used to r</w:t>
      </w:r>
      <w:r w:rsidR="00737B27" w:rsidRPr="00376AFF">
        <w:rPr>
          <w:rFonts w:ascii="Times New Roman" w:hAnsi="Times New Roman"/>
          <w:lang w:val="en-GB"/>
        </w:rPr>
        <w:t>epresent the mixture viscosity.</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In this code version, the bed-load transport model can only be associated with the boundary treatment of the Semi-Analytic approach (SASPH).</w:t>
      </w:r>
    </w:p>
    <w:p w:rsidR="00D11CE8" w:rsidRPr="00376AFF" w:rsidRDefault="00D11CE8" w:rsidP="00D05FC1">
      <w:pPr>
        <w:pStyle w:val="Normale1"/>
        <w:spacing w:line="240" w:lineRule="auto"/>
        <w:jc w:val="both"/>
        <w:rPr>
          <w:rFonts w:ascii="Times New Roman" w:hAnsi="Times New Roman"/>
          <w:lang w:val="en-GB"/>
        </w:rPr>
      </w:pPr>
    </w:p>
    <w:p w:rsidR="00D11CE8" w:rsidRPr="00376AFF" w:rsidRDefault="00D11CE8" w:rsidP="00D11CE8">
      <w:pPr>
        <w:pStyle w:val="Amicarellititle2"/>
      </w:pPr>
      <w:bookmarkStart w:id="559" w:name="_Ref520373755"/>
      <w:bookmarkStart w:id="560" w:name="_Toc66716428"/>
      <w:r w:rsidRPr="00376AFF">
        <w:t>Mixture model for dense granular flows</w:t>
      </w:r>
      <w:bookmarkEnd w:id="559"/>
      <w:bookmarkEnd w:id="560"/>
    </w:p>
    <w:p w:rsidR="00D05FC1" w:rsidRPr="00376AFF" w:rsidRDefault="00D05FC1" w:rsidP="00D05FC1">
      <w:pPr>
        <w:pStyle w:val="Normale1"/>
        <w:spacing w:line="240" w:lineRule="auto"/>
        <w:jc w:val="both"/>
        <w:rPr>
          <w:rFonts w:ascii="Times New Roman" w:hAnsi="Times New Roman"/>
          <w:lang w:val="en-GB"/>
        </w:rPr>
      </w:pPr>
      <w:r w:rsidRPr="00376AFF">
        <w:rPr>
          <w:rFonts w:ascii="Times New Roman" w:hAnsi="Times New Roman"/>
          <w:lang w:val="en-GB"/>
        </w:rPr>
        <w:t>This whole section constantly refers to Amicarelli et al. (2017, [</w:t>
      </w:r>
      <w:r w:rsidRPr="00376AFF">
        <w:rPr>
          <w:rFonts w:ascii="Times New Roman" w:hAnsi="Times New Roman"/>
          <w:lang w:val="en-GB"/>
        </w:rPr>
        <w:fldChar w:fldCharType="begin"/>
      </w:r>
      <w:r w:rsidRPr="00376AFF">
        <w:rPr>
          <w:rFonts w:ascii="Times New Roman" w:hAnsi="Times New Roman"/>
          <w:lang w:val="en-GB"/>
        </w:rPr>
        <w:instrText xml:space="preserve"> REF _Ref520373754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9</w:t>
      </w:r>
      <w:r w:rsidRPr="00376AFF">
        <w:rPr>
          <w:rFonts w:ascii="Times New Roman" w:hAnsi="Times New Roman"/>
          <w:lang w:val="en-GB"/>
        </w:rPr>
        <w:fldChar w:fldCharType="end"/>
      </w:r>
      <w:r w:rsidRPr="00376AFF">
        <w:rPr>
          <w:rFonts w:ascii="Times New Roman" w:hAnsi="Times New Roman"/>
          <w:lang w:val="en-GB"/>
        </w:rPr>
        <w:t xml:space="preserve">]), but some </w:t>
      </w:r>
      <w:r w:rsidR="00737B27" w:rsidRPr="00376AFF">
        <w:rPr>
          <w:rFonts w:ascii="Times New Roman" w:hAnsi="Times New Roman"/>
          <w:lang w:val="en-GB"/>
        </w:rPr>
        <w:t xml:space="preserve">further </w:t>
      </w:r>
      <w:r w:rsidRPr="00376AFF">
        <w:rPr>
          <w:rFonts w:ascii="Times New Roman" w:hAnsi="Times New Roman"/>
          <w:lang w:val="en-GB"/>
        </w:rPr>
        <w:t>details and more recent code updates.</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This SPH model represents the mixture of pure fluid and non-cohesive solid granular material, under the “packing limit” of the Kinetic Theory of Granular Flow (KTGF, [</w:t>
      </w:r>
      <w:r w:rsidR="00100196" w:rsidRPr="00376AFF">
        <w:rPr>
          <w:rFonts w:ascii="Times New Roman" w:hAnsi="Times New Roman"/>
          <w:lang w:val="en-GB"/>
        </w:rPr>
        <w:fldChar w:fldCharType="begin"/>
      </w:r>
      <w:r w:rsidR="00100196" w:rsidRPr="00376AFF">
        <w:rPr>
          <w:rFonts w:ascii="Times New Roman" w:hAnsi="Times New Roman"/>
          <w:lang w:val="en-GB"/>
        </w:rPr>
        <w:instrText xml:space="preserve"> REF _Ref520374383 \r \h </w:instrText>
      </w:r>
      <w:r w:rsidR="00100196" w:rsidRPr="00376AFF">
        <w:rPr>
          <w:rFonts w:ascii="Times New Roman" w:hAnsi="Times New Roman"/>
          <w:lang w:val="en-GB"/>
        </w:rPr>
      </w:r>
      <w:r w:rsidR="00100196" w:rsidRPr="00376AFF">
        <w:rPr>
          <w:rFonts w:ascii="Times New Roman" w:hAnsi="Times New Roman"/>
          <w:lang w:val="en-GB"/>
        </w:rPr>
        <w:fldChar w:fldCharType="separate"/>
      </w:r>
      <w:r w:rsidR="00093238">
        <w:rPr>
          <w:rFonts w:ascii="Times New Roman" w:hAnsi="Times New Roman"/>
          <w:lang w:val="en-GB"/>
        </w:rPr>
        <w:t>16</w:t>
      </w:r>
      <w:r w:rsidR="00100196" w:rsidRPr="00376AFF">
        <w:rPr>
          <w:rFonts w:ascii="Times New Roman" w:hAnsi="Times New Roman"/>
          <w:lang w:val="en-GB"/>
        </w:rPr>
        <w:fldChar w:fldCharType="end"/>
      </w:r>
      <w:r w:rsidRPr="00376AFF">
        <w:rPr>
          <w:rFonts w:ascii="Times New Roman" w:hAnsi="Times New Roman"/>
          <w:lang w:val="en-GB"/>
        </w:rPr>
        <w:t>]) for dense granular flows. This limit refers to the maximum values of the solid phase volume fraction and is peculiar of bed-load transport (e.g., erosional dam breaks) and fast landslides.</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fluid phase (“</w:t>
      </w:r>
      <w:r w:rsidRPr="0044085B">
        <w:rPr>
          <w:rFonts w:ascii="Times New Roman" w:hAnsi="Times New Roman"/>
          <w:i/>
          <w:vertAlign w:val="subscript"/>
          <w:lang w:val="en-GB"/>
        </w:rPr>
        <w:t>f</w:t>
      </w:r>
      <w:r w:rsidRPr="00376AFF">
        <w:rPr>
          <w:rFonts w:ascii="Times New Roman" w:hAnsi="Times New Roman"/>
          <w:lang w:val="en-GB"/>
        </w:rPr>
        <w:t>”) can be expressed as follows ([</w:t>
      </w:r>
      <w:r w:rsidR="00100196" w:rsidRPr="00376AFF">
        <w:rPr>
          <w:rFonts w:ascii="Times New Roman" w:hAnsi="Times New Roman"/>
          <w:lang w:val="en-GB"/>
        </w:rPr>
        <w:fldChar w:fldCharType="begin"/>
      </w:r>
      <w:r w:rsidR="00100196" w:rsidRPr="00376AFF">
        <w:rPr>
          <w:rFonts w:ascii="Times New Roman" w:hAnsi="Times New Roman"/>
          <w:lang w:val="en-GB"/>
        </w:rPr>
        <w:instrText xml:space="preserve"> REF _Ref520374383 \r \h </w:instrText>
      </w:r>
      <w:r w:rsidR="00100196" w:rsidRPr="00376AFF">
        <w:rPr>
          <w:rFonts w:ascii="Times New Roman" w:hAnsi="Times New Roman"/>
          <w:lang w:val="en-GB"/>
        </w:rPr>
      </w:r>
      <w:r w:rsidR="00100196" w:rsidRPr="00376AFF">
        <w:rPr>
          <w:rFonts w:ascii="Times New Roman" w:hAnsi="Times New Roman"/>
          <w:lang w:val="en-GB"/>
        </w:rPr>
        <w:fldChar w:fldCharType="separate"/>
      </w:r>
      <w:r w:rsidR="00093238">
        <w:rPr>
          <w:rFonts w:ascii="Times New Roman" w:hAnsi="Times New Roman"/>
          <w:lang w:val="en-GB"/>
        </w:rPr>
        <w:t>16</w:t>
      </w:r>
      <w:r w:rsidR="0010019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480" w:dyaOrig="760">
                <v:shape id="_x0000_i1163" type="#_x0000_t75" style="width:108.65pt;height:35.8pt" o:ole="">
                  <v:imagedata r:id="rId299" o:title=""/>
                </v:shape>
                <o:OLEObject Type="Embed" ProgID="Equation.3" ShapeID="_x0000_i1163" DrawAspect="Content" ObjectID="_1679893499" r:id="rId300"/>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1" w:name="_Ref52037897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1"/>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 xml:space="preserve">) </w:t>
      </w:r>
      <w:r w:rsidRPr="00376AFF">
        <w:rPr>
          <w:rFonts w:ascii="Times New Roman" w:hAnsi="Times New Roman"/>
          <w:lang w:val="en-GB"/>
        </w:rPr>
        <w:t xml:space="preserve">is density, </w:t>
      </w:r>
      <w:r w:rsidRPr="00376AFF">
        <w:rPr>
          <w:rFonts w:ascii="Symbol" w:hAnsi="Symbol"/>
          <w:i/>
          <w:lang w:val="en-GB"/>
        </w:rPr>
        <w:t></w:t>
      </w:r>
      <w:r w:rsidRPr="00376AFF">
        <w:rPr>
          <w:rFonts w:ascii="Times New Roman" w:hAnsi="Times New Roman"/>
          <w:lang w:val="en-GB"/>
        </w:rPr>
        <w:t xml:space="preserve"> the phase volume fraction, </w:t>
      </w:r>
      <w:r w:rsidRPr="00376AFF">
        <w:rPr>
          <w:rFonts w:ascii="Times New Roman" w:hAnsi="Times New Roman"/>
          <w:i/>
          <w:u w:val="single"/>
          <w:lang w:val="en-GB"/>
        </w:rPr>
        <w:t>u</w:t>
      </w:r>
      <w:r w:rsidRPr="00376AFF">
        <w:rPr>
          <w:rFonts w:ascii="Times New Roman" w:hAnsi="Times New Roman"/>
          <w:lang w:val="en-GB"/>
        </w:rPr>
        <w:t xml:space="preserve"> </w:t>
      </w:r>
      <w:r w:rsidRPr="00376AFF">
        <w:rPr>
          <w:lang w:val="en-GB"/>
        </w:rPr>
        <w:t>(m×s</w:t>
      </w:r>
      <w:r w:rsidRPr="00376AFF">
        <w:rPr>
          <w:vertAlign w:val="superscript"/>
          <w:lang w:val="en-GB"/>
        </w:rPr>
        <w:t>-1</w:t>
      </w:r>
      <w:r w:rsidRPr="00376AFF">
        <w:rPr>
          <w:lang w:val="en-GB"/>
        </w:rPr>
        <w:t xml:space="preserve">) </w:t>
      </w:r>
      <w:r w:rsidRPr="00376AFF">
        <w:rPr>
          <w:rFonts w:ascii="Times New Roman" w:hAnsi="Times New Roman"/>
          <w:lang w:val="en-GB"/>
        </w:rPr>
        <w:t>the velocity vector,</w:t>
      </w:r>
      <w:r w:rsidRPr="00376AFF">
        <w:rPr>
          <w:rFonts w:ascii="Times New Roman" w:hAnsi="Times New Roman"/>
          <w:i/>
          <w:lang w:val="en-GB"/>
        </w:rPr>
        <w:t xml:space="preserve"> t</w:t>
      </w:r>
      <w:r w:rsidRPr="00376AFF">
        <w:rPr>
          <w:rFonts w:ascii="Times New Roman" w:hAnsi="Times New Roman"/>
          <w:lang w:val="en-GB"/>
        </w:rPr>
        <w:t xml:space="preserve"> represents time and </w:t>
      </w:r>
      <w:r w:rsidRPr="00376AFF">
        <w:rPr>
          <w:rFonts w:ascii="Times New Roman" w:hAnsi="Times New Roman"/>
          <w:i/>
          <w:u w:val="single"/>
          <w:lang w:val="en-GB"/>
        </w:rPr>
        <w:t>x</w:t>
      </w:r>
      <w:r w:rsidRPr="00376AFF">
        <w:rPr>
          <w:rFonts w:ascii="Times New Roman" w:hAnsi="Times New Roman"/>
          <w:lang w:val="en-GB"/>
        </w:rPr>
        <w:t xml:space="preserve"> </w:t>
      </w:r>
      <w:r w:rsidRPr="00376AFF">
        <w:rPr>
          <w:lang w:val="en-GB"/>
        </w:rPr>
        <w:t xml:space="preserve">(m) </w:t>
      </w:r>
      <w:r w:rsidRPr="00376AFF">
        <w:rPr>
          <w:rFonts w:ascii="Times New Roman" w:hAnsi="Times New Roman"/>
          <w:lang w:val="en-GB"/>
        </w:rPr>
        <w:t>the position vector. Einstein’s notation applies to the subscript “</w:t>
      </w:r>
      <w:r w:rsidRPr="00376AFF">
        <w:rPr>
          <w:rFonts w:ascii="Times New Roman" w:hAnsi="Times New Roman"/>
          <w:i/>
          <w:vertAlign w:val="subscript"/>
          <w:lang w:val="en-GB"/>
        </w:rPr>
        <w:t>j</w:t>
      </w:r>
      <w:r w:rsidRPr="00376AFF">
        <w:rPr>
          <w:rFonts w:ascii="Times New Roman" w:hAnsi="Times New Roman"/>
          <w:lang w:val="en-GB"/>
        </w:rPr>
        <w:t xml:space="preserve">”, hereafter. </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incompressible solid phase (“</w:t>
      </w:r>
      <w:r w:rsidRPr="00376AFF">
        <w:rPr>
          <w:rFonts w:ascii="Times New Roman" w:hAnsi="Times New Roman"/>
          <w:i/>
          <w:vertAlign w:val="subscript"/>
          <w:lang w:val="en-GB"/>
        </w:rPr>
        <w:t>s</w:t>
      </w:r>
      <w:r w:rsidRPr="00376AFF">
        <w:rPr>
          <w:rFonts w:ascii="Times New Roman" w:hAnsi="Times New Roman"/>
          <w:lang w:val="en-GB"/>
        </w:rPr>
        <w:t>”) can be expressed as follows ([</w:t>
      </w:r>
      <w:r w:rsidR="00100196" w:rsidRPr="00376AFF">
        <w:rPr>
          <w:rFonts w:ascii="Times New Roman" w:hAnsi="Times New Roman"/>
          <w:lang w:val="en-GB"/>
        </w:rPr>
        <w:fldChar w:fldCharType="begin"/>
      </w:r>
      <w:r w:rsidR="00100196" w:rsidRPr="00376AFF">
        <w:rPr>
          <w:rFonts w:ascii="Times New Roman" w:hAnsi="Times New Roman"/>
          <w:lang w:val="en-GB"/>
        </w:rPr>
        <w:instrText xml:space="preserve"> REF _Ref520374383 \r \h </w:instrText>
      </w:r>
      <w:r w:rsidR="00100196" w:rsidRPr="00376AFF">
        <w:rPr>
          <w:rFonts w:ascii="Times New Roman" w:hAnsi="Times New Roman"/>
          <w:lang w:val="en-GB"/>
        </w:rPr>
      </w:r>
      <w:r w:rsidR="00100196" w:rsidRPr="00376AFF">
        <w:rPr>
          <w:rFonts w:ascii="Times New Roman" w:hAnsi="Times New Roman"/>
          <w:lang w:val="en-GB"/>
        </w:rPr>
        <w:fldChar w:fldCharType="separate"/>
      </w:r>
      <w:r w:rsidR="00093238">
        <w:rPr>
          <w:rFonts w:ascii="Times New Roman" w:hAnsi="Times New Roman"/>
          <w:lang w:val="en-GB"/>
        </w:rPr>
        <w:t>16</w:t>
      </w:r>
      <w:r w:rsidR="00100196" w:rsidRPr="00376AFF">
        <w:rPr>
          <w:rFonts w:ascii="Times New Roman" w:hAnsi="Times New Roman"/>
          <w:lang w:val="en-GB"/>
        </w:rPr>
        <w:fldChar w:fldCharType="end"/>
      </w:r>
      <w:r w:rsidRPr="00376AFF">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320" w:dyaOrig="760">
                <v:shape id="_x0000_i1164" type="#_x0000_t75" style="width:101.5pt;height:35.8pt" o:ole="">
                  <v:imagedata r:id="rId301" o:title=""/>
                </v:shape>
                <o:OLEObject Type="Embed" ProgID="Equation.3" ShapeID="_x0000_i1164" DrawAspect="Content" ObjectID="_1679893500" r:id="rId302"/>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2" w:name="_Ref52037897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2"/>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080" w:dyaOrig="380">
                <v:shape id="_x0000_i1165" type="#_x0000_t75" style="width:45.15pt;height:15.65pt" o:ole="">
                  <v:imagedata r:id="rId303" o:title=""/>
                </v:shape>
                <o:OLEObject Type="Embed" ProgID="Equation.3" ShapeID="_x0000_i1165" DrawAspect="Content" ObjectID="_1679893501" r:id="rId304"/>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After defining the mixture density and velocity (the subscript “</w:t>
      </w:r>
      <w:r w:rsidRPr="00376AFF">
        <w:rPr>
          <w:rFonts w:ascii="Times New Roman" w:hAnsi="Times New Roman"/>
          <w:i/>
          <w:vertAlign w:val="subscript"/>
          <w:lang w:val="en-GB"/>
        </w:rPr>
        <w:t>m</w:t>
      </w:r>
      <w:r w:rsidRPr="00376AFF">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4360" w:dyaOrig="680">
                <v:shape id="_x0000_i1166" type="#_x0000_t75" style="width:206.15pt;height:34pt" o:ole="">
                  <v:imagedata r:id="rId305" o:title=""/>
                </v:shape>
                <o:OLEObject Type="Embed" ProgID="Equation.3" ShapeID="_x0000_i1166" DrawAspect="Content" ObjectID="_1679893502" r:id="rId306"/>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8A6A20">
      <w:pPr>
        <w:pStyle w:val="Normale1"/>
        <w:spacing w:line="240" w:lineRule="auto"/>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proofErr w:type="gramStart"/>
      <w:r w:rsidRPr="00376AFF">
        <w:rPr>
          <w:rFonts w:ascii="Times New Roman" w:hAnsi="Times New Roman"/>
          <w:lang w:val="en-GB"/>
        </w:rPr>
        <w:t>the</w:t>
      </w:r>
      <w:proofErr w:type="gramEnd"/>
      <w:r w:rsidRPr="00376AFF">
        <w:rPr>
          <w:rFonts w:ascii="Times New Roman" w:hAnsi="Times New Roman"/>
          <w:lang w:val="en-GB"/>
        </w:rPr>
        <w:t xml:space="preserve"> summation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7.1</w:t>
      </w:r>
      <w:r w:rsidR="00093238" w:rsidRPr="00093238">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and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_Ref520378979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7.2</w:t>
      </w:r>
      <w:r w:rsidR="00093238" w:rsidRPr="00093238">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440" w:dyaOrig="720">
                <v:shape id="_x0000_i1167" type="#_x0000_t75" style="width:68pt;height:36.2pt" o:ole="">
                  <v:imagedata r:id="rId307" o:title=""/>
                </v:shape>
                <o:OLEObject Type="Embed" ProgID="Equation.3" ShapeID="_x0000_i1167" DrawAspect="Content" ObjectID="_1679893503" r:id="rId308"/>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model assumes that SPH particles are conservative (i.e. mixture particles do not exchange </w:t>
      </w:r>
      <w:r w:rsidR="00CF4C3E" w:rsidRPr="00376AFF">
        <w:rPr>
          <w:rFonts w:ascii="Times New Roman" w:hAnsi="Times New Roman"/>
          <w:lang w:val="en-GB"/>
        </w:rPr>
        <w:t xml:space="preserve">net </w:t>
      </w:r>
      <w:r w:rsidRPr="00376AFF">
        <w:rPr>
          <w:rFonts w:ascii="Times New Roman" w:hAnsi="Times New Roman"/>
          <w:lang w:val="en-GB"/>
        </w:rPr>
        <w:t xml:space="preserve">mass </w:t>
      </w:r>
      <w:r w:rsidR="00CF4C3E" w:rsidRPr="00376AFF">
        <w:rPr>
          <w:rFonts w:ascii="Times New Roman" w:hAnsi="Times New Roman"/>
          <w:lang w:val="en-GB"/>
        </w:rPr>
        <w:t xml:space="preserve">fluxes </w:t>
      </w:r>
      <w:r w:rsidRPr="00376AFF">
        <w:rPr>
          <w:rFonts w:ascii="Times New Roman" w:hAnsi="Times New Roman"/>
          <w:lang w:val="en-GB"/>
        </w:rPr>
        <w:t xml:space="preserve">with the surrounding </w:t>
      </w:r>
      <w:r w:rsidR="00CF4C3E" w:rsidRPr="00376AFF">
        <w:rPr>
          <w:rFonts w:ascii="Times New Roman" w:hAnsi="Times New Roman"/>
          <w:lang w:val="en-GB"/>
        </w:rPr>
        <w:t>environment</w:t>
      </w:r>
      <w:r w:rsidRPr="00376AFF">
        <w:rPr>
          <w:rFonts w:ascii="Times New Roman" w:hAnsi="Times New Roman"/>
          <w:lang w:val="en-GB"/>
        </w:rPr>
        <w:t>), which is a reasonable hypothesis for high solid volume fractions in saturated soils, according to the “packing limit” of the Kinetic Theory of Granular Flow (KTGF,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_Ref520374383 \r \h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Pr>
          <w:rFonts w:ascii="Times New Roman" w:hAnsi="Times New Roman"/>
          <w:lang w:val="en-GB"/>
        </w:rPr>
        <w:t>16</w:t>
      </w:r>
      <w:r w:rsidR="00EC4C35"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840" w:dyaOrig="720">
                <v:shape id="_x0000_i1168" type="#_x0000_t75" style="width:84.05pt;height:36.2pt" o:ole="">
                  <v:imagedata r:id="rId309" o:title=""/>
                </v:shape>
                <o:OLEObject Type="Embed" ProgID="Equation.3" ShapeID="_x0000_i1168" DrawAspect="Content" ObjectID="_1679893504" r:id="rId310"/>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3" w:name="_Ref52037898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3"/>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Starting from</w:t>
      </w:r>
      <w:r w:rsidR="00EC4C35" w:rsidRPr="00376AFF">
        <w:rPr>
          <w:rFonts w:ascii="Times New Roman" w:hAnsi="Times New Roman"/>
          <w:lang w:val="en-GB"/>
        </w:rPr>
        <w:t xml:space="preserve">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_Ref520378980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7.6</w:t>
      </w:r>
      <w:r w:rsidR="00093238" w:rsidRPr="00093238">
        <w:rPr>
          <w:rFonts w:ascii="Times New Roman" w:hAnsi="Times New Roman"/>
          <w:lang w:val="en-GB"/>
        </w:rPr>
        <w:t>)</w:t>
      </w:r>
      <w:r w:rsidR="00EC4C35" w:rsidRPr="00376AFF">
        <w:rPr>
          <w:rFonts w:ascii="Times New Roman" w:hAnsi="Times New Roman"/>
          <w:lang w:val="en-GB"/>
        </w:rPr>
        <w:fldChar w:fldCharType="end"/>
      </w:r>
      <w:r w:rsidRPr="00376AFF">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340" w:dyaOrig="760">
                <v:shape id="_x0000_i1169" type="#_x0000_t75" style="width:63.5pt;height:38pt" o:ole="">
                  <v:imagedata r:id="rId311" o:title=""/>
                </v:shape>
                <o:OLEObject Type="Embed" ProgID="Equation.3" ShapeID="_x0000_i1169" DrawAspect="Content" ObjectID="_1679893505" r:id="rId312"/>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4" w:name="_Ref52037915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4"/>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Following the multi-phase approach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_Ref520379157 \r \h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Pr>
          <w:rFonts w:ascii="Times New Roman" w:hAnsi="Times New Roman"/>
          <w:lang w:val="en-GB"/>
        </w:rPr>
        <w:t>127</w:t>
      </w:r>
      <w:r w:rsidR="00EC4C35" w:rsidRPr="00376AFF">
        <w:rPr>
          <w:rFonts w:ascii="Times New Roman" w:hAnsi="Times New Roman"/>
          <w:lang w:val="en-GB"/>
        </w:rPr>
        <w:fldChar w:fldCharType="end"/>
      </w:r>
      <w:r w:rsidRPr="00376AFF">
        <w:rPr>
          <w:rFonts w:ascii="Times New Roman" w:hAnsi="Times New Roman"/>
          <w:lang w:val="en-GB"/>
        </w:rPr>
        <w:t xml:space="preserve">], </w:t>
      </w:r>
      <w:r w:rsidR="00EC4C35" w:rsidRPr="00376AFF">
        <w:rPr>
          <w:rFonts w:ascii="Times New Roman" w:hAnsi="Times New Roman"/>
          <w:lang w:val="en-GB"/>
        </w:rPr>
        <w:t>t</w:t>
      </w:r>
      <w:r w:rsidRPr="00376AFF">
        <w:rPr>
          <w:rFonts w:ascii="Times New Roman" w:hAnsi="Times New Roman"/>
          <w:lang w:val="en-GB"/>
        </w:rPr>
        <w:t xml:space="preserve">he SPH approximation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_Ref520379158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7.7</w:t>
      </w:r>
      <w:r w:rsidR="00093238" w:rsidRPr="00093238">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6"/>
              </w:rPr>
              <w:object w:dxaOrig="5899" w:dyaOrig="820">
                <v:shape id="_x0000_i1170" type="#_x0000_t75" style="width:266.1pt;height:38pt" o:ole="">
                  <v:imagedata r:id="rId313" o:title=""/>
                </v:shape>
                <o:OLEObject Type="Embed" ProgID="Equation.3" ShapeID="_x0000_i1170" DrawAspect="Content" ObjectID="_1679893506" r:id="rId314"/>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lang w:val="en-GB"/>
        </w:rPr>
        <w:t xml:space="preserve"> is the unit vector normal to the frontier. The subscripts “</w:t>
      </w:r>
      <w:r w:rsidRPr="00376AFF">
        <w:rPr>
          <w:rFonts w:ascii="Times New Roman" w:hAnsi="Times New Roman"/>
          <w:i/>
          <w:vertAlign w:val="subscript"/>
          <w:lang w:val="en-GB"/>
        </w:rPr>
        <w:t>0</w:t>
      </w:r>
      <w:r w:rsidRPr="00376AFF">
        <w:rPr>
          <w:rFonts w:ascii="Times New Roman" w:hAnsi="Times New Roman"/>
          <w:lang w:val="en-GB"/>
        </w:rPr>
        <w:t>”, “</w:t>
      </w:r>
      <w:r w:rsidRPr="00376AFF">
        <w:rPr>
          <w:rFonts w:ascii="Times New Roman" w:hAnsi="Times New Roman"/>
          <w:i/>
          <w:vertAlign w:val="subscript"/>
          <w:lang w:val="en-GB"/>
        </w:rPr>
        <w:t>b</w:t>
      </w:r>
      <w:r w:rsidRPr="00376AFF">
        <w:rPr>
          <w:rFonts w:ascii="Times New Roman" w:hAnsi="Times New Roman"/>
          <w:lang w:val="en-GB"/>
        </w:rPr>
        <w:t>” and “</w:t>
      </w:r>
      <w:r w:rsidRPr="00376AFF">
        <w:rPr>
          <w:rFonts w:ascii="Times New Roman" w:hAnsi="Times New Roman"/>
          <w:i/>
          <w:vertAlign w:val="subscript"/>
          <w:lang w:val="en-GB"/>
        </w:rPr>
        <w:t>w</w:t>
      </w:r>
      <w:r w:rsidRPr="00376AFF">
        <w:rPr>
          <w:rFonts w:ascii="Times New Roman" w:hAnsi="Times New Roman"/>
          <w:lang w:val="en-GB"/>
        </w:rPr>
        <w:t>” refer to the computational particle, a neighbouring particle and a wall frontier, respectively. The integral boundary term is computed according to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_Ref341105389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46</w:t>
      </w:r>
      <w:r w:rsidR="00116C36" w:rsidRPr="00376AFF">
        <w:rPr>
          <w:rFonts w:ascii="Times New Roman" w:hAnsi="Times New Roman"/>
          <w:lang w:val="en-GB"/>
        </w:rPr>
        <w:fldChar w:fldCharType="end"/>
      </w:r>
      <w:r w:rsidRPr="00376AFF">
        <w:rPr>
          <w:rFonts w:ascii="Times New Roman" w:hAnsi="Times New Roman"/>
          <w:lang w:val="en-GB"/>
        </w:rPr>
        <w:t>] and represents the effects of wall frontiers.</w:t>
      </w:r>
    </w:p>
    <w:p w:rsidR="00BC3F1D" w:rsidRPr="00376AFF" w:rsidRDefault="00BC3F1D" w:rsidP="00BC3F1D">
      <w:pPr>
        <w:pStyle w:val="Normale1"/>
        <w:spacing w:line="240" w:lineRule="auto"/>
        <w:jc w:val="both"/>
        <w:rPr>
          <w:ins w:id="565" w:author="Amicarelli Andrea (RSE)" w:date="2021-03-29T15:48:00Z"/>
          <w:rFonts w:ascii="Times New Roman" w:hAnsi="Times New Roman"/>
          <w:lang w:val="en-GB"/>
        </w:rPr>
      </w:pPr>
      <w:ins w:id="566" w:author="Amicarelli Andrea (RSE)" w:date="2021-03-29T15:48:00Z">
        <w:r>
          <w:rPr>
            <w:rFonts w:ascii="Times New Roman" w:hAnsi="Times New Roman"/>
            <w:lang w:val="en-GB"/>
          </w:rPr>
          <w:t>This approximation of the continuity equation does not violate the mass conservation as the particle volume is undetermined.</w:t>
        </w:r>
      </w:ins>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KTGF, the momentum equation for the fluid phase can be expressed as follows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_Ref520374383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16</w:t>
      </w:r>
      <w:r w:rsidR="00116C3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5679" w:dyaOrig="720">
                <v:shape id="_x0000_i1171" type="#_x0000_t75" style="width:270.1pt;height:36.2pt" o:ole="">
                  <v:imagedata r:id="rId315" o:title=""/>
                </v:shape>
                <o:OLEObject Type="Embed" ProgID="Equation.3" ShapeID="_x0000_i1171" DrawAspect="Content" ObjectID="_1679893507" r:id="rId316"/>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7" w:name="_Ref52037926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7"/>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i/>
          <w:vertAlign w:val="subscript"/>
          <w:lang w:val="en-GB"/>
        </w:rPr>
        <w:t>ij</w:t>
      </w:r>
      <w:r w:rsidRPr="00376AFF">
        <w:rPr>
          <w:rFonts w:ascii="Times New Roman" w:hAnsi="Times New Roman"/>
          <w:lang w:val="en-GB"/>
        </w:rPr>
        <w:t xml:space="preserve"> </w:t>
      </w:r>
      <w:r w:rsidRPr="00376AFF">
        <w:rPr>
          <w:lang w:val="en-GB"/>
        </w:rPr>
        <w:t xml:space="preserve">(Pa) </w:t>
      </w:r>
      <w:r w:rsidRPr="00376AFF">
        <w:rPr>
          <w:rFonts w:ascii="Times New Roman" w:hAnsi="Times New Roman"/>
          <w:lang w:val="en-GB"/>
        </w:rPr>
        <w:t xml:space="preserve">is the deviatoric (or shear) stress tensor, </w:t>
      </w:r>
      <w:r w:rsidRPr="00376AFF">
        <w:rPr>
          <w:rFonts w:ascii="Times New Roman" w:hAnsi="Times New Roman"/>
          <w:i/>
          <w:lang w:val="en-GB"/>
        </w:rPr>
        <w:t>g</w:t>
      </w:r>
      <w:r w:rsidRPr="00376AFF">
        <w:rPr>
          <w:rFonts w:ascii="Times New Roman" w:hAnsi="Times New Roman"/>
          <w:lang w:val="en-GB"/>
        </w:rPr>
        <w:t xml:space="preserve"> </w:t>
      </w:r>
      <w:r w:rsidRPr="00376AFF">
        <w:rPr>
          <w:lang w:val="en-GB"/>
        </w:rPr>
        <w:t>(m×s</w:t>
      </w:r>
      <w:r w:rsidRPr="00376AFF">
        <w:rPr>
          <w:vertAlign w:val="superscript"/>
          <w:lang w:val="en-GB"/>
        </w:rPr>
        <w:t>-2</w:t>
      </w:r>
      <w:r w:rsidRPr="00376AFF">
        <w:rPr>
          <w:lang w:val="en-GB"/>
        </w:rPr>
        <w:t xml:space="preserve">) </w:t>
      </w:r>
      <w:r w:rsidRPr="00376AFF">
        <w:rPr>
          <w:rFonts w:ascii="Times New Roman" w:hAnsi="Times New Roman"/>
          <w:lang w:val="en-GB"/>
        </w:rPr>
        <w:t xml:space="preserve">gravity acceleration and </w:t>
      </w:r>
      <w:r w:rsidRPr="00376AFF">
        <w:rPr>
          <w:rFonts w:ascii="Times New Roman" w:hAnsi="Times New Roman"/>
          <w:i/>
          <w:lang w:val="en-GB"/>
        </w:rPr>
        <w:t xml:space="preserve">p </w:t>
      </w:r>
      <w:r w:rsidRPr="00376AFF">
        <w:rPr>
          <w:lang w:val="en-GB"/>
        </w:rPr>
        <w:t>(Pa)</w:t>
      </w:r>
      <w:r w:rsidRPr="00376AFF">
        <w:rPr>
          <w:rFonts w:ascii="Times New Roman" w:hAnsi="Times New Roman"/>
          <w:lang w:val="en-GB"/>
        </w:rPr>
        <w:t xml:space="preserve"> pressure. The last term depends on the relative velocity between the phases (filtration process) through the drag coefficient </w:t>
      </w:r>
      <w:r w:rsidRPr="00376AFF">
        <w:rPr>
          <w:rFonts w:ascii="Times New Roman" w:hAnsi="Times New Roman"/>
          <w:i/>
          <w:lang w:val="en-GB"/>
        </w:rPr>
        <w:t>K</w:t>
      </w:r>
      <w:r w:rsidRPr="00376AFF">
        <w:rPr>
          <w:rFonts w:ascii="Times New Roman" w:hAnsi="Times New Roman"/>
          <w:i/>
          <w:vertAlign w:val="subscript"/>
          <w:lang w:val="en-GB"/>
        </w:rPr>
        <w:t>gs</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×s</w:t>
      </w:r>
      <w:r w:rsidRPr="00376AFF">
        <w:rPr>
          <w:vertAlign w:val="superscript"/>
          <w:lang w:val="en-GB"/>
        </w:rPr>
        <w:t>-1</w:t>
      </w:r>
      <w:r w:rsidRPr="00376AFF">
        <w:rPr>
          <w:lang w:val="en-GB"/>
        </w:rPr>
        <w:t>)</w:t>
      </w:r>
      <w:r w:rsidRPr="00376AFF">
        <w:rPr>
          <w:rFonts w:ascii="Times New Roman" w:hAnsi="Times New Roman"/>
          <w:lang w:val="en-GB"/>
        </w:rPr>
        <w:t xml:space="preserve">. </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momentum equation for the solid phase can be expressed as follows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_Ref520374383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16</w:t>
      </w:r>
      <w:r w:rsidR="00116C3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020" w:dyaOrig="720">
                <v:shape id="_x0000_i1172" type="#_x0000_t75" style="width:286.2pt;height:36.2pt" o:ole="">
                  <v:imagedata r:id="rId317" o:title=""/>
                </v:shape>
                <o:OLEObject Type="Embed" ProgID="Equation.3" ShapeID="_x0000_i1172" DrawAspect="Content" ObjectID="_1679893508" r:id="rId318"/>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8" w:name="_Ref52037926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8"/>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volume equation and the definitions of the mixture velocity and density, the sum of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_Ref520379264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7.9</w:t>
      </w:r>
      <w:r w:rsidR="00093238" w:rsidRPr="00093238">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and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_Ref520379266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7.10</w:t>
      </w:r>
      <w:r w:rsidR="00093238" w:rsidRPr="00093238">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4360" w:dyaOrig="720">
                <v:shape id="_x0000_i1173" type="#_x0000_t75" style="width:207.05pt;height:36.2pt" o:ole="">
                  <v:imagedata r:id="rId319" o:title=""/>
                </v:shape>
                <o:OLEObject Type="Embed" ProgID="Equation.3" ShapeID="_x0000_i1173" DrawAspect="Content" ObjectID="_1679893509" r:id="rId320"/>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assumption on conservative SPH particles, the shear stress gradient term of the fluid phase can be expressed as follows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_Ref520374383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16</w:t>
      </w:r>
      <w:r w:rsidR="00116C3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900" w:dyaOrig="859">
                <v:shape id="_x0000_i1174" type="#_x0000_t75" style="width:185.15pt;height:42.95pt" o:ole="">
                  <v:imagedata r:id="rId321" o:title=""/>
                </v:shape>
                <o:OLEObject Type="Embed" ProgID="Equation.3" ShapeID="_x0000_i1174" DrawAspect="Content" ObjectID="_1679893510" r:id="rId322"/>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(Pa×s) represents viscosity. Under the hypothesis of plain strain, the shear stress gradient term is represented by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_Ref520379408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174</w:t>
      </w:r>
      <w:r w:rsidR="00116C36" w:rsidRPr="00376AFF">
        <w:rPr>
          <w:rFonts w:ascii="Times New Roman" w:hAnsi="Times New Roman"/>
          <w:lang w:val="en-GB"/>
        </w:rPr>
        <w:fldChar w:fldCharType="end"/>
      </w:r>
      <w:r w:rsidRPr="00376AFF">
        <w:rPr>
          <w:rFonts w:ascii="Times New Roman" w:hAnsi="Times New Roman"/>
          <w:lang w:val="en-GB"/>
        </w:rPr>
        <w:t>] (visco-plastic model for dry granular material based on internal friction), by means of a parameter, which KTFG names frictional viscosity, as described in the following.</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0"/>
              </w:rPr>
              <w:object w:dxaOrig="1640" w:dyaOrig="740">
                <v:shape id="_x0000_i1175" type="#_x0000_t75" style="width:76.9pt;height:36.2pt" o:ole="">
                  <v:imagedata r:id="rId323" o:title=""/>
                </v:shape>
                <o:OLEObject Type="Embed" ProgID="Equation.3" ShapeID="_x0000_i1175" DrawAspect="Content" ObjectID="_1679893511" r:id="rId324"/>
              </w:object>
            </w:r>
            <w:r w:rsidRPr="00376AFF">
              <w:t xml:space="preserve">,   </w:t>
            </w:r>
            <w:r w:rsidRPr="00376AFF">
              <w:rPr>
                <w:position w:val="-28"/>
              </w:rPr>
              <w:object w:dxaOrig="1140" w:dyaOrig="680">
                <v:shape id="_x0000_i1176" type="#_x0000_t75" style="width:54.1pt;height:33.1pt" o:ole="">
                  <v:imagedata r:id="rId325" o:title=""/>
                </v:shape>
                <o:OLEObject Type="Embed" ProgID="Equation.3" ShapeID="_x0000_i1176" DrawAspect="Content" ObjectID="_1679893512" r:id="rId326"/>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where</w:t>
      </w:r>
      <w:proofErr w:type="gramEnd"/>
      <w:r w:rsidRPr="00376AFF">
        <w:rPr>
          <w:rFonts w:ascii="Times New Roman" w:hAnsi="Times New Roman"/>
          <w:lang w:val="en-GB"/>
        </w:rPr>
        <w:t xml:space="preserve"> </w:t>
      </w:r>
      <w:r w:rsidRPr="00376AFF">
        <w:rPr>
          <w:rFonts w:ascii="Times New Roman" w:hAnsi="Times New Roman"/>
          <w:position w:val="-12"/>
          <w:lang w:val="en-GB"/>
        </w:rPr>
        <w:object w:dxaOrig="279" w:dyaOrig="380">
          <v:shape id="_x0000_i1177" type="#_x0000_t75" style="width:12.95pt;height:19.7pt" o:ole="">
            <v:imagedata r:id="rId327" o:title=""/>
          </v:shape>
          <o:OLEObject Type="Embed" ProgID="Equation.3" ShapeID="_x0000_i1177" DrawAspect="Content" ObjectID="_1679893513" r:id="rId328"/>
        </w:object>
      </w:r>
      <w:r w:rsidRPr="00376AFF">
        <w:rPr>
          <w:rFonts w:ascii="Times New Roman" w:hAnsi="Times New Roman"/>
          <w:lang w:val="en-GB"/>
        </w:rPr>
        <w:t xml:space="preserve">(Pa) are the effective stresses along the principal directions and </w:t>
      </w:r>
      <w:r w:rsidRPr="00376AFF">
        <w:rPr>
          <w:rFonts w:ascii="Times New Roman" w:hAnsi="Times New Roman"/>
          <w:position w:val="-12"/>
          <w:lang w:val="en-GB"/>
        </w:rPr>
        <w:object w:dxaOrig="340" w:dyaOrig="380">
          <v:shape id="_x0000_i1178" type="#_x0000_t75" style="width:15.65pt;height:19.7pt" o:ole="">
            <v:imagedata r:id="rId329" o:title=""/>
          </v:shape>
          <o:OLEObject Type="Embed" ProgID="Equation.3" ShapeID="_x0000_i1178" DrawAspect="Content" ObjectID="_1679893514" r:id="rId330"/>
        </w:object>
      </w:r>
      <w:r w:rsidRPr="00376AFF">
        <w:rPr>
          <w:rFonts w:ascii="Times New Roman" w:hAnsi="Times New Roman"/>
          <w:lang w:val="en-GB"/>
        </w:rPr>
        <w:t>(Pa) is the mean effective stress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_Ref520379408 \r \h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Pr>
          <w:rFonts w:ascii="Times New Roman" w:hAnsi="Times New Roman"/>
          <w:lang w:val="en-GB"/>
        </w:rPr>
        <w:t>174</w:t>
      </w:r>
      <w:r w:rsidR="00E77347" w:rsidRPr="00376AFF">
        <w:rPr>
          <w:rFonts w:ascii="Times New Roman" w:hAnsi="Times New Roman"/>
          <w:lang w:val="en-GB"/>
        </w:rPr>
        <w:fldChar w:fldCharType="end"/>
      </w:r>
      <w:r w:rsidRPr="00376AFF">
        <w:rPr>
          <w:rFonts w:ascii="Times New Roman" w:hAnsi="Times New Roman"/>
          <w:lang w:val="en-GB"/>
        </w:rPr>
        <w:t xml:space="preserve">] refers to a smoothed approximation of the 3D Mohr-Coulomb criterion; the </w:t>
      </w:r>
      <w:r w:rsidRPr="00376AFF">
        <w:rPr>
          <w:rFonts w:ascii="Times New Roman" w:hAnsi="Times New Roman"/>
          <w:lang w:val="en-GB"/>
        </w:rPr>
        <w:lastRenderedPageBreak/>
        <w:t>extension to Mohr-Coulomb-Terzaghi criterion for saturated soils is straightforward). The shear stress gradient term in the momentum equation can be expressed as follows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_Ref520379408 \r \h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Pr>
          <w:rFonts w:ascii="Times New Roman" w:hAnsi="Times New Roman"/>
          <w:lang w:val="en-GB"/>
        </w:rPr>
        <w:t>174</w:t>
      </w:r>
      <w:r w:rsidR="00E77347"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CF4C3E">
            <w:pPr>
              <w:spacing w:line="240" w:lineRule="auto"/>
              <w:jc w:val="center"/>
            </w:pPr>
            <w:r w:rsidRPr="00376AFF">
              <w:rPr>
                <w:position w:val="-32"/>
              </w:rPr>
              <w:object w:dxaOrig="3000" w:dyaOrig="720">
                <v:shape id="_x0000_i1179" type="#_x0000_t75" style="width:141.3pt;height:36.2pt" o:ole="">
                  <v:imagedata r:id="rId331" o:title=""/>
                </v:shape>
                <o:OLEObject Type="Embed" ProgID="Equation.3" ShapeID="_x0000_i1179" DrawAspect="Content" ObjectID="_1679893515" r:id="rId332"/>
              </w:object>
            </w:r>
            <w:r w:rsidRPr="00376AFF">
              <w:t xml:space="preserve">,   </w:t>
            </w:r>
            <w:r w:rsidRPr="00376AFF">
              <w:rPr>
                <w:position w:val="-34"/>
              </w:rPr>
              <w:object w:dxaOrig="1880" w:dyaOrig="800">
                <v:shape id="_x0000_i1180" type="#_x0000_t75" style="width:87.65pt;height:39.35pt" o:ole="">
                  <v:imagedata r:id="rId333" o:title=""/>
                </v:shape>
                <o:OLEObject Type="Embed" ProgID="Equation.3" ShapeID="_x0000_i1180" DrawAspect="Content" ObjectID="_1679893516" r:id="rId334"/>
              </w:object>
            </w:r>
          </w:p>
          <w:p w:rsidR="00CF4C3E" w:rsidRPr="00376AFF" w:rsidRDefault="00CF4C3E" w:rsidP="00CF4C3E">
            <w:pPr>
              <w:spacing w:after="0" w:line="240" w:lineRule="auto"/>
              <w:jc w:val="center"/>
              <w:rPr>
                <w:rFonts w:ascii="Times New Roman" w:eastAsia="Times New Roman" w:hAnsi="Times New Roman"/>
                <w:position w:val="-34"/>
                <w:sz w:val="24"/>
                <w:szCs w:val="24"/>
                <w:lang w:eastAsia="it-IT"/>
              </w:rPr>
            </w:pPr>
            <w:r w:rsidRPr="00376AFF">
              <w:rPr>
                <w:position w:val="-34"/>
              </w:rPr>
              <w:object w:dxaOrig="2600" w:dyaOrig="920">
                <v:shape id="_x0000_i1181" type="#_x0000_t75" style="width:122.55pt;height:45.15pt" o:ole="">
                  <v:imagedata r:id="rId335" o:title=""/>
                </v:shape>
                <o:OLEObject Type="Embed" ProgID="Equation.3" ShapeID="_x0000_i1181" DrawAspect="Content" ObjectID="_1679893517" r:id="rId336"/>
              </w:object>
            </w:r>
            <w:r w:rsidRPr="00376AFF">
              <w:t xml:space="preserve">,   </w:t>
            </w:r>
            <w:r w:rsidRPr="00376AFF">
              <w:rPr>
                <w:position w:val="-10"/>
              </w:rPr>
              <w:object w:dxaOrig="1359" w:dyaOrig="380">
                <v:shape id="_x0000_i1182" type="#_x0000_t75" style="width:63.5pt;height:17.9pt" o:ole="">
                  <v:imagedata r:id="rId337" o:title=""/>
                </v:shape>
                <o:OLEObject Type="Embed" ProgID="Equation.3" ShapeID="_x0000_i1182" DrawAspect="Content" ObjectID="_1679893518" r:id="rId338"/>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9" w:name="_Ref52037949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9"/>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(rad) is the internal friction angle, </w:t>
      </w:r>
      <w:r w:rsidRPr="00376AFF">
        <w:rPr>
          <w:rFonts w:ascii="Times New Roman" w:hAnsi="Times New Roman"/>
          <w:i/>
          <w:lang w:val="en-GB"/>
        </w:rPr>
        <w:t>e</w:t>
      </w:r>
      <w:r w:rsidRPr="00376AFF">
        <w:rPr>
          <w:rFonts w:ascii="Times New Roman" w:hAnsi="Times New Roman"/>
          <w:i/>
          <w:vertAlign w:val="subscript"/>
          <w:lang w:val="en-GB"/>
        </w:rPr>
        <w:t>ij</w:t>
      </w:r>
      <w:r w:rsidRPr="00376AFF">
        <w:rPr>
          <w:rFonts w:ascii="Times New Roman" w:hAnsi="Times New Roman"/>
          <w:lang w:val="en-GB"/>
        </w:rPr>
        <w:t xml:space="preserve"> (s</w:t>
      </w:r>
      <w:r w:rsidRPr="00376AFF">
        <w:rPr>
          <w:rFonts w:ascii="Times New Roman" w:hAnsi="Times New Roman"/>
          <w:vertAlign w:val="superscript"/>
          <w:lang w:val="en-GB"/>
        </w:rPr>
        <w:t>-1</w:t>
      </w:r>
      <w:r w:rsidRPr="00376AFF">
        <w:rPr>
          <w:rFonts w:ascii="Times New Roman" w:hAnsi="Times New Roman"/>
          <w:lang w:val="en-GB"/>
        </w:rPr>
        <w:t xml:space="preserve">) is the strain-rate tensor and </w:t>
      </w:r>
      <w:r w:rsidRPr="00376AFF">
        <w:rPr>
          <w:rFonts w:ascii="Times New Roman" w:hAnsi="Times New Roman"/>
          <w:i/>
          <w:lang w:val="en-GB"/>
        </w:rPr>
        <w:t>I</w:t>
      </w:r>
      <w:r w:rsidRPr="00376AFF">
        <w:rPr>
          <w:rFonts w:ascii="Times New Roman" w:hAnsi="Times New Roman"/>
          <w:i/>
          <w:vertAlign w:val="subscript"/>
          <w:lang w:val="en-GB"/>
        </w:rPr>
        <w:t>2</w:t>
      </w:r>
      <w:r w:rsidRPr="00376AFF">
        <w:rPr>
          <w:rFonts w:ascii="Times New Roman" w:hAnsi="Times New Roman"/>
          <w:lang w:val="en-GB"/>
        </w:rPr>
        <w:t>(</w:t>
      </w:r>
      <w:r w:rsidRPr="00376AFF">
        <w:rPr>
          <w:rFonts w:ascii="Times New Roman" w:hAnsi="Times New Roman"/>
          <w:i/>
          <w:lang w:val="en-GB"/>
        </w:rPr>
        <w:t>e</w:t>
      </w:r>
      <w:r w:rsidRPr="00376AFF">
        <w:rPr>
          <w:rFonts w:ascii="Times New Roman" w:hAnsi="Times New Roman"/>
          <w:i/>
          <w:vertAlign w:val="subscript"/>
          <w:lang w:val="en-GB"/>
        </w:rPr>
        <w:t>ij</w:t>
      </w:r>
      <w:r w:rsidRPr="00376AFF">
        <w:rPr>
          <w:rFonts w:ascii="Times New Roman" w:hAnsi="Times New Roman"/>
          <w:lang w:val="en-GB"/>
        </w:rPr>
        <w:t>) (s</w:t>
      </w:r>
      <w:r w:rsidRPr="00376AFF">
        <w:rPr>
          <w:rFonts w:ascii="Times New Roman" w:hAnsi="Times New Roman"/>
          <w:vertAlign w:val="superscript"/>
          <w:lang w:val="en-GB"/>
        </w:rPr>
        <w:t>-2</w:t>
      </w:r>
      <w:r w:rsidRPr="00376AFF">
        <w:rPr>
          <w:rFonts w:ascii="Times New Roman" w:hAnsi="Times New Roman"/>
          <w:lang w:val="en-GB"/>
        </w:rPr>
        <w:t xml:space="preserve">) represents its second invariant (formulation for incompressible fluids). One may notice that the term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_Ref520379492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(7.14)</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potentially unstable at high internal friction angles and that, in the “packing limit” of the KTGF, the shear stress terms of the collisional-kinetic regime are zeroed. Eq.</w:t>
      </w:r>
      <w:r w:rsidR="00E77347" w:rsidRPr="00376AFF">
        <w:rPr>
          <w:rFonts w:ascii="Times New Roman" w:hAnsi="Times New Roman"/>
          <w:bCs/>
          <w:lang w:val="en-GB"/>
        </w:rPr>
        <w:t xml:space="preserve">8.14 </w:t>
      </w:r>
      <w:r w:rsidRPr="00376AFF">
        <w:rPr>
          <w:rFonts w:ascii="Times New Roman" w:hAnsi="Times New Roman"/>
          <w:lang w:val="en-GB"/>
        </w:rPr>
        <w:t>can be rearranged as follows: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440" w:dyaOrig="880">
                <v:shape id="_x0000_i1183" type="#_x0000_t75" style="width:163.25pt;height:44.25pt" o:ole="">
                  <v:imagedata r:id="rId339" o:title=""/>
                </v:shape>
                <o:OLEObject Type="Embed" ProgID="Equation.3" ShapeID="_x0000_i1183" DrawAspect="Content" ObjectID="_1679893519" r:id="rId340"/>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A023AB" w:rsidRPr="00376AFF" w:rsidRDefault="00A023AB" w:rsidP="00A023AB">
      <w:pPr>
        <w:spacing w:after="0" w:line="240" w:lineRule="auto"/>
        <w:rPr>
          <w:rFonts w:ascii="Times New Roman" w:hAnsi="Times New Roman"/>
          <w:sz w:val="24"/>
          <w:szCs w:val="24"/>
        </w:rPr>
      </w:pPr>
      <w:r w:rsidRPr="00376AFF">
        <w:rPr>
          <w:rFonts w:ascii="Times New Roman" w:hAnsi="Times New Roman"/>
          <w:sz w:val="24"/>
          <w:szCs w:val="24"/>
        </w:rPr>
        <w:t>The strain-rate tensor reads:</w:t>
      </w:r>
    </w:p>
    <w:tbl>
      <w:tblPr>
        <w:tblW w:w="5192" w:type="pct"/>
        <w:tblLayout w:type="fixed"/>
        <w:tblLook w:val="01E0" w:firstRow="1" w:lastRow="1" w:firstColumn="1" w:lastColumn="1" w:noHBand="0" w:noVBand="0"/>
      </w:tblPr>
      <w:tblGrid>
        <w:gridCol w:w="9289"/>
        <w:gridCol w:w="943"/>
      </w:tblGrid>
      <w:tr w:rsidR="00A023AB" w:rsidRPr="00376AFF" w:rsidTr="00585F46">
        <w:tc>
          <w:tcPr>
            <w:tcW w:w="4539" w:type="pct"/>
            <w:vAlign w:val="center"/>
          </w:tcPr>
          <w:p w:rsidR="00A023AB" w:rsidRPr="00376AFF" w:rsidRDefault="00A023AB"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1880" w:dyaOrig="800">
                <v:shape id="_x0000_i1184" type="#_x0000_t75" style="width:87.2pt;height:39.35pt" o:ole="">
                  <v:imagedata r:id="rId333" o:title=""/>
                </v:shape>
                <o:OLEObject Type="Embed" ProgID="Equation.3" ShapeID="_x0000_i1184" DrawAspect="Content" ObjectID="_1679893520" r:id="rId341"/>
              </w:object>
            </w:r>
          </w:p>
        </w:tc>
        <w:tc>
          <w:tcPr>
            <w:tcW w:w="461" w:type="pct"/>
            <w:vAlign w:val="center"/>
          </w:tcPr>
          <w:p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A023AB" w:rsidRPr="00376AFF" w:rsidRDefault="00A023AB" w:rsidP="00A023AB">
      <w:pPr>
        <w:spacing w:after="0" w:line="240" w:lineRule="auto"/>
        <w:rPr>
          <w:rFonts w:ascii="Times New Roman" w:hAnsi="Times New Roman"/>
          <w:sz w:val="24"/>
          <w:szCs w:val="24"/>
        </w:rPr>
      </w:pPr>
    </w:p>
    <w:p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whereas its second invariant (in case of free divergence flows) assumes the following expression:</w:t>
      </w:r>
    </w:p>
    <w:tbl>
      <w:tblPr>
        <w:tblW w:w="5192" w:type="pct"/>
        <w:tblLayout w:type="fixed"/>
        <w:tblLook w:val="01E0" w:firstRow="1" w:lastRow="1" w:firstColumn="1" w:lastColumn="1" w:noHBand="0" w:noVBand="0"/>
      </w:tblPr>
      <w:tblGrid>
        <w:gridCol w:w="9289"/>
        <w:gridCol w:w="943"/>
      </w:tblGrid>
      <w:tr w:rsidR="00A023AB" w:rsidRPr="00376AFF" w:rsidTr="00585F46">
        <w:tc>
          <w:tcPr>
            <w:tcW w:w="4539" w:type="pct"/>
            <w:vAlign w:val="center"/>
          </w:tcPr>
          <w:commentRangeStart w:id="570"/>
          <w:p w:rsidR="00A023AB" w:rsidRPr="00376AFF" w:rsidRDefault="000A5F83" w:rsidP="00585F46">
            <w:pPr>
              <w:spacing w:after="0" w:line="240" w:lineRule="auto"/>
              <w:jc w:val="center"/>
              <w:rPr>
                <w:rFonts w:ascii="Times New Roman" w:eastAsia="Times New Roman" w:hAnsi="Times New Roman"/>
                <w:position w:val="-34"/>
                <w:sz w:val="24"/>
                <w:szCs w:val="24"/>
                <w:lang w:eastAsia="it-IT"/>
              </w:rPr>
            </w:pPr>
            <w:r w:rsidRPr="00376AFF">
              <w:rPr>
                <w:position w:val="-38"/>
              </w:rPr>
              <w:object w:dxaOrig="7920" w:dyaOrig="880">
                <v:shape id="_x0000_i1185" type="#_x0000_t75" style="width:335.85pt;height:38.45pt" o:ole="">
                  <v:imagedata r:id="rId342" o:title=""/>
                </v:shape>
                <o:OLEObject Type="Embed" ProgID="Equation.3" ShapeID="_x0000_i1185" DrawAspect="Content" ObjectID="_1679893521" r:id="rId343"/>
              </w:object>
            </w:r>
          </w:p>
        </w:tc>
        <w:tc>
          <w:tcPr>
            <w:tcW w:w="461" w:type="pct"/>
            <w:vAlign w:val="center"/>
          </w:tcPr>
          <w:p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571" w:name="_Ref52089014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1"/>
            <w:commentRangeEnd w:id="570"/>
            <w:r w:rsidR="000A5F83" w:rsidRPr="00376AFF">
              <w:rPr>
                <w:rStyle w:val="Rimandocommento"/>
                <w:rFonts w:ascii="Times New Roman" w:eastAsia="Times New Roman" w:hAnsi="Times New Roman"/>
                <w:b w:val="0"/>
                <w:bCs w:val="0"/>
                <w:color w:val="auto"/>
                <w:szCs w:val="20"/>
                <w:lang w:eastAsia="it-IT"/>
              </w:rPr>
              <w:commentReference w:id="570"/>
            </w:r>
          </w:p>
        </w:tc>
      </w:tr>
    </w:tbl>
    <w:p w:rsidR="00A023AB" w:rsidRPr="00376AFF" w:rsidRDefault="00A023AB" w:rsidP="00A023AB">
      <w:pPr>
        <w:spacing w:after="0" w:line="240" w:lineRule="auto"/>
        <w:rPr>
          <w:rFonts w:ascii="Times New Roman" w:hAnsi="Times New Roman"/>
          <w:sz w:val="24"/>
          <w:szCs w:val="24"/>
        </w:rPr>
      </w:pPr>
    </w:p>
    <w:p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Renormalization (Randles &amp; Libertsky, 1996,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_Ref449706167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167</w:t>
      </w:r>
      <w:r w:rsidRPr="00376AFF">
        <w:rPr>
          <w:rFonts w:ascii="Times New Roman" w:hAnsi="Times New Roman"/>
          <w:sz w:val="24"/>
          <w:szCs w:val="24"/>
        </w:rPr>
        <w:fldChar w:fldCharType="end"/>
      </w:r>
      <w:r w:rsidRPr="00376AFF">
        <w:rPr>
          <w:rFonts w:ascii="Times New Roman" w:hAnsi="Times New Roman"/>
          <w:sz w:val="24"/>
          <w:szCs w:val="24"/>
        </w:rPr>
        <w:t xml:space="preserve">]) applies to the velocity derivatives 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_Ref520890140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7.17</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376AFF" w:rsidTr="00585F46">
        <w:tc>
          <w:tcPr>
            <w:tcW w:w="4539" w:type="pct"/>
            <w:vAlign w:val="center"/>
          </w:tcPr>
          <w:p w:rsidR="00A023AB" w:rsidRPr="00376AFF" w:rsidRDefault="00280422"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0.ij</m:t>
                    </m:r>
                  </m:sub>
                  <m:sup>
                    <m:r>
                      <w:rPr>
                        <w:rFonts w:ascii="Cambria Math" w:hAnsi="Cambria Math"/>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A023AB" w:rsidRPr="00376AFF" w:rsidRDefault="00A023AB" w:rsidP="00A023AB">
      <w:pPr>
        <w:spacing w:after="0" w:line="240" w:lineRule="auto"/>
        <w:rPr>
          <w:rFonts w:ascii="Times New Roman" w:hAnsi="Times New Roman"/>
          <w:sz w:val="24"/>
          <w:szCs w:val="24"/>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KTGF introduces the following definition for the frictional viscosity </w:t>
      </w:r>
      <w:r w:rsidRPr="00376AFF">
        <w:rPr>
          <w:rFonts w:ascii="Symbol" w:hAnsi="Symbol"/>
          <w:i/>
          <w:lang w:val="en-GB"/>
        </w:rPr>
        <w:t></w:t>
      </w:r>
      <w:r w:rsidRPr="00376AFF">
        <w:rPr>
          <w:rFonts w:ascii="Times New Roman" w:hAnsi="Times New Roman"/>
          <w:i/>
          <w:vertAlign w:val="subscript"/>
          <w:lang w:val="en-GB"/>
        </w:rPr>
        <w:t>fr</w:t>
      </w:r>
      <w:r w:rsidRPr="00376AFF">
        <w:rPr>
          <w:rFonts w:ascii="Times New Roman" w:hAnsi="Times New Roman"/>
          <w:lang w:val="en-GB"/>
        </w:rPr>
        <w:t xml:space="preserve"> (Pa×s):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1780" w:dyaOrig="880">
                <v:shape id="_x0000_i1186" type="#_x0000_t75" style="width:83.65pt;height:44.25pt" o:ole="">
                  <v:imagedata r:id="rId344" o:title=""/>
                </v:shape>
                <o:OLEObject Type="Embed" ProgID="Equation.3" ShapeID="_x0000_i1186" DrawAspect="Content" ObjectID="_1679893522" r:id="rId345"/>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2" w:name="_Ref52038653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2"/>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to obtain:</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980" w:dyaOrig="760">
                <v:shape id="_x0000_i1187" type="#_x0000_t75" style="width:93.45pt;height:38pt" o:ole="">
                  <v:imagedata r:id="rId346" o:title=""/>
                </v:shape>
                <o:OLEObject Type="Embed" ProgID="Equation.3" ShapeID="_x0000_i1187" DrawAspect="Content" ObjectID="_1679893523" r:id="rId347"/>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3" w:name="_Ref52037954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3"/>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proofErr w:type="gramStart"/>
      <w:r w:rsidRPr="00376AFF">
        <w:rPr>
          <w:rFonts w:ascii="Times New Roman" w:hAnsi="Times New Roman"/>
          <w:lang w:val="en-GB"/>
        </w:rPr>
        <w:t>Eq.</w:t>
      </w:r>
      <w:proofErr w:type="gramEnd"/>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(7.20)</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consistent with internal friction, as it does not depend on the magnitude of the strain-rate tensor.</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In analogy to the Navier-Stokes equation (for incompressible flows), under the strong but accepted hypothesis of smooth spatial variations of </w:t>
      </w:r>
      <w:r w:rsidRPr="00376AFF">
        <w:rPr>
          <w:rFonts w:ascii="Symbol" w:hAnsi="Symbol"/>
          <w:lang w:val="en-GB"/>
        </w:rPr>
        <w:t></w:t>
      </w:r>
      <w:r w:rsidRPr="00376AFF">
        <w:rPr>
          <w:rFonts w:ascii="Times New Roman" w:hAnsi="Times New Roman"/>
          <w:vertAlign w:val="subscript"/>
          <w:lang w:val="en-GB"/>
        </w:rPr>
        <w:t>fr</w:t>
      </w:r>
      <w:r w:rsidRPr="00376AFF">
        <w:rPr>
          <w:rFonts w:ascii="Times New Roman" w:hAnsi="Times New Roman"/>
          <w:lang w:val="en-GB"/>
        </w:rPr>
        <w:t xml:space="preserve">,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(7.20)</w:t>
      </w:r>
      <w:r w:rsidR="00E77347" w:rsidRPr="00376AFF">
        <w:rPr>
          <w:rFonts w:ascii="Times New Roman" w:hAnsi="Times New Roman"/>
          <w:lang w:val="en-GB"/>
        </w:rPr>
        <w:fldChar w:fldCharType="end"/>
      </w:r>
      <w:r w:rsidRPr="00376AFF">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620" w:dyaOrig="760">
                <v:shape id="_x0000_i1188" type="#_x0000_t75" style="width:76.9pt;height:38pt" o:ole="">
                  <v:imagedata r:id="rId348" o:title=""/>
                </v:shape>
                <o:OLEObject Type="Embed" ProgID="Equation.3" ShapeID="_x0000_i1188" DrawAspect="Content" ObjectID="_1679893524" r:id="rId349"/>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which</w:t>
      </w:r>
      <w:proofErr w:type="gramEnd"/>
      <w:r w:rsidRPr="00376AFF">
        <w:rPr>
          <w:rFonts w:ascii="Times New Roman" w:hAnsi="Times New Roman"/>
          <w:lang w:val="en-GB"/>
        </w:rPr>
        <w:t xml:space="preserve"> is valid in the “packing limit” of the KTGF (i.e. for </w:t>
      </w:r>
      <w:r w:rsidRPr="00376AFF">
        <w:rPr>
          <w:rFonts w:ascii="Symbol" w:hAnsi="Symbol"/>
          <w:i/>
          <w:lang w:val="en-GB"/>
        </w:rPr>
        <w:t></w:t>
      </w:r>
      <w:r w:rsidRPr="00376AFF">
        <w:rPr>
          <w:rFonts w:ascii="Times New Roman" w:hAnsi="Times New Roman"/>
          <w:i/>
          <w:vertAlign w:val="subscript"/>
          <w:lang w:val="en-GB"/>
        </w:rPr>
        <w:t>s</w:t>
      </w:r>
      <w:r w:rsidRPr="00376AFF">
        <w:rPr>
          <w:rFonts w:ascii="Times New Roman" w:hAnsi="Times New Roman"/>
          <w:lang w:val="en-GB"/>
        </w:rPr>
        <w:t xml:space="preserve"> close enough to the value of 0.59, which is the maximum attainable volume fraction for a sheared inelastic hard sphere fluid,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_Ref520379750 \r \h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Pr>
          <w:rFonts w:ascii="Times New Roman" w:hAnsi="Times New Roman"/>
          <w:lang w:val="en-GB"/>
        </w:rPr>
        <w:t>103</w:t>
      </w:r>
      <w:r w:rsidR="00E77347" w:rsidRPr="00376AFF">
        <w:rPr>
          <w:rFonts w:ascii="Times New Roman" w:hAnsi="Times New Roman"/>
          <w:lang w:val="en-GB"/>
        </w:rPr>
        <w:fldChar w:fldCharType="end"/>
      </w:r>
      <w:r w:rsidRPr="00376AFF">
        <w:rPr>
          <w:rFonts w:ascii="Times New Roman" w:hAnsi="Times New Roman"/>
          <w:lang w:val="en-GB"/>
        </w:rPr>
        <w:t xml:space="preserve">]). The model then defines the mixture total pressure </w:t>
      </w:r>
      <w:r w:rsidRPr="00376AFF">
        <w:rPr>
          <w:rFonts w:ascii="Times New Roman" w:hAnsi="Times New Roman"/>
          <w:i/>
          <w:lang w:val="en-GB"/>
        </w:rPr>
        <w:t>p</w:t>
      </w:r>
      <w:r w:rsidRPr="00376AFF">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219" w:dyaOrig="400">
                <v:shape id="_x0000_i1189" type="#_x0000_t75" style="width:56.8pt;height:20.1pt" o:ole="">
                  <v:imagedata r:id="rId350" o:title=""/>
                </v:shape>
                <o:OLEObject Type="Embed" ProgID="Equation.3" ShapeID="_x0000_i1189" DrawAspect="Content" ObjectID="_1679893525" r:id="rId351"/>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4" w:name="_Ref52037975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4"/>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One may consider that the mean effective stress can only be formulated under simplifying assumptions (e.g., </w:t>
      </w:r>
      <w:r w:rsidRPr="00376AFF">
        <w:rPr>
          <w:rFonts w:ascii="Times New Roman" w:hAnsi="Times New Roman"/>
          <w:i/>
          <w:lang w:val="en-GB"/>
        </w:rPr>
        <w:t>x</w:t>
      </w:r>
      <w:r w:rsidRPr="00376AFF">
        <w:rPr>
          <w:rFonts w:ascii="Times New Roman" w:hAnsi="Times New Roman"/>
          <w:lang w:val="en-GB"/>
        </w:rPr>
        <w:t>,</w:t>
      </w:r>
      <w:r w:rsidRPr="00376AFF">
        <w:rPr>
          <w:rFonts w:ascii="Times New Roman" w:hAnsi="Times New Roman"/>
          <w:i/>
          <w:lang w:val="en-GB"/>
        </w:rPr>
        <w:t xml:space="preserve"> y</w:t>
      </w:r>
      <w:r w:rsidRPr="00376AFF">
        <w:rPr>
          <w:rFonts w:ascii="Times New Roman" w:hAnsi="Times New Roman"/>
          <w:lang w:val="en-GB"/>
        </w:rPr>
        <w:t xml:space="preserve"> and</w:t>
      </w:r>
      <w:r w:rsidRPr="00376AFF">
        <w:rPr>
          <w:rFonts w:ascii="Times New Roman" w:hAnsi="Times New Roman"/>
          <w:i/>
          <w:lang w:val="en-GB"/>
        </w:rPr>
        <w:t xml:space="preserve"> z</w:t>
      </w:r>
      <w:r w:rsidRPr="00376AFF">
        <w:rPr>
          <w:rFonts w:ascii="Times New Roman" w:hAnsi="Times New Roman"/>
          <w:lang w:val="en-GB"/>
        </w:rPr>
        <w:t xml:space="preserve"> need to be the principal axes). Thus, </w:t>
      </w:r>
      <w:r w:rsidRPr="00376AFF">
        <w:rPr>
          <w:rFonts w:ascii="Times New Roman" w:hAnsi="Times New Roman"/>
          <w:position w:val="-12"/>
          <w:lang w:val="en-GB"/>
        </w:rPr>
        <w:object w:dxaOrig="340" w:dyaOrig="380">
          <v:shape id="_x0000_i1190" type="#_x0000_t75" style="width:15.65pt;height:19.7pt" o:ole="">
            <v:imagedata r:id="rId352" o:title=""/>
          </v:shape>
          <o:OLEObject Type="Embed" ProgID="Equation.3" ShapeID="_x0000_i1190" DrawAspect="Content" ObjectID="_1679893526" r:id="rId353"/>
        </w:object>
      </w:r>
      <w:r w:rsidRPr="00376AFF">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740" w:dyaOrig="400">
                <v:shape id="_x0000_i1191" type="#_x0000_t75" style="width:114.5pt;height:16.1pt" o:ole="">
                  <v:imagedata r:id="rId354" o:title=""/>
                </v:shape>
                <o:OLEObject Type="Embed" ProgID="Equation.3" ShapeID="_x0000_i1191" DrawAspect="Content" ObjectID="_1679893527" r:id="rId355"/>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Both fluid and solid pressures are limited to positive values as soils, which are either fully saturated or dry,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380" w:dyaOrig="760">
                <v:shape id="_x0000_i1192" type="#_x0000_t75" style="width:301.85pt;height:38pt" o:ole="">
                  <v:imagedata r:id="rId356" o:title=""/>
                </v:shape>
                <o:OLEObject Type="Embed" ProgID="Equation.3" ShapeID="_x0000_i1192" DrawAspect="Content" ObjectID="_1679893528" r:id="rId357"/>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5" w:name="_Ref52037975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5"/>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ε</w:t>
      </w:r>
      <w:r w:rsidRPr="00376AFF">
        <w:rPr>
          <w:rFonts w:ascii="Times New Roman" w:hAnsi="Times New Roman"/>
          <w:i/>
          <w:vertAlign w:val="subscript"/>
          <w:lang w:val="en-GB"/>
        </w:rPr>
        <w:t>s,p</w:t>
      </w:r>
      <w:r w:rsidRPr="00376AFF">
        <w:rPr>
          <w:rFonts w:ascii="Times New Roman" w:hAnsi="Times New Roman"/>
          <w:lang w:val="en-GB"/>
        </w:rPr>
        <w:t xml:space="preserve"> = ca.0.59 and H(x) is the Heaviside step function:</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4"/>
              </w:rPr>
              <w:object w:dxaOrig="1980" w:dyaOrig="620">
                <v:shape id="_x0000_i1193" type="#_x0000_t75" style="width:92.1pt;height:29.05pt" o:ole="">
                  <v:imagedata r:id="rId358" o:title=""/>
                </v:shape>
                <o:OLEObject Type="Embed" ProgID="Equation.3" ShapeID="_x0000_i1193" DrawAspect="Content" ObjectID="_1679893529" r:id="rId359"/>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Assuming SPH conservative particles implies that the velocity of each phase is basically equal to the one of the mixture:</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100" w:dyaOrig="380">
                <v:shape id="_x0000_i1194" type="#_x0000_t75" style="width:113.15pt;height:20.1pt" o:ole="">
                  <v:imagedata r:id="rId360" o:title=""/>
                </v:shape>
                <o:OLEObject Type="Embed" ProgID="Equation.3" ShapeID="_x0000_i1194" DrawAspect="Content" ObjectID="_1679893530" r:id="rId361"/>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CF4C3E" w:rsidP="00D05FC1">
      <w:pPr>
        <w:pStyle w:val="Normale1"/>
        <w:spacing w:line="240" w:lineRule="auto"/>
        <w:jc w:val="both"/>
        <w:rPr>
          <w:rFonts w:ascii="Times New Roman" w:hAnsi="Times New Roman"/>
          <w:lang w:val="en-GB"/>
        </w:rPr>
      </w:pPr>
      <w:r w:rsidRPr="00376AFF">
        <w:rPr>
          <w:rFonts w:ascii="Times New Roman" w:hAnsi="Times New Roman"/>
          <w:lang w:val="en-GB"/>
        </w:rPr>
        <w:t>C</w:t>
      </w:r>
      <w:r w:rsidR="008A6A20" w:rsidRPr="00376AFF">
        <w:rPr>
          <w:rFonts w:ascii="Times New Roman" w:hAnsi="Times New Roman"/>
          <w:lang w:val="en-GB"/>
        </w:rPr>
        <w:t xml:space="preserve">onsidering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_Ref520379751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(7.22)</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 xml:space="preserve">and the assumption of SPH conservative particles,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(7.24)</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reduces to:</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820" w:dyaOrig="760">
                <v:shape id="_x0000_i1195" type="#_x0000_t75" style="width:127.9pt;height:35.8pt" o:ole="">
                  <v:imagedata r:id="rId362" o:title=""/>
                </v:shape>
                <o:OLEObject Type="Embed" ProgID="Equation.3" ShapeID="_x0000_i1195" DrawAspect="Content" ObjectID="_1679893531" r:id="rId363"/>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6" w:name="_Ref5203798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6"/>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mixture viscosity </w:t>
      </w:r>
      <w:r w:rsidRPr="00376AFF">
        <w:rPr>
          <w:rFonts w:ascii="Symbol" w:hAnsi="Symbol"/>
          <w:i/>
          <w:lang w:val="en-GB"/>
        </w:rPr>
        <w:t></w:t>
      </w:r>
      <w:r w:rsidRPr="00376AFF">
        <w:rPr>
          <w:rFonts w:ascii="Times New Roman" w:hAnsi="Times New Roman"/>
          <w:lang w:val="en-GB"/>
        </w:rPr>
        <w:t xml:space="preserve"> is finally defined as: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600" w:dyaOrig="380">
                <v:shape id="_x0000_i1196" type="#_x0000_t75" style="width:122.55pt;height:17.9pt" o:ole="">
                  <v:imagedata r:id="rId364" o:title=""/>
                </v:shape>
                <o:OLEObject Type="Embed" ProgID="Equation.3" ShapeID="_x0000_i1196" DrawAspect="Content" ObjectID="_1679893532" r:id="rId365"/>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8A6A20">
      <w:pPr>
        <w:pStyle w:val="Normale1"/>
        <w:spacing w:line="240" w:lineRule="auto"/>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proofErr w:type="gramStart"/>
      <w:r w:rsidRPr="00376AFF">
        <w:rPr>
          <w:rFonts w:ascii="Times New Roman" w:hAnsi="Times New Roman"/>
          <w:lang w:val="en-GB"/>
        </w:rPr>
        <w:t>and</w:t>
      </w:r>
      <w:proofErr w:type="gramEnd"/>
      <w:r w:rsidRPr="00376AFF">
        <w:rPr>
          <w:rFonts w:ascii="Times New Roman" w:hAnsi="Times New Roman"/>
          <w:lang w:val="en-GB"/>
        </w:rPr>
        <w:t xml:space="preserve"> </w:t>
      </w:r>
      <w:r w:rsidRPr="00376AFF">
        <w:rPr>
          <w:position w:val="-28"/>
          <w:lang w:val="en-GB"/>
        </w:rPr>
        <w:object w:dxaOrig="660" w:dyaOrig="660">
          <v:shape id="_x0000_i1197" type="#_x0000_t75" style="width:27.3pt;height:26.85pt" o:ole="">
            <v:imagedata r:id="rId366" o:title=""/>
          </v:shape>
          <o:OLEObject Type="Embed" ProgID="Equation.3" ShapeID="_x0000_i1197" DrawAspect="Content" ObjectID="_1679893533" r:id="rId367"/>
        </w:object>
      </w:r>
      <w:r w:rsidRPr="00376AFF">
        <w:rPr>
          <w:rFonts w:ascii="Symbol" w:hAnsi="Symbol"/>
          <w:i/>
          <w:lang w:val="en-GB"/>
        </w:rPr>
        <w:t></w:t>
      </w:r>
      <w:r w:rsidRPr="00376AFF">
        <w:rPr>
          <w:rFonts w:ascii="Times New Roman" w:hAnsi="Times New Roman"/>
          <w:lang w:val="en-GB"/>
        </w:rPr>
        <w:t>(m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is the mixture kinematic viscosity.</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Following the multi-phase approach of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_Ref520379157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127</w:t>
      </w:r>
      <w:r w:rsidR="003D27BA" w:rsidRPr="00376AFF">
        <w:rPr>
          <w:rFonts w:ascii="Times New Roman" w:hAnsi="Times New Roman"/>
          <w:lang w:val="en-GB"/>
        </w:rPr>
        <w:fldChar w:fldCharType="end"/>
      </w:r>
      <w:r w:rsidRPr="00376AFF">
        <w:rPr>
          <w:rFonts w:ascii="Times New Roman" w:hAnsi="Times New Roman"/>
          <w:lang w:val="en-GB"/>
        </w:rPr>
        <w:t>], with the boundary treatment method proposed by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_Ref341105389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46</w:t>
      </w:r>
      <w:r w:rsidR="003D27BA" w:rsidRPr="00376AFF">
        <w:rPr>
          <w:rFonts w:ascii="Times New Roman" w:hAnsi="Times New Roman"/>
          <w:lang w:val="en-GB"/>
        </w:rPr>
        <w:fldChar w:fldCharType="end"/>
      </w:r>
      <w:r w:rsidRPr="00376AFF">
        <w:rPr>
          <w:rFonts w:ascii="Times New Roman" w:hAnsi="Times New Roman"/>
          <w:lang w:val="en-GB"/>
        </w:rPr>
        <w:t xml:space="preserve">], the SPH approximation of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_Ref520379831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sidRPr="00093238">
        <w:rPr>
          <w:rFonts w:ascii="Times New Roman" w:hAnsi="Times New Roman"/>
          <w:bCs/>
          <w:lang w:val="en-GB"/>
        </w:rPr>
        <w:t>(7.27)</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4200" w:dyaOrig="800">
                <v:shape id="_x0000_i1198" type="#_x0000_t75" style="width:173.95pt;height:32.65pt" o:ole="">
                  <v:imagedata r:id="rId368" o:title=""/>
                </v:shape>
                <o:OLEObject Type="Embed" ProgID="Equation.3" ShapeID="_x0000_i1198" DrawAspect="Content" ObjectID="_1679893534" r:id="rId369"/>
              </w:object>
            </w:r>
            <w:r w:rsidRPr="00376AFF">
              <w:rPr>
                <w:position w:val="-36"/>
              </w:rPr>
              <w:object w:dxaOrig="4680" w:dyaOrig="800">
                <v:shape id="_x0000_i1199" type="#_x0000_t75" style="width:199pt;height:32.65pt" o:ole="">
                  <v:imagedata r:id="rId370" o:title=""/>
                </v:shape>
                <o:OLEObject Type="Embed" ProgID="Equation.3" ShapeID="_x0000_i1199" DrawAspect="Content" ObjectID="_1679893535" r:id="rId371"/>
              </w:object>
            </w:r>
            <w:r w:rsidRPr="00376AFF">
              <w:rPr>
                <w:position w:val="-34"/>
              </w:rPr>
              <w:object w:dxaOrig="3660" w:dyaOrig="780">
                <v:shape id="_x0000_i1200" type="#_x0000_t75" style="width:152.95pt;height:33.1pt" o:ole="">
                  <v:imagedata r:id="rId372" o:title=""/>
                </v:shape>
                <o:OLEObject Type="Embed" ProgID="Equation.3" ShapeID="_x0000_i1200" DrawAspect="Content" ObjectID="_1679893536" r:id="rId373"/>
              </w:object>
            </w:r>
            <w:r w:rsidRPr="00376AFF">
              <w:rPr>
                <w:position w:val="-38"/>
              </w:rPr>
              <w:object w:dxaOrig="3960" w:dyaOrig="880">
                <v:shape id="_x0000_i1201" type="#_x0000_t75" style="width:165.45pt;height:38pt" o:ole="">
                  <v:imagedata r:id="rId374" o:title=""/>
                </v:shape>
                <o:OLEObject Type="Embed" ProgID="Equation.3" ShapeID="_x0000_i1201" DrawAspect="Content" ObjectID="_1679893537" r:id="rId375"/>
              </w:object>
            </w:r>
            <w:r w:rsidRPr="00376AFF">
              <w:rPr>
                <w:position w:val="-38"/>
              </w:rPr>
              <w:object w:dxaOrig="2880" w:dyaOrig="880">
                <v:shape id="_x0000_i1202" type="#_x0000_t75" style="width:121.2pt;height:38pt" o:ole="">
                  <v:imagedata r:id="rId376" o:title=""/>
                </v:shape>
                <o:OLEObject Type="Embed" ProgID="Equation.3" ShapeID="_x0000_i1202" DrawAspect="Content" ObjectID="_1679893538" r:id="rId377"/>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7" w:name="_Ref6792534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7"/>
          </w:p>
        </w:tc>
      </w:tr>
    </w:tbl>
    <w:p w:rsidR="00CF4C3E" w:rsidRPr="00376AFF"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proofErr w:type="gramStart"/>
      <w:r w:rsidRPr="00376AFF">
        <w:rPr>
          <w:rFonts w:ascii="Times New Roman" w:hAnsi="Times New Roman"/>
          <w:lang w:val="en-GB"/>
        </w:rPr>
        <w:t>where</w:t>
      </w:r>
      <w:proofErr w:type="gramEnd"/>
      <w:r w:rsidRPr="00376AFF">
        <w:rPr>
          <w:rFonts w:ascii="Times New Roman" w:hAnsi="Times New Roman"/>
          <w:lang w:val="en-GB"/>
        </w:rPr>
        <w:t xml:space="preserve"> </w:t>
      </w:r>
      <w:r w:rsidRPr="00376AFF">
        <w:rPr>
          <w:rFonts w:ascii="Times New Roman" w:hAnsi="Times New Roman"/>
          <w:i/>
          <w:lang w:val="en-GB"/>
        </w:rPr>
        <w:t>r</w:t>
      </w:r>
      <w:r w:rsidRPr="00376AFF">
        <w:rPr>
          <w:rFonts w:ascii="Times New Roman" w:hAnsi="Times New Roman"/>
          <w:lang w:val="en-GB"/>
        </w:rPr>
        <w:t xml:space="preserve"> (m) is the distance between two interacting particles</w:t>
      </w:r>
      <w:r w:rsidRPr="00376AFF">
        <w:rPr>
          <w:rFonts w:ascii="Times New Roman" w:hAnsi="Times New Roman"/>
          <w:i/>
          <w:lang w:val="en-GB"/>
        </w:rPr>
        <w:t xml:space="preserve">, </w:t>
      </w:r>
      <w:r w:rsidRPr="00376AFF">
        <w:rPr>
          <w:rFonts w:ascii="Times New Roman" w:hAnsi="Times New Roman"/>
          <w:lang w:val="en-GB"/>
        </w:rPr>
        <w:t xml:space="preserve">whereas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stands for the artificial viscosity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_Ref341105676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138</w:t>
      </w:r>
      <w:r w:rsidR="003D27BA" w:rsidRPr="00376AFF">
        <w:rPr>
          <w:rFonts w:ascii="Times New Roman" w:hAnsi="Times New Roman"/>
          <w:lang w:val="en-GB"/>
        </w:rPr>
        <w:fldChar w:fldCharType="end"/>
      </w:r>
      <w:r w:rsidRPr="00376AFF">
        <w:rPr>
          <w:rFonts w:ascii="Times New Roman" w:hAnsi="Times New Roman"/>
          <w:lang w:val="en-GB"/>
        </w:rPr>
        <w:t xml:space="preserve">]). The boundary value </w:t>
      </w:r>
      <w:r w:rsidRPr="00376AFF">
        <w:rPr>
          <w:rFonts w:ascii="Times New Roman" w:hAnsi="Times New Roman"/>
          <w:i/>
          <w:u w:val="single"/>
          <w:lang w:val="en-GB"/>
        </w:rPr>
        <w:t>u</w:t>
      </w:r>
      <w:r w:rsidRPr="00376AFF">
        <w:rPr>
          <w:rFonts w:ascii="Times New Roman" w:hAnsi="Times New Roman"/>
          <w:i/>
          <w:vertAlign w:val="subscript"/>
          <w:lang w:val="en-GB"/>
        </w:rPr>
        <w:t>SA</w:t>
      </w:r>
      <w:r w:rsidRPr="00376AFF">
        <w:rPr>
          <w:rFonts w:ascii="Times New Roman" w:hAnsi="Times New Roman"/>
          <w:lang w:val="en-GB"/>
        </w:rPr>
        <w:t xml:space="preserve"> (m×s</w:t>
      </w:r>
      <w:r w:rsidRPr="00376AFF">
        <w:rPr>
          <w:rFonts w:ascii="Times New Roman" w:hAnsi="Times New Roman"/>
          <w:vertAlign w:val="superscript"/>
          <w:lang w:val="en-GB"/>
        </w:rPr>
        <w:t>-1</w:t>
      </w:r>
      <w:r w:rsidRPr="00376AFF">
        <w:rPr>
          <w:rFonts w:ascii="Times New Roman" w:hAnsi="Times New Roman"/>
          <w:lang w:val="en-GB"/>
        </w:rPr>
        <w:t xml:space="preserve">) of the velocity in the external portion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 xml:space="preserve"> (m</w:t>
      </w:r>
      <w:r w:rsidRPr="00376AFF">
        <w:rPr>
          <w:rFonts w:ascii="Times New Roman" w:hAnsi="Times New Roman"/>
          <w:vertAlign w:val="superscript"/>
          <w:lang w:val="en-GB"/>
        </w:rPr>
        <w:t>3</w:t>
      </w:r>
      <w:r w:rsidRPr="00376AFF">
        <w:rPr>
          <w:rFonts w:ascii="Times New Roman" w:hAnsi="Times New Roman"/>
          <w:lang w:val="en-GB"/>
        </w:rPr>
        <w:t>) of the kernel support is assigned according to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_Ref341105389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46</w:t>
      </w:r>
      <w:r w:rsidR="003D27BA" w:rsidRPr="00376AFF">
        <w:rPr>
          <w:rFonts w:ascii="Times New Roman" w:hAnsi="Times New Roman"/>
          <w:lang w:val="en-GB"/>
        </w:rPr>
        <w:fldChar w:fldCharType="end"/>
      </w:r>
      <w:r w:rsidRPr="00376AFF">
        <w:rPr>
          <w:rFonts w:ascii="Times New Roman" w:hAnsi="Times New Roman"/>
          <w:lang w:val="en-GB"/>
        </w:rPr>
        <w:t>]. So far, the last term, representing the bottom drag, has been validated in 2D.</w:t>
      </w:r>
    </w:p>
    <w:p w:rsidR="0052367F" w:rsidRDefault="0052367F" w:rsidP="00A023AB">
      <w:pPr>
        <w:spacing w:after="0" w:line="240" w:lineRule="auto"/>
        <w:jc w:val="both"/>
        <w:rPr>
          <w:rFonts w:ascii="Times New Roman" w:hAnsi="Times New Roman"/>
          <w:sz w:val="24"/>
          <w:szCs w:val="24"/>
        </w:rPr>
      </w:pPr>
    </w:p>
    <w:p w:rsidR="0052367F" w:rsidRDefault="0052367F" w:rsidP="0052367F">
      <w:pPr>
        <w:pStyle w:val="Normale1"/>
        <w:spacing w:line="240" w:lineRule="auto"/>
        <w:jc w:val="both"/>
        <w:rPr>
          <w:rFonts w:ascii="Times New Roman" w:hAnsi="Times New Roman"/>
          <w:lang w:val="en-GB"/>
        </w:rPr>
      </w:pPr>
      <w:commentRangeStart w:id="578"/>
      <w:r>
        <w:rPr>
          <w:rFonts w:ascii="Times New Roman" w:hAnsi="Times New Roman"/>
          <w:lang w:val="en-GB"/>
        </w:rPr>
        <w:lastRenderedPageBreak/>
        <w:t xml:space="preserve">The inner pressure gradient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376AFF">
        <w:rPr>
          <w:rFonts w:ascii="Times New Roman" w:hAnsi="Times New Roman"/>
        </w:rPr>
        <w:t>(</w:t>
      </w:r>
      <w:r>
        <w:rPr>
          <w:rFonts w:ascii="Times New Roman" w:hAnsi="Times New Roman"/>
          <w:noProof/>
        </w:rPr>
        <w:t>7</w:t>
      </w:r>
      <w:r w:rsidRPr="00376AFF">
        <w:rPr>
          <w:rFonts w:ascii="Times New Roman" w:hAnsi="Times New Roman"/>
        </w:rPr>
        <w:t>.</w:t>
      </w:r>
      <w:r>
        <w:rPr>
          <w:rFonts w:ascii="Times New Roman" w:hAnsi="Times New Roman"/>
          <w:noProof/>
        </w:rPr>
        <w:t>29</w:t>
      </w:r>
      <w:r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mass is homogeneous because: </w:t>
      </w:r>
    </w:p>
    <w:tbl>
      <w:tblPr>
        <w:tblW w:w="5192" w:type="pct"/>
        <w:tblLayout w:type="fixed"/>
        <w:tblLook w:val="01E0" w:firstRow="1" w:lastRow="1" w:firstColumn="1" w:lastColumn="1" w:noHBand="0" w:noVBand="0"/>
      </w:tblPr>
      <w:tblGrid>
        <w:gridCol w:w="9289"/>
        <w:gridCol w:w="943"/>
      </w:tblGrid>
      <w:tr w:rsidR="0052367F" w:rsidRPr="00376AFF" w:rsidTr="00F6210E">
        <w:tc>
          <w:tcPr>
            <w:tcW w:w="4539" w:type="pct"/>
            <w:vAlign w:val="center"/>
          </w:tcPr>
          <w:p w:rsidR="0052367F" w:rsidRPr="00376AFF" w:rsidRDefault="0052367F" w:rsidP="00F6210E">
            <w:pPr>
              <w:spacing w:after="0" w:line="240" w:lineRule="auto"/>
              <w:jc w:val="center"/>
              <w:rPr>
                <w:rFonts w:ascii="Times New Roman" w:eastAsia="Times New Roman" w:hAnsi="Times New Roman"/>
                <w:position w:val="-34"/>
                <w:sz w:val="24"/>
                <w:szCs w:val="24"/>
                <w:lang w:eastAsia="it-IT"/>
              </w:rPr>
            </w:pPr>
            <w:r w:rsidRPr="0052367F">
              <w:rPr>
                <w:position w:val="-30"/>
              </w:rPr>
              <w:object w:dxaOrig="3260" w:dyaOrig="680">
                <v:shape id="_x0000_i1203" type="#_x0000_t75" style="width:137.3pt;height:29.5pt" o:ole="">
                  <v:imagedata r:id="rId378" o:title=""/>
                </v:shape>
                <o:OLEObject Type="Embed" ProgID="Equation.3" ShapeID="_x0000_i1203" DrawAspect="Content" ObjectID="_1679893539" r:id="rId379"/>
              </w:object>
            </w:r>
          </w:p>
        </w:tc>
        <w:tc>
          <w:tcPr>
            <w:tcW w:w="461" w:type="pct"/>
            <w:vAlign w:val="center"/>
          </w:tcPr>
          <w:p w:rsidR="0052367F" w:rsidRPr="00376AFF" w:rsidRDefault="0052367F" w:rsidP="00F6210E">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52367F" w:rsidRDefault="0052367F" w:rsidP="0052367F">
      <w:pPr>
        <w:pStyle w:val="Normale1"/>
        <w:spacing w:line="240" w:lineRule="auto"/>
        <w:jc w:val="both"/>
        <w:rPr>
          <w:rFonts w:ascii="Times New Roman" w:hAnsi="Times New Roman"/>
          <w:lang w:val="en-GB"/>
        </w:rPr>
      </w:pPr>
    </w:p>
    <w:p w:rsidR="0052367F" w:rsidRPr="00376AFF" w:rsidRDefault="0052367F" w:rsidP="0052367F">
      <w:pPr>
        <w:pStyle w:val="Normale1"/>
        <w:spacing w:line="240" w:lineRule="auto"/>
        <w:jc w:val="both"/>
        <w:rPr>
          <w:rFonts w:ascii="Times New Roman" w:hAnsi="Times New Roman"/>
          <w:lang w:val="en-GB"/>
        </w:rPr>
      </w:pPr>
      <w:r>
        <w:rPr>
          <w:rFonts w:ascii="Times New Roman" w:hAnsi="Times New Roman"/>
          <w:lang w:val="en-GB"/>
        </w:rPr>
        <w:t xml:space="preserve">The inner viscous shear stress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376AFF">
        <w:rPr>
          <w:rFonts w:ascii="Times New Roman" w:hAnsi="Times New Roman"/>
        </w:rPr>
        <w:t>(</w:t>
      </w:r>
      <w:r>
        <w:rPr>
          <w:rFonts w:ascii="Times New Roman" w:hAnsi="Times New Roman"/>
          <w:noProof/>
        </w:rPr>
        <w:t>7</w:t>
      </w:r>
      <w:r w:rsidRPr="00376AFF">
        <w:rPr>
          <w:rFonts w:ascii="Times New Roman" w:hAnsi="Times New Roman"/>
        </w:rPr>
        <w:t>.</w:t>
      </w:r>
      <w:r>
        <w:rPr>
          <w:rFonts w:ascii="Times New Roman" w:hAnsi="Times New Roman"/>
          <w:noProof/>
        </w:rPr>
        <w:t>29</w:t>
      </w:r>
      <w:r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density and the particle kinematic viscosity are homogeneous. The inner artificial viscosity term in </w:t>
      </w:r>
      <w:r>
        <w:rPr>
          <w:rFonts w:ascii="Times New Roman" w:hAnsi="Times New Roman"/>
          <w:lang w:val="en-GB"/>
        </w:rPr>
        <w:fldChar w:fldCharType="begin"/>
      </w:r>
      <w:r>
        <w:rPr>
          <w:rFonts w:ascii="Times New Roman" w:hAnsi="Times New Roman"/>
          <w:lang w:val="en-GB"/>
        </w:rPr>
        <w:instrText xml:space="preserve"> REF _Ref67925345 \h </w:instrText>
      </w:r>
      <w:r>
        <w:rPr>
          <w:rFonts w:ascii="Times New Roman" w:hAnsi="Times New Roman"/>
          <w:lang w:val="en-GB"/>
        </w:rPr>
      </w:r>
      <w:r>
        <w:rPr>
          <w:rFonts w:ascii="Times New Roman" w:hAnsi="Times New Roman"/>
          <w:lang w:val="en-GB"/>
        </w:rPr>
        <w:fldChar w:fldCharType="separate"/>
      </w:r>
      <w:r w:rsidRPr="00376AFF">
        <w:rPr>
          <w:rFonts w:ascii="Times New Roman" w:hAnsi="Times New Roman"/>
        </w:rPr>
        <w:t>(</w:t>
      </w:r>
      <w:r>
        <w:rPr>
          <w:rFonts w:ascii="Times New Roman" w:hAnsi="Times New Roman"/>
          <w:noProof/>
        </w:rPr>
        <w:t>7</w:t>
      </w:r>
      <w:r w:rsidRPr="00376AFF">
        <w:rPr>
          <w:rFonts w:ascii="Times New Roman" w:hAnsi="Times New Roman"/>
        </w:rPr>
        <w:t>.</w:t>
      </w:r>
      <w:r>
        <w:rPr>
          <w:rFonts w:ascii="Times New Roman" w:hAnsi="Times New Roman"/>
          <w:noProof/>
        </w:rPr>
        <w:t>29</w:t>
      </w:r>
      <w:r w:rsidRPr="00376AFF">
        <w:rPr>
          <w:rFonts w:ascii="Times New Roman" w:hAnsi="Times New Roman"/>
        </w:rPr>
        <w:t>)</w:t>
      </w:r>
      <w:r>
        <w:rPr>
          <w:rFonts w:ascii="Times New Roman" w:hAnsi="Times New Roman"/>
          <w:lang w:val="en-GB"/>
        </w:rPr>
        <w:fldChar w:fldCharType="end"/>
      </w:r>
      <w:r>
        <w:rPr>
          <w:rFonts w:ascii="Times New Roman" w:hAnsi="Times New Roman"/>
          <w:lang w:val="en-GB"/>
        </w:rPr>
        <w:t xml:space="preserve"> is conservative provided that the particle artificial viscosity and the particle density are homogeneous.</w:t>
      </w:r>
      <w:commentRangeEnd w:id="578"/>
      <w:r>
        <w:rPr>
          <w:rStyle w:val="Rimandocommento"/>
          <w:rFonts w:ascii="Times New Roman" w:hAnsi="Times New Roman"/>
          <w:szCs w:val="20"/>
        </w:rPr>
        <w:commentReference w:id="578"/>
      </w:r>
    </w:p>
    <w:p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The artificial viscosity is always activated, both for approaching and separating particles (the latter configuration was not considered in Di Monaco et al., 2011,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_Ref341105389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46</w:t>
      </w:r>
      <w:r w:rsidRPr="00376AFF">
        <w:rPr>
          <w:rFonts w:ascii="Times New Roman" w:hAnsi="Times New Roman"/>
          <w:sz w:val="24"/>
          <w:szCs w:val="24"/>
        </w:rPr>
        <w:fldChar w:fldCharType="end"/>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376AFF" w:rsidTr="00585F46">
        <w:tc>
          <w:tcPr>
            <w:tcW w:w="4539" w:type="pct"/>
            <w:vAlign w:val="center"/>
          </w:tcPr>
          <w:p w:rsidR="00A023AB" w:rsidRPr="00376AFF" w:rsidRDefault="00280422"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A023AB" w:rsidRPr="00376AFF" w:rsidRDefault="00A023AB"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Despite its formulation as a mono-phase mixture, the model needs to adopt a simplified approach to represent fluid pressure in the granular material.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7940" w:dyaOrig="880">
                <v:shape id="_x0000_i1204" type="#_x0000_t75" style="width:333.15pt;height:39.35pt" o:ole="">
                  <v:imagedata r:id="rId380" o:title=""/>
                </v:shape>
                <o:OLEObject Type="Embed" ProgID="Equation.3" ShapeID="_x0000_i1204" DrawAspect="Content" ObjectID="_1679893540" r:id="rId381"/>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9" w:name="_Ref5203799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9"/>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where the subscript “</w:t>
      </w:r>
      <w:r w:rsidRPr="00376AFF">
        <w:rPr>
          <w:rFonts w:ascii="Times New Roman" w:hAnsi="Times New Roman"/>
          <w:i/>
          <w:vertAlign w:val="subscript"/>
          <w:lang w:val="en-GB"/>
        </w:rPr>
        <w:t>blt-top</w:t>
      </w:r>
      <w:r w:rsidRPr="00376AFF">
        <w:rPr>
          <w:rFonts w:ascii="Times New Roman" w:hAnsi="Times New Roman"/>
          <w:lang w:val="en-GB"/>
        </w:rPr>
        <w:t xml:space="preserve">” refers to the top of the bed-load transport layer (or the layer of saturated material). </w:t>
      </w:r>
      <w:proofErr w:type="gramStart"/>
      <w:r w:rsidRPr="00376AFF">
        <w:rPr>
          <w:rFonts w:ascii="Times New Roman" w:hAnsi="Times New Roman"/>
          <w:lang w:val="en-GB"/>
        </w:rPr>
        <w:t>Eq.</w:t>
      </w:r>
      <w:proofErr w:type="gramEnd"/>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_Ref520379925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sidRPr="00093238">
        <w:rPr>
          <w:rFonts w:ascii="Times New Roman" w:hAnsi="Times New Roman"/>
          <w:bCs/>
          <w:lang w:val="en-GB"/>
        </w:rPr>
        <w:t>(7.31)</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 xml:space="preserve">assumes a 1D filtration flow parallel to the slope of the granular material. This simplifying hypothesis is still consistent with SPH conservative particles; </w:t>
      </w:r>
      <w:r w:rsidRPr="00376AFF">
        <w:rPr>
          <w:rFonts w:ascii="Symbol" w:hAnsi="Symbol"/>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lang w:val="en-GB"/>
        </w:rPr>
        <w:t></w:t>
      </w:r>
      <w:r w:rsidRPr="00376AFF">
        <w:rPr>
          <w:rFonts w:ascii="Symbol" w:hAnsi="Symbol"/>
          <w:lang w:val="en-GB"/>
        </w:rPr>
        <w:t></w:t>
      </w:r>
      <w:r w:rsidRPr="00376AFF">
        <w:rPr>
          <w:rFonts w:ascii="Times New Roman" w:hAnsi="Times New Roman"/>
          <w:lang w:val="en-GB"/>
        </w:rPr>
        <w:t>rad</w:t>
      </w:r>
      <w:r w:rsidRPr="00376AFF">
        <w:rPr>
          <w:rFonts w:ascii="Symbol" w:hAnsi="Symbol"/>
          <w:lang w:val="en-GB"/>
        </w:rPr>
        <w:t></w:t>
      </w:r>
      <w:r w:rsidRPr="00376AFF">
        <w:rPr>
          <w:rFonts w:ascii="Symbol" w:hAnsi="Symbol"/>
          <w:lang w:val="en-GB"/>
        </w:rPr>
        <w:t></w:t>
      </w:r>
      <w:r w:rsidRPr="00376AFF">
        <w:rPr>
          <w:rFonts w:ascii="Times New Roman" w:hAnsi="Times New Roman"/>
          <w:lang w:val="en-GB"/>
        </w:rPr>
        <w:t xml:space="preserve">is the topographic angle at the top of the bed-load transport layer and lies between the local interface normal </w:t>
      </w:r>
      <w:r w:rsidRPr="00376AFF">
        <w:rPr>
          <w:rFonts w:ascii="Times New Roman" w:hAnsi="Times New Roman"/>
          <w:i/>
          <w:u w:val="single"/>
          <w:lang w:val="en-GB"/>
        </w:rPr>
        <w:t>n</w:t>
      </w:r>
      <w:r w:rsidRPr="00376AFF">
        <w:rPr>
          <w:rFonts w:ascii="Times New Roman" w:hAnsi="Times New Roman"/>
          <w:i/>
          <w:vertAlign w:val="subscript"/>
          <w:lang w:val="en-GB"/>
        </w:rPr>
        <w:t>blt-top</w:t>
      </w:r>
      <w:r w:rsidRPr="00376AFF">
        <w:rPr>
          <w:rFonts w:ascii="Times New Roman" w:hAnsi="Times New Roman"/>
          <w:lang w:val="en-GB"/>
        </w:rPr>
        <w:t xml:space="preserve"> and the vertical:</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3080" w:dyaOrig="680">
                <v:shape id="_x0000_i1205" type="#_x0000_t75" style="width:135.5pt;height:30.85pt" o:ole="">
                  <v:imagedata r:id="rId382" o:title=""/>
                </v:shape>
                <o:OLEObject Type="Embed" ProgID="Equation.3" ShapeID="_x0000_i1205" DrawAspect="Content" ObjectID="_1679893541" r:id="rId383"/>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80" w:name="_Ref52037994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80"/>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angle limiter in</w:t>
      </w:r>
      <w:r w:rsidR="003D27BA" w:rsidRPr="00376AFF">
        <w:rPr>
          <w:rFonts w:ascii="Times New Roman" w:hAnsi="Times New Roman"/>
          <w:lang w:val="en-GB"/>
        </w:rPr>
        <w:t xml:space="preserve">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_Ref520379947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sidRPr="00093238">
        <w:rPr>
          <w:rFonts w:ascii="Times New Roman" w:hAnsi="Times New Roman"/>
          <w:bCs/>
          <w:lang w:val="en-GB"/>
        </w:rPr>
        <w:t>(7.32)</w:t>
      </w:r>
      <w:r w:rsidR="003D27BA" w:rsidRPr="00376AFF">
        <w:rPr>
          <w:rFonts w:ascii="Times New Roman" w:hAnsi="Times New Roman"/>
          <w:lang w:val="en-GB"/>
        </w:rPr>
        <w:fldChar w:fldCharType="end"/>
      </w:r>
      <w:r w:rsidRPr="00376AFF">
        <w:rPr>
          <w:rFonts w:ascii="Times New Roman" w:hAnsi="Times New Roman"/>
          <w:lang w:val="en-GB"/>
        </w:rPr>
        <w:t xml:space="preserve"> allows one to assign null </w:t>
      </w:r>
      <w:r w:rsidRPr="00376AFF">
        <w:rPr>
          <w:rFonts w:ascii="Times New Roman" w:hAnsi="Times New Roman"/>
          <w:i/>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values in case of slope anomalies (very rare and unstable). </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mixture pressure is computed by means of a barotropic equation of state (linearized around a reference state indicated by subscript “</w:t>
      </w:r>
      <w:r w:rsidRPr="00376AFF">
        <w:rPr>
          <w:rFonts w:ascii="Times New Roman" w:hAnsi="Times New Roman"/>
          <w:vertAlign w:val="subscript"/>
          <w:lang w:val="en-GB"/>
        </w:rPr>
        <w:t>ref</w:t>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680" w:dyaOrig="400">
                <v:shape id="_x0000_i1206" type="#_x0000_t75" style="width:65.75pt;height:16.1pt" o:ole="">
                  <v:imagedata r:id="rId384" o:title=""/>
                </v:shape>
                <o:OLEObject Type="Embed" ProgID="Equation.3" ShapeID="_x0000_i1206" DrawAspect="Content" ObjectID="_1679893542" r:id="rId385"/>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It has been shown that the artificial speed of sound </w:t>
      </w:r>
      <w:r w:rsidRPr="00376AFF">
        <w:rPr>
          <w:rFonts w:ascii="Times New Roman" w:hAnsi="Times New Roman"/>
          <w:i/>
          <w:lang w:val="en-GB"/>
        </w:rPr>
        <w:t>c</w:t>
      </w:r>
      <w:r w:rsidRPr="00376AFF">
        <w:rPr>
          <w:rFonts w:ascii="Times New Roman" w:hAnsi="Times New Roman"/>
          <w:lang w:val="en-GB"/>
        </w:rPr>
        <w:t xml:space="preserve"> (m/s) in the Weakly-Compressible approach should be at least 10 times greater than the maximum velocity to reduce the pressure error associated to artificial compressibility effects below 1%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_Ref520379157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127</w:t>
      </w:r>
      <w:r w:rsidR="003D27BA" w:rsidRPr="00376AFF">
        <w:rPr>
          <w:rFonts w:ascii="Times New Roman" w:hAnsi="Times New Roman"/>
          <w:lang w:val="en-GB"/>
        </w:rPr>
        <w:fldChar w:fldCharType="end"/>
      </w:r>
      <w:r w:rsidRPr="00376AFF">
        <w:rPr>
          <w:rFonts w:ascii="Times New Roman" w:hAnsi="Times New Roman"/>
          <w:lang w:val="en-GB"/>
        </w:rPr>
        <w:t>]). A unique speed of sound can be chosen (i.e. the highest among the SPH particle values, no matter about their phase volume fractions).</w:t>
      </w:r>
    </w:p>
    <w:p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t xml:space="preserve">In order to reduce the computational time and avoid the unbounded growth of </w:t>
      </w:r>
      <w:r w:rsidRPr="00376AFF">
        <w:rPr>
          <w:rFonts w:ascii="Times New Roman" w:hAnsi="Times New Roman"/>
          <w:lang w:val="en-GB"/>
        </w:rPr>
        <w:fldChar w:fldCharType="begin"/>
      </w:r>
      <w:r w:rsidRPr="00376AFF">
        <w:rPr>
          <w:rFonts w:ascii="Times New Roman" w:hAnsi="Times New Roman"/>
          <w:lang w:val="en-GB"/>
        </w:rPr>
        <w:instrText xml:space="preserve"> REF _Ref520386533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(7.19)</w:t>
      </w:r>
      <w:r w:rsidRPr="00376AFF">
        <w:rPr>
          <w:rFonts w:ascii="Times New Roman" w:hAnsi="Times New Roman"/>
          <w:lang w:val="en-GB"/>
        </w:rPr>
        <w:fldChar w:fldCharType="end"/>
      </w:r>
      <w:r w:rsidRPr="00376AFF">
        <w:rPr>
          <w:rFonts w:ascii="Times New Roman" w:hAnsi="Times New Roman"/>
          <w:lang w:val="en-GB"/>
        </w:rPr>
        <w:t>, a threshold for the mixture viscosity can be defined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Mixture particles with a higher viscosity are considered in the elasto-plastic regime of soil deformation and are kept fixed, whereas their pressure is derived from the mixture particles flowing above them. The threshold value is assumed to be high enough not to influence the simulation. At a fixed time step,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does not influence even the computational time (the </w:t>
      </w:r>
      <w:r w:rsidR="00A023AB" w:rsidRPr="00376AFF">
        <w:rPr>
          <w:rFonts w:ascii="Times New Roman" w:hAnsi="Times New Roman"/>
          <w:lang w:val="en-GB"/>
        </w:rPr>
        <w:t xml:space="preserve">Courant-Friedrichs-Lewy </w:t>
      </w:r>
      <w:r w:rsidR="00A023AB" w:rsidRPr="00376AFF">
        <w:rPr>
          <w:rFonts w:ascii="Times New Roman" w:hAnsi="Times New Roman"/>
          <w:i/>
          <w:lang w:val="en-GB"/>
        </w:rPr>
        <w:t>CFL</w:t>
      </w:r>
      <w:r w:rsidR="00A023AB" w:rsidRPr="00376AFF">
        <w:rPr>
          <w:rFonts w:ascii="Times New Roman" w:hAnsi="Times New Roman"/>
          <w:lang w:val="en-GB"/>
        </w:rPr>
        <w:t xml:space="preserve"> number</w:t>
      </w:r>
      <w:r w:rsidR="00A023AB" w:rsidRPr="00376AFF">
        <w:rPr>
          <w:rFonts w:ascii="Times New Roman" w:hAnsi="Times New Roman"/>
          <w:i/>
          <w:lang w:val="en-GB"/>
        </w:rPr>
        <w:t xml:space="preserve"> </w:t>
      </w:r>
      <w:r w:rsidRPr="00376AFF">
        <w:rPr>
          <w:rFonts w:ascii="Times New Roman" w:hAnsi="Times New Roman"/>
          <w:lang w:val="en-GB"/>
        </w:rPr>
        <w:t>criterion dominates over the viscous term criterion), if the following condition is satisfied:</w:t>
      </w:r>
    </w:p>
    <w:tbl>
      <w:tblPr>
        <w:tblW w:w="5192" w:type="pct"/>
        <w:tblLayout w:type="fixed"/>
        <w:tblLook w:val="01E0" w:firstRow="1" w:lastRow="1" w:firstColumn="1" w:lastColumn="1" w:noHBand="0" w:noVBand="0"/>
      </w:tblPr>
      <w:tblGrid>
        <w:gridCol w:w="9289"/>
        <w:gridCol w:w="943"/>
      </w:tblGrid>
      <w:tr w:rsidR="005920E5" w:rsidRPr="00376AFF" w:rsidTr="00585F46">
        <w:tc>
          <w:tcPr>
            <w:tcW w:w="4539" w:type="pct"/>
            <w:vAlign w:val="center"/>
          </w:tcPr>
          <w:p w:rsidR="005920E5" w:rsidRPr="00376AFF" w:rsidRDefault="005920E5" w:rsidP="00585F46">
            <w:pPr>
              <w:spacing w:after="0" w:line="240" w:lineRule="auto"/>
              <w:jc w:val="center"/>
              <w:rPr>
                <w:rFonts w:ascii="Times New Roman" w:eastAsia="Times New Roman" w:hAnsi="Times New Roman"/>
                <w:position w:val="-34"/>
                <w:sz w:val="24"/>
                <w:szCs w:val="24"/>
                <w:lang w:eastAsia="it-IT"/>
              </w:rPr>
            </w:pPr>
            <w:r w:rsidRPr="00376AFF">
              <w:rPr>
                <w:position w:val="-24"/>
              </w:rPr>
              <w:object w:dxaOrig="1260" w:dyaOrig="620">
                <v:shape id="_x0000_i1207" type="#_x0000_t75" style="width:45.6pt;height:24.6pt" o:ole="">
                  <v:imagedata r:id="rId386" o:title=""/>
                </v:shape>
                <o:OLEObject Type="Embed" ProgID="Equation.3" ShapeID="_x0000_i1207" DrawAspect="Content" ObjectID="_1679893543" r:id="rId387"/>
              </w:object>
            </w:r>
          </w:p>
        </w:tc>
        <w:tc>
          <w:tcPr>
            <w:tcW w:w="461" w:type="pct"/>
            <w:vAlign w:val="center"/>
          </w:tcPr>
          <w:p w:rsidR="005920E5" w:rsidRPr="00376AFF" w:rsidRDefault="005920E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5920E5" w:rsidRPr="00376AFF" w:rsidRDefault="005920E5" w:rsidP="005920E5">
      <w:pPr>
        <w:pStyle w:val="Normale1"/>
        <w:spacing w:line="240" w:lineRule="auto"/>
        <w:jc w:val="both"/>
        <w:rPr>
          <w:rFonts w:ascii="Times New Roman" w:hAnsi="Times New Roman"/>
          <w:lang w:val="en-GB"/>
        </w:rPr>
      </w:pPr>
    </w:p>
    <w:p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lastRenderedPageBreak/>
        <w:t>It follows that the time step duration is more probably ruled by either the CFL stability criterion, if the spatial resolution is coarse enough, or the viscous term stability criterion, if the spatial resolution is fine enough. In this case, it might be convenient to adopt a multi-step approach, where the time integration of the equations of motion for the fluid particles would be obtained with a longer time step than the one needed for the mixture particles.</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No-slip conditions </w:t>
      </w:r>
      <w:r w:rsidR="00A023AB" w:rsidRPr="00376AFF">
        <w:rPr>
          <w:rFonts w:ascii="Times New Roman" w:hAnsi="Times New Roman"/>
          <w:lang w:val="en-GB"/>
        </w:rPr>
        <w:t xml:space="preserve">are suggested to be </w:t>
      </w:r>
      <w:r w:rsidRPr="00376AFF">
        <w:rPr>
          <w:rFonts w:ascii="Times New Roman" w:hAnsi="Times New Roman"/>
          <w:lang w:val="en-GB"/>
        </w:rPr>
        <w:t xml:space="preserve">imposed </w:t>
      </w:r>
      <w:r w:rsidR="00A023AB" w:rsidRPr="00376AFF">
        <w:rPr>
          <w:rFonts w:ascii="Times New Roman" w:hAnsi="Times New Roman"/>
          <w:lang w:val="en-GB"/>
        </w:rPr>
        <w:t>on solid walls for</w:t>
      </w:r>
      <w:r w:rsidRPr="00376AFF">
        <w:rPr>
          <w:rFonts w:ascii="Times New Roman" w:hAnsi="Times New Roman"/>
          <w:lang w:val="en-GB"/>
        </w:rPr>
        <w:t xml:space="preserve"> 2D simulations </w:t>
      </w:r>
      <w:r w:rsidR="00A023AB" w:rsidRPr="00376AFF">
        <w:rPr>
          <w:rFonts w:ascii="Times New Roman" w:hAnsi="Times New Roman"/>
          <w:lang w:val="en-GB"/>
        </w:rPr>
        <w:t>at very fine spatial resolutions</w:t>
      </w:r>
      <w:r w:rsidRPr="00376AFF">
        <w:rPr>
          <w:rFonts w:ascii="Times New Roman" w:hAnsi="Times New Roman"/>
          <w:lang w:val="en-GB"/>
        </w:rPr>
        <w:t>.</w:t>
      </w:r>
      <w:r w:rsidR="00A023AB" w:rsidRPr="00376AFF">
        <w:rPr>
          <w:rFonts w:ascii="Times New Roman" w:hAnsi="Times New Roman"/>
          <w:lang w:val="en-GB"/>
        </w:rPr>
        <w:t xml:space="preserve"> The associated solid</w:t>
      </w:r>
      <w:r w:rsidRPr="00376AFF">
        <w:rPr>
          <w:rFonts w:ascii="Times New Roman" w:hAnsi="Times New Roman"/>
          <w:lang w:val="en-GB"/>
        </w:rPr>
        <w:t xml:space="preserve"> boundaries </w:t>
      </w:r>
      <w:r w:rsidR="00A023AB" w:rsidRPr="00376AFF">
        <w:rPr>
          <w:rFonts w:ascii="Times New Roman" w:hAnsi="Times New Roman"/>
          <w:lang w:val="en-GB"/>
        </w:rPr>
        <w:t xml:space="preserve">are </w:t>
      </w:r>
      <w:r w:rsidRPr="00376AFF">
        <w:rPr>
          <w:rFonts w:ascii="Times New Roman" w:hAnsi="Times New Roman"/>
          <w:lang w:val="en-GB"/>
        </w:rPr>
        <w:t xml:space="preserve">in general in contact with the bottom of the fixed bed, so the choice of a no-slip rather than a slip condition did not play any role. On the other hand, </w:t>
      </w:r>
      <w:r w:rsidR="00A023AB" w:rsidRPr="00376AFF">
        <w:rPr>
          <w:rFonts w:ascii="Times New Roman" w:hAnsi="Times New Roman"/>
          <w:lang w:val="en-GB"/>
        </w:rPr>
        <w:t xml:space="preserve">for </w:t>
      </w:r>
      <w:r w:rsidRPr="00376AFF">
        <w:rPr>
          <w:rFonts w:ascii="Times New Roman" w:hAnsi="Times New Roman"/>
          <w:lang w:val="en-GB"/>
        </w:rPr>
        <w:t xml:space="preserve">3D simulations imposing free-slip conditions </w:t>
      </w:r>
      <w:r w:rsidR="00A023AB" w:rsidRPr="00376AFF">
        <w:rPr>
          <w:rFonts w:ascii="Times New Roman" w:hAnsi="Times New Roman"/>
          <w:lang w:val="en-GB"/>
        </w:rPr>
        <w:t>is suggested</w:t>
      </w:r>
      <w:r w:rsidRPr="00376AFF">
        <w:rPr>
          <w:rFonts w:ascii="Times New Roman" w:hAnsi="Times New Roman"/>
          <w:lang w:val="en-GB"/>
        </w:rPr>
        <w:t xml:space="preserve">. In fact, the depth of the granular material layer is </w:t>
      </w:r>
      <w:r w:rsidR="00A023AB" w:rsidRPr="00376AFF">
        <w:rPr>
          <w:rFonts w:ascii="Times New Roman" w:hAnsi="Times New Roman"/>
          <w:lang w:val="en-GB"/>
        </w:rPr>
        <w:t xml:space="preserve">generally </w:t>
      </w:r>
      <w:r w:rsidRPr="00376AFF">
        <w:rPr>
          <w:rFonts w:ascii="Times New Roman" w:hAnsi="Times New Roman"/>
          <w:lang w:val="en-GB"/>
        </w:rPr>
        <w:t>high enough and the interactions with solid walls quite exclusively concern either fluid particles at high Reynolds number or mixture particles with null velocities, so that the choice of a slip condition everywhere appeared to be an appropriate compromise. Nevertheless, no-slip conditions should be in general applied to those mobile mixture particles which are interested by a locally laminar regime. This issue</w:t>
      </w:r>
      <w:r w:rsidR="00A023AB" w:rsidRPr="00376AFF">
        <w:rPr>
          <w:rFonts w:ascii="Times New Roman" w:hAnsi="Times New Roman"/>
          <w:lang w:val="en-GB"/>
        </w:rPr>
        <w:t>, which</w:t>
      </w:r>
      <w:r w:rsidRPr="00376AFF">
        <w:rPr>
          <w:rFonts w:ascii="Times New Roman" w:hAnsi="Times New Roman"/>
          <w:lang w:val="en-GB"/>
        </w:rPr>
        <w:t xml:space="preserve"> </w:t>
      </w:r>
      <w:r w:rsidR="00A023AB" w:rsidRPr="00376AFF">
        <w:rPr>
          <w:rFonts w:ascii="Times New Roman" w:hAnsi="Times New Roman"/>
          <w:lang w:val="en-GB"/>
        </w:rPr>
        <w:t>plays a minor role in the test cases of Amicarelli et al. (2017, [</w:t>
      </w:r>
      <w:r w:rsidR="00A023AB" w:rsidRPr="00376AFF">
        <w:rPr>
          <w:rFonts w:ascii="Times New Roman" w:hAnsi="Times New Roman"/>
          <w:lang w:val="en-GB"/>
        </w:rPr>
        <w:fldChar w:fldCharType="begin"/>
      </w:r>
      <w:r w:rsidR="00A023AB" w:rsidRPr="00376AFF">
        <w:rPr>
          <w:rFonts w:ascii="Times New Roman" w:hAnsi="Times New Roman"/>
          <w:lang w:val="en-GB"/>
        </w:rPr>
        <w:instrText xml:space="preserve"> REF _Ref520373754 \r \h </w:instrText>
      </w:r>
      <w:r w:rsidR="00A023AB" w:rsidRPr="00376AFF">
        <w:rPr>
          <w:rFonts w:ascii="Times New Roman" w:hAnsi="Times New Roman"/>
          <w:lang w:val="en-GB"/>
        </w:rPr>
      </w:r>
      <w:r w:rsidR="00A023AB" w:rsidRPr="00376AFF">
        <w:rPr>
          <w:rFonts w:ascii="Times New Roman" w:hAnsi="Times New Roman"/>
          <w:lang w:val="en-GB"/>
        </w:rPr>
        <w:fldChar w:fldCharType="separate"/>
      </w:r>
      <w:r w:rsidR="00093238">
        <w:rPr>
          <w:rFonts w:ascii="Times New Roman" w:hAnsi="Times New Roman"/>
          <w:lang w:val="en-GB"/>
        </w:rPr>
        <w:t>9</w:t>
      </w:r>
      <w:r w:rsidR="00A023AB" w:rsidRPr="00376AFF">
        <w:rPr>
          <w:rFonts w:ascii="Times New Roman" w:hAnsi="Times New Roman"/>
          <w:lang w:val="en-GB"/>
        </w:rPr>
        <w:fldChar w:fldCharType="end"/>
      </w:r>
      <w:r w:rsidR="00A023AB" w:rsidRPr="00376AFF">
        <w:rPr>
          <w:rFonts w:ascii="Times New Roman" w:hAnsi="Times New Roman"/>
          <w:lang w:val="en-GB"/>
        </w:rPr>
        <w:t xml:space="preserve">]), </w:t>
      </w:r>
      <w:r w:rsidRPr="00376AFF">
        <w:rPr>
          <w:rFonts w:ascii="Times New Roman" w:hAnsi="Times New Roman"/>
          <w:lang w:val="en-GB"/>
        </w:rPr>
        <w:t>represents a matter of on-going developments.</w:t>
      </w:r>
    </w:p>
    <w:p w:rsidR="008A6A20" w:rsidRPr="00376AFF" w:rsidRDefault="008A6A20" w:rsidP="00D05FC1">
      <w:pPr>
        <w:spacing w:after="0" w:line="240" w:lineRule="auto"/>
        <w:jc w:val="both"/>
        <w:rPr>
          <w:rFonts w:ascii="Times New Roman" w:hAnsi="Times New Roman"/>
          <w:sz w:val="24"/>
        </w:rPr>
      </w:pPr>
      <w:r w:rsidRPr="00376AFF">
        <w:rPr>
          <w:rFonts w:ascii="Times New Roman" w:hAnsi="Times New Roman"/>
          <w:sz w:val="24"/>
        </w:rPr>
        <w:t>The present model does not need any tuning for the mixture viscosity. The only case-dependent numerical parameters refer to the spatial resolution (</w:t>
      </w:r>
      <w:r w:rsidRPr="00376AFF">
        <w:rPr>
          <w:rFonts w:ascii="Times New Roman" w:hAnsi="Times New Roman"/>
          <w:i/>
          <w:sz w:val="24"/>
        </w:rPr>
        <w:t>dx</w:t>
      </w:r>
      <w:r w:rsidRPr="00376AFF">
        <w:rPr>
          <w:rFonts w:ascii="Times New Roman" w:hAnsi="Times New Roman"/>
          <w:sz w:val="24"/>
        </w:rPr>
        <w:t xml:space="preserve">, </w:t>
      </w:r>
      <w:r w:rsidRPr="00376AFF">
        <w:rPr>
          <w:rFonts w:ascii="Times New Roman" w:hAnsi="Times New Roman"/>
          <w:i/>
          <w:sz w:val="24"/>
        </w:rPr>
        <w:t>h</w:t>
      </w:r>
      <w:r w:rsidRPr="00376AFF">
        <w:rPr>
          <w:rFonts w:ascii="Times New Roman" w:hAnsi="Times New Roman"/>
          <w:sz w:val="24"/>
        </w:rPr>
        <w:t xml:space="preserve">) and possibly to </w:t>
      </w:r>
      <w:r w:rsidRPr="00376AFF">
        <w:rPr>
          <w:rFonts w:ascii="Times New Roman" w:hAnsi="Times New Roman"/>
          <w:i/>
          <w:sz w:val="24"/>
        </w:rPr>
        <w:t>CFL</w:t>
      </w:r>
      <w:r w:rsidRPr="00376AFF">
        <w:rPr>
          <w:rFonts w:ascii="Times New Roman" w:hAnsi="Times New Roman"/>
          <w:sz w:val="24"/>
        </w:rPr>
        <w:t xml:space="preserve"> number.</w:t>
      </w:r>
    </w:p>
    <w:p w:rsidR="00C70139" w:rsidRPr="00376AFF" w:rsidRDefault="00AC68C7"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sound speed </w:t>
      </w:r>
      <w:r w:rsidR="00C70139" w:rsidRPr="00376AFF">
        <w:rPr>
          <w:rFonts w:ascii="Times New Roman" w:hAnsi="Times New Roman"/>
          <w:sz w:val="24"/>
          <w:szCs w:val="24"/>
        </w:rPr>
        <w:t>(</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ref</w:t>
      </w:r>
      <w:r w:rsidR="00C70139" w:rsidRPr="00376AFF">
        <w:rPr>
          <w:rFonts w:ascii="Times New Roman" w:hAnsi="Times New Roman"/>
          <w:sz w:val="24"/>
          <w:szCs w:val="24"/>
        </w:rPr>
        <w:t xml:space="preserve">) </w:t>
      </w:r>
      <w:r w:rsidR="00C26A31" w:rsidRPr="00376AFF">
        <w:rPr>
          <w:rFonts w:ascii="Times New Roman" w:hAnsi="Times New Roman"/>
          <w:sz w:val="24"/>
          <w:szCs w:val="24"/>
        </w:rPr>
        <w:t>shou</w:t>
      </w:r>
      <w:r w:rsidRPr="00376AFF">
        <w:rPr>
          <w:rFonts w:ascii="Times New Roman" w:hAnsi="Times New Roman"/>
          <w:sz w:val="24"/>
          <w:szCs w:val="24"/>
        </w:rPr>
        <w:t>l</w:t>
      </w:r>
      <w:r w:rsidR="00C26A31" w:rsidRPr="00376AFF">
        <w:rPr>
          <w:rFonts w:ascii="Times New Roman" w:hAnsi="Times New Roman"/>
          <w:sz w:val="24"/>
          <w:szCs w:val="24"/>
        </w:rPr>
        <w:t>d</w:t>
      </w:r>
      <w:r w:rsidRPr="00376AFF">
        <w:rPr>
          <w:rFonts w:ascii="Times New Roman" w:hAnsi="Times New Roman"/>
          <w:sz w:val="24"/>
          <w:szCs w:val="24"/>
        </w:rPr>
        <w:t xml:space="preserve"> be at least </w:t>
      </w:r>
      <w:r w:rsidR="00C70139" w:rsidRPr="00376AFF">
        <w:rPr>
          <w:rFonts w:ascii="Times New Roman" w:hAnsi="Times New Roman"/>
          <w:sz w:val="24"/>
          <w:szCs w:val="24"/>
        </w:rPr>
        <w:t xml:space="preserve">10 </w:t>
      </w:r>
      <w:r w:rsidRPr="00376AFF">
        <w:rPr>
          <w:rFonts w:ascii="Times New Roman" w:hAnsi="Times New Roman"/>
          <w:sz w:val="24"/>
          <w:szCs w:val="24"/>
        </w:rPr>
        <w:t xml:space="preserve">times higher than the maximum velocity in the fluid </w:t>
      </w:r>
      <w:r w:rsidR="00C70139" w:rsidRPr="00376AFF">
        <w:rPr>
          <w:rFonts w:ascii="Times New Roman" w:hAnsi="Times New Roman"/>
          <w:sz w:val="24"/>
          <w:szCs w:val="24"/>
        </w:rPr>
        <w:t>(WC</w:t>
      </w:r>
      <w:r w:rsidRPr="00376AFF">
        <w:rPr>
          <w:rFonts w:ascii="Times New Roman" w:hAnsi="Times New Roman"/>
          <w:sz w:val="24"/>
          <w:szCs w:val="24"/>
        </w:rPr>
        <w:t xml:space="preserve"> approach</w:t>
      </w:r>
      <w:r w:rsidR="00C70139" w:rsidRPr="00376AFF">
        <w:rPr>
          <w:rFonts w:ascii="Times New Roman" w:hAnsi="Times New Roman"/>
          <w:sz w:val="24"/>
          <w:szCs w:val="24"/>
        </w:rPr>
        <w:t xml:space="preserve">). </w:t>
      </w:r>
      <w:r w:rsidRPr="00376AFF">
        <w:rPr>
          <w:rFonts w:ascii="Times New Roman" w:hAnsi="Times New Roman"/>
          <w:sz w:val="24"/>
          <w:szCs w:val="24"/>
        </w:rPr>
        <w:t>It is sufficient to define a unique speed of sound for both mixture and pure water, as the maximum value resulting from considering all the numerical particles</w:t>
      </w:r>
      <w:r w:rsidR="00C70139" w:rsidRPr="00376AFF">
        <w:rPr>
          <w:rFonts w:ascii="Times New Roman" w:hAnsi="Times New Roman"/>
          <w:sz w:val="24"/>
          <w:szCs w:val="24"/>
        </w:rPr>
        <w:t xml:space="preserve">. </w:t>
      </w:r>
      <w:r w:rsidRPr="00376AFF">
        <w:rPr>
          <w:rFonts w:ascii="Times New Roman" w:hAnsi="Times New Roman"/>
          <w:sz w:val="24"/>
          <w:szCs w:val="24"/>
        </w:rPr>
        <w:t xml:space="preserve">The sound speed is computed by providing the </w:t>
      </w:r>
      <w:r w:rsidR="00C70139" w:rsidRPr="00376AFF">
        <w:rPr>
          <w:rFonts w:ascii="Times New Roman" w:hAnsi="Times New Roman"/>
          <w:sz w:val="24"/>
          <w:szCs w:val="24"/>
        </w:rPr>
        <w:t>bulk modulus</w:t>
      </w:r>
      <w:r w:rsidRPr="00376AFF">
        <w:rPr>
          <w:rFonts w:ascii="Times New Roman" w:hAnsi="Times New Roman"/>
          <w:sz w:val="24"/>
          <w:szCs w:val="24"/>
        </w:rPr>
        <w:t xml:space="preserve"> as an input parameter for each medium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376AFF" w:rsidTr="00585F46">
        <w:tc>
          <w:tcPr>
            <w:tcW w:w="4539" w:type="pct"/>
            <w:vAlign w:val="center"/>
          </w:tcPr>
          <w:p w:rsidR="00652F0F" w:rsidRPr="00376AFF" w:rsidRDefault="00E741EF"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28"/>
                <w:sz w:val="24"/>
                <w:szCs w:val="24"/>
                <w:lang w:eastAsia="it-IT"/>
              </w:rPr>
              <w:object w:dxaOrig="3180" w:dyaOrig="660">
                <v:shape id="_x0000_i1208" type="#_x0000_t75" style="width:141.75pt;height:32.2pt" o:ole="">
                  <v:imagedata r:id="rId388" o:title=""/>
                </v:shape>
                <o:OLEObject Type="Embed" ProgID="Equation.3" ShapeID="_x0000_i1208" DrawAspect="Content" ObjectID="_1679893544" r:id="rId389"/>
              </w:object>
            </w:r>
          </w:p>
        </w:tc>
        <w:tc>
          <w:tcPr>
            <w:tcW w:w="461" w:type="pct"/>
            <w:vAlign w:val="center"/>
          </w:tcPr>
          <w:p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2F0F" w:rsidRPr="00376AFF" w:rsidRDefault="00652F0F" w:rsidP="00652F0F">
      <w:pPr>
        <w:spacing w:after="0" w:line="240" w:lineRule="auto"/>
        <w:jc w:val="both"/>
        <w:rPr>
          <w:rFonts w:ascii="Times New Roman" w:hAnsi="Times New Roman"/>
          <w:sz w:val="24"/>
          <w:szCs w:val="24"/>
        </w:rPr>
      </w:pPr>
    </w:p>
    <w:p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sound speed (</w:t>
      </w:r>
      <w:r w:rsidRPr="00376AFF">
        <w:rPr>
          <w:rFonts w:ascii="Times New Roman" w:hAnsi="Times New Roman"/>
          <w:i/>
          <w:sz w:val="24"/>
          <w:szCs w:val="24"/>
        </w:rPr>
        <w:t>c</w:t>
      </w:r>
      <w:r w:rsidRPr="00376AFF">
        <w:rPr>
          <w:rFonts w:ascii="Times New Roman" w:hAnsi="Times New Roman"/>
          <w:i/>
          <w:sz w:val="24"/>
          <w:szCs w:val="24"/>
          <w:vertAlign w:val="subscript"/>
        </w:rPr>
        <w:t>ref</w:t>
      </w:r>
      <w:r w:rsidRPr="00376AFF">
        <w:rPr>
          <w:rFonts w:ascii="Times New Roman" w:hAnsi="Times New Roman"/>
          <w:sz w:val="24"/>
          <w:szCs w:val="24"/>
        </w:rPr>
        <w:t xml:space="preserve">) should be at least 10 times </w:t>
      </w:r>
      <w:ins w:id="581" w:author="Amicarelli Andrea (RSE)" w:date="2020-04-13T16:28:00Z">
        <w:r w:rsidR="00A56E56" w:rsidRPr="00376AFF">
          <w:rPr>
            <w:rFonts w:ascii="Times New Roman" w:hAnsi="Times New Roman"/>
            <w:sz w:val="24"/>
            <w:szCs w:val="24"/>
          </w:rPr>
          <w:t xml:space="preserve">(Monaghan, 2005, </w:t>
        </w:r>
      </w:ins>
      <w:r w:rsidR="00E741EF" w:rsidRPr="00376AFF">
        <w:rPr>
          <w:rFonts w:ascii="Times New Roman" w:hAnsi="Times New Roman"/>
          <w:sz w:val="24"/>
          <w:szCs w:val="24"/>
        </w:rPr>
        <w:t>[</w:t>
      </w:r>
      <w:r w:rsidR="00E741EF" w:rsidRPr="00376AFF">
        <w:rPr>
          <w:rFonts w:ascii="Times New Roman" w:hAnsi="Times New Roman"/>
          <w:sz w:val="24"/>
          <w:szCs w:val="24"/>
        </w:rPr>
        <w:fldChar w:fldCharType="begin"/>
      </w:r>
      <w:r w:rsidR="00E741EF" w:rsidRPr="00376AFF">
        <w:rPr>
          <w:rFonts w:ascii="Times New Roman" w:hAnsi="Times New Roman"/>
          <w:sz w:val="24"/>
          <w:szCs w:val="24"/>
        </w:rPr>
        <w:instrText xml:space="preserve"> REF _Ref341105676 \r \h </w:instrText>
      </w:r>
      <w:r w:rsidR="00E741EF" w:rsidRPr="00376AFF">
        <w:rPr>
          <w:rFonts w:ascii="Times New Roman" w:hAnsi="Times New Roman"/>
          <w:sz w:val="24"/>
          <w:szCs w:val="24"/>
        </w:rPr>
      </w:r>
      <w:r w:rsidR="00E741EF" w:rsidRPr="00376AFF">
        <w:rPr>
          <w:rFonts w:ascii="Times New Roman" w:hAnsi="Times New Roman"/>
          <w:sz w:val="24"/>
          <w:szCs w:val="24"/>
        </w:rPr>
        <w:fldChar w:fldCharType="separate"/>
      </w:r>
      <w:r w:rsidR="00093238">
        <w:rPr>
          <w:rFonts w:ascii="Times New Roman" w:hAnsi="Times New Roman"/>
          <w:sz w:val="24"/>
          <w:szCs w:val="24"/>
        </w:rPr>
        <w:t>138</w:t>
      </w:r>
      <w:r w:rsidR="00E741EF" w:rsidRPr="00376AFF">
        <w:rPr>
          <w:rFonts w:ascii="Times New Roman" w:hAnsi="Times New Roman"/>
          <w:sz w:val="24"/>
          <w:szCs w:val="24"/>
        </w:rPr>
        <w:fldChar w:fldCharType="end"/>
      </w:r>
      <w:r w:rsidR="00E741EF" w:rsidRPr="00376AFF">
        <w:rPr>
          <w:rFonts w:ascii="Times New Roman" w:hAnsi="Times New Roman"/>
          <w:sz w:val="24"/>
          <w:szCs w:val="24"/>
        </w:rPr>
        <w:t>]</w:t>
      </w:r>
      <w:ins w:id="582" w:author="Amicarelli Andrea (RSE)" w:date="2020-04-13T16:28:00Z">
        <w:r w:rsidR="00A56E56" w:rsidRPr="00376AFF">
          <w:rPr>
            <w:rFonts w:ascii="Times New Roman" w:hAnsi="Times New Roman"/>
            <w:sz w:val="24"/>
            <w:szCs w:val="24"/>
          </w:rPr>
          <w:t xml:space="preserve"> assumed </w:t>
        </w:r>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w:t>
        </w:r>
        <w:proofErr w:type="gramStart"/>
        <w:r w:rsidR="00A56E56" w:rsidRPr="00376AFF">
          <w:rPr>
            <w:rFonts w:ascii="Times New Roman" w:hAnsi="Times New Roman"/>
            <w:i/>
            <w:sz w:val="24"/>
            <w:szCs w:val="24"/>
            <w:vertAlign w:val="subscript"/>
          </w:rPr>
          <w:t>,max</w:t>
        </w:r>
        <w:proofErr w:type="gramEnd"/>
        <w:r w:rsidR="00A56E56" w:rsidRPr="00376AFF">
          <w:rPr>
            <w:rFonts w:ascii="Times New Roman" w:hAnsi="Times New Roman"/>
            <w:sz w:val="24"/>
            <w:szCs w:val="24"/>
          </w:rPr>
          <w:t xml:space="preserve">=2; 5 times </w:t>
        </w:r>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p,max</w:t>
        </w:r>
      </w:ins>
      <w:r w:rsidR="00D617A0" w:rsidRPr="00376AFF">
        <w:rPr>
          <w:rFonts w:ascii="Times New Roman" w:hAnsi="Times New Roman"/>
          <w:i/>
          <w:sz w:val="24"/>
          <w:szCs w:val="24"/>
          <w:vertAlign w:val="subscript"/>
        </w:rPr>
        <w:t xml:space="preserve"> </w:t>
      </w:r>
      <w:ins w:id="583" w:author="Amicarelli Andrea (RSE)" w:date="2020-04-13T16:29:00Z">
        <w:r w:rsidR="00D617A0" w:rsidRPr="00376AFF">
          <w:rPr>
            <w:rFonts w:ascii="Times New Roman" w:hAnsi="Times New Roman"/>
            <w:sz w:val="24"/>
            <w:szCs w:val="24"/>
          </w:rPr>
          <w:t>for higher pressure peaks</w:t>
        </w:r>
      </w:ins>
      <w:ins w:id="584" w:author="Amicarelli Andrea (RSE)" w:date="2020-04-13T16:28:00Z">
        <w:r w:rsidR="00A56E56" w:rsidRPr="00376AFF">
          <w:rPr>
            <w:rFonts w:ascii="Times New Roman" w:hAnsi="Times New Roman"/>
            <w:sz w:val="24"/>
            <w:szCs w:val="24"/>
          </w:rPr>
          <w:t>)</w:t>
        </w:r>
      </w:ins>
      <w:r w:rsidR="00E741EF" w:rsidRPr="00376AFF">
        <w:rPr>
          <w:rFonts w:ascii="Times New Roman" w:hAnsi="Times New Roman"/>
          <w:sz w:val="24"/>
          <w:szCs w:val="24"/>
        </w:rPr>
        <w:t xml:space="preserve"> </w:t>
      </w:r>
      <w:r w:rsidRPr="00376AFF">
        <w:rPr>
          <w:rFonts w:ascii="Times New Roman" w:hAnsi="Times New Roman"/>
          <w:sz w:val="24"/>
          <w:szCs w:val="24"/>
        </w:rPr>
        <w:t xml:space="preserve">higher than the maximum velocity in the fluid (WC approach). This position (constant </w:t>
      </w:r>
      <w:r w:rsidRPr="00376AFF">
        <w:rPr>
          <w:rFonts w:ascii="Times New Roman" w:hAnsi="Times New Roman"/>
          <w:i/>
          <w:sz w:val="24"/>
          <w:szCs w:val="24"/>
        </w:rPr>
        <w:t>A</w:t>
      </w:r>
      <w:r w:rsidRPr="00376AFF">
        <w:rPr>
          <w:rFonts w:ascii="Times New Roman" w:hAnsi="Times New Roman"/>
          <w:i/>
          <w:sz w:val="24"/>
          <w:szCs w:val="24"/>
          <w:vertAlign w:val="subscript"/>
        </w:rPr>
        <w:t xml:space="preserve">WC </w:t>
      </w:r>
      <w:r w:rsidRPr="00376AFF">
        <w:rPr>
          <w:rFonts w:ascii="Times New Roman" w:hAnsi="Times New Roman"/>
          <w:sz w:val="24"/>
          <w:szCs w:val="24"/>
        </w:rPr>
        <w:t xml:space="preserve">equal to 10) provides a maximum relative error on density of 1%, whereas the assumption </w:t>
      </w:r>
      <w:r w:rsidRPr="00376AFF">
        <w:rPr>
          <w:rFonts w:ascii="Times New Roman" w:hAnsi="Times New Roman"/>
          <w:i/>
          <w:sz w:val="24"/>
          <w:szCs w:val="24"/>
        </w:rPr>
        <w:t>A</w:t>
      </w:r>
      <w:r w:rsidRPr="00376AFF">
        <w:rPr>
          <w:rFonts w:ascii="Times New Roman" w:hAnsi="Times New Roman"/>
          <w:i/>
          <w:sz w:val="24"/>
          <w:szCs w:val="24"/>
          <w:vertAlign w:val="subscript"/>
        </w:rPr>
        <w:t>WC</w:t>
      </w:r>
      <w:r w:rsidRPr="00376AFF">
        <w:rPr>
          <w:rFonts w:ascii="Times New Roman" w:hAnsi="Times New Roman"/>
          <w:sz w:val="24"/>
          <w:szCs w:val="24"/>
        </w:rPr>
        <w:t>=4.5 increases the density relative error to 5% (Monaghan, 2005</w:t>
      </w:r>
      <w:r w:rsidR="00E741EF" w:rsidRPr="00376AFF">
        <w:rPr>
          <w:rFonts w:ascii="Times New Roman" w:hAnsi="Times New Roman"/>
          <w:sz w:val="24"/>
          <w:szCs w:val="24"/>
        </w:rPr>
        <w:t>, [</w:t>
      </w:r>
      <w:r w:rsidR="00E741EF" w:rsidRPr="00376AFF">
        <w:rPr>
          <w:rFonts w:ascii="Times New Roman" w:hAnsi="Times New Roman"/>
          <w:sz w:val="24"/>
          <w:szCs w:val="24"/>
        </w:rPr>
        <w:fldChar w:fldCharType="begin"/>
      </w:r>
      <w:r w:rsidR="00E741EF" w:rsidRPr="00376AFF">
        <w:rPr>
          <w:rFonts w:ascii="Times New Roman" w:hAnsi="Times New Roman"/>
          <w:sz w:val="24"/>
          <w:szCs w:val="24"/>
        </w:rPr>
        <w:instrText xml:space="preserve"> REF _Ref341105676 \r \h </w:instrText>
      </w:r>
      <w:r w:rsidR="00E741EF" w:rsidRPr="00376AFF">
        <w:rPr>
          <w:rFonts w:ascii="Times New Roman" w:hAnsi="Times New Roman"/>
          <w:sz w:val="24"/>
          <w:szCs w:val="24"/>
        </w:rPr>
      </w:r>
      <w:r w:rsidR="00E741EF" w:rsidRPr="00376AFF">
        <w:rPr>
          <w:rFonts w:ascii="Times New Roman" w:hAnsi="Times New Roman"/>
          <w:sz w:val="24"/>
          <w:szCs w:val="24"/>
        </w:rPr>
        <w:fldChar w:fldCharType="separate"/>
      </w:r>
      <w:r w:rsidR="00093238">
        <w:rPr>
          <w:rFonts w:ascii="Times New Roman" w:hAnsi="Times New Roman"/>
          <w:sz w:val="24"/>
          <w:szCs w:val="24"/>
        </w:rPr>
        <w:t>138</w:t>
      </w:r>
      <w:r w:rsidR="00E741EF" w:rsidRPr="00376AFF">
        <w:rPr>
          <w:rFonts w:ascii="Times New Roman" w:hAnsi="Times New Roman"/>
          <w:sz w:val="24"/>
          <w:szCs w:val="24"/>
        </w:rPr>
        <w:fldChar w:fldCharType="end"/>
      </w:r>
      <w:r w:rsidR="00E741EF" w:rsidRPr="00376AFF">
        <w:rPr>
          <w:rFonts w:ascii="Times New Roman" w:hAnsi="Times New Roman"/>
          <w:sz w:val="24"/>
          <w:szCs w:val="24"/>
        </w:rPr>
        <w:t>]</w:t>
      </w:r>
      <w:r w:rsidRPr="00376AFF">
        <w:rPr>
          <w:rFonts w:ascii="Times New Roman" w:hAnsi="Times New Roman"/>
          <w:sz w:val="24"/>
          <w:szCs w:val="24"/>
        </w:rPr>
        <w:t>).</w:t>
      </w:r>
    </w:p>
    <w:p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velocity scale</w:t>
      </w:r>
      <w:r w:rsidRPr="00376AFF">
        <w:rPr>
          <w:rFonts w:ascii="Times New Roman" w:hAnsi="Times New Roman"/>
          <w:i/>
          <w:sz w:val="24"/>
          <w:szCs w:val="24"/>
        </w:rPr>
        <w:t xml:space="preserve"> U</w:t>
      </w:r>
      <w:r w:rsidRPr="00376AFF">
        <w:rPr>
          <w:rFonts w:ascii="Times New Roman" w:hAnsi="Times New Roman"/>
          <w:i/>
          <w:sz w:val="24"/>
          <w:szCs w:val="24"/>
          <w:vertAlign w:val="subscript"/>
        </w:rPr>
        <w:t>scale</w:t>
      </w:r>
      <w:r w:rsidRPr="00376AFF">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376AFF" w:rsidTr="00585F46">
        <w:tc>
          <w:tcPr>
            <w:tcW w:w="4539" w:type="pct"/>
            <w:vAlign w:val="center"/>
          </w:tcPr>
          <w:commentRangeStart w:id="585"/>
          <w:p w:rsidR="00652F0F" w:rsidRPr="00376AFF" w:rsidRDefault="002437D3"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2"/>
                <w:sz w:val="24"/>
                <w:szCs w:val="24"/>
                <w:lang w:eastAsia="it-IT"/>
              </w:rPr>
              <w:object w:dxaOrig="4040" w:dyaOrig="760">
                <v:shape id="_x0000_i1209" type="#_x0000_t75" style="width:179.8pt;height:35.8pt" o:ole="">
                  <v:imagedata r:id="rId390" o:title=""/>
                </v:shape>
                <o:OLEObject Type="Embed" ProgID="Equation.3" ShapeID="_x0000_i1209" DrawAspect="Content" ObjectID="_1679893545" r:id="rId391"/>
              </w:object>
            </w:r>
            <w:commentRangeEnd w:id="585"/>
            <w:r w:rsidR="00A56E56" w:rsidRPr="00376AFF">
              <w:rPr>
                <w:rStyle w:val="Rimandocommento"/>
                <w:rFonts w:ascii="Times New Roman" w:eastAsia="Times New Roman" w:hAnsi="Times New Roman"/>
                <w:szCs w:val="20"/>
                <w:lang w:eastAsia="it-IT"/>
              </w:rPr>
              <w:commentReference w:id="585"/>
            </w:r>
          </w:p>
        </w:tc>
        <w:tc>
          <w:tcPr>
            <w:tcW w:w="461" w:type="pct"/>
            <w:vAlign w:val="center"/>
          </w:tcPr>
          <w:p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2F0F" w:rsidRPr="00376AFF" w:rsidRDefault="00652F0F" w:rsidP="00652F0F">
      <w:pPr>
        <w:spacing w:after="0" w:line="240" w:lineRule="auto"/>
        <w:jc w:val="both"/>
        <w:rPr>
          <w:rFonts w:ascii="Times New Roman" w:hAnsi="Times New Roman"/>
          <w:sz w:val="24"/>
          <w:szCs w:val="24"/>
        </w:rPr>
      </w:pPr>
    </w:p>
    <w:p w:rsidR="00652F0F" w:rsidRPr="00376AFF" w:rsidRDefault="00652F0F" w:rsidP="00652F0F">
      <w:pPr>
        <w:spacing w:after="0" w:line="240" w:lineRule="auto"/>
        <w:jc w:val="both"/>
        <w:rPr>
          <w:rFonts w:ascii="Times New Roman" w:hAnsi="Times New Roman"/>
          <w:sz w:val="24"/>
          <w:szCs w:val="24"/>
        </w:rPr>
      </w:pPr>
      <w:proofErr w:type="gramStart"/>
      <w:r w:rsidRPr="00376AFF">
        <w:rPr>
          <w:rFonts w:ascii="Times New Roman" w:hAnsi="Times New Roman"/>
          <w:sz w:val="24"/>
          <w:szCs w:val="24"/>
        </w:rPr>
        <w:t>where</w:t>
      </w:r>
      <w:proofErr w:type="gramEnd"/>
      <w:r w:rsidRPr="00376AFF">
        <w:rPr>
          <w:rFonts w:ascii="Times New Roman" w:hAnsi="Times New Roman"/>
          <w:sz w:val="24"/>
          <w:szCs w:val="24"/>
        </w:rPr>
        <w:t xml:space="preserve"> </w:t>
      </w:r>
      <w:r w:rsidRPr="00376AFF">
        <w:rPr>
          <w:rFonts w:ascii="Times New Roman" w:hAnsi="Times New Roman"/>
          <w:i/>
          <w:sz w:val="24"/>
          <w:szCs w:val="24"/>
        </w:rPr>
        <w:t>Y</w:t>
      </w:r>
      <w:r w:rsidRPr="00376AFF">
        <w:rPr>
          <w:rFonts w:ascii="Times New Roman" w:hAnsi="Times New Roman"/>
          <w:i/>
          <w:sz w:val="24"/>
          <w:szCs w:val="24"/>
          <w:vertAlign w:val="subscript"/>
        </w:rPr>
        <w:t>max</w:t>
      </w:r>
      <w:r w:rsidRPr="00376AFF">
        <w:rPr>
          <w:rFonts w:ascii="Times New Roman" w:hAnsi="Times New Roman"/>
          <w:sz w:val="24"/>
          <w:szCs w:val="24"/>
        </w:rPr>
        <w:t xml:space="preserve"> is the maximum water depth and </w:t>
      </w:r>
      <w:r w:rsidRPr="00376AFF">
        <w:rPr>
          <w:rFonts w:ascii="Times New Roman" w:eastAsia="Times New Roman" w:hAnsi="Times New Roman"/>
          <w:position w:val="-14"/>
          <w:sz w:val="24"/>
          <w:szCs w:val="24"/>
          <w:lang w:eastAsia="it-IT"/>
        </w:rPr>
        <w:object w:dxaOrig="520" w:dyaOrig="400">
          <v:shape id="_x0000_i1210" type="#_x0000_t75" style="width:22.8pt;height:19.7pt" o:ole="">
            <v:imagedata r:id="rId392" o:title=""/>
          </v:shape>
          <o:OLEObject Type="Embed" ProgID="Equation.3" ShapeID="_x0000_i1210" DrawAspect="Content" ObjectID="_1679893546" r:id="rId393"/>
        </w:object>
      </w:r>
      <w:r w:rsidRPr="00376AFF">
        <w:rPr>
          <w:rFonts w:ascii="Times New Roman" w:hAnsi="Times New Roman"/>
          <w:sz w:val="24"/>
          <w:szCs w:val="24"/>
        </w:rPr>
        <w:t xml:space="preserve"> is the maximum absolute value of velocity (the maxima operate both over the whole simulated time and the whole 3D domain space).</w:t>
      </w:r>
    </w:p>
    <w:p w:rsidR="00B75062" w:rsidRPr="00376AFF" w:rsidRDefault="00B75062" w:rsidP="00652F0F">
      <w:pPr>
        <w:spacing w:after="0" w:line="240" w:lineRule="auto"/>
        <w:jc w:val="both"/>
        <w:rPr>
          <w:rFonts w:ascii="Times New Roman" w:hAnsi="Times New Roman"/>
          <w:sz w:val="24"/>
          <w:szCs w:val="24"/>
        </w:rPr>
      </w:pPr>
      <w:ins w:id="586" w:author="Amicarelli Andrea (RSE)" w:date="2020-04-13T12:00:00Z">
        <w:r w:rsidRPr="00376AFF">
          <w:rPr>
            <w:rFonts w:ascii="Times New Roman" w:hAnsi="Times New Roman"/>
            <w:sz w:val="24"/>
            <w:szCs w:val="24"/>
          </w:rPr>
          <w:t>In order to impose the initial pressure field for granular flows, a dynamic setup of hydrostatic conditions is suggested within the elasto-plastic layer because “mono-phase” hydrostatic conditions are instantaneously imposed.</w:t>
        </w:r>
      </w:ins>
    </w:p>
    <w:p w:rsidR="00FF3ED7" w:rsidRPr="00376AFF" w:rsidRDefault="0035318C" w:rsidP="00652F0F">
      <w:pPr>
        <w:spacing w:after="0" w:line="240" w:lineRule="auto"/>
        <w:jc w:val="both"/>
        <w:rPr>
          <w:rFonts w:ascii="Times New Roman" w:hAnsi="Times New Roman"/>
          <w:sz w:val="24"/>
          <w:szCs w:val="24"/>
        </w:rPr>
      </w:pPr>
      <w:ins w:id="587" w:author="Amicarelli Andrea (RSE)" w:date="2020-04-13T16:10:00Z">
        <w:r w:rsidRPr="00376AFF">
          <w:rPr>
            <w:rFonts w:ascii="Times New Roman" w:hAnsi="Times New Roman"/>
            <w:sz w:val="24"/>
            <w:szCs w:val="24"/>
          </w:rPr>
          <w:t xml:space="preserve">One notices that </w:t>
        </w:r>
        <w:r w:rsidRPr="00376AFF">
          <w:rPr>
            <w:rFonts w:ascii="Times New Roman" w:hAnsi="Times New Roman"/>
            <w:i/>
            <w:sz w:val="24"/>
            <w:szCs w:val="24"/>
          </w:rPr>
          <w:t>ε</w:t>
        </w:r>
        <w:r w:rsidRPr="00376AFF">
          <w:rPr>
            <w:rFonts w:ascii="Times New Roman" w:hAnsi="Times New Roman"/>
            <w:i/>
            <w:sz w:val="24"/>
            <w:szCs w:val="24"/>
            <w:vertAlign w:val="subscript"/>
          </w:rPr>
          <w:t>s,p</w:t>
        </w:r>
        <w:r w:rsidRPr="00376AFF">
          <w:rPr>
            <w:rFonts w:ascii="Times New Roman" w:hAnsi="Times New Roman"/>
            <w:sz w:val="24"/>
            <w:szCs w:val="24"/>
          </w:rPr>
          <w:t xml:space="preserve"> is used in the balance equations of this model, but the value of </w:t>
        </w:r>
        <w:r w:rsidRPr="00376AFF">
          <w:rPr>
            <w:rFonts w:ascii="Times New Roman" w:hAnsi="Times New Roman"/>
            <w:i/>
            <w:sz w:val="24"/>
            <w:szCs w:val="24"/>
          </w:rPr>
          <w:t>ε</w:t>
        </w:r>
        <w:r w:rsidRPr="00376AFF">
          <w:rPr>
            <w:rFonts w:ascii="Times New Roman" w:hAnsi="Times New Roman"/>
            <w:i/>
            <w:sz w:val="24"/>
            <w:szCs w:val="24"/>
            <w:vertAlign w:val="subscript"/>
          </w:rPr>
          <w:t>s</w:t>
        </w:r>
        <w:r w:rsidRPr="00376AFF">
          <w:rPr>
            <w:rFonts w:ascii="Times New Roman" w:hAnsi="Times New Roman"/>
            <w:sz w:val="24"/>
            <w:szCs w:val="24"/>
          </w:rPr>
          <w:t xml:space="preserve"> at the initial conditions should respect the mass conservation of the mixture, which is not necessarily under the packing limit at the beginning of the simulations.</w:t>
        </w:r>
      </w:ins>
      <w:r w:rsidR="006D397E" w:rsidRPr="00376AFF">
        <w:rPr>
          <w:rFonts w:ascii="Times New Roman" w:hAnsi="Times New Roman"/>
          <w:sz w:val="24"/>
          <w:szCs w:val="24"/>
        </w:rPr>
        <w:t xml:space="preserve"> </w:t>
      </w:r>
      <w:ins w:id="588" w:author="Amicarelli Andrea (RSE)" w:date="2020-04-13T16:13:00Z">
        <w:r w:rsidR="006D397E" w:rsidRPr="00376AFF">
          <w:rPr>
            <w:rFonts w:ascii="Times New Roman" w:hAnsi="Times New Roman"/>
            <w:sz w:val="24"/>
            <w:szCs w:val="24"/>
          </w:rPr>
          <w:t xml:space="preserve">Sometimes, the void ratio </w:t>
        </w:r>
        <w:r w:rsidR="006D397E" w:rsidRPr="00376AFF">
          <w:rPr>
            <w:rFonts w:ascii="Times New Roman" w:hAnsi="Times New Roman"/>
            <w:i/>
            <w:sz w:val="24"/>
            <w:szCs w:val="24"/>
          </w:rPr>
          <w:t>e</w:t>
        </w:r>
        <w:r w:rsidR="006D397E" w:rsidRPr="00376AFF">
          <w:rPr>
            <w:rFonts w:ascii="Times New Roman" w:hAnsi="Times New Roman"/>
            <w:i/>
            <w:sz w:val="24"/>
            <w:szCs w:val="24"/>
            <w:vertAlign w:val="subscript"/>
          </w:rPr>
          <w:t>v</w:t>
        </w:r>
        <w:r w:rsidR="006D397E" w:rsidRPr="00376AFF">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376AFF" w:rsidTr="00E741EF">
        <w:tc>
          <w:tcPr>
            <w:tcW w:w="4539" w:type="pct"/>
            <w:vAlign w:val="center"/>
          </w:tcPr>
          <w:p w:rsidR="006D397E" w:rsidRPr="00376AFF" w:rsidRDefault="006D397E"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3220" w:dyaOrig="740">
                <v:shape id="_x0000_i1211" type="#_x0000_t75" style="width:161pt;height:37.1pt" o:ole="">
                  <v:imagedata r:id="rId394" o:title=""/>
                </v:shape>
                <o:OLEObject Type="Embed" ProgID="Equation.3" ShapeID="_x0000_i1211" DrawAspect="Content" ObjectID="_1679893547" r:id="rId395"/>
              </w:object>
            </w:r>
          </w:p>
        </w:tc>
        <w:tc>
          <w:tcPr>
            <w:tcW w:w="461" w:type="pct"/>
            <w:vAlign w:val="center"/>
          </w:tcPr>
          <w:p w:rsidR="006D397E" w:rsidRPr="00376AFF" w:rsidRDefault="006D397E"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632C8" w:rsidRPr="00376AFF" w:rsidRDefault="001632C8" w:rsidP="001632C8">
      <w:pPr>
        <w:spacing w:after="0" w:line="240" w:lineRule="auto"/>
        <w:jc w:val="both"/>
        <w:rPr>
          <w:rFonts w:ascii="Times New Roman" w:hAnsi="Times New Roman"/>
          <w:sz w:val="24"/>
          <w:szCs w:val="24"/>
        </w:rPr>
      </w:pPr>
    </w:p>
    <w:p w:rsidR="001632C8" w:rsidRPr="00376AFF" w:rsidRDefault="001632C8" w:rsidP="001632C8">
      <w:pPr>
        <w:spacing w:after="0" w:line="240" w:lineRule="auto"/>
        <w:jc w:val="both"/>
        <w:rPr>
          <w:rFonts w:ascii="Times New Roman" w:hAnsi="Times New Roman"/>
          <w:sz w:val="24"/>
          <w:szCs w:val="24"/>
        </w:rPr>
      </w:pPr>
      <w:ins w:id="589" w:author="Amicarelli Andrea (RSE)" w:date="2020-04-13T16:15:00Z">
        <w:r w:rsidRPr="00376AFF">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376AFF" w:rsidTr="00E741EF">
        <w:tc>
          <w:tcPr>
            <w:tcW w:w="4539" w:type="pct"/>
            <w:vAlign w:val="center"/>
          </w:tcPr>
          <w:p w:rsidR="001632C8" w:rsidRPr="00376AFF" w:rsidRDefault="001D75EC" w:rsidP="00E741EF">
            <w:pPr>
              <w:spacing w:after="0" w:line="240" w:lineRule="auto"/>
              <w:jc w:val="center"/>
              <w:rPr>
                <w:rFonts w:ascii="Book Antiqua" w:hAnsi="Book Antiqua"/>
              </w:rPr>
            </w:pPr>
            <w:r w:rsidRPr="00376AFF">
              <w:rPr>
                <w:rFonts w:ascii="Book Antiqua" w:hAnsi="Book Antiqua"/>
                <w:position w:val="-14"/>
              </w:rPr>
              <w:object w:dxaOrig="4780" w:dyaOrig="380">
                <v:shape id="_x0000_i1212" type="#_x0000_t75" style="width:238.35pt;height:19.7pt" o:ole="">
                  <v:imagedata r:id="rId396" o:title=""/>
                </v:shape>
                <o:OLEObject Type="Embed" ProgID="Equation.3" ShapeID="_x0000_i1212" DrawAspect="Content" ObjectID="_1679893548" r:id="rId397"/>
              </w:object>
            </w:r>
          </w:p>
          <w:p w:rsidR="001632C8" w:rsidRPr="00376AFF" w:rsidRDefault="001D75EC"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4740" w:dyaOrig="740">
                <v:shape id="_x0000_i1213" type="#_x0000_t75" style="width:237pt;height:37.1pt" o:ole="">
                  <v:imagedata r:id="rId398" o:title=""/>
                </v:shape>
                <o:OLEObject Type="Embed" ProgID="Equation.3" ShapeID="_x0000_i1213" DrawAspect="Content" ObjectID="_1679893549" r:id="rId399"/>
              </w:object>
            </w:r>
          </w:p>
        </w:tc>
        <w:tc>
          <w:tcPr>
            <w:tcW w:w="461" w:type="pct"/>
            <w:vAlign w:val="center"/>
          </w:tcPr>
          <w:p w:rsidR="001632C8" w:rsidRPr="00376AFF" w:rsidRDefault="001632C8"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632C8" w:rsidRPr="00376AFF" w:rsidRDefault="001632C8" w:rsidP="001632C8">
      <w:pPr>
        <w:spacing w:after="0" w:line="240" w:lineRule="auto"/>
        <w:jc w:val="both"/>
        <w:rPr>
          <w:rFonts w:ascii="Times New Roman" w:hAnsi="Times New Roman"/>
          <w:sz w:val="20"/>
        </w:rPr>
      </w:pPr>
    </w:p>
    <w:p w:rsidR="00C70139" w:rsidRPr="00376AFF" w:rsidRDefault="00C87941" w:rsidP="00C70139">
      <w:pPr>
        <w:pStyle w:val="Amicarellititle2"/>
      </w:pPr>
      <w:bookmarkStart w:id="590" w:name="_Toc447005694"/>
      <w:bookmarkStart w:id="591" w:name="_Ref448247886"/>
      <w:bookmarkStart w:id="592" w:name="_Ref57038570"/>
      <w:bookmarkStart w:id="593" w:name="_Toc66716429"/>
      <w:r w:rsidRPr="00376AFF">
        <w:t>2-interface 3D erosion criterion</w:t>
      </w:r>
      <w:bookmarkEnd w:id="590"/>
      <w:bookmarkEnd w:id="591"/>
      <w:bookmarkEnd w:id="592"/>
      <w:bookmarkEnd w:id="593"/>
    </w:p>
    <w:p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A 2-interface 3D erosion criterion is implemented to speed-up the computational velocity of the model for bed-load transport (Sec.</w:t>
      </w:r>
      <w:r w:rsidR="00737B27" w:rsidRPr="00376AFF">
        <w:rPr>
          <w:rFonts w:ascii="Times New Roman" w:hAnsi="Times New Roman"/>
          <w:sz w:val="24"/>
          <w:szCs w:val="24"/>
        </w:rPr>
        <w:fldChar w:fldCharType="begin"/>
      </w:r>
      <w:r w:rsidR="00737B27" w:rsidRPr="00376AFF">
        <w:rPr>
          <w:rFonts w:ascii="Times New Roman" w:hAnsi="Times New Roman"/>
          <w:sz w:val="24"/>
          <w:szCs w:val="24"/>
        </w:rPr>
        <w:instrText xml:space="preserve"> REF _Ref520373755 \r \h </w:instrText>
      </w:r>
      <w:r w:rsidR="00737B27" w:rsidRPr="00376AFF">
        <w:rPr>
          <w:rFonts w:ascii="Times New Roman" w:hAnsi="Times New Roman"/>
          <w:sz w:val="24"/>
          <w:szCs w:val="24"/>
        </w:rPr>
      </w:r>
      <w:r w:rsidR="00737B27" w:rsidRPr="00376AFF">
        <w:rPr>
          <w:rFonts w:ascii="Times New Roman" w:hAnsi="Times New Roman"/>
          <w:sz w:val="24"/>
          <w:szCs w:val="24"/>
        </w:rPr>
        <w:fldChar w:fldCharType="separate"/>
      </w:r>
      <w:r w:rsidR="00093238">
        <w:rPr>
          <w:rFonts w:ascii="Times New Roman" w:hAnsi="Times New Roman"/>
          <w:sz w:val="24"/>
          <w:szCs w:val="24"/>
        </w:rPr>
        <w:t>7.1</w:t>
      </w:r>
      <w:r w:rsidR="00737B27" w:rsidRPr="00376AFF">
        <w:rPr>
          <w:rFonts w:ascii="Times New Roman" w:hAnsi="Times New Roman"/>
          <w:sz w:val="24"/>
          <w:szCs w:val="24"/>
        </w:rPr>
        <w:fldChar w:fldCharType="end"/>
      </w:r>
      <w:r w:rsidRPr="00376AFF">
        <w:rPr>
          <w:rFonts w:ascii="Times New Roman" w:hAnsi="Times New Roman"/>
          <w:sz w:val="24"/>
          <w:szCs w:val="24"/>
        </w:rPr>
        <w:t xml:space="preserve">), </w:t>
      </w:r>
      <w:r w:rsidR="002C3D96" w:rsidRPr="00376AFF">
        <w:rPr>
          <w:rFonts w:ascii="Times New Roman" w:hAnsi="Times New Roman"/>
          <w:sz w:val="24"/>
          <w:szCs w:val="24"/>
        </w:rPr>
        <w:t xml:space="preserve">if </w:t>
      </w:r>
      <w:r w:rsidRPr="00376AFF">
        <w:rPr>
          <w:rFonts w:ascii="Times New Roman" w:hAnsi="Times New Roman"/>
          <w:sz w:val="24"/>
          <w:szCs w:val="24"/>
        </w:rPr>
        <w:t>the eros</w:t>
      </w:r>
      <w:r w:rsidR="002C3D96" w:rsidRPr="00376AFF">
        <w:rPr>
          <w:rFonts w:ascii="Times New Roman" w:hAnsi="Times New Roman"/>
          <w:sz w:val="24"/>
          <w:szCs w:val="24"/>
        </w:rPr>
        <w:t>ion is the only cause of mobilization of</w:t>
      </w:r>
      <w:r w:rsidRPr="00376AFF">
        <w:rPr>
          <w:rFonts w:ascii="Times New Roman" w:hAnsi="Times New Roman"/>
          <w:sz w:val="24"/>
          <w:szCs w:val="24"/>
        </w:rPr>
        <w:t xml:space="preserve"> the solid grains.</w:t>
      </w:r>
      <w:r w:rsidR="002C3D96" w:rsidRPr="00376AFF">
        <w:rPr>
          <w:rFonts w:ascii="Times New Roman" w:hAnsi="Times New Roman"/>
          <w:sz w:val="24"/>
          <w:szCs w:val="24"/>
        </w:rPr>
        <w:t xml:space="preserve"> </w:t>
      </w:r>
      <w:r w:rsidRPr="00376AFF">
        <w:rPr>
          <w:rFonts w:ascii="Times New Roman" w:hAnsi="Times New Roman"/>
          <w:sz w:val="24"/>
          <w:szCs w:val="24"/>
        </w:rPr>
        <w:t xml:space="preserve">The erosion criterion </w:t>
      </w:r>
      <w:r w:rsidR="002C3D96" w:rsidRPr="00376AFF">
        <w:rPr>
          <w:rFonts w:ascii="Times New Roman" w:hAnsi="Times New Roman"/>
          <w:sz w:val="24"/>
          <w:szCs w:val="24"/>
        </w:rPr>
        <w:t xml:space="preserve">aims to select </w:t>
      </w:r>
      <w:r w:rsidRPr="00376AFF">
        <w:rPr>
          <w:rFonts w:ascii="Times New Roman" w:hAnsi="Times New Roman"/>
          <w:sz w:val="24"/>
          <w:szCs w:val="24"/>
        </w:rPr>
        <w:t>th</w:t>
      </w:r>
      <w:r w:rsidR="002C3D96" w:rsidRPr="00376AFF">
        <w:rPr>
          <w:rFonts w:ascii="Times New Roman" w:hAnsi="Times New Roman"/>
          <w:sz w:val="24"/>
          <w:szCs w:val="24"/>
        </w:rPr>
        <w:t>ose mixture</w:t>
      </w:r>
      <w:r w:rsidRPr="00376AFF">
        <w:rPr>
          <w:rFonts w:ascii="Times New Roman" w:hAnsi="Times New Roman"/>
          <w:sz w:val="24"/>
          <w:szCs w:val="24"/>
        </w:rPr>
        <w:t xml:space="preserve"> particles</w:t>
      </w:r>
      <w:r w:rsidR="002C3D96" w:rsidRPr="00376AFF">
        <w:rPr>
          <w:rFonts w:ascii="Times New Roman" w:hAnsi="Times New Roman"/>
          <w:sz w:val="24"/>
          <w:szCs w:val="24"/>
        </w:rPr>
        <w:t>,</w:t>
      </w:r>
      <w:r w:rsidRPr="00376AFF">
        <w:rPr>
          <w:rFonts w:ascii="Times New Roman" w:hAnsi="Times New Roman"/>
          <w:sz w:val="24"/>
          <w:szCs w:val="24"/>
        </w:rPr>
        <w:t xml:space="preserve"> which needs the bed-load transport model to </w:t>
      </w:r>
      <w:r w:rsidR="00427AFE" w:rsidRPr="00376AFF">
        <w:rPr>
          <w:rFonts w:ascii="Times New Roman" w:hAnsi="Times New Roman"/>
          <w:sz w:val="24"/>
          <w:szCs w:val="24"/>
        </w:rPr>
        <w:t>be applied</w:t>
      </w:r>
      <w:r w:rsidRPr="00376AFF">
        <w:rPr>
          <w:rFonts w:ascii="Times New Roman" w:hAnsi="Times New Roman"/>
          <w:sz w:val="24"/>
          <w:szCs w:val="24"/>
        </w:rPr>
        <w:t>.</w:t>
      </w:r>
    </w:p>
    <w:p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w:t>
      </w:r>
      <w:r w:rsidR="002C3D96" w:rsidRPr="00376AFF">
        <w:rPr>
          <w:rFonts w:ascii="Times New Roman" w:hAnsi="Times New Roman"/>
          <w:sz w:val="24"/>
          <w:szCs w:val="24"/>
        </w:rPr>
        <w:t xml:space="preserve">erosion </w:t>
      </w:r>
      <w:r w:rsidRPr="00376AFF">
        <w:rPr>
          <w:rFonts w:ascii="Times New Roman" w:hAnsi="Times New Roman"/>
          <w:sz w:val="24"/>
          <w:szCs w:val="24"/>
        </w:rPr>
        <w:t xml:space="preserve">scheme is the 1-interface </w:t>
      </w:r>
      <w:r w:rsidR="002C3D96" w:rsidRPr="00376AFF">
        <w:rPr>
          <w:rFonts w:ascii="Times New Roman" w:hAnsi="Times New Roman"/>
          <w:sz w:val="24"/>
          <w:szCs w:val="24"/>
        </w:rPr>
        <w:t>(</w:t>
      </w:r>
      <w:r w:rsidR="00427AFE" w:rsidRPr="00376AFF">
        <w:rPr>
          <w:rFonts w:ascii="Times New Roman" w:hAnsi="Times New Roman"/>
          <w:sz w:val="24"/>
          <w:szCs w:val="24"/>
        </w:rPr>
        <w:t>“</w:t>
      </w:r>
      <w:r w:rsidR="002C3D96" w:rsidRPr="00376AFF">
        <w:rPr>
          <w:rFonts w:ascii="Times New Roman" w:hAnsi="Times New Roman"/>
          <w:sz w:val="24"/>
          <w:szCs w:val="24"/>
        </w:rPr>
        <w:t>pure fluid - fixed bed</w:t>
      </w:r>
      <w:r w:rsidR="00427AFE" w:rsidRPr="00376AFF">
        <w:rPr>
          <w:rFonts w:ascii="Times New Roman" w:hAnsi="Times New Roman"/>
          <w:sz w:val="24"/>
          <w:szCs w:val="24"/>
        </w:rPr>
        <w:t>”</w:t>
      </w:r>
      <w:r w:rsidR="002C3D96" w:rsidRPr="00376AFF">
        <w:rPr>
          <w:rFonts w:ascii="Times New Roman" w:hAnsi="Times New Roman"/>
          <w:sz w:val="24"/>
          <w:szCs w:val="24"/>
        </w:rPr>
        <w:t xml:space="preserve">) </w:t>
      </w:r>
      <w:r w:rsidRPr="00376AFF">
        <w:rPr>
          <w:rFonts w:ascii="Times New Roman" w:hAnsi="Times New Roman"/>
          <w:sz w:val="24"/>
          <w:szCs w:val="24"/>
        </w:rPr>
        <w:t xml:space="preserve">2D erosion criterion of </w:t>
      </w:r>
      <w:r w:rsidR="00C70139" w:rsidRPr="00376AFF">
        <w:rPr>
          <w:rFonts w:ascii="Times New Roman" w:hAnsi="Times New Roman"/>
          <w:sz w:val="24"/>
          <w:szCs w:val="24"/>
        </w:rPr>
        <w:t>Manenti et al.</w:t>
      </w:r>
      <w:r w:rsidRPr="00376AFF">
        <w:rPr>
          <w:rFonts w:ascii="Times New Roman" w:hAnsi="Times New Roman"/>
          <w:sz w:val="24"/>
          <w:szCs w:val="24"/>
        </w:rPr>
        <w:t xml:space="preserve"> (</w:t>
      </w:r>
      <w:r w:rsidR="00C70139" w:rsidRPr="00376AFF">
        <w:rPr>
          <w:rFonts w:ascii="Times New Roman" w:hAnsi="Times New Roman"/>
          <w:sz w:val="24"/>
          <w:szCs w:val="24"/>
        </w:rPr>
        <w:t>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_Ref447811118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122</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 xml:space="preserve">based on the formulation of </w:t>
      </w:r>
      <w:r w:rsidR="00C70139" w:rsidRPr="00376AFF">
        <w:rPr>
          <w:rFonts w:ascii="Times New Roman" w:hAnsi="Times New Roman"/>
          <w:sz w:val="24"/>
          <w:szCs w:val="24"/>
        </w:rPr>
        <w:t xml:space="preserve">Shields - van Rijn. </w:t>
      </w:r>
      <w:r w:rsidRPr="00376AFF">
        <w:rPr>
          <w:rFonts w:ascii="Times New Roman" w:hAnsi="Times New Roman"/>
          <w:sz w:val="24"/>
          <w:szCs w:val="24"/>
        </w:rPr>
        <w:t xml:space="preserve">Two modifications </w:t>
      </w:r>
      <w:r w:rsidR="002C3D96" w:rsidRPr="00376AFF">
        <w:rPr>
          <w:rFonts w:ascii="Times New Roman" w:hAnsi="Times New Roman"/>
          <w:sz w:val="24"/>
          <w:szCs w:val="24"/>
        </w:rPr>
        <w:t xml:space="preserve">to this scheme </w:t>
      </w:r>
      <w:r w:rsidRPr="00376AFF">
        <w:rPr>
          <w:rFonts w:ascii="Times New Roman" w:hAnsi="Times New Roman"/>
          <w:sz w:val="24"/>
          <w:szCs w:val="24"/>
        </w:rPr>
        <w:t xml:space="preserve">are integrated: the extension to the third dimension and </w:t>
      </w:r>
      <w:r w:rsidR="002C3D96" w:rsidRPr="00376AFF">
        <w:rPr>
          <w:rFonts w:ascii="Times New Roman" w:hAnsi="Times New Roman"/>
          <w:sz w:val="24"/>
          <w:szCs w:val="24"/>
        </w:rPr>
        <w:t xml:space="preserve">the treatment of </w:t>
      </w:r>
      <w:r w:rsidRPr="00376AFF">
        <w:rPr>
          <w:rFonts w:ascii="Times New Roman" w:hAnsi="Times New Roman"/>
          <w:sz w:val="24"/>
          <w:szCs w:val="24"/>
        </w:rPr>
        <w:t xml:space="preserve">a second interface (“bed-load transport layer </w:t>
      </w:r>
      <w:r w:rsidR="00DD5B86" w:rsidRPr="00376AFF">
        <w:rPr>
          <w:rFonts w:ascii="Times New Roman" w:hAnsi="Times New Roman"/>
          <w:sz w:val="24"/>
          <w:szCs w:val="24"/>
        </w:rPr>
        <w:t>-</w:t>
      </w:r>
      <w:r w:rsidRPr="00376AFF">
        <w:rPr>
          <w:rFonts w:ascii="Times New Roman" w:hAnsi="Times New Roman"/>
          <w:sz w:val="24"/>
          <w:szCs w:val="24"/>
        </w:rPr>
        <w:t xml:space="preserve"> fixed bed”). </w:t>
      </w:r>
    </w:p>
    <w:p w:rsidR="00427AFE" w:rsidRPr="00376AFF" w:rsidRDefault="00427AFE"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erosion criterion refers to </w:t>
      </w:r>
      <w:r w:rsidR="00746CFD" w:rsidRPr="00376AFF">
        <w:rPr>
          <w:rFonts w:ascii="Times New Roman" w:hAnsi="Times New Roman"/>
          <w:sz w:val="24"/>
          <w:szCs w:val="24"/>
        </w:rPr>
        <w:t xml:space="preserve">the interaction of </w:t>
      </w:r>
      <w:r w:rsidRPr="00376AFF">
        <w:rPr>
          <w:rFonts w:ascii="Times New Roman" w:hAnsi="Times New Roman"/>
          <w:sz w:val="24"/>
          <w:szCs w:val="24"/>
        </w:rPr>
        <w:t xml:space="preserve">a generic fixed mixture particle and the </w:t>
      </w:r>
      <w:r w:rsidR="00746CFD" w:rsidRPr="00376AFF">
        <w:rPr>
          <w:rFonts w:ascii="Times New Roman" w:hAnsi="Times New Roman"/>
          <w:sz w:val="24"/>
          <w:szCs w:val="24"/>
        </w:rPr>
        <w:t xml:space="preserve">fluid flow above (pure fluid or mixture). Its </w:t>
      </w:r>
      <w:r w:rsidRPr="00376AFF">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The formulation of van Rijn (1993,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_Ref449947422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208</w:t>
      </w:r>
      <w:r w:rsidRPr="00376AFF">
        <w:rPr>
          <w:rFonts w:ascii="Times New Roman" w:hAnsi="Times New Roman"/>
          <w:sz w:val="24"/>
          <w:szCs w:val="24"/>
        </w:rPr>
        <w:fldChar w:fldCharType="end"/>
      </w:r>
      <w:r w:rsidRPr="00376AFF">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594"/>
          <w:p w:rsidR="002F35B9" w:rsidRPr="00376AFF" w:rsidRDefault="008238C4" w:rsidP="00EB747A">
            <w:pPr>
              <w:jc w:val="center"/>
              <w:rPr>
                <w:sz w:val="24"/>
                <w:szCs w:val="24"/>
              </w:rPr>
            </w:pPr>
            <w:r w:rsidRPr="00376AFF">
              <w:rPr>
                <w:position w:val="-68"/>
              </w:rPr>
              <w:object w:dxaOrig="6540" w:dyaOrig="1480">
                <v:shape id="_x0000_i1214" type="#_x0000_t75" style="width:273.7pt;height:64.85pt" o:ole="">
                  <v:imagedata r:id="rId400" o:title=""/>
                </v:shape>
                <o:OLEObject Type="Embed" ProgID="Equation.3" ShapeID="_x0000_i1214" DrawAspect="Content" ObjectID="_1679893550" r:id="rId401"/>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595" w:name="_Ref383598057"/>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95"/>
            <w:commentRangeEnd w:id="594"/>
            <w:r w:rsidR="00AB6FB4" w:rsidRPr="00376AFF">
              <w:rPr>
                <w:rStyle w:val="Rimandocommento"/>
                <w:rFonts w:ascii="Times New Roman" w:eastAsia="Times New Roman" w:hAnsi="Times New Roman"/>
                <w:b w:val="0"/>
                <w:bCs w:val="0"/>
                <w:color w:val="auto"/>
                <w:szCs w:val="20"/>
                <w:lang w:eastAsia="it-IT"/>
              </w:rPr>
              <w:commentReference w:id="594"/>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2C3D96" w:rsidRPr="00376AFF">
        <w:rPr>
          <w:rFonts w:ascii="Symbol" w:hAnsi="Symbol"/>
          <w:i/>
          <w:sz w:val="24"/>
          <w:szCs w:val="24"/>
        </w:rPr>
        <w:t></w:t>
      </w:r>
      <w:r w:rsidR="002C3D96" w:rsidRPr="00376AFF">
        <w:rPr>
          <w:rFonts w:ascii="Times New Roman" w:hAnsi="Times New Roman"/>
          <w:i/>
          <w:sz w:val="24"/>
          <w:szCs w:val="24"/>
          <w:vertAlign w:val="subscript"/>
        </w:rPr>
        <w:t>c</w:t>
      </w:r>
      <w:r w:rsidR="002C3D96"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 xml:space="preserve">Shields </w:t>
      </w:r>
      <w:r w:rsidRPr="00376AFF">
        <w:rPr>
          <w:rFonts w:ascii="Times New Roman" w:hAnsi="Times New Roman"/>
          <w:sz w:val="24"/>
          <w:szCs w:val="24"/>
        </w:rPr>
        <w:t xml:space="preserve">parameter and </w:t>
      </w:r>
      <w:r w:rsidR="00C70139" w:rsidRPr="00376AFF">
        <w:rPr>
          <w:rFonts w:ascii="Times New Roman" w:hAnsi="Times New Roman"/>
          <w:i/>
          <w:sz w:val="24"/>
          <w:szCs w:val="24"/>
        </w:rPr>
        <w:t>Re</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is the grain Reynolds number</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596"/>
          <w:p w:rsidR="00C70139" w:rsidRPr="00376AFF" w:rsidRDefault="00B23D4C" w:rsidP="00EB747A">
            <w:pPr>
              <w:jc w:val="center"/>
              <w:rPr>
                <w:sz w:val="24"/>
                <w:szCs w:val="24"/>
              </w:rPr>
            </w:pPr>
            <w:r w:rsidRPr="00376AFF">
              <w:rPr>
                <w:position w:val="-32"/>
              </w:rPr>
              <w:object w:dxaOrig="1140" w:dyaOrig="700">
                <v:shape id="_x0000_i1215" type="#_x0000_t75" style="width:50.55pt;height:32.2pt" o:ole="">
                  <v:imagedata r:id="rId402" o:title=""/>
                </v:shape>
                <o:OLEObject Type="Embed" ProgID="Equation.3" ShapeID="_x0000_i1215" DrawAspect="Content" ObjectID="_1679893551" r:id="rId403"/>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596"/>
            <w:r w:rsidR="00AB6FB4" w:rsidRPr="00376AFF">
              <w:rPr>
                <w:rStyle w:val="Rimandocommento"/>
                <w:rFonts w:ascii="Times New Roman" w:eastAsia="Times New Roman" w:hAnsi="Times New Roman"/>
                <w:b w:val="0"/>
                <w:bCs w:val="0"/>
                <w:color w:val="auto"/>
                <w:szCs w:val="20"/>
                <w:lang w:eastAsia="it-IT"/>
              </w:rPr>
              <w:commentReference w:id="596"/>
            </w:r>
          </w:p>
        </w:tc>
      </w:tr>
    </w:tbl>
    <w:p w:rsidR="00C70139" w:rsidRPr="00376AFF" w:rsidRDefault="00C70139" w:rsidP="00C70139">
      <w:pPr>
        <w:spacing w:after="0" w:line="240" w:lineRule="auto"/>
        <w:jc w:val="both"/>
        <w:rPr>
          <w:rFonts w:ascii="Times New Roman" w:hAnsi="Times New Roman"/>
          <w:sz w:val="24"/>
          <w:szCs w:val="24"/>
        </w:rPr>
      </w:pPr>
    </w:p>
    <w:p w:rsidR="00B23D4C" w:rsidRPr="00376AFF" w:rsidRDefault="00B23D4C" w:rsidP="00B23D4C">
      <w:pPr>
        <w:spacing w:after="0" w:line="240" w:lineRule="auto"/>
        <w:jc w:val="both"/>
        <w:rPr>
          <w:rFonts w:ascii="Times New Roman" w:hAnsi="Times New Roman"/>
          <w:sz w:val="24"/>
          <w:szCs w:val="24"/>
        </w:rPr>
      </w:pPr>
      <w:ins w:id="597" w:author="Amicarelli Andrea (RSE)" w:date="2020-08-06T11:58:00Z">
        <w:r w:rsidRPr="00376AFF">
          <w:rPr>
            <w:rFonts w:ascii="Times New Roman" w:hAnsi="Times New Roman"/>
            <w:sz w:val="24"/>
            <w:szCs w:val="24"/>
          </w:rPr>
          <w:t>w</w:t>
        </w:r>
      </w:ins>
      <w:ins w:id="598" w:author="Amicarelli Andrea (RSE)" w:date="2020-08-06T11:56:00Z">
        <w:r w:rsidRPr="00376AFF">
          <w:rPr>
            <w:rFonts w:ascii="Times New Roman" w:hAnsi="Times New Roman"/>
            <w:sz w:val="24"/>
            <w:szCs w:val="24"/>
          </w:rPr>
          <w:t xml:space="preserve">here </w:t>
        </w:r>
      </w:ins>
      <w:ins w:id="599" w:author="Amicarelli Andrea (RSE)" w:date="2020-08-06T12:00:00Z">
        <w:r w:rsidR="00020B92" w:rsidRPr="00376AFF">
          <w:rPr>
            <w:rFonts w:ascii="Times New Roman" w:hAnsi="Times New Roman"/>
            <w:sz w:val="24"/>
            <w:szCs w:val="24"/>
          </w:rPr>
          <w:t>k</w:t>
        </w:r>
        <w:r w:rsidR="00020B92" w:rsidRPr="00376AFF">
          <w:rPr>
            <w:rFonts w:ascii="Times New Roman" w:hAnsi="Times New Roman"/>
            <w:sz w:val="24"/>
            <w:szCs w:val="24"/>
            <w:vertAlign w:val="subscript"/>
          </w:rPr>
          <w:t>s</w:t>
        </w:r>
        <w:r w:rsidR="00020B92" w:rsidRPr="00376AFF">
          <w:rPr>
            <w:rFonts w:ascii="Times New Roman" w:hAnsi="Times New Roman"/>
            <w:sz w:val="24"/>
            <w:szCs w:val="24"/>
          </w:rPr>
          <w:t xml:space="preserve"> is a roughness length scale with </w:t>
        </w:r>
      </w:ins>
      <w:ins w:id="600" w:author="Amicarelli Andrea (RSE)" w:date="2020-08-06T11:56:00Z">
        <w:r w:rsidRPr="00376AFF">
          <w:rPr>
            <w:rFonts w:ascii="Times New Roman" w:hAnsi="Times New Roman"/>
            <w:sz w:val="24"/>
            <w:szCs w:val="24"/>
          </w:rPr>
          <w:t>k</w:t>
        </w:r>
        <w:r w:rsidRPr="00376AFF">
          <w:rPr>
            <w:rFonts w:ascii="Times New Roman" w:hAnsi="Times New Roman"/>
            <w:sz w:val="24"/>
            <w:szCs w:val="24"/>
            <w:vertAlign w:val="subscript"/>
          </w:rPr>
          <w:t>s</w:t>
        </w:r>
        <w:r w:rsidRPr="00376AFF">
          <w:rPr>
            <w:rFonts w:ascii="Times New Roman" w:hAnsi="Times New Roman"/>
            <w:sz w:val="24"/>
            <w:szCs w:val="24"/>
          </w:rPr>
          <w:t>=3d</w:t>
        </w:r>
        <w:r w:rsidRPr="00376AFF">
          <w:rPr>
            <w:rFonts w:ascii="Times New Roman" w:hAnsi="Times New Roman"/>
            <w:sz w:val="24"/>
            <w:szCs w:val="24"/>
            <w:vertAlign w:val="subscript"/>
          </w:rPr>
          <w:t>50</w:t>
        </w:r>
        <w:r w:rsidRPr="00376AFF">
          <w:rPr>
            <w:rFonts w:ascii="Times New Roman" w:hAnsi="Times New Roman"/>
            <w:sz w:val="24"/>
            <w:szCs w:val="24"/>
          </w:rPr>
          <w:t xml:space="preserve"> </w:t>
        </w:r>
      </w:ins>
      <w:ins w:id="601" w:author="Amicarelli Andrea (RSE)" w:date="2020-08-06T12:00:00Z">
        <w:r w:rsidR="00020B92" w:rsidRPr="00376AFF">
          <w:rPr>
            <w:rFonts w:ascii="Times New Roman" w:hAnsi="Times New Roman"/>
            <w:sz w:val="24"/>
            <w:szCs w:val="24"/>
          </w:rPr>
          <w:t>a</w:t>
        </w:r>
      </w:ins>
      <w:ins w:id="602" w:author="Amicarelli Andrea (RSE)" w:date="2020-08-06T11:58:00Z">
        <w:r w:rsidRPr="00376AFF">
          <w:rPr>
            <w:rFonts w:ascii="Times New Roman" w:hAnsi="Times New Roman"/>
            <w:sz w:val="24"/>
            <w:szCs w:val="24"/>
          </w:rPr>
          <w:t xml:space="preserve">s </w:t>
        </w:r>
      </w:ins>
      <w:ins w:id="603" w:author="Amicarelli Andrea (RSE)" w:date="2020-08-06T11:56:00Z">
        <w:r w:rsidRPr="00376AFF">
          <w:rPr>
            <w:rFonts w:ascii="Times New Roman" w:hAnsi="Times New Roman"/>
            <w:sz w:val="24"/>
            <w:szCs w:val="24"/>
          </w:rPr>
          <w:t>an approximation for k</w:t>
        </w:r>
        <w:r w:rsidRPr="00376AFF">
          <w:rPr>
            <w:rFonts w:ascii="Times New Roman" w:hAnsi="Times New Roman"/>
            <w:sz w:val="24"/>
            <w:szCs w:val="24"/>
            <w:vertAlign w:val="subscript"/>
          </w:rPr>
          <w:t>s</w:t>
        </w:r>
        <w:r w:rsidRPr="00376AFF">
          <w:rPr>
            <w:rFonts w:ascii="Times New Roman" w:hAnsi="Times New Roman"/>
            <w:sz w:val="24"/>
            <w:szCs w:val="24"/>
          </w:rPr>
          <w:t>=3d</w:t>
        </w:r>
        <w:r w:rsidRPr="00376AFF">
          <w:rPr>
            <w:rFonts w:ascii="Times New Roman" w:hAnsi="Times New Roman"/>
            <w:sz w:val="24"/>
            <w:szCs w:val="24"/>
            <w:vertAlign w:val="subscript"/>
          </w:rPr>
          <w:t>90</w:t>
        </w:r>
        <w:r w:rsidRPr="00376AFF">
          <w:rPr>
            <w:rFonts w:ascii="Times New Roman" w:hAnsi="Times New Roman"/>
            <w:sz w:val="24"/>
            <w:szCs w:val="24"/>
          </w:rPr>
          <w:t xml:space="preserve">. </w:t>
        </w:r>
      </w:ins>
      <w:ins w:id="604" w:author="Amicarelli Andrea (RSE)" w:date="2020-08-06T11:57:00Z">
        <w:r w:rsidRPr="00376AFF">
          <w:rPr>
            <w:rFonts w:ascii="Times New Roman" w:hAnsi="Times New Roman"/>
            <w:sz w:val="24"/>
            <w:szCs w:val="24"/>
          </w:rPr>
          <w:t xml:space="preserve">It is </w:t>
        </w:r>
      </w:ins>
      <w:ins w:id="605" w:author="Amicarelli Andrea (RSE)" w:date="2020-08-06T11:56:00Z">
        <w:r w:rsidRPr="00376AFF">
          <w:rPr>
            <w:rFonts w:ascii="Times New Roman" w:hAnsi="Times New Roman"/>
            <w:sz w:val="24"/>
            <w:szCs w:val="24"/>
          </w:rPr>
          <w:t xml:space="preserve">a local erosion criterion, </w:t>
        </w:r>
      </w:ins>
      <w:ins w:id="606" w:author="Amicarelli Andrea (RSE)" w:date="2020-08-06T11:57:00Z">
        <w:r w:rsidRPr="00376AFF">
          <w:rPr>
            <w:rFonts w:ascii="Times New Roman" w:hAnsi="Times New Roman"/>
            <w:sz w:val="24"/>
            <w:szCs w:val="24"/>
          </w:rPr>
          <w:t xml:space="preserve">thus </w:t>
        </w:r>
      </w:ins>
      <w:ins w:id="607" w:author="Amicarelli Andrea (RSE)" w:date="2020-08-06T11:56:00Z">
        <w:r w:rsidRPr="00376AFF">
          <w:rPr>
            <w:rFonts w:ascii="Times New Roman" w:hAnsi="Times New Roman"/>
            <w:sz w:val="24"/>
            <w:szCs w:val="24"/>
          </w:rPr>
          <w:t xml:space="preserve">roughness </w:t>
        </w:r>
      </w:ins>
      <w:ins w:id="608" w:author="Amicarelli Andrea (RSE)" w:date="2020-08-06T11:57:00Z">
        <w:r w:rsidRPr="00376AFF">
          <w:rPr>
            <w:rFonts w:ascii="Times New Roman" w:hAnsi="Times New Roman"/>
            <w:sz w:val="24"/>
            <w:szCs w:val="24"/>
          </w:rPr>
          <w:t xml:space="preserve">is computed </w:t>
        </w:r>
      </w:ins>
      <w:ins w:id="609" w:author="Amicarelli Andrea (RSE)" w:date="2020-08-06T11:56:00Z">
        <w:r w:rsidRPr="00376AFF">
          <w:rPr>
            <w:rFonts w:ascii="Times New Roman" w:hAnsi="Times New Roman"/>
            <w:sz w:val="24"/>
            <w:szCs w:val="24"/>
          </w:rPr>
          <w:t xml:space="preserve">locally, </w:t>
        </w:r>
      </w:ins>
      <w:ins w:id="610" w:author="Amicarelli Andrea (RSE)" w:date="2020-08-06T11:57:00Z">
        <w:r w:rsidRPr="00376AFF">
          <w:rPr>
            <w:rFonts w:ascii="Times New Roman" w:hAnsi="Times New Roman"/>
            <w:sz w:val="24"/>
            <w:szCs w:val="24"/>
          </w:rPr>
          <w:t xml:space="preserve">instead of adopting a formulation for </w:t>
        </w:r>
      </w:ins>
      <w:ins w:id="611" w:author="Amicarelli Andrea (RSE)" w:date="2020-08-06T11:56:00Z">
        <w:r w:rsidRPr="00376AFF">
          <w:rPr>
            <w:rFonts w:ascii="Times New Roman" w:hAnsi="Times New Roman"/>
            <w:sz w:val="24"/>
            <w:szCs w:val="24"/>
          </w:rPr>
          <w:t>bed forms ([</w:t>
        </w:r>
      </w:ins>
      <w:r w:rsidR="00020B92" w:rsidRPr="00376AFF">
        <w:rPr>
          <w:rFonts w:ascii="Times New Roman" w:hAnsi="Times New Roman"/>
          <w:sz w:val="24"/>
          <w:szCs w:val="24"/>
        </w:rPr>
        <w:fldChar w:fldCharType="begin"/>
      </w:r>
      <w:r w:rsidR="00020B92" w:rsidRPr="00376AFF">
        <w:rPr>
          <w:rFonts w:ascii="Times New Roman" w:hAnsi="Times New Roman"/>
          <w:sz w:val="24"/>
          <w:szCs w:val="24"/>
        </w:rPr>
        <w:instrText xml:space="preserve"> PAGEREF _Ref47607582 \h </w:instrText>
      </w:r>
      <w:r w:rsidR="00020B92" w:rsidRPr="00376AFF">
        <w:rPr>
          <w:rFonts w:ascii="Times New Roman" w:hAnsi="Times New Roman"/>
          <w:sz w:val="24"/>
          <w:szCs w:val="24"/>
        </w:rPr>
      </w:r>
      <w:r w:rsidR="00020B92" w:rsidRPr="00376AFF">
        <w:rPr>
          <w:rFonts w:ascii="Times New Roman" w:hAnsi="Times New Roman"/>
          <w:sz w:val="24"/>
          <w:szCs w:val="24"/>
        </w:rPr>
        <w:fldChar w:fldCharType="separate"/>
      </w:r>
      <w:r w:rsidR="00093238">
        <w:rPr>
          <w:rFonts w:ascii="Times New Roman" w:hAnsi="Times New Roman"/>
          <w:noProof/>
          <w:sz w:val="24"/>
          <w:szCs w:val="24"/>
        </w:rPr>
        <w:t>93</w:t>
      </w:r>
      <w:r w:rsidR="00020B92" w:rsidRPr="00376AFF">
        <w:rPr>
          <w:rFonts w:ascii="Times New Roman" w:hAnsi="Times New Roman"/>
          <w:sz w:val="24"/>
          <w:szCs w:val="24"/>
        </w:rPr>
        <w:fldChar w:fldCharType="end"/>
      </w:r>
      <w:ins w:id="612" w:author="Amicarelli Andrea (RSE)" w:date="2020-08-06T11:56:00Z">
        <w:r w:rsidRPr="00376AFF">
          <w:rPr>
            <w:rFonts w:ascii="Times New Roman" w:hAnsi="Times New Roman"/>
            <w:sz w:val="24"/>
            <w:szCs w:val="24"/>
          </w:rPr>
          <w:t>])</w:t>
        </w:r>
      </w:ins>
      <w:ins w:id="613" w:author="Amicarelli Andrea (RSE)" w:date="2020-08-06T11:58:00Z">
        <w:r w:rsidRPr="00376AFF">
          <w:rPr>
            <w:rFonts w:ascii="Times New Roman" w:hAnsi="Times New Roman"/>
            <w:sz w:val="24"/>
            <w:szCs w:val="24"/>
          </w:rPr>
          <w:t>.</w:t>
        </w:r>
      </w:ins>
    </w:p>
    <w:p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The assessment of the friction velocity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Pr="00376AFF">
        <w:rPr>
          <w:rFonts w:ascii="Times New Roman" w:hAnsi="Times New Roman"/>
          <w:sz w:val="24"/>
          <w:szCs w:val="24"/>
        </w:rPr>
        <w:t>) follows the procedure below</w:t>
      </w:r>
      <w:r w:rsidR="00C70139" w:rsidRPr="00376AFF">
        <w:rPr>
          <w:rFonts w:ascii="Times New Roman" w:hAnsi="Times New Roman"/>
          <w:sz w:val="24"/>
          <w:szCs w:val="24"/>
        </w:rPr>
        <w:t>.</w:t>
      </w:r>
    </w:p>
    <w:p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If the </w:t>
      </w:r>
      <w:r w:rsidR="00427AFE" w:rsidRPr="00376AFF">
        <w:rPr>
          <w:rFonts w:ascii="Times New Roman" w:hAnsi="Times New Roman"/>
          <w:sz w:val="24"/>
          <w:szCs w:val="24"/>
        </w:rPr>
        <w:t xml:space="preserve">reference </w:t>
      </w:r>
      <w:r w:rsidRPr="00376AFF">
        <w:rPr>
          <w:rFonts w:ascii="Times New Roman" w:hAnsi="Times New Roman"/>
          <w:sz w:val="24"/>
          <w:szCs w:val="24"/>
        </w:rPr>
        <w:t xml:space="preserve">height </w:t>
      </w:r>
      <w:r w:rsidR="00427AFE" w:rsidRPr="00376AFF">
        <w:rPr>
          <w:rFonts w:ascii="Times New Roman" w:hAnsi="Times New Roman"/>
          <w:sz w:val="24"/>
          <w:szCs w:val="24"/>
        </w:rPr>
        <w:t>of the fluid (</w:t>
      </w:r>
      <w:r w:rsidR="00C70139" w:rsidRPr="00376AFF">
        <w:rPr>
          <w:rFonts w:ascii="Times New Roman" w:hAnsi="Times New Roman"/>
          <w:i/>
          <w:sz w:val="24"/>
          <w:szCs w:val="24"/>
        </w:rPr>
        <w:t>z</w:t>
      </w:r>
      <w:r w:rsidR="00427AFE" w:rsidRPr="00376AFF">
        <w:rPr>
          <w:rFonts w:ascii="Times New Roman" w:hAnsi="Times New Roman"/>
          <w:sz w:val="24"/>
          <w:szCs w:val="24"/>
        </w:rPr>
        <w:t>)</w:t>
      </w:r>
      <w:r w:rsidR="00C70139" w:rsidRPr="00376AFF">
        <w:rPr>
          <w:rFonts w:ascii="Times New Roman" w:hAnsi="Times New Roman"/>
          <w:sz w:val="24"/>
          <w:szCs w:val="24"/>
        </w:rPr>
        <w:t xml:space="preserve"> </w:t>
      </w:r>
      <w:r w:rsidR="002C3D96" w:rsidRPr="00376AFF">
        <w:rPr>
          <w:rFonts w:ascii="Times New Roman" w:hAnsi="Times New Roman"/>
          <w:sz w:val="24"/>
          <w:szCs w:val="24"/>
        </w:rPr>
        <w:t>belongs to the Surface Neutra</w:t>
      </w:r>
      <w:r w:rsidRPr="00376AFF">
        <w:rPr>
          <w:rFonts w:ascii="Times New Roman" w:hAnsi="Times New Roman"/>
          <w:sz w:val="24"/>
          <w:szCs w:val="24"/>
        </w:rPr>
        <w:t xml:space="preserve">l Boundary Layer </w:t>
      </w:r>
      <w:r w:rsidR="00C70139" w:rsidRPr="00376AFF">
        <w:rPr>
          <w:rFonts w:ascii="Times New Roman" w:hAnsi="Times New Roman"/>
          <w:sz w:val="24"/>
          <w:szCs w:val="24"/>
        </w:rPr>
        <w:t xml:space="preserve">(SNBL), </w:t>
      </w:r>
      <w:r w:rsidRPr="00376AFF">
        <w:rPr>
          <w:rFonts w:ascii="Times New Roman" w:hAnsi="Times New Roman"/>
          <w:sz w:val="24"/>
          <w:szCs w:val="24"/>
        </w:rPr>
        <w:t xml:space="preserve">the model computes the roughness coefficient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Pr="00376AFF">
        <w:rPr>
          <w:rFonts w:ascii="Times New Roman" w:hAnsi="Times New Roman"/>
          <w:sz w:val="24"/>
          <w:szCs w:val="24"/>
        </w:rPr>
        <w:t xml:space="preserve">, according to the formula of </w:t>
      </w:r>
      <w:r w:rsidR="00C70139" w:rsidRPr="00376AFF">
        <w:rPr>
          <w:rFonts w:ascii="Times New Roman" w:hAnsi="Times New Roman"/>
          <w:sz w:val="24"/>
          <w:szCs w:val="24"/>
        </w:rPr>
        <w:t>Manenti et al. (2012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_Ref447811118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122</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and those associated to the similarity theory</w:t>
      </w:r>
      <w:r w:rsidR="002C3D96" w:rsidRPr="00376AFF">
        <w:rPr>
          <w:rFonts w:ascii="Times New Roman" w:hAnsi="Times New Roman"/>
          <w:sz w:val="24"/>
          <w:szCs w:val="24"/>
        </w:rPr>
        <w:t xml:space="preserve"> or the SNBL</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614"/>
          <w:p w:rsidR="00C70139" w:rsidRPr="00376AFF" w:rsidRDefault="00020B92" w:rsidP="00AB6FB4">
            <w:pPr>
              <w:jc w:val="center"/>
              <w:rPr>
                <w:sz w:val="24"/>
                <w:szCs w:val="24"/>
              </w:rPr>
            </w:pPr>
            <w:r w:rsidRPr="00376AFF">
              <w:rPr>
                <w:position w:val="-56"/>
              </w:rPr>
              <w:object w:dxaOrig="3879" w:dyaOrig="980">
                <v:shape id="_x0000_i1216" type="#_x0000_t75" style="width:167.25pt;height:42.95pt" o:ole="">
                  <v:imagedata r:id="rId404" o:title=""/>
                </v:shape>
                <o:OLEObject Type="Embed" ProgID="Equation.3" ShapeID="_x0000_i1216" DrawAspect="Content" ObjectID="_1679893552" r:id="rId405"/>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14"/>
            <w:r w:rsidR="00AB6FB4" w:rsidRPr="00376AFF">
              <w:rPr>
                <w:rStyle w:val="Rimandocommento"/>
                <w:rFonts w:ascii="Times New Roman" w:eastAsia="Times New Roman" w:hAnsi="Times New Roman"/>
                <w:b w:val="0"/>
                <w:bCs w:val="0"/>
                <w:color w:val="auto"/>
                <w:szCs w:val="20"/>
                <w:lang w:eastAsia="it-IT"/>
              </w:rPr>
              <w:commentReference w:id="614"/>
            </w:r>
          </w:p>
        </w:tc>
      </w:tr>
    </w:tbl>
    <w:p w:rsidR="00DD5B86" w:rsidRPr="00376AFF" w:rsidRDefault="00DD5B86" w:rsidP="00C70139">
      <w:pPr>
        <w:spacing w:after="0" w:line="240" w:lineRule="auto"/>
        <w:jc w:val="both"/>
        <w:rPr>
          <w:rFonts w:ascii="Times New Roman" w:hAnsi="Times New Roman"/>
          <w:sz w:val="24"/>
          <w:szCs w:val="24"/>
        </w:rPr>
      </w:pPr>
    </w:p>
    <w:p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C70139" w:rsidRPr="00376AFF">
        <w:rPr>
          <w:rFonts w:ascii="Times New Roman" w:hAnsi="Times New Roman"/>
          <w:i/>
          <w:sz w:val="24"/>
          <w:szCs w:val="24"/>
        </w:rPr>
        <w:t>k</w:t>
      </w:r>
      <w:r w:rsidR="00C70139" w:rsidRPr="00376AFF">
        <w:rPr>
          <w:rFonts w:ascii="Times New Roman" w:hAnsi="Times New Roman"/>
          <w:i/>
          <w:sz w:val="24"/>
          <w:szCs w:val="24"/>
          <w:vertAlign w:val="subscript"/>
        </w:rPr>
        <w:t>v</w:t>
      </w:r>
      <w:r w:rsidR="00C70139"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von Karman</w:t>
      </w:r>
      <w:r w:rsidRPr="00376AFF">
        <w:rPr>
          <w:rFonts w:ascii="Times New Roman" w:hAnsi="Times New Roman"/>
          <w:sz w:val="24"/>
          <w:szCs w:val="24"/>
        </w:rPr>
        <w:t xml:space="preserve"> constant</w:t>
      </w:r>
      <w:r w:rsidR="002C3D96" w:rsidRPr="00376AFF">
        <w:rPr>
          <w:rFonts w:ascii="Times New Roman" w:hAnsi="Times New Roman"/>
          <w:sz w:val="24"/>
          <w:szCs w:val="24"/>
        </w:rPr>
        <w:t xml:space="preserve"> and </w:t>
      </w:r>
      <w:r w:rsidR="002C3D96" w:rsidRPr="00376AFF">
        <w:rPr>
          <w:rFonts w:ascii="Times New Roman" w:hAnsi="Times New Roman"/>
          <w:i/>
          <w:sz w:val="24"/>
          <w:szCs w:val="24"/>
        </w:rPr>
        <w:t>U</w:t>
      </w:r>
      <w:r w:rsidR="002C3D96" w:rsidRPr="00376AFF">
        <w:rPr>
          <w:rFonts w:ascii="Times New Roman" w:hAnsi="Times New Roman"/>
          <w:sz w:val="24"/>
          <w:szCs w:val="24"/>
        </w:rPr>
        <w:t xml:space="preserve"> is the </w:t>
      </w:r>
      <w:r w:rsidR="00427AFE" w:rsidRPr="00376AFF">
        <w:rPr>
          <w:rFonts w:ascii="Times New Roman" w:hAnsi="Times New Roman"/>
          <w:sz w:val="24"/>
          <w:szCs w:val="24"/>
        </w:rPr>
        <w:t xml:space="preserve">flow </w:t>
      </w:r>
      <w:r w:rsidR="002C3D96" w:rsidRPr="00376AFF">
        <w:rPr>
          <w:rFonts w:ascii="Times New Roman" w:hAnsi="Times New Roman"/>
          <w:sz w:val="24"/>
          <w:szCs w:val="24"/>
        </w:rPr>
        <w:t xml:space="preserve">velocity </w:t>
      </w:r>
      <w:r w:rsidR="00427AFE" w:rsidRPr="00376AFF">
        <w:rPr>
          <w:rFonts w:ascii="Times New Roman" w:hAnsi="Times New Roman"/>
          <w:sz w:val="24"/>
          <w:szCs w:val="24"/>
        </w:rPr>
        <w:t>at the reference height</w:t>
      </w:r>
      <w:r w:rsidR="00C70139" w:rsidRPr="00376AFF">
        <w:rPr>
          <w:rFonts w:ascii="Times New Roman" w:hAnsi="Times New Roman"/>
          <w:sz w:val="24"/>
          <w:szCs w:val="24"/>
        </w:rPr>
        <w:t xml:space="preserve">. </w:t>
      </w:r>
    </w:p>
    <w:p w:rsidR="00C70139" w:rsidRPr="00376AFF" w:rsidRDefault="00DD5B86" w:rsidP="00DD5B86">
      <w:pPr>
        <w:spacing w:after="0" w:line="240" w:lineRule="auto"/>
        <w:jc w:val="both"/>
        <w:rPr>
          <w:rFonts w:ascii="Times New Roman" w:hAnsi="Times New Roman"/>
          <w:sz w:val="24"/>
          <w:szCs w:val="24"/>
        </w:rPr>
      </w:pPr>
      <w:r w:rsidRPr="00376AFF">
        <w:rPr>
          <w:rFonts w:ascii="Times New Roman" w:hAnsi="Times New Roman"/>
          <w:sz w:val="24"/>
          <w:szCs w:val="24"/>
        </w:rPr>
        <w:t xml:space="preserve">If </w:t>
      </w:r>
      <w:r w:rsidR="00C70139" w:rsidRPr="00376AFF">
        <w:rPr>
          <w:rFonts w:ascii="Times New Roman" w:hAnsi="Times New Roman"/>
          <w:i/>
          <w:sz w:val="24"/>
          <w:szCs w:val="24"/>
        </w:rPr>
        <w:t>z</w:t>
      </w:r>
      <w:r w:rsidR="00C70139"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Pr="00376AFF">
        <w:rPr>
          <w:rFonts w:ascii="Times New Roman" w:hAnsi="Times New Roman"/>
          <w:sz w:val="24"/>
          <w:szCs w:val="24"/>
        </w:rPr>
        <w:t xml:space="preserve">the </w:t>
      </w:r>
      <w:r w:rsidR="00C70139" w:rsidRPr="00376AFF">
        <w:rPr>
          <w:rFonts w:ascii="Times New Roman" w:hAnsi="Times New Roman"/>
          <w:sz w:val="24"/>
          <w:szCs w:val="24"/>
        </w:rPr>
        <w:t xml:space="preserve">SNBL, </w:t>
      </w:r>
      <w:r w:rsidRPr="00376AFF">
        <w:rPr>
          <w:rFonts w:ascii="Times New Roman" w:hAnsi="Times New Roman"/>
          <w:sz w:val="24"/>
          <w:szCs w:val="24"/>
        </w:rPr>
        <w:t>the model considers the velocity profile of the Sub-Viscous Layer</w:t>
      </w:r>
      <w:r w:rsidR="00C70139" w:rsidRPr="00376AFF">
        <w:rPr>
          <w:rFonts w:ascii="Times New Roman" w:hAnsi="Times New Roman"/>
          <w:sz w:val="24"/>
          <w:szCs w:val="24"/>
        </w:rPr>
        <w:t xml:space="preserve">, </w:t>
      </w:r>
      <w:r w:rsidRPr="00376AFF">
        <w:rPr>
          <w:rFonts w:ascii="Times New Roman" w:hAnsi="Times New Roman"/>
          <w:sz w:val="24"/>
          <w:szCs w:val="24"/>
        </w:rPr>
        <w:t>with a direct estimation of the friction velocity</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615"/>
          <w:p w:rsidR="00C70139" w:rsidRPr="00376AFF" w:rsidRDefault="008238C4" w:rsidP="00EB747A">
            <w:pPr>
              <w:jc w:val="center"/>
              <w:rPr>
                <w:sz w:val="24"/>
                <w:szCs w:val="24"/>
              </w:rPr>
            </w:pPr>
            <w:r w:rsidRPr="00376AFF">
              <w:rPr>
                <w:position w:val="-26"/>
              </w:rPr>
              <w:object w:dxaOrig="1200" w:dyaOrig="720">
                <v:shape id="_x0000_i1217" type="#_x0000_t75" style="width:55pt;height:35.35pt" o:ole="">
                  <v:imagedata r:id="rId406" o:title=""/>
                </v:shape>
                <o:OLEObject Type="Embed" ProgID="Equation.3" ShapeID="_x0000_i1217" DrawAspect="Content" ObjectID="_1679893553" r:id="rId407"/>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15"/>
            <w:r w:rsidR="008238C4" w:rsidRPr="00376AFF">
              <w:rPr>
                <w:rStyle w:val="Rimandocommento"/>
                <w:rFonts w:ascii="Times New Roman" w:eastAsia="Times New Roman" w:hAnsi="Times New Roman"/>
                <w:b w:val="0"/>
                <w:bCs w:val="0"/>
                <w:color w:val="auto"/>
                <w:szCs w:val="20"/>
                <w:lang w:eastAsia="it-IT"/>
              </w:rPr>
              <w:commentReference w:id="615"/>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this case, </w:t>
      </w:r>
      <w:r w:rsidR="00C70139" w:rsidRPr="00376AFF">
        <w:rPr>
          <w:rFonts w:ascii="Times New Roman" w:hAnsi="Times New Roman"/>
          <w:i/>
          <w:sz w:val="24"/>
          <w:szCs w:val="24"/>
        </w:rPr>
        <w:t>U</w:t>
      </w:r>
      <w:r w:rsidR="00C70139" w:rsidRPr="00376AFF">
        <w:rPr>
          <w:rFonts w:ascii="Times New Roman" w:hAnsi="Times New Roman"/>
          <w:sz w:val="24"/>
          <w:szCs w:val="24"/>
        </w:rPr>
        <w:t xml:space="preserve"> </w:t>
      </w:r>
      <w:r w:rsidRPr="00376AFF">
        <w:rPr>
          <w:rFonts w:ascii="Times New Roman" w:hAnsi="Times New Roman"/>
          <w:sz w:val="24"/>
          <w:szCs w:val="24"/>
        </w:rPr>
        <w:t xml:space="preserve">can be smaller than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This usually happens at the lower interface (“bed-load transport layer - fixed bed”)</w:t>
      </w:r>
      <w:r w:rsidR="00C70139" w:rsidRPr="00376AFF">
        <w:rPr>
          <w:rFonts w:ascii="Times New Roman" w:hAnsi="Times New Roman"/>
          <w:sz w:val="24"/>
          <w:szCs w:val="24"/>
        </w:rPr>
        <w:t>.</w:t>
      </w:r>
    </w:p>
    <w:p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I</w:t>
      </w:r>
      <w:r w:rsidR="00DD5B86" w:rsidRPr="00376AFF">
        <w:rPr>
          <w:rFonts w:ascii="Times New Roman" w:hAnsi="Times New Roman"/>
          <w:sz w:val="24"/>
          <w:szCs w:val="24"/>
        </w:rPr>
        <w:t xml:space="preserve">n synthesis, the model estimates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by means of </w:t>
      </w:r>
      <w:r w:rsidR="00EA22FF" w:rsidRPr="00376AFF">
        <w:rPr>
          <w:rFonts w:ascii="Times New Roman" w:hAnsi="Times New Roman"/>
          <w:sz w:val="24"/>
          <w:szCs w:val="24"/>
        </w:rPr>
        <w:t>an</w:t>
      </w:r>
      <w:r w:rsidR="00DD5B86" w:rsidRPr="00376AFF">
        <w:rPr>
          <w:rFonts w:ascii="Times New Roman" w:hAnsi="Times New Roman"/>
          <w:sz w:val="24"/>
          <w:szCs w:val="24"/>
        </w:rPr>
        <w:t xml:space="preserve"> iterative procedure if </w:t>
      </w:r>
      <w:r w:rsidR="00DD5B86" w:rsidRPr="00376AFF">
        <w:rPr>
          <w:rFonts w:ascii="Times New Roman" w:hAnsi="Times New Roman"/>
          <w:i/>
          <w:sz w:val="24"/>
          <w:szCs w:val="24"/>
        </w:rPr>
        <w:t>z</w:t>
      </w:r>
      <w:r w:rsidR="00DD5B86"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00DD5B86" w:rsidRPr="00376AFF">
        <w:rPr>
          <w:rFonts w:ascii="Times New Roman" w:hAnsi="Times New Roman"/>
          <w:sz w:val="24"/>
          <w:szCs w:val="24"/>
        </w:rPr>
        <w:t xml:space="preserve">the </w:t>
      </w:r>
      <w:r w:rsidR="00C70139" w:rsidRPr="00376AFF">
        <w:rPr>
          <w:rFonts w:ascii="Times New Roman" w:hAnsi="Times New Roman"/>
          <w:sz w:val="24"/>
          <w:szCs w:val="24"/>
        </w:rPr>
        <w:t>SNBL</w:t>
      </w:r>
      <w:r w:rsidR="00EA22FF" w:rsidRPr="00376AFF">
        <w:rPr>
          <w:rFonts w:ascii="Times New Roman" w:hAnsi="Times New Roman"/>
          <w:sz w:val="24"/>
          <w:szCs w:val="24"/>
        </w:rPr>
        <w:t xml:space="preserve">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depends on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00EA22FF" w:rsidRPr="00376AFF">
        <w:rPr>
          <w:rFonts w:ascii="Times New Roman" w:hAnsi="Times New Roman"/>
          <w:sz w:val="24"/>
          <w:szCs w:val="24"/>
        </w:rPr>
        <w:t>, which is in turn</w:t>
      </w:r>
      <w:r w:rsidR="00DD5B86" w:rsidRPr="00376AFF">
        <w:rPr>
          <w:rFonts w:ascii="Times New Roman" w:hAnsi="Times New Roman"/>
          <w:sz w:val="24"/>
          <w:szCs w:val="24"/>
        </w:rPr>
        <w:t xml:space="preserve"> function of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EA22FF" w:rsidRPr="00376AFF">
        <w:rPr>
          <w:rFonts w:ascii="Times New Roman" w:hAnsi="Times New Roman"/>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then </w:t>
      </w:r>
      <w:r w:rsidR="00C70139" w:rsidRPr="00376AFF">
        <w:rPr>
          <w:rFonts w:ascii="Times New Roman" w:hAnsi="Times New Roman"/>
          <w:i/>
          <w:sz w:val="24"/>
          <w:szCs w:val="24"/>
        </w:rPr>
        <w:t>Re</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and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Shield parameter is </w:t>
      </w:r>
      <w:r w:rsidR="00EA22FF" w:rsidRPr="00376AFF">
        <w:rPr>
          <w:rFonts w:ascii="Times New Roman" w:hAnsi="Times New Roman"/>
          <w:sz w:val="24"/>
          <w:szCs w:val="24"/>
        </w:rPr>
        <w:t>computed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616"/>
          <w:p w:rsidR="00C70139" w:rsidRPr="00376AFF" w:rsidRDefault="002F35B9" w:rsidP="00EB747A">
            <w:pPr>
              <w:jc w:val="center"/>
              <w:rPr>
                <w:sz w:val="24"/>
                <w:szCs w:val="24"/>
              </w:rPr>
            </w:pPr>
            <w:r w:rsidRPr="00376AFF">
              <w:rPr>
                <w:position w:val="-32"/>
              </w:rPr>
              <w:object w:dxaOrig="3320" w:dyaOrig="700">
                <v:shape id="_x0000_i1218" type="#_x0000_t75" style="width:147.15pt;height:32.2pt" o:ole="">
                  <v:imagedata r:id="rId408" o:title=""/>
                </v:shape>
                <o:OLEObject Type="Embed" ProgID="Equation.3" ShapeID="_x0000_i1218" DrawAspect="Content" ObjectID="_1679893554" r:id="rId409"/>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16"/>
            <w:r w:rsidR="002F35B9" w:rsidRPr="00376AFF">
              <w:rPr>
                <w:rStyle w:val="Rimandocommento"/>
                <w:rFonts w:ascii="Times New Roman" w:eastAsia="Times New Roman" w:hAnsi="Times New Roman"/>
                <w:b w:val="0"/>
                <w:bCs w:val="0"/>
                <w:color w:val="auto"/>
                <w:szCs w:val="20"/>
                <w:lang w:eastAsia="it-IT"/>
              </w:rPr>
              <w:commentReference w:id="616"/>
            </w:r>
          </w:p>
        </w:tc>
      </w:tr>
    </w:tbl>
    <w:p w:rsidR="00C70139" w:rsidRPr="00376AFF" w:rsidRDefault="00C70139" w:rsidP="00C70139">
      <w:pPr>
        <w:spacing w:after="0" w:line="240" w:lineRule="auto"/>
        <w:jc w:val="both"/>
        <w:rPr>
          <w:rFonts w:ascii="Times New Roman" w:hAnsi="Times New Roman"/>
          <w:sz w:val="24"/>
          <w:szCs w:val="24"/>
        </w:rPr>
      </w:pPr>
    </w:p>
    <w:p w:rsidR="00746CFD"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a</w:t>
      </w:r>
      <w:r w:rsidR="00DD5B86" w:rsidRPr="00376AFF">
        <w:rPr>
          <w:rFonts w:ascii="Times New Roman" w:hAnsi="Times New Roman"/>
          <w:sz w:val="24"/>
          <w:szCs w:val="24"/>
        </w:rPr>
        <w:t xml:space="preserve">nd compared with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t>In practise, Shields criterion is derived under 1D stationary and uniform conditions, and does not explicitly depend on the friction angle. This is explicitly taken into account to quantify the effects of the fixed bed slope, as explained in the following.</w:t>
      </w:r>
    </w:p>
    <w:p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2D erosion criterio</w:t>
      </w:r>
      <w:r w:rsidR="00EA22FF" w:rsidRPr="00376AFF">
        <w:rPr>
          <w:rFonts w:ascii="Times New Roman" w:hAnsi="Times New Roman"/>
          <w:sz w:val="24"/>
          <w:szCs w:val="24"/>
        </w:rPr>
        <w:t>n for horizontal beds can be ext</w:t>
      </w:r>
      <w:r w:rsidRPr="00376AFF">
        <w:rPr>
          <w:rFonts w:ascii="Times New Roman" w:hAnsi="Times New Roman"/>
          <w:sz w:val="24"/>
          <w:szCs w:val="24"/>
        </w:rPr>
        <w:t>e</w:t>
      </w:r>
      <w:r w:rsidR="00EA22FF" w:rsidRPr="00376AFF">
        <w:rPr>
          <w:rFonts w:ascii="Times New Roman" w:hAnsi="Times New Roman"/>
          <w:sz w:val="24"/>
          <w:szCs w:val="24"/>
        </w:rPr>
        <w:t>n</w:t>
      </w:r>
      <w:r w:rsidRPr="00376AFF">
        <w:rPr>
          <w:rFonts w:ascii="Times New Roman" w:hAnsi="Times New Roman"/>
          <w:sz w:val="24"/>
          <w:szCs w:val="24"/>
        </w:rPr>
        <w:t xml:space="preserve">ded to 3D generic slopes, by means of the coefficient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which is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280422"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617" w:name="_Ref383607764"/>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17"/>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vertAlign w:val="subscript"/>
        </w:rPr>
        <w:t></w:t>
      </w:r>
      <w:r w:rsidRPr="00376AFF">
        <w:rPr>
          <w:rFonts w:ascii="Times New Roman" w:hAnsi="Times New Roman"/>
          <w:sz w:val="24"/>
          <w:szCs w:val="24"/>
        </w:rPr>
        <w:t>is always non-negative and smaller than (</w:t>
      </w:r>
      <w:r w:rsidR="00EA22FF" w:rsidRPr="00376AFF">
        <w:rPr>
          <w:rFonts w:ascii="Times New Roman" w:hAnsi="Times New Roman"/>
          <w:sz w:val="24"/>
          <w:szCs w:val="24"/>
        </w:rPr>
        <w:t xml:space="preserve">or </w:t>
      </w:r>
      <w:r w:rsidRPr="00376AFF">
        <w:rPr>
          <w:rFonts w:ascii="Times New Roman" w:hAnsi="Times New Roman"/>
          <w:sz w:val="24"/>
          <w:szCs w:val="24"/>
        </w:rPr>
        <w:t xml:space="preserve">equal to) its 2D </w:t>
      </w:r>
      <w:r w:rsidR="00427AFE" w:rsidRPr="00376AFF">
        <w:rPr>
          <w:rFonts w:ascii="Times New Roman" w:hAnsi="Times New Roman"/>
          <w:sz w:val="24"/>
          <w:szCs w:val="24"/>
        </w:rPr>
        <w:t xml:space="preserve">value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i/>
          <w:sz w:val="24"/>
          <w:szCs w:val="24"/>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fact, if the slope angle transversal to the </w:t>
      </w:r>
      <w:r w:rsidR="00EA22FF" w:rsidRPr="00376AFF">
        <w:rPr>
          <w:rFonts w:ascii="Times New Roman" w:hAnsi="Times New Roman"/>
          <w:sz w:val="24"/>
          <w:szCs w:val="24"/>
        </w:rPr>
        <w:t xml:space="preserve">main flow </w:t>
      </w:r>
      <w:r w:rsidRPr="00376AFF">
        <w:rPr>
          <w:rFonts w:ascii="Times New Roman" w:hAnsi="Times New Roman"/>
          <w:sz w:val="24"/>
          <w:szCs w:val="24"/>
        </w:rPr>
        <w:t xml:space="preserve">direction </w:t>
      </w:r>
      <w:r w:rsidR="00C70139"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not null</w:t>
      </w:r>
      <w:r w:rsidR="00C70139" w:rsidRPr="00376AFF">
        <w:rPr>
          <w:rFonts w:ascii="Times New Roman" w:hAnsi="Times New Roman"/>
          <w:sz w:val="24"/>
          <w:szCs w:val="24"/>
        </w:rPr>
        <w:t xml:space="preserve">, </w:t>
      </w:r>
      <w:r w:rsidRPr="00376AFF">
        <w:rPr>
          <w:rFonts w:ascii="Times New Roman" w:hAnsi="Times New Roman"/>
          <w:sz w:val="24"/>
          <w:szCs w:val="24"/>
        </w:rPr>
        <w:t xml:space="preserve">erosion is </w:t>
      </w:r>
      <w:r w:rsidR="00EA22FF" w:rsidRPr="00376AFF">
        <w:rPr>
          <w:rFonts w:ascii="Times New Roman" w:hAnsi="Times New Roman"/>
          <w:sz w:val="24"/>
          <w:szCs w:val="24"/>
        </w:rPr>
        <w:t>enhanced</w:t>
      </w:r>
      <w:r w:rsidR="00C70139" w:rsidRPr="00376AFF">
        <w:rPr>
          <w:rFonts w:ascii="Times New Roman" w:hAnsi="Times New Roman"/>
          <w:sz w:val="24"/>
          <w:szCs w:val="24"/>
        </w:rPr>
        <w:t xml:space="preserve">. </w:t>
      </w:r>
      <w:r w:rsidRPr="00376AFF">
        <w:rPr>
          <w:rFonts w:ascii="Times New Roman" w:hAnsi="Times New Roman"/>
          <w:sz w:val="24"/>
          <w:szCs w:val="24"/>
        </w:rPr>
        <w:t xml:space="preserve">Further, in the presence of a bed with a locally ascendant </w:t>
      </w:r>
      <w:r w:rsidR="00EA22FF" w:rsidRPr="00376AFF">
        <w:rPr>
          <w:rFonts w:ascii="Times New Roman" w:hAnsi="Times New Roman"/>
          <w:sz w:val="24"/>
          <w:szCs w:val="24"/>
        </w:rPr>
        <w:t xml:space="preserve">slope </w:t>
      </w:r>
      <w:r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&lt;0),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can be higher than the unity</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this case, </w:t>
      </w:r>
      <w:r w:rsidR="00C70139" w:rsidRPr="00376AFF">
        <w:rPr>
          <w:rFonts w:ascii="Times New Roman" w:hAnsi="Times New Roman"/>
          <w:sz w:val="24"/>
          <w:szCs w:val="24"/>
        </w:rPr>
        <w:fldChar w:fldCharType="begin"/>
      </w:r>
      <w:r w:rsidR="00C70139" w:rsidRPr="00376AFF">
        <w:rPr>
          <w:rFonts w:ascii="Times New Roman" w:hAnsi="Times New Roman"/>
          <w:sz w:val="24"/>
          <w:szCs w:val="24"/>
        </w:rPr>
        <w:instrText xml:space="preserve"> REF _Ref383607764 \h  \* MERGEFORMAT </w:instrText>
      </w:r>
      <w:r w:rsidR="00C70139" w:rsidRPr="00376AFF">
        <w:rPr>
          <w:rFonts w:ascii="Times New Roman" w:hAnsi="Times New Roman"/>
          <w:sz w:val="24"/>
          <w:szCs w:val="24"/>
        </w:rPr>
      </w:r>
      <w:r w:rsidR="00C70139" w:rsidRPr="00376AFF">
        <w:rPr>
          <w:rFonts w:ascii="Times New Roman" w:hAnsi="Times New Roman"/>
          <w:sz w:val="24"/>
          <w:szCs w:val="24"/>
        </w:rPr>
        <w:fldChar w:fldCharType="separate"/>
      </w:r>
      <w:r w:rsidR="00093238" w:rsidRPr="00093238">
        <w:rPr>
          <w:rFonts w:ascii="Times New Roman" w:hAnsi="Times New Roman"/>
          <w:sz w:val="24"/>
          <w:szCs w:val="24"/>
        </w:rPr>
        <w:t>(7.44)</w:t>
      </w:r>
      <w:r w:rsidR="00C70139" w:rsidRPr="00376AFF">
        <w:rPr>
          <w:rFonts w:ascii="Times New Roman" w:hAnsi="Times New Roman"/>
          <w:sz w:val="24"/>
          <w:szCs w:val="24"/>
        </w:rPr>
        <w:fldChar w:fldCharType="end"/>
      </w:r>
      <w:r w:rsidR="00C70139" w:rsidRPr="00376AFF">
        <w:rPr>
          <w:rFonts w:ascii="Times New Roman" w:hAnsi="Times New Roman"/>
          <w:sz w:val="24"/>
          <w:szCs w:val="24"/>
        </w:rPr>
        <w:t xml:space="preserve"> </w:t>
      </w:r>
      <w:r w:rsidRPr="00376AFF">
        <w:rPr>
          <w:rFonts w:ascii="Times New Roman" w:hAnsi="Times New Roman"/>
          <w:sz w:val="24"/>
          <w:szCs w:val="24"/>
        </w:rPr>
        <w:t>can possibly p</w:t>
      </w:r>
      <w:r w:rsidR="00EA22FF" w:rsidRPr="00376AFF">
        <w:rPr>
          <w:rFonts w:ascii="Times New Roman" w:hAnsi="Times New Roman"/>
          <w:sz w:val="24"/>
          <w:szCs w:val="24"/>
        </w:rPr>
        <w:t>r</w:t>
      </w:r>
      <w:r w:rsidRPr="00376AFF">
        <w:rPr>
          <w:rFonts w:ascii="Times New Roman" w:hAnsi="Times New Roman"/>
          <w:sz w:val="24"/>
          <w:szCs w:val="24"/>
        </w:rPr>
        <w:t>ovide a second non</w:t>
      </w:r>
      <w:r w:rsidR="00EA22FF" w:rsidRPr="00376AFF">
        <w:rPr>
          <w:rFonts w:ascii="Times New Roman" w:hAnsi="Times New Roman"/>
          <w:sz w:val="24"/>
          <w:szCs w:val="24"/>
        </w:rPr>
        <w:t>-</w:t>
      </w:r>
      <w:r w:rsidRPr="00376AFF">
        <w:rPr>
          <w:rFonts w:ascii="Times New Roman" w:hAnsi="Times New Roman"/>
          <w:sz w:val="24"/>
          <w:szCs w:val="24"/>
        </w:rPr>
        <w:t xml:space="preserve">physical solution, with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rPr>
        <w:t></w:t>
      </w:r>
      <w:r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which is not take</w:t>
      </w:r>
      <w:r w:rsidR="00EA22FF" w:rsidRPr="00376AFF">
        <w:rPr>
          <w:rFonts w:ascii="Times New Roman" w:hAnsi="Times New Roman"/>
          <w:sz w:val="24"/>
          <w:szCs w:val="24"/>
        </w:rPr>
        <w:t>n</w:t>
      </w:r>
      <w:r w:rsidRPr="00376AFF">
        <w:rPr>
          <w:rFonts w:ascii="Times New Roman" w:hAnsi="Times New Roman"/>
          <w:sz w:val="24"/>
          <w:szCs w:val="24"/>
        </w:rPr>
        <w:t xml:space="preserve"> into account b</w:t>
      </w:r>
      <w:r w:rsidR="00EA22FF" w:rsidRPr="00376AFF">
        <w:rPr>
          <w:rFonts w:ascii="Times New Roman" w:hAnsi="Times New Roman"/>
          <w:sz w:val="24"/>
          <w:szCs w:val="24"/>
        </w:rPr>
        <w:t>e</w:t>
      </w:r>
      <w:r w:rsidRPr="00376AFF">
        <w:rPr>
          <w:rFonts w:ascii="Times New Roman" w:hAnsi="Times New Roman"/>
          <w:sz w:val="24"/>
          <w:szCs w:val="24"/>
        </w:rPr>
        <w:t>cause it corresponds to a flow with an inverted direction</w:t>
      </w:r>
      <w:r w:rsidR="00C70139" w:rsidRPr="00376AFF">
        <w:rPr>
          <w:rFonts w:ascii="Times New Roman" w:hAnsi="Times New Roman"/>
          <w:sz w:val="24"/>
          <w:szCs w:val="24"/>
        </w:rPr>
        <w:t>.</w:t>
      </w:r>
    </w:p>
    <w:p w:rsidR="00C70139" w:rsidRPr="00376AFF" w:rsidRDefault="00EA22FF" w:rsidP="00133D98">
      <w:pPr>
        <w:spacing w:after="0" w:line="240" w:lineRule="auto"/>
        <w:jc w:val="both"/>
        <w:rPr>
          <w:rFonts w:ascii="Times New Roman" w:hAnsi="Times New Roman"/>
          <w:sz w:val="24"/>
          <w:szCs w:val="24"/>
        </w:rPr>
      </w:pPr>
      <w:r w:rsidRPr="00376AFF">
        <w:rPr>
          <w:rFonts w:ascii="Times New Roman" w:hAnsi="Times New Roman"/>
          <w:sz w:val="24"/>
          <w:szCs w:val="24"/>
        </w:rPr>
        <w:t>T</w:t>
      </w:r>
      <w:r w:rsidR="00133D98" w:rsidRPr="00376AFF">
        <w:rPr>
          <w:rFonts w:ascii="Times New Roman" w:hAnsi="Times New Roman"/>
          <w:sz w:val="24"/>
          <w:szCs w:val="24"/>
        </w:rPr>
        <w:t>he normal at the interface “</w:t>
      </w:r>
      <w:r w:rsidRPr="00376AFF">
        <w:rPr>
          <w:rFonts w:ascii="Times New Roman" w:hAnsi="Times New Roman"/>
          <w:sz w:val="24"/>
          <w:szCs w:val="24"/>
        </w:rPr>
        <w:t>bed-load transport -</w:t>
      </w:r>
      <w:r w:rsidR="00133D98" w:rsidRPr="00376AFF">
        <w:rPr>
          <w:rFonts w:ascii="Times New Roman" w:hAnsi="Times New Roman"/>
          <w:sz w:val="24"/>
          <w:szCs w:val="24"/>
        </w:rPr>
        <w:t xml:space="preserve"> fixed bed”</w:t>
      </w:r>
      <w:r w:rsidRPr="00376AFF">
        <w:rPr>
          <w:rFonts w:ascii="Times New Roman" w:hAnsi="Times New Roman"/>
          <w:sz w:val="24"/>
          <w:szCs w:val="24"/>
        </w:rPr>
        <w:t xml:space="preserve"> is defined by a means of </w:t>
      </w:r>
      <w:r w:rsidR="00133D98" w:rsidRPr="00376AFF">
        <w:rPr>
          <w:rFonts w:ascii="Times New Roman" w:hAnsi="Times New Roman"/>
          <w:sz w:val="24"/>
          <w:szCs w:val="24"/>
        </w:rPr>
        <w:t>a normalized SPH approximation of the relative distance between the mobile sub-domain and the generic SPH particle of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280422"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45</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133D98"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I</w:t>
      </w:r>
      <w:r w:rsidR="00133D98" w:rsidRPr="00376AFF">
        <w:rPr>
          <w:rFonts w:ascii="Times New Roman" w:hAnsi="Times New Roman"/>
          <w:sz w:val="24"/>
          <w:szCs w:val="24"/>
        </w:rPr>
        <w:t>n the absence of a free s</w:t>
      </w:r>
      <w:r w:rsidRPr="00376AFF">
        <w:rPr>
          <w:rFonts w:ascii="Times New Roman" w:hAnsi="Times New Roman"/>
          <w:sz w:val="24"/>
          <w:szCs w:val="24"/>
        </w:rPr>
        <w:t>u</w:t>
      </w:r>
      <w:r w:rsidR="00133D98" w:rsidRPr="00376AFF">
        <w:rPr>
          <w:rFonts w:ascii="Times New Roman" w:hAnsi="Times New Roman"/>
          <w:sz w:val="24"/>
          <w:szCs w:val="24"/>
        </w:rPr>
        <w:t>rface, the normal</w:t>
      </w:r>
      <w:r w:rsidRPr="00376AFF">
        <w:rPr>
          <w:rFonts w:ascii="Times New Roman" w:hAnsi="Times New Roman"/>
          <w:sz w:val="24"/>
          <w:szCs w:val="24"/>
        </w:rPr>
        <w:t xml:space="preserve"> </w:t>
      </w:r>
      <w:r w:rsidR="00133D98" w:rsidRPr="00376AFF">
        <w:rPr>
          <w:rFonts w:ascii="Times New Roman" w:hAnsi="Times New Roman"/>
          <w:sz w:val="24"/>
          <w:szCs w:val="24"/>
        </w:rPr>
        <w:t>is aligned with gravity, by definition.</w:t>
      </w:r>
    </w:p>
    <w:p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main slope angle quantifies the slope of the fixed bed in the direction of the main flow</w:t>
      </w:r>
      <w:r w:rsidR="00C70139" w:rsidRPr="00376AFF">
        <w:rPr>
          <w:rFonts w:ascii="Times New Roman" w:hAnsi="Times New Roman"/>
          <w:sz w:val="24"/>
          <w:szCs w:val="24"/>
        </w:rPr>
        <w:t>.</w:t>
      </w:r>
      <w:r w:rsidRPr="00376AFF">
        <w:rPr>
          <w:rFonts w:ascii="Times New Roman" w:hAnsi="Times New Roman"/>
          <w:sz w:val="24"/>
          <w:szCs w:val="24"/>
        </w:rPr>
        <w:t xml:space="preserve"> Assuming that, close to the interface, the mixture velocity is parallel to the fixed</w:t>
      </w:r>
      <w:r w:rsidR="00EA22FF" w:rsidRPr="00376AFF">
        <w:rPr>
          <w:rFonts w:ascii="Times New Roman" w:hAnsi="Times New Roman"/>
          <w:sz w:val="24"/>
          <w:szCs w:val="24"/>
        </w:rPr>
        <w:t xml:space="preserve"> </w:t>
      </w:r>
      <w:r w:rsidRPr="00376AFF">
        <w:rPr>
          <w:rFonts w:ascii="Times New Roman" w:hAnsi="Times New Roman"/>
          <w:sz w:val="24"/>
          <w:szCs w:val="24"/>
        </w:rPr>
        <w:t>bed</w:t>
      </w:r>
      <w:r w:rsidR="00C70139" w:rsidRPr="00376AFF">
        <w:rPr>
          <w:rFonts w:ascii="Times New Roman" w:hAnsi="Times New Roman"/>
          <w:sz w:val="24"/>
          <w:szCs w:val="24"/>
        </w:rPr>
        <w:t xml:space="preserve">, </w:t>
      </w:r>
      <w:r w:rsidR="00C70139" w:rsidRPr="00376AFF">
        <w:rPr>
          <w:rFonts w:ascii="Symbol" w:hAnsi="Symbol"/>
          <w:i/>
          <w:sz w:val="24"/>
          <w:szCs w:val="24"/>
        </w:rPr>
        <w:t></w:t>
      </w:r>
      <w:r w:rsidR="00EA22FF" w:rsidRPr="00376AFF">
        <w:rPr>
          <w:rFonts w:ascii="Symbol" w:hAnsi="Symbol"/>
          <w:sz w:val="24"/>
          <w:szCs w:val="24"/>
        </w:rPr>
        <w:t></w:t>
      </w:r>
      <w:r w:rsidRPr="00376AFF">
        <w:rPr>
          <w:rFonts w:ascii="Times New Roman" w:hAnsi="Times New Roman"/>
          <w:sz w:val="24"/>
          <w:szCs w:val="24"/>
        </w:rPr>
        <w:t>only depend</w:t>
      </w:r>
      <w:r w:rsidR="00427AFE" w:rsidRPr="00376AFF">
        <w:rPr>
          <w:rFonts w:ascii="Times New Roman" w:hAnsi="Times New Roman"/>
          <w:sz w:val="24"/>
          <w:szCs w:val="24"/>
        </w:rPr>
        <w:t>s</w:t>
      </w:r>
      <w:r w:rsidRPr="00376AFF">
        <w:rPr>
          <w:rFonts w:ascii="Times New Roman" w:hAnsi="Times New Roman"/>
          <w:sz w:val="24"/>
          <w:szCs w:val="24"/>
        </w:rPr>
        <w:t xml:space="preserve"> on the direction of the velocity vector of the closes</w:t>
      </w:r>
      <w:r w:rsidR="00EA22FF" w:rsidRPr="00376AFF">
        <w:rPr>
          <w:rFonts w:ascii="Times New Roman" w:hAnsi="Times New Roman"/>
          <w:sz w:val="24"/>
          <w:szCs w:val="24"/>
        </w:rPr>
        <w:t>t</w:t>
      </w:r>
      <w:r w:rsidRPr="00376AFF">
        <w:rPr>
          <w:rFonts w:ascii="Times New Roman" w:hAnsi="Times New Roman"/>
          <w:sz w:val="24"/>
          <w:szCs w:val="24"/>
        </w:rPr>
        <w:t xml:space="preserve"> particle (</w:t>
      </w:r>
      <w:r w:rsidR="00C70139" w:rsidRPr="00376AFF">
        <w:rPr>
          <w:rFonts w:ascii="Times New Roman" w:hAnsi="Times New Roman"/>
          <w:sz w:val="24"/>
          <w:szCs w:val="24"/>
        </w:rPr>
        <w:t>3D</w:t>
      </w:r>
      <w:r w:rsidR="00135A11" w:rsidRPr="00376AFF">
        <w:rPr>
          <w:rFonts w:ascii="Times New Roman" w:hAnsi="Times New Roman"/>
          <w:sz w:val="24"/>
          <w:szCs w:val="24"/>
        </w:rPr>
        <w:t xml:space="preserve"> definition</w:t>
      </w:r>
      <w:r w:rsidR="00C70139"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In 2D</w:t>
      </w:r>
      <w:r w:rsidR="00EA22FF" w:rsidRPr="00376AFF">
        <w:rPr>
          <w:rFonts w:ascii="Times New Roman" w:hAnsi="Times New Roman"/>
          <w:sz w:val="24"/>
          <w:szCs w:val="24"/>
        </w:rPr>
        <w:t>,</w:t>
      </w:r>
      <w:r w:rsidR="00135A11" w:rsidRPr="00376AFF">
        <w:rPr>
          <w:rFonts w:ascii="Times New Roman" w:hAnsi="Times New Roman"/>
          <w:sz w:val="24"/>
          <w:szCs w:val="24"/>
        </w:rPr>
        <w:t xml:space="preserve"> on</w:t>
      </w:r>
      <w:r w:rsidR="00EA22FF" w:rsidRPr="00376AFF">
        <w:rPr>
          <w:rFonts w:ascii="Times New Roman" w:hAnsi="Times New Roman"/>
          <w:sz w:val="24"/>
          <w:szCs w:val="24"/>
        </w:rPr>
        <w:t>e</w:t>
      </w:r>
      <w:r w:rsidR="00135A11" w:rsidRPr="00376AFF">
        <w:rPr>
          <w:rFonts w:ascii="Times New Roman" w:hAnsi="Times New Roman"/>
          <w:sz w:val="24"/>
          <w:szCs w:val="24"/>
        </w:rPr>
        <w:t xml:space="preserve"> could alternatively </w:t>
      </w:r>
      <w:r w:rsidR="00427AFE" w:rsidRPr="00376AFF">
        <w:rPr>
          <w:rFonts w:ascii="Times New Roman" w:hAnsi="Times New Roman"/>
          <w:sz w:val="24"/>
          <w:szCs w:val="24"/>
        </w:rPr>
        <w:t xml:space="preserve">define </w:t>
      </w:r>
      <w:r w:rsidR="00427AFE" w:rsidRPr="00376AFF">
        <w:rPr>
          <w:rFonts w:ascii="Symbol" w:hAnsi="Symbol"/>
          <w:i/>
          <w:sz w:val="24"/>
          <w:szCs w:val="24"/>
        </w:rPr>
        <w:t></w:t>
      </w:r>
      <w:r w:rsidR="00427AFE" w:rsidRPr="00376AFF">
        <w:rPr>
          <w:rFonts w:ascii="Times New Roman" w:hAnsi="Times New Roman"/>
          <w:sz w:val="24"/>
          <w:szCs w:val="24"/>
        </w:rPr>
        <w:t xml:space="preserve"> as function of </w:t>
      </w:r>
      <w:r w:rsidR="00135A11" w:rsidRPr="00376AFF">
        <w:rPr>
          <w:rFonts w:ascii="Times New Roman" w:hAnsi="Times New Roman"/>
          <w:sz w:val="24"/>
          <w:szCs w:val="24"/>
        </w:rPr>
        <w:t>the velocity direction or the interface nor</w:t>
      </w:r>
      <w:r w:rsidR="00EA22FF" w:rsidRPr="00376AFF">
        <w:rPr>
          <w:rFonts w:ascii="Times New Roman" w:hAnsi="Times New Roman"/>
          <w:sz w:val="24"/>
          <w:szCs w:val="24"/>
        </w:rPr>
        <w:t>m</w:t>
      </w:r>
      <w:r w:rsidR="00135A11" w:rsidRPr="00376AFF">
        <w:rPr>
          <w:rFonts w:ascii="Times New Roman" w:hAnsi="Times New Roman"/>
          <w:sz w:val="24"/>
          <w:szCs w:val="24"/>
        </w:rPr>
        <w:t>al</w:t>
      </w:r>
      <w:r w:rsidRPr="00376AFF">
        <w:rPr>
          <w:rFonts w:ascii="Times New Roman" w:hAnsi="Times New Roman"/>
          <w:sz w:val="24"/>
          <w:szCs w:val="24"/>
        </w:rPr>
        <w:t xml:space="preserve">. </w:t>
      </w:r>
      <w:r w:rsidR="00EA22FF" w:rsidRPr="00376AFF">
        <w:rPr>
          <w:rFonts w:ascii="Times New Roman" w:hAnsi="Times New Roman"/>
          <w:sz w:val="24"/>
          <w:szCs w:val="24"/>
        </w:rPr>
        <w:t xml:space="preserve">The latter assumption reduces the model errors and is used in </w:t>
      </w:r>
      <w:r w:rsidR="00135A11" w:rsidRPr="00376AFF">
        <w:rPr>
          <w:rFonts w:ascii="Times New Roman" w:hAnsi="Times New Roman"/>
          <w:sz w:val="24"/>
          <w:szCs w:val="24"/>
        </w:rPr>
        <w:t>2D</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transversal slope angle </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defined as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48</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427AFE"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The u</w:t>
      </w:r>
      <w:r w:rsidR="00EA22FF" w:rsidRPr="00376AFF">
        <w:rPr>
          <w:rFonts w:ascii="Times New Roman" w:hAnsi="Times New Roman"/>
          <w:sz w:val="24"/>
          <w:szCs w:val="24"/>
        </w:rPr>
        <w:t>n</w:t>
      </w:r>
      <w:r w:rsidRPr="00376AFF">
        <w:rPr>
          <w:rFonts w:ascii="Times New Roman" w:hAnsi="Times New Roman"/>
          <w:sz w:val="24"/>
          <w:szCs w:val="24"/>
        </w:rPr>
        <w:t xml:space="preserve">ity vector </w:t>
      </w:r>
      <w:r w:rsidRPr="00376AFF">
        <w:rPr>
          <w:rFonts w:ascii="Times New Roman" w:hAnsi="Times New Roman"/>
          <w:i/>
          <w:sz w:val="24"/>
          <w:szCs w:val="24"/>
          <w:u w:val="single"/>
        </w:rPr>
        <w:t>n</w:t>
      </w:r>
      <w:r w:rsidRPr="00376AFF">
        <w:rPr>
          <w:rFonts w:ascii="Times New Roman" w:hAnsi="Times New Roman"/>
          <w:i/>
          <w:sz w:val="24"/>
          <w:szCs w:val="24"/>
          <w:vertAlign w:val="subscript"/>
        </w:rPr>
        <w:t>2</w:t>
      </w:r>
      <w:r w:rsidRPr="00376AFF">
        <w:rPr>
          <w:rFonts w:ascii="Times New Roman" w:hAnsi="Times New Roman"/>
          <w:sz w:val="24"/>
          <w:szCs w:val="24"/>
        </w:rPr>
        <w:t xml:space="preserve"> represents the bi-normal to the </w:t>
      </w:r>
      <w:r w:rsidR="003B097B" w:rsidRPr="00376AFF">
        <w:rPr>
          <w:rFonts w:ascii="Times New Roman" w:hAnsi="Times New Roman"/>
          <w:sz w:val="24"/>
          <w:szCs w:val="24"/>
        </w:rPr>
        <w:t xml:space="preserve">fluid particle </w:t>
      </w:r>
      <w:r w:rsidRPr="00376AFF">
        <w:rPr>
          <w:rFonts w:ascii="Times New Roman" w:hAnsi="Times New Roman"/>
          <w:sz w:val="24"/>
          <w:szCs w:val="24"/>
        </w:rPr>
        <w:t xml:space="preserve">trajectory and is independent on the sign of </w:t>
      </w:r>
      <w:r w:rsidR="00C70139" w:rsidRPr="00376AFF">
        <w:rPr>
          <w:rFonts w:ascii="Symbol" w:hAnsi="Symbol"/>
          <w:i/>
          <w:sz w:val="24"/>
          <w:szCs w:val="24"/>
        </w:rPr>
        <w:t></w:t>
      </w:r>
      <w:r w:rsidR="00C70139" w:rsidRPr="00376AFF">
        <w:rPr>
          <w:rFonts w:ascii="Times New Roman" w:hAnsi="Times New Roman"/>
          <w:sz w:val="24"/>
          <w:szCs w:val="24"/>
        </w:rPr>
        <w:t>.</w:t>
      </w:r>
      <w:r w:rsidR="003B097B" w:rsidRPr="00376AFF">
        <w:rPr>
          <w:rFonts w:ascii="Times New Roman" w:hAnsi="Times New Roman"/>
          <w:sz w:val="24"/>
          <w:szCs w:val="24"/>
        </w:rPr>
        <w:t xml:space="preserve"> </w:t>
      </w:r>
    </w:p>
    <w:p w:rsidR="00C70139"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is a solution of th</w:t>
      </w:r>
      <w:r w:rsidR="00746CFD" w:rsidRPr="00376AFF">
        <w:rPr>
          <w:rFonts w:ascii="Times New Roman" w:hAnsi="Times New Roman"/>
          <w:sz w:val="24"/>
          <w:szCs w:val="24"/>
        </w:rPr>
        <w:t>e</w:t>
      </w:r>
      <w:r w:rsidRPr="00376AFF">
        <w:rPr>
          <w:rFonts w:ascii="Times New Roman" w:hAnsi="Times New Roman"/>
          <w:sz w:val="24"/>
          <w:szCs w:val="24"/>
        </w:rPr>
        <w:t xml:space="preserve"> quadratic equation </w:t>
      </w:r>
      <w:r w:rsidR="00746CFD" w:rsidRPr="00376AFF">
        <w:rPr>
          <w:rFonts w:ascii="Times New Roman" w:hAnsi="Times New Roman"/>
          <w:sz w:val="24"/>
          <w:szCs w:val="24"/>
        </w:rPr>
        <w:t xml:space="preserve">of </w:t>
      </w:r>
      <w:r w:rsidR="00C70139" w:rsidRPr="00376AFF">
        <w:rPr>
          <w:rFonts w:ascii="Times New Roman" w:hAnsi="Times New Roman"/>
          <w:sz w:val="24"/>
          <w:szCs w:val="24"/>
        </w:rPr>
        <w:t>Seminara et al.</w:t>
      </w:r>
      <w:r w:rsidR="00746CFD" w:rsidRPr="00376AFF">
        <w:rPr>
          <w:rFonts w:ascii="Times New Roman" w:hAnsi="Times New Roman"/>
          <w:sz w:val="24"/>
          <w:szCs w:val="24"/>
        </w:rPr>
        <w:t xml:space="preserve"> (</w:t>
      </w:r>
      <w:r w:rsidR="00C70139" w:rsidRPr="00376AFF">
        <w:rPr>
          <w:rFonts w:ascii="Times New Roman" w:hAnsi="Times New Roman"/>
          <w:sz w:val="24"/>
          <w:szCs w:val="24"/>
        </w:rPr>
        <w:t>2002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_Ref449949045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177</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w:lastRenderedPageBreak/>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376AF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376AF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376AF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00135A11" w:rsidRPr="00376AFF">
        <w:rPr>
          <w:rFonts w:ascii="Times New Roman" w:hAnsi="Times New Roman"/>
          <w:sz w:val="24"/>
          <w:szCs w:val="24"/>
        </w:rPr>
        <w:t>the presence of two admi</w:t>
      </w:r>
      <w:r w:rsidR="003C6F03" w:rsidRPr="00376AFF">
        <w:rPr>
          <w:rFonts w:ascii="Times New Roman" w:hAnsi="Times New Roman"/>
          <w:sz w:val="24"/>
          <w:szCs w:val="24"/>
        </w:rPr>
        <w:t>ssi</w:t>
      </w:r>
      <w:r w:rsidR="00135A11" w:rsidRPr="00376AFF">
        <w:rPr>
          <w:rFonts w:ascii="Times New Roman" w:hAnsi="Times New Roman"/>
          <w:sz w:val="24"/>
          <w:szCs w:val="24"/>
        </w:rPr>
        <w:t xml:space="preserve">ble </w:t>
      </w:r>
      <w:r w:rsidR="003C6F03" w:rsidRPr="00376AFF">
        <w:rPr>
          <w:rFonts w:ascii="Times New Roman" w:hAnsi="Times New Roman"/>
          <w:sz w:val="24"/>
          <w:szCs w:val="24"/>
        </w:rPr>
        <w:t>roots</w:t>
      </w:r>
      <w:r w:rsidRPr="00376AFF">
        <w:rPr>
          <w:rFonts w:ascii="Times New Roman" w:hAnsi="Times New Roman"/>
          <w:sz w:val="24"/>
          <w:szCs w:val="24"/>
        </w:rPr>
        <w:t xml:space="preserve">, </w:t>
      </w:r>
      <w:r w:rsidR="00135A11" w:rsidRPr="00376AFF">
        <w:rPr>
          <w:rFonts w:ascii="Times New Roman" w:hAnsi="Times New Roman"/>
          <w:sz w:val="24"/>
          <w:szCs w:val="24"/>
        </w:rPr>
        <w:t>the model chooses the closes</w:t>
      </w:r>
      <w:r w:rsidR="003C6F03" w:rsidRPr="00376AFF">
        <w:rPr>
          <w:rFonts w:ascii="Times New Roman" w:hAnsi="Times New Roman"/>
          <w:sz w:val="24"/>
          <w:szCs w:val="24"/>
        </w:rPr>
        <w:t>t</w:t>
      </w:r>
      <w:r w:rsidR="00135A11" w:rsidRPr="00376AFF">
        <w:rPr>
          <w:rFonts w:ascii="Times New Roman" w:hAnsi="Times New Roman"/>
          <w:sz w:val="24"/>
          <w:szCs w:val="24"/>
        </w:rPr>
        <w:t xml:space="preserve"> to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Pr="00376AFF">
        <w:rPr>
          <w:rFonts w:ascii="Times New Roman" w:hAnsi="Times New Roman"/>
          <w:sz w:val="24"/>
          <w:szCs w:val="24"/>
        </w:rPr>
        <w:t xml:space="preserve">, </w:t>
      </w:r>
      <w:r w:rsidR="003C6F03" w:rsidRPr="00376AFF">
        <w:rPr>
          <w:rFonts w:ascii="Times New Roman" w:hAnsi="Times New Roman"/>
          <w:sz w:val="24"/>
          <w:szCs w:val="24"/>
        </w:rPr>
        <w:t>provided</w:t>
      </w:r>
      <w:r w:rsidR="00135A11" w:rsidRPr="00376AFF">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376AFF">
        <w:rPr>
          <w:rFonts w:ascii="Times New Roman" w:hAnsi="Times New Roman"/>
          <w:sz w:val="24"/>
          <w:szCs w:val="24"/>
        </w:rPr>
        <w:t xml:space="preserve">; </w:t>
      </w:r>
      <w:r w:rsidR="00135A11" w:rsidRPr="00376AFF">
        <w:rPr>
          <w:rFonts w:ascii="Times New Roman" w:hAnsi="Times New Roman"/>
          <w:sz w:val="24"/>
          <w:szCs w:val="24"/>
        </w:rPr>
        <w:t xml:space="preserve">in the absence of </w:t>
      </w:r>
      <w:r w:rsidR="003C6F03" w:rsidRPr="00376AFF">
        <w:rPr>
          <w:rFonts w:ascii="Times New Roman" w:hAnsi="Times New Roman"/>
          <w:sz w:val="24"/>
          <w:szCs w:val="24"/>
        </w:rPr>
        <w:t>roots</w:t>
      </w:r>
      <w:r w:rsidR="00135A11" w:rsidRPr="00376AFF">
        <w:rPr>
          <w:rFonts w:ascii="Times New Roman" w:hAnsi="Times New Roman"/>
          <w:sz w:val="24"/>
          <w:szCs w:val="24"/>
        </w:rPr>
        <w:t xml:space="preserve">, the model assumes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00135A11" w:rsidRPr="00376AFF">
        <w:rPr>
          <w:rFonts w:ascii="Times New Roman" w:hAnsi="Times New Roman"/>
          <w:sz w:val="24"/>
          <w:szCs w:val="24"/>
        </w:rPr>
        <w:t>=</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m:oMath>
        <m:r>
          <m:rPr>
            <m:sty m:val="p"/>
          </m:rPr>
          <w:rPr>
            <w:rFonts w:ascii="Cambria Math" w:hAnsi="Cambria Math"/>
            <w:sz w:val="24"/>
            <w:szCs w:val="24"/>
          </w:rPr>
          <m:t>.</m:t>
        </m:r>
      </m:oMath>
    </w:p>
    <w:p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drag coefficient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Pr="00376AFF">
        <w:rPr>
          <w:rFonts w:ascii="Times New Roman" w:hAnsi="Times New Roman"/>
          <w:sz w:val="24"/>
          <w:szCs w:val="24"/>
        </w:rPr>
        <w:t xml:space="preserve">is approximated by the formula of </w:t>
      </w:r>
      <w:r w:rsidR="00C70139" w:rsidRPr="00376AFF">
        <w:rPr>
          <w:rFonts w:ascii="Times New Roman" w:hAnsi="Times New Roman"/>
          <w:sz w:val="24"/>
          <w:szCs w:val="24"/>
        </w:rPr>
        <w:t>Morrison (2013</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_Ref449949176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143</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for a fluid flow around a sphere</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280422"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varying between </w:t>
      </w:r>
      <w:r w:rsidR="00C70139" w:rsidRPr="00376AFF">
        <w:rPr>
          <w:rFonts w:ascii="Times New Roman" w:hAnsi="Times New Roman"/>
          <w:sz w:val="24"/>
          <w:szCs w:val="24"/>
        </w:rPr>
        <w:t xml:space="preserve">0.1 </w:t>
      </w:r>
      <w:r w:rsidR="00135A11" w:rsidRPr="00376AFF">
        <w:rPr>
          <w:rFonts w:ascii="Times New Roman" w:hAnsi="Times New Roman"/>
          <w:sz w:val="24"/>
          <w:szCs w:val="24"/>
        </w:rPr>
        <w:t>and</w:t>
      </w:r>
      <w:r w:rsidR="00C70139" w:rsidRPr="00376AFF">
        <w:rPr>
          <w:rFonts w:ascii="Times New Roman" w:hAnsi="Times New Roman"/>
          <w:sz w:val="24"/>
          <w:szCs w:val="24"/>
        </w:rPr>
        <w:t xml:space="preserve"> 1. </w:t>
      </w:r>
      <w:r w:rsidR="00135A11" w:rsidRPr="00376AFF">
        <w:rPr>
          <w:rFonts w:ascii="Times New Roman" w:hAnsi="Times New Roman"/>
          <w:sz w:val="24"/>
          <w:szCs w:val="24"/>
        </w:rPr>
        <w:t>Reynolds number is here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equal to the absolute value of velocity at the closest particle and </w:t>
      </w:r>
      <w:r w:rsidR="00C70139" w:rsidRPr="00376AFF">
        <w:rPr>
          <w:rFonts w:ascii="Times New Roman" w:hAnsi="Times New Roman"/>
          <w:i/>
          <w:sz w:val="24"/>
          <w:szCs w:val="24"/>
        </w:rPr>
        <w:t>d</w:t>
      </w:r>
      <w:r w:rsidR="00C70139" w:rsidRPr="00376AFF">
        <w:rPr>
          <w:rFonts w:ascii="Times New Roman" w:hAnsi="Times New Roman"/>
          <w:i/>
          <w:sz w:val="24"/>
          <w:szCs w:val="24"/>
          <w:vertAlign w:val="subscript"/>
        </w:rPr>
        <w:t>50</w:t>
      </w:r>
      <w:r w:rsidR="00C70139" w:rsidRPr="00376AFF">
        <w:rPr>
          <w:rFonts w:ascii="Times New Roman" w:hAnsi="Times New Roman"/>
          <w:sz w:val="24"/>
          <w:szCs w:val="24"/>
        </w:rPr>
        <w:t xml:space="preserve"> </w:t>
      </w:r>
      <w:r w:rsidR="00064935" w:rsidRPr="00376AFF">
        <w:rPr>
          <w:rFonts w:ascii="Times New Roman" w:hAnsi="Times New Roman"/>
          <w:sz w:val="24"/>
          <w:szCs w:val="24"/>
        </w:rPr>
        <w:t xml:space="preserve">representing </w:t>
      </w:r>
      <w:r w:rsidR="00135A11" w:rsidRPr="00376AFF">
        <w:rPr>
          <w:rFonts w:ascii="Times New Roman" w:hAnsi="Times New Roman"/>
          <w:sz w:val="24"/>
          <w:szCs w:val="24"/>
        </w:rPr>
        <w:t xml:space="preserve">the </w:t>
      </w:r>
      <w:r w:rsidR="00C70139" w:rsidRPr="00376AFF">
        <w:rPr>
          <w:rFonts w:ascii="Times New Roman" w:hAnsi="Times New Roman"/>
          <w:sz w:val="24"/>
          <w:szCs w:val="24"/>
        </w:rPr>
        <w:t>50-</w:t>
      </w:r>
      <w:r w:rsidR="00135A11" w:rsidRPr="00376AFF">
        <w:rPr>
          <w:rFonts w:ascii="Times New Roman" w:hAnsi="Times New Roman"/>
          <w:sz w:val="24"/>
          <w:szCs w:val="24"/>
        </w:rPr>
        <w:t xml:space="preserve">th percentile of the </w:t>
      </w:r>
      <w:r w:rsidR="00064935" w:rsidRPr="00376AFF">
        <w:rPr>
          <w:rFonts w:ascii="Times New Roman" w:hAnsi="Times New Roman"/>
          <w:sz w:val="24"/>
          <w:szCs w:val="24"/>
        </w:rPr>
        <w:t>particle-size distribution of the soil</w:t>
      </w:r>
      <w:r w:rsidR="00C70139" w:rsidRPr="00376AFF">
        <w:rPr>
          <w:rFonts w:ascii="Times New Roman" w:hAnsi="Times New Roman"/>
          <w:sz w:val="24"/>
          <w:szCs w:val="24"/>
        </w:rPr>
        <w:t>.</w:t>
      </w:r>
    </w:p>
    <w:p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In this context, the lift is assumes the form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280422"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here </w:t>
      </w:r>
      <w:r w:rsidR="00135A11" w:rsidRPr="00376AFF">
        <w:rPr>
          <w:rFonts w:ascii="Times New Roman" w:hAnsi="Times New Roman"/>
          <w:i/>
          <w:sz w:val="24"/>
          <w:szCs w:val="24"/>
        </w:rPr>
        <w:t>z</w:t>
      </w:r>
      <w:r w:rsidR="00135A11" w:rsidRPr="00376AFF">
        <w:rPr>
          <w:rFonts w:ascii="Times New Roman" w:hAnsi="Times New Roman"/>
          <w:i/>
          <w:sz w:val="24"/>
          <w:szCs w:val="24"/>
          <w:vertAlign w:val="subscript"/>
        </w:rPr>
        <w:t>int</w:t>
      </w:r>
      <w:r w:rsidR="00C70139" w:rsidRPr="00376AFF">
        <w:rPr>
          <w:rFonts w:ascii="Times New Roman" w:hAnsi="Times New Roman"/>
          <w:sz w:val="24"/>
          <w:szCs w:val="24"/>
        </w:rPr>
        <w:t xml:space="preserve"> </w:t>
      </w:r>
      <w:r w:rsidR="00135A11" w:rsidRPr="00376AFF">
        <w:rPr>
          <w:rFonts w:ascii="Times New Roman" w:hAnsi="Times New Roman"/>
          <w:sz w:val="24"/>
          <w:szCs w:val="24"/>
        </w:rPr>
        <w:t>is the interface height</w:t>
      </w:r>
      <w:r w:rsidR="00C70139" w:rsidRPr="00376AFF">
        <w:rPr>
          <w:rFonts w:ascii="Times New Roman" w:hAnsi="Times New Roman"/>
          <w:sz w:val="24"/>
          <w:szCs w:val="24"/>
        </w:rPr>
        <w:t>.</w:t>
      </w:r>
      <w:r w:rsidRPr="00376AFF">
        <w:rPr>
          <w:rFonts w:ascii="Times New Roman" w:hAnsi="Times New Roman"/>
          <w:sz w:val="24"/>
          <w:szCs w:val="24"/>
        </w:rPr>
        <w:t xml:space="preserve"> </w:t>
      </w:r>
      <w:r w:rsidR="009D32CF" w:rsidRPr="00376AFF">
        <w:rPr>
          <w:rFonts w:ascii="Times New Roman" w:hAnsi="Times New Roman"/>
          <w:sz w:val="24"/>
          <w:szCs w:val="24"/>
        </w:rPr>
        <w:t xml:space="preserve">A formula for the lift coefficient is derived, by interpolating the experimental data of </w:t>
      </w:r>
      <w:r w:rsidR="00C70139" w:rsidRPr="00376AFF">
        <w:rPr>
          <w:rFonts w:ascii="Times New Roman" w:hAnsi="Times New Roman"/>
          <w:sz w:val="24"/>
          <w:szCs w:val="24"/>
        </w:rPr>
        <w:t xml:space="preserve">Seminara et al. (2002, </w:t>
      </w:r>
      <w:r w:rsidR="009D32CF" w:rsidRPr="00376AFF">
        <w:rPr>
          <w:rFonts w:ascii="Times New Roman" w:hAnsi="Times New Roman"/>
          <w:sz w:val="24"/>
          <w:szCs w:val="24"/>
        </w:rPr>
        <w:t>[</w:t>
      </w:r>
      <w:r w:rsidR="009D32CF" w:rsidRPr="00376AFF">
        <w:rPr>
          <w:rFonts w:ascii="Times New Roman" w:hAnsi="Times New Roman"/>
          <w:sz w:val="24"/>
          <w:szCs w:val="24"/>
        </w:rPr>
        <w:fldChar w:fldCharType="begin"/>
      </w:r>
      <w:r w:rsidR="009D32CF" w:rsidRPr="00376AFF">
        <w:rPr>
          <w:rFonts w:ascii="Times New Roman" w:hAnsi="Times New Roman"/>
          <w:sz w:val="24"/>
          <w:szCs w:val="24"/>
        </w:rPr>
        <w:instrText xml:space="preserve"> REF _Ref449949045 \r \h </w:instrText>
      </w:r>
      <w:r w:rsidR="009D32CF" w:rsidRPr="00376AFF">
        <w:rPr>
          <w:rFonts w:ascii="Times New Roman" w:hAnsi="Times New Roman"/>
          <w:sz w:val="24"/>
          <w:szCs w:val="24"/>
        </w:rPr>
      </w:r>
      <w:r w:rsidR="009D32CF" w:rsidRPr="00376AFF">
        <w:rPr>
          <w:rFonts w:ascii="Times New Roman" w:hAnsi="Times New Roman"/>
          <w:sz w:val="24"/>
          <w:szCs w:val="24"/>
        </w:rPr>
        <w:fldChar w:fldCharType="separate"/>
      </w:r>
      <w:r w:rsidR="00093238">
        <w:rPr>
          <w:rFonts w:ascii="Times New Roman" w:hAnsi="Times New Roman"/>
          <w:sz w:val="24"/>
          <w:szCs w:val="24"/>
        </w:rPr>
        <w:t>177</w:t>
      </w:r>
      <w:r w:rsidR="009D32CF" w:rsidRPr="00376AFF">
        <w:rPr>
          <w:rFonts w:ascii="Times New Roman" w:hAnsi="Times New Roman"/>
          <w:sz w:val="24"/>
          <w:szCs w:val="24"/>
        </w:rPr>
        <w:fldChar w:fldCharType="end"/>
      </w:r>
      <w:r w:rsidR="009D32CF" w:rsidRPr="00376AFF">
        <w:rPr>
          <w:rFonts w:ascii="Times New Roman" w:hAnsi="Times New Roman"/>
          <w:sz w:val="24"/>
          <w:szCs w:val="24"/>
        </w:rPr>
        <w:t>]</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280422"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L</w:t>
      </w:r>
      <w:r w:rsidR="00C70139" w:rsidRPr="00376AFF">
        <w:rPr>
          <w:rFonts w:ascii="Times New Roman" w:hAnsi="Times New Roman"/>
          <w:sz w:val="24"/>
          <w:szCs w:val="24"/>
        </w:rPr>
        <w:t xml:space="preserve"> </w:t>
      </w:r>
      <w:r w:rsidRPr="00376AFF">
        <w:rPr>
          <w:rFonts w:ascii="Times New Roman" w:hAnsi="Times New Roman"/>
          <w:sz w:val="24"/>
          <w:szCs w:val="24"/>
        </w:rPr>
        <w:t>varying</w:t>
      </w:r>
      <w:r w:rsidR="009D32CF" w:rsidRPr="00376AFF">
        <w:rPr>
          <w:rFonts w:ascii="Times New Roman" w:hAnsi="Times New Roman"/>
          <w:sz w:val="24"/>
          <w:szCs w:val="24"/>
        </w:rPr>
        <w:t xml:space="preserve"> between </w:t>
      </w:r>
      <w:r w:rsidR="00C70139" w:rsidRPr="00376AFF">
        <w:rPr>
          <w:rFonts w:ascii="Times New Roman" w:hAnsi="Times New Roman"/>
          <w:sz w:val="24"/>
          <w:szCs w:val="24"/>
        </w:rPr>
        <w:t xml:space="preserve">0.07 </w:t>
      </w:r>
      <w:r w:rsidR="009D32CF" w:rsidRPr="00376AFF">
        <w:rPr>
          <w:rFonts w:ascii="Times New Roman" w:hAnsi="Times New Roman"/>
          <w:sz w:val="24"/>
          <w:szCs w:val="24"/>
        </w:rPr>
        <w:t>and</w:t>
      </w:r>
      <w:r w:rsidR="00737B27" w:rsidRPr="00376AFF">
        <w:rPr>
          <w:rFonts w:ascii="Times New Roman" w:hAnsi="Times New Roman"/>
          <w:sz w:val="24"/>
          <w:szCs w:val="24"/>
        </w:rPr>
        <w:t xml:space="preserve"> 0.5.</w:t>
      </w:r>
    </w:p>
    <w:p w:rsidR="00C70139" w:rsidRPr="00376AFF" w:rsidRDefault="009D32CF"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A17D94" w:rsidRPr="00376AFF">
        <w:rPr>
          <w:rFonts w:ascii="Times New Roman" w:hAnsi="Times New Roman"/>
          <w:sz w:val="24"/>
          <w:szCs w:val="24"/>
        </w:rPr>
        <w:t xml:space="preserve">mixture </w:t>
      </w:r>
      <w:r w:rsidRPr="00376AFF">
        <w:rPr>
          <w:rFonts w:ascii="Times New Roman" w:hAnsi="Times New Roman"/>
          <w:sz w:val="24"/>
          <w:szCs w:val="24"/>
        </w:rPr>
        <w:t>pressure of a generic fixed SPH particle is computed, after assuming hydrostatic conditions wit</w:t>
      </w:r>
      <w:r w:rsidR="00064935" w:rsidRPr="00376AFF">
        <w:rPr>
          <w:rFonts w:ascii="Times New Roman" w:hAnsi="Times New Roman"/>
          <w:sz w:val="24"/>
          <w:szCs w:val="24"/>
        </w:rPr>
        <w:t>h</w:t>
      </w:r>
      <w:r w:rsidRPr="00376AFF">
        <w:rPr>
          <w:rFonts w:ascii="Times New Roman" w:hAnsi="Times New Roman"/>
          <w:sz w:val="24"/>
          <w:szCs w:val="24"/>
        </w:rPr>
        <w:t>in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280422"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9D32CF"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the </w:t>
      </w:r>
      <w:r w:rsidR="009D32CF" w:rsidRPr="00376AFF">
        <w:rPr>
          <w:rFonts w:ascii="Times New Roman" w:hAnsi="Times New Roman"/>
          <w:sz w:val="24"/>
          <w:szCs w:val="24"/>
        </w:rPr>
        <w:t xml:space="preserve">absence of a fixed bed along the vertical and the </w:t>
      </w:r>
      <w:r w:rsidRPr="00376AFF">
        <w:rPr>
          <w:rFonts w:ascii="Times New Roman" w:hAnsi="Times New Roman"/>
          <w:sz w:val="24"/>
          <w:szCs w:val="24"/>
        </w:rPr>
        <w:t xml:space="preserve">simultaneous </w:t>
      </w:r>
      <w:r w:rsidR="009D32CF" w:rsidRPr="00376AFF">
        <w:rPr>
          <w:rFonts w:ascii="Times New Roman" w:hAnsi="Times New Roman"/>
          <w:sz w:val="24"/>
          <w:szCs w:val="24"/>
        </w:rPr>
        <w:t>presence of fixed particles (or frontiers) within the kernel support, the mixture SPH particle is held fixed.</w:t>
      </w:r>
    </w:p>
    <w:p w:rsidR="00C70139" w:rsidRPr="00376AFF" w:rsidRDefault="00C70139" w:rsidP="00C70139">
      <w:pPr>
        <w:spacing w:after="0" w:line="240" w:lineRule="auto"/>
        <w:jc w:val="both"/>
        <w:rPr>
          <w:rFonts w:ascii="Times New Roman" w:hAnsi="Times New Roman"/>
          <w:sz w:val="24"/>
          <w:szCs w:val="24"/>
        </w:rPr>
      </w:pPr>
    </w:p>
    <w:p w:rsidR="00AE1A4C" w:rsidRPr="00376AFF" w:rsidRDefault="00DA6063" w:rsidP="00AE1A4C">
      <w:pPr>
        <w:pStyle w:val="Amicarellititle2"/>
      </w:pPr>
      <w:bookmarkStart w:id="618" w:name="_Toc66716430"/>
      <w:r w:rsidRPr="00376AFF">
        <w:t>A simplified approach for soil liquefaction</w:t>
      </w:r>
      <w:bookmarkEnd w:id="618"/>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This section refers to Amicarelli et al. (2016,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_Ref520967925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w:t>
      </w:r>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A simplified approach is implemented for soil liquefaction, by means of linearized pore pressure functions, depending on the critical number </w:t>
      </w:r>
      <w:r w:rsidRPr="00376AFF">
        <w:rPr>
          <w:rFonts w:ascii="Times New Roman" w:hAnsi="Times New Roman"/>
          <w:i/>
          <w:sz w:val="24"/>
          <w:szCs w:val="24"/>
        </w:rPr>
        <w:t>N</w:t>
      </w:r>
      <w:r w:rsidRPr="00376AFF">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376AFF" w:rsidTr="00585F46">
        <w:tc>
          <w:tcPr>
            <w:tcW w:w="4539" w:type="pct"/>
            <w:vAlign w:val="center"/>
          </w:tcPr>
          <w:p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32"/>
              </w:rPr>
              <w:object w:dxaOrig="3200" w:dyaOrig="760">
                <v:shape id="_x0000_i1219" type="#_x0000_t75" style="width:2in;height:35.8pt" o:ole="">
                  <v:imagedata r:id="rId410" o:title=""/>
                </v:shape>
                <o:OLEObject Type="Embed" ProgID="Equation.3" ShapeID="_x0000_i1219" DrawAspect="Content" ObjectID="_1679893555" r:id="rId411"/>
              </w:object>
            </w:r>
          </w:p>
        </w:tc>
        <w:tc>
          <w:tcPr>
            <w:tcW w:w="461" w:type="pct"/>
            <w:vAlign w:val="center"/>
          </w:tcPr>
          <w:p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619" w:name="_Ref52096802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19"/>
          </w:p>
        </w:tc>
      </w:tr>
    </w:tbl>
    <w:p w:rsidR="00DA6063" w:rsidRPr="00376AFF" w:rsidRDefault="00DA6063" w:rsidP="00DA6063">
      <w:pPr>
        <w:spacing w:after="0" w:line="240" w:lineRule="auto"/>
        <w:jc w:val="both"/>
        <w:rPr>
          <w:rFonts w:ascii="Times New Roman" w:hAnsi="Times New Roman"/>
          <w:sz w:val="24"/>
          <w:szCs w:val="24"/>
        </w:rPr>
      </w:pPr>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where the subscript “</w:t>
      </w:r>
      <w:r w:rsidRPr="00376AFF">
        <w:rPr>
          <w:rFonts w:ascii="Times New Roman" w:hAnsi="Times New Roman"/>
          <w:i/>
          <w:sz w:val="24"/>
          <w:szCs w:val="24"/>
          <w:vertAlign w:val="subscript"/>
        </w:rPr>
        <w:t>nq</w:t>
      </w:r>
      <w:r w:rsidRPr="00376AFF">
        <w:rPr>
          <w:rFonts w:ascii="Times New Roman" w:hAnsi="Times New Roman"/>
          <w:sz w:val="24"/>
          <w:szCs w:val="24"/>
        </w:rPr>
        <w:t xml:space="preserve">” represents “no-quake” conditions, </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the critical value of </w:t>
      </w:r>
      <w:r w:rsidRPr="00376AFF">
        <w:rPr>
          <w:rFonts w:ascii="Times New Roman" w:hAnsi="Times New Roman"/>
          <w:i/>
          <w:sz w:val="24"/>
          <w:szCs w:val="24"/>
        </w:rPr>
        <w:t>N</w:t>
      </w:r>
      <w:r w:rsidRPr="00376AFF">
        <w:rPr>
          <w:rFonts w:ascii="Times New Roman" w:hAnsi="Times New Roman"/>
          <w:sz w:val="24"/>
          <w:szCs w:val="24"/>
        </w:rPr>
        <w:t xml:space="preserve"> (when liquefaction occurs) and </w:t>
      </w:r>
      <w:r w:rsidRPr="00376AFF">
        <w:rPr>
          <w:rFonts w:ascii="Times New Roman" w:hAnsi="Times New Roman"/>
          <w:i/>
          <w:sz w:val="24"/>
          <w:szCs w:val="24"/>
        </w:rPr>
        <w:t>N</w:t>
      </w:r>
      <w:r w:rsidRPr="00376AFF">
        <w:rPr>
          <w:rFonts w:ascii="Times New Roman" w:hAnsi="Times New Roman"/>
          <w:sz w:val="24"/>
          <w:szCs w:val="24"/>
        </w:rPr>
        <w:t>/</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is named cyclic number ratio. </w:t>
      </w:r>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In case the liquefaction time (</w:t>
      </w:r>
      <w:r w:rsidRPr="00376AFF">
        <w:rPr>
          <w:rFonts w:ascii="Times New Roman" w:hAnsi="Times New Roman"/>
          <w:i/>
          <w:sz w:val="24"/>
          <w:szCs w:val="24"/>
        </w:rPr>
        <w:t>t</w:t>
      </w:r>
      <w:r w:rsidRPr="00376AFF">
        <w:rPr>
          <w:rFonts w:ascii="Times New Roman" w:hAnsi="Times New Roman"/>
          <w:i/>
          <w:sz w:val="24"/>
          <w:szCs w:val="24"/>
          <w:vertAlign w:val="subscript"/>
        </w:rPr>
        <w:t>liq</w:t>
      </w:r>
      <w:r w:rsidRPr="00376AFF">
        <w:rPr>
          <w:rFonts w:ascii="Times New Roman" w:hAnsi="Times New Roman"/>
          <w:sz w:val="24"/>
          <w:szCs w:val="24"/>
        </w:rPr>
        <w:t xml:space="preserve">) is known and </w:t>
      </w:r>
      <w:r w:rsidRPr="00376AFF">
        <w:rPr>
          <w:rFonts w:ascii="Times New Roman" w:hAnsi="Times New Roman"/>
          <w:i/>
          <w:sz w:val="24"/>
          <w:szCs w:val="24"/>
        </w:rPr>
        <w:t>f</w:t>
      </w:r>
      <w:r w:rsidRPr="00376AFF">
        <w:rPr>
          <w:rFonts w:ascii="Times New Roman" w:hAnsi="Times New Roman"/>
          <w:i/>
          <w:sz w:val="24"/>
          <w:szCs w:val="24"/>
          <w:vertAlign w:val="subscript"/>
        </w:rPr>
        <w:t>liq</w:t>
      </w:r>
      <w:r w:rsidRPr="00376AFF">
        <w:rPr>
          <w:rFonts w:ascii="Times New Roman" w:hAnsi="Times New Roman"/>
          <w:sz w:val="24"/>
          <w:szCs w:val="24"/>
        </w:rPr>
        <w:t xml:space="preserve"> is approximately linear,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_Ref520968027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7.55</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376AFF" w:rsidTr="00585F46">
        <w:tc>
          <w:tcPr>
            <w:tcW w:w="4539" w:type="pct"/>
            <w:vAlign w:val="center"/>
          </w:tcPr>
          <w:p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98"/>
              </w:rPr>
              <w:object w:dxaOrig="4599" w:dyaOrig="2079">
                <v:shape id="_x0000_i1220" type="#_x0000_t75" style="width:197.2pt;height:93.45pt" o:ole="">
                  <v:imagedata r:id="rId412" o:title=""/>
                </v:shape>
                <o:OLEObject Type="Embed" ProgID="Equation.3" ShapeID="_x0000_i1220" DrawAspect="Content" ObjectID="_1679893556" r:id="rId413"/>
              </w:object>
            </w:r>
          </w:p>
        </w:tc>
        <w:tc>
          <w:tcPr>
            <w:tcW w:w="461" w:type="pct"/>
            <w:vAlign w:val="center"/>
          </w:tcPr>
          <w:p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DA6063" w:rsidRPr="00376AFF" w:rsidRDefault="00DA6063" w:rsidP="00DA6063">
      <w:pPr>
        <w:spacing w:after="0" w:line="240" w:lineRule="auto"/>
        <w:jc w:val="both"/>
        <w:rPr>
          <w:rFonts w:ascii="Times New Roman" w:hAnsi="Times New Roman"/>
          <w:sz w:val="24"/>
          <w:szCs w:val="24"/>
        </w:rPr>
      </w:pPr>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t</w:t>
      </w:r>
      <w:r w:rsidRPr="00376AFF">
        <w:rPr>
          <w:rFonts w:ascii="Times New Roman" w:hAnsi="Times New Roman"/>
          <w:i/>
          <w:sz w:val="24"/>
          <w:szCs w:val="24"/>
          <w:vertAlign w:val="subscript"/>
        </w:rPr>
        <w:t>q0</w:t>
      </w:r>
      <w:r w:rsidRPr="00376AFF">
        <w:rPr>
          <w:rFonts w:ascii="Times New Roman" w:hAnsi="Times New Roman"/>
          <w:sz w:val="24"/>
          <w:szCs w:val="24"/>
        </w:rPr>
        <w:t xml:space="preserve"> and </w:t>
      </w:r>
      <w:r w:rsidRPr="00376AFF">
        <w:rPr>
          <w:rFonts w:ascii="Times New Roman" w:hAnsi="Times New Roman"/>
          <w:i/>
          <w:sz w:val="24"/>
          <w:szCs w:val="24"/>
        </w:rPr>
        <w:t>t</w:t>
      </w:r>
      <w:r w:rsidRPr="00376AFF">
        <w:rPr>
          <w:rFonts w:ascii="Times New Roman" w:hAnsi="Times New Roman"/>
          <w:i/>
          <w:sz w:val="24"/>
          <w:szCs w:val="24"/>
          <w:vertAlign w:val="subscript"/>
        </w:rPr>
        <w:t>qf</w:t>
      </w:r>
      <w:r w:rsidRPr="00376AFF">
        <w:rPr>
          <w:rFonts w:ascii="Times New Roman" w:hAnsi="Times New Roman"/>
          <w:sz w:val="24"/>
          <w:szCs w:val="24"/>
        </w:rPr>
        <w:t xml:space="preserve"> are the quake starting and ending times.</w:t>
      </w:r>
    </w:p>
    <w:p w:rsidR="00EB747A" w:rsidRPr="00376AFF" w:rsidRDefault="00EB747A" w:rsidP="00C70139">
      <w:pPr>
        <w:spacing w:after="0" w:line="240" w:lineRule="auto"/>
        <w:jc w:val="both"/>
        <w:rPr>
          <w:rFonts w:ascii="Times New Roman" w:hAnsi="Times New Roman"/>
          <w:sz w:val="24"/>
          <w:szCs w:val="24"/>
        </w:rPr>
      </w:pPr>
    </w:p>
    <w:p w:rsidR="00E25FF0"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20" w:name="_Ref449963223"/>
      <w:bookmarkStart w:id="621" w:name="_Toc447005702"/>
      <w:bookmarkStart w:id="622" w:name="_Toc66716431"/>
      <w:r w:rsidRPr="00376AFF">
        <w:rPr>
          <w:rFonts w:ascii="Book Antiqua" w:hAnsi="Book Antiqua"/>
          <w:caps/>
          <w:kern w:val="0"/>
          <w:sz w:val="24"/>
          <w:szCs w:val="24"/>
        </w:rPr>
        <w:lastRenderedPageBreak/>
        <w:t xml:space="preserve">The </w:t>
      </w:r>
      <w:r w:rsidR="00E25FF0" w:rsidRPr="00376AFF">
        <w:rPr>
          <w:rFonts w:ascii="Book Antiqua" w:hAnsi="Book Antiqua"/>
          <w:caps/>
          <w:kern w:val="0"/>
          <w:sz w:val="24"/>
          <w:szCs w:val="24"/>
        </w:rPr>
        <w:t>DB-SPH boundary treatment</w:t>
      </w:r>
      <w:bookmarkEnd w:id="620"/>
      <w:r w:rsidR="00E25FF0" w:rsidRPr="00376AFF">
        <w:rPr>
          <w:rFonts w:ascii="Book Antiqua" w:hAnsi="Book Antiqua"/>
          <w:caps/>
          <w:kern w:val="0"/>
          <w:sz w:val="24"/>
          <w:szCs w:val="24"/>
        </w:rPr>
        <w:t xml:space="preserve"> </w:t>
      </w:r>
      <w:bookmarkEnd w:id="621"/>
      <w:r w:rsidR="00433AD1" w:rsidRPr="00376AFF">
        <w:rPr>
          <w:rFonts w:ascii="Book Antiqua" w:hAnsi="Book Antiqua"/>
          <w:caps/>
          <w:kern w:val="0"/>
          <w:sz w:val="24"/>
          <w:szCs w:val="24"/>
        </w:rPr>
        <w:t>scheme</w:t>
      </w:r>
      <w:bookmarkEnd w:id="622"/>
    </w:p>
    <w:p w:rsidR="00E25FF0" w:rsidRPr="00376AFF" w:rsidRDefault="00E25FF0" w:rsidP="00E25FF0">
      <w:pPr>
        <w:spacing w:after="0" w:line="240" w:lineRule="auto"/>
        <w:jc w:val="both"/>
        <w:rPr>
          <w:rFonts w:ascii="Times New Roman" w:hAnsi="Times New Roman"/>
          <w:sz w:val="24"/>
          <w:szCs w:val="24"/>
        </w:rPr>
      </w:pPr>
    </w:p>
    <w:p w:rsidR="008F1D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This section describes the “Discrete Boundary” (DB) - SPH method for boundary treatment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PAGEREF _Ref447811096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noProof/>
          <w:sz w:val="24"/>
          <w:szCs w:val="24"/>
        </w:rPr>
        <w:t>87</w:t>
      </w:r>
      <w:r w:rsidRPr="00376AFF">
        <w:rPr>
          <w:rFonts w:ascii="Times New Roman" w:hAnsi="Times New Roman"/>
          <w:sz w:val="24"/>
          <w:szCs w:val="24"/>
        </w:rPr>
        <w:fldChar w:fldCharType="end"/>
      </w:r>
      <w:r w:rsidRPr="00376AFF">
        <w:rPr>
          <w:rFonts w:ascii="Times New Roman" w:hAnsi="Times New Roman"/>
          <w:sz w:val="24"/>
          <w:szCs w:val="24"/>
        </w:rPr>
        <w:t xml:space="preserve">]). Consider that the </w:t>
      </w:r>
      <w:r w:rsidR="00DF5C20" w:rsidRPr="00376AFF">
        <w:rPr>
          <w:rFonts w:ascii="Times New Roman" w:hAnsi="Times New Roman"/>
          <w:sz w:val="24"/>
          <w:szCs w:val="24"/>
        </w:rPr>
        <w:t xml:space="preserve">activation </w:t>
      </w:r>
      <w:r w:rsidRPr="00376AFF">
        <w:rPr>
          <w:rFonts w:ascii="Times New Roman" w:hAnsi="Times New Roman"/>
          <w:sz w:val="24"/>
          <w:szCs w:val="24"/>
        </w:rPr>
        <w:t>of the DB-SPH method also alters the balance equations in the internal domain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_Ref448237267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B461F5" w:rsidRPr="00376AFF">
        <w:rPr>
          <w:rFonts w:ascii="Times New Roman" w:hAnsi="Times New Roman"/>
          <w:sz w:val="24"/>
          <w:szCs w:val="24"/>
        </w:rPr>
        <w:t>, as described in the following</w:t>
      </w:r>
      <w:r w:rsidR="00DF5C20" w:rsidRPr="00376AFF">
        <w:rPr>
          <w:rFonts w:ascii="Times New Roman" w:hAnsi="Times New Roman"/>
          <w:sz w:val="24"/>
          <w:szCs w:val="24"/>
        </w:rPr>
        <w:t xml:space="preserve"> sub-sections</w:t>
      </w:r>
      <w:r w:rsidR="00932CFD" w:rsidRPr="00376AFF">
        <w:rPr>
          <w:rFonts w:ascii="Times New Roman" w:hAnsi="Times New Roman"/>
          <w:sz w:val="24"/>
          <w:szCs w:val="24"/>
        </w:rPr>
        <w:t>: DB-SPH particle approximation and modifications of the balance equations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_Ref521060122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proofErr w:type="gramStart"/>
      <w:r w:rsidR="00093238">
        <w:rPr>
          <w:rFonts w:ascii="Times New Roman" w:hAnsi="Times New Roman"/>
          <w:sz w:val="24"/>
          <w:szCs w:val="24"/>
        </w:rPr>
        <w:t>8.1</w:t>
      </w:r>
      <w:r w:rsidR="00932CFD" w:rsidRPr="00376AFF">
        <w:rPr>
          <w:rFonts w:ascii="Times New Roman" w:hAnsi="Times New Roman"/>
          <w:sz w:val="24"/>
          <w:szCs w:val="24"/>
        </w:rPr>
        <w:fldChar w:fldCharType="end"/>
      </w:r>
      <w:r w:rsidR="00932CFD" w:rsidRPr="00376AFF">
        <w:rPr>
          <w:rFonts w:ascii="Times New Roman" w:hAnsi="Times New Roman"/>
          <w:sz w:val="24"/>
          <w:szCs w:val="24"/>
        </w:rPr>
        <w:t xml:space="preserve">); 1D Linearized Partial Riemann Solver (Sec. </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_Ref521060124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8.2</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semi-particle volume (Sec.</w:t>
      </w:r>
      <w:proofErr w:type="gramEnd"/>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_Ref521060126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8.3</w:t>
      </w:r>
      <w:r w:rsidR="00932CFD" w:rsidRPr="00376AFF">
        <w:rPr>
          <w:rFonts w:ascii="Times New Roman" w:hAnsi="Times New Roman"/>
          <w:sz w:val="24"/>
          <w:szCs w:val="24"/>
        </w:rPr>
        <w:fldChar w:fldCharType="end"/>
      </w:r>
      <w:r w:rsidR="00932CFD" w:rsidRPr="00376AFF">
        <w:rPr>
          <w:rFonts w:ascii="Times New Roman" w:hAnsi="Times New Roman"/>
          <w:sz w:val="24"/>
          <w:szCs w:val="24"/>
        </w:rPr>
        <w:t>); DB-SPH inlet and outlet sections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_Ref521060127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8.4</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shear stress boundary terms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_Ref521060129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8.5</w:t>
      </w:r>
      <w:r w:rsidR="00932CFD" w:rsidRPr="00376AFF">
        <w:rPr>
          <w:rFonts w:ascii="Times New Roman" w:hAnsi="Times New Roman"/>
          <w:sz w:val="24"/>
          <w:szCs w:val="24"/>
        </w:rPr>
        <w:fldChar w:fldCharType="end"/>
      </w:r>
      <w:r w:rsidR="00932CFD" w:rsidRPr="00376AFF">
        <w:rPr>
          <w:rFonts w:ascii="Times New Roman" w:hAnsi="Times New Roman"/>
          <w:sz w:val="24"/>
          <w:szCs w:val="24"/>
        </w:rPr>
        <w:t>).</w:t>
      </w:r>
    </w:p>
    <w:p w:rsidR="008F1DF0" w:rsidRPr="00376AFF" w:rsidRDefault="008F1DF0" w:rsidP="00E25FF0">
      <w:pPr>
        <w:spacing w:after="0" w:line="240" w:lineRule="auto"/>
        <w:jc w:val="both"/>
        <w:rPr>
          <w:rFonts w:ascii="Times New Roman" w:hAnsi="Times New Roman"/>
          <w:sz w:val="24"/>
          <w:szCs w:val="24"/>
        </w:rPr>
      </w:pPr>
    </w:p>
    <w:p w:rsidR="004F0A7F" w:rsidRPr="00376AFF" w:rsidRDefault="004F0A7F" w:rsidP="004F0A7F">
      <w:pPr>
        <w:pStyle w:val="Amicarellititle2"/>
      </w:pPr>
      <w:bookmarkStart w:id="623" w:name="_Ref521060122"/>
      <w:bookmarkStart w:id="624" w:name="_Toc66716432"/>
      <w:r w:rsidRPr="00376AFF">
        <w:t>DB-SPH particle approximation and modifications of the balance equations</w:t>
      </w:r>
      <w:bookmarkEnd w:id="623"/>
      <w:bookmarkEnd w:id="624"/>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According to the DB-SPH method, the first derivative of a generic function (</w:t>
      </w:r>
      <w:r w:rsidRPr="00376AFF">
        <w:rPr>
          <w:rFonts w:ascii="Times New Roman" w:hAnsi="Times New Roman"/>
          <w:i/>
          <w:sz w:val="24"/>
          <w:szCs w:val="24"/>
        </w:rPr>
        <w:t>f</w:t>
      </w:r>
      <w:r w:rsidRPr="00376AFF">
        <w:rPr>
          <w:rFonts w:ascii="Times New Roman" w:hAnsi="Times New Roman"/>
          <w:sz w:val="24"/>
          <w:szCs w:val="24"/>
        </w:rPr>
        <w:t>) is 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6543A7" w:rsidP="00B45EA3">
            <w:pPr>
              <w:spacing w:line="240" w:lineRule="auto"/>
              <w:jc w:val="center"/>
              <w:rPr>
                <w:rFonts w:ascii="Times New Roman" w:hAnsi="Times New Roman"/>
                <w:position w:val="-30"/>
                <w:sz w:val="24"/>
                <w:szCs w:val="24"/>
              </w:rPr>
            </w:pPr>
            <w:r w:rsidRPr="00376AFF">
              <w:rPr>
                <w:rFonts w:ascii="Times New Roman" w:hAnsi="Times New Roman"/>
                <w:position w:val="-40"/>
                <w:sz w:val="24"/>
                <w:szCs w:val="24"/>
              </w:rPr>
              <w:object w:dxaOrig="5060" w:dyaOrig="859">
                <v:shape id="_x0000_i1221" type="#_x0000_t75" style="width:251.8pt;height:41.6pt" o:ole="">
                  <v:imagedata r:id="rId414" o:title=""/>
                </v:shape>
                <o:OLEObject Type="Embed" ProgID="Equation.3" ShapeID="_x0000_i1221" DrawAspect="Content" ObjectID="_1679893557" r:id="rId415"/>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5" w:name="_Ref448227562"/>
            <w:bookmarkStart w:id="626" w:name="_Ref44824279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bookmarkEnd w:id="625"/>
            <w:r w:rsidRPr="00376AFF">
              <w:rPr>
                <w:rFonts w:ascii="Times New Roman" w:eastAsia="Times New Roman" w:hAnsi="Times New Roman"/>
                <w:b w:val="0"/>
                <w:bCs w:val="0"/>
                <w:color w:val="auto"/>
                <w:sz w:val="24"/>
                <w:szCs w:val="24"/>
                <w:lang w:eastAsia="it-IT"/>
              </w:rPr>
              <w:t>)</w:t>
            </w:r>
            <w:bookmarkEnd w:id="626"/>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B461F5"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_Ref448242796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(8.1)</w:t>
      </w:r>
      <w:r w:rsidRPr="00376AFF">
        <w:rPr>
          <w:rFonts w:ascii="Times New Roman" w:hAnsi="Times New Roman"/>
          <w:sz w:val="24"/>
          <w:szCs w:val="24"/>
        </w:rPr>
        <w:fldChar w:fldCharType="end"/>
      </w:r>
      <w:r w:rsidRPr="00376AFF">
        <w:rPr>
          <w:rFonts w:ascii="Times New Roman" w:hAnsi="Times New Roman"/>
          <w:sz w:val="24"/>
          <w:szCs w:val="24"/>
        </w:rPr>
        <w:t>, t</w:t>
      </w:r>
      <w:r w:rsidR="00E25FF0" w:rsidRPr="00376AFF">
        <w:rPr>
          <w:rFonts w:ascii="Times New Roman" w:hAnsi="Times New Roman"/>
          <w:sz w:val="24"/>
          <w:szCs w:val="24"/>
        </w:rPr>
        <w:t xml:space="preserve">he volume integral in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_Ref384056304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sidRPr="00093238">
        <w:rPr>
          <w:rFonts w:ascii="Times New Roman" w:hAnsi="Times New Roman"/>
          <w:sz w:val="24"/>
          <w:szCs w:val="24"/>
        </w:rPr>
        <w:t>(6.2)</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376AFF">
        <w:rPr>
          <w:rFonts w:ascii="Times New Roman" w:hAnsi="Times New Roman"/>
          <w:i/>
          <w:sz w:val="24"/>
          <w:szCs w:val="24"/>
          <w:vertAlign w:val="subscript"/>
        </w:rPr>
        <w:t>a</w:t>
      </w:r>
      <w:r w:rsidR="00E25FF0" w:rsidRPr="00376AFF">
        <w:rPr>
          <w:rFonts w:ascii="Times New Roman" w:hAnsi="Times New Roman"/>
          <w:sz w:val="24"/>
          <w:szCs w:val="24"/>
        </w:rPr>
        <w:t>” intercepted by the kernel support volume (</w:t>
      </w:r>
      <w:r w:rsidR="00E25FF0" w:rsidRPr="00376AFF">
        <w:rPr>
          <w:rFonts w:ascii="Times New Roman" w:hAnsi="Times New Roman"/>
          <w:i/>
          <w:sz w:val="24"/>
          <w:szCs w:val="24"/>
        </w:rPr>
        <w:t>V</w:t>
      </w:r>
      <w:r w:rsidR="00E25FF0" w:rsidRPr="00376AFF">
        <w:rPr>
          <w:rFonts w:ascii="Times New Roman" w:hAnsi="Times New Roman"/>
          <w:i/>
          <w:sz w:val="24"/>
          <w:szCs w:val="24"/>
          <w:vertAlign w:val="subscript"/>
        </w:rPr>
        <w:t>h</w:t>
      </w:r>
      <w:r w:rsidR="00E25FF0" w:rsidRPr="00376AFF">
        <w:rPr>
          <w:rFonts w:ascii="Times New Roman" w:hAnsi="Times New Roman"/>
          <w:sz w:val="24"/>
          <w:szCs w:val="24"/>
        </w:rPr>
        <w:t xml:space="preserve">).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_Ref448242796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(8.1)</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normalized by the integral Shepard coefficient (</w:t>
      </w:r>
      <w:r w:rsidR="00E25FF0" w:rsidRPr="00376AFF">
        <w:rPr>
          <w:rFonts w:ascii="Symbol" w:hAnsi="Symbol"/>
          <w:i/>
          <w:sz w:val="24"/>
          <w:szCs w:val="24"/>
        </w:rPr>
        <w:t></w:t>
      </w:r>
      <w:r w:rsidR="00E25FF0" w:rsidRPr="00376AFF">
        <w:rPr>
          <w:rFonts w:ascii="Times New Roman" w:hAnsi="Times New Roman"/>
          <w:sz w:val="24"/>
          <w:szCs w:val="24"/>
        </w:rPr>
        <w:t xml:space="preserve">) to obtain this </w:t>
      </w:r>
      <w:r w:rsidRPr="00376AFF">
        <w:rPr>
          <w:rFonts w:ascii="Times New Roman" w:hAnsi="Times New Roman"/>
          <w:sz w:val="24"/>
          <w:szCs w:val="24"/>
        </w:rPr>
        <w:t xml:space="preserve">further </w:t>
      </w:r>
      <w:r w:rsidR="00E25FF0" w:rsidRPr="00376AFF">
        <w:rPr>
          <w:rFonts w:ascii="Times New Roman" w:hAnsi="Times New Roman"/>
          <w:sz w:val="24"/>
          <w:szCs w:val="24"/>
        </w:rPr>
        <w:t>definition:</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400" w:dyaOrig="840">
                <v:shape id="_x0000_i1222" type="#_x0000_t75" style="width:269.2pt;height:39.8pt" o:ole="">
                  <v:imagedata r:id="rId416" o:title=""/>
                </v:shape>
                <o:OLEObject Type="Embed" ProgID="Equation.3" ShapeID="_x0000_i1222" DrawAspect="Content" ObjectID="_1679893558" r:id="rId417"/>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7" w:name="_Ref41265203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7"/>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Symbol" w:hAnsi="Symbol"/>
          <w:i/>
          <w:sz w:val="24"/>
          <w:szCs w:val="24"/>
        </w:rPr>
        <w:t></w:t>
      </w:r>
      <w:r w:rsidRPr="00376AFF">
        <w:rPr>
          <w:rFonts w:ascii="Times New Roman" w:hAnsi="Times New Roman"/>
          <w:sz w:val="24"/>
          <w:szCs w:val="24"/>
        </w:rPr>
        <w:t xml:space="preserve"> varies as function of the involved computational particle “</w:t>
      </w:r>
      <w:r w:rsidRPr="00376AFF">
        <w:rPr>
          <w:rFonts w:ascii="Times New Roman" w:hAnsi="Times New Roman"/>
          <w:i/>
          <w:sz w:val="24"/>
          <w:szCs w:val="24"/>
          <w:vertAlign w:val="subscript"/>
        </w:rPr>
        <w:t>0</w:t>
      </w:r>
      <w:r w:rsidRPr="00376AFF">
        <w:rPr>
          <w:rFonts w:ascii="Times New Roman" w:hAnsi="Times New Roman"/>
          <w:sz w:val="24"/>
          <w:szCs w:val="24"/>
        </w:rPr>
        <w:t xml:space="preserve">”. </w:t>
      </w:r>
      <w:r w:rsidR="00B461F5" w:rsidRPr="00376AFF">
        <w:rPr>
          <w:rFonts w:ascii="Times New Roman" w:hAnsi="Times New Roman"/>
          <w:sz w:val="24"/>
          <w:szCs w:val="24"/>
        </w:rPr>
        <w:t xml:space="preserve">Provided </w:t>
      </w:r>
      <w:r w:rsidRPr="00376AFF">
        <w:rPr>
          <w:rFonts w:ascii="Times New Roman" w:hAnsi="Times New Roman"/>
          <w:sz w:val="24"/>
          <w:szCs w:val="24"/>
        </w:rPr>
        <w:t>fixed time</w:t>
      </w:r>
      <w:r w:rsidR="006543A7" w:rsidRPr="00376AFF">
        <w:rPr>
          <w:rFonts w:ascii="Times New Roman" w:hAnsi="Times New Roman"/>
          <w:sz w:val="24"/>
          <w:szCs w:val="24"/>
        </w:rPr>
        <w:t xml:space="preserve"> and position</w:t>
      </w:r>
      <w:r w:rsidRPr="00376AFF">
        <w:rPr>
          <w:rFonts w:ascii="Times New Roman" w:hAnsi="Times New Roman"/>
          <w:sz w:val="24"/>
          <w:szCs w:val="24"/>
        </w:rPr>
        <w:t xml:space="preserve">, </w:t>
      </w:r>
      <w:r w:rsidRPr="00376AFF">
        <w:rPr>
          <w:rFonts w:ascii="Symbol" w:hAnsi="Symbol"/>
          <w:i/>
          <w:sz w:val="24"/>
          <w:szCs w:val="24"/>
        </w:rPr>
        <w:t></w:t>
      </w:r>
      <w:r w:rsidRPr="00376AFF">
        <w:rPr>
          <w:rFonts w:ascii="Symbol" w:hAnsi="Symbol"/>
          <w:sz w:val="24"/>
          <w:szCs w:val="24"/>
        </w:rPr>
        <w:t></w:t>
      </w:r>
      <w:r w:rsidRPr="00376AFF">
        <w:rPr>
          <w:rFonts w:ascii="Times New Roman" w:hAnsi="Times New Roman"/>
          <w:sz w:val="24"/>
          <w:szCs w:val="24"/>
        </w:rPr>
        <w:t xml:space="preserve">represents a constant </w:t>
      </w:r>
      <w:r w:rsidR="006543A7" w:rsidRPr="00376AFF">
        <w:rPr>
          <w:rFonts w:ascii="Times New Roman" w:hAnsi="Times New Roman"/>
          <w:sz w:val="24"/>
          <w:szCs w:val="24"/>
        </w:rPr>
        <w:t xml:space="preserve">for </w:t>
      </w:r>
      <w:r w:rsidRPr="00376AFF">
        <w:rPr>
          <w:rFonts w:ascii="Times New Roman" w:hAnsi="Times New Roman"/>
          <w:sz w:val="24"/>
          <w:szCs w:val="24"/>
        </w:rPr>
        <w:t xml:space="preserve">a particle equation system because it does not depend on the neighbouring particles. Thus, the normalization of the kernel derivative is simply obtained </w:t>
      </w:r>
      <w:r w:rsidR="004F0A7F" w:rsidRPr="00376AFF">
        <w:rPr>
          <w:rFonts w:ascii="Times New Roman" w:hAnsi="Times New Roman"/>
          <w:sz w:val="24"/>
          <w:szCs w:val="24"/>
        </w:rPr>
        <w:t xml:space="preserve">dividing </w:t>
      </w:r>
      <w:r w:rsidRPr="00376AFF">
        <w:rPr>
          <w:rFonts w:ascii="Times New Roman" w:hAnsi="Times New Roman"/>
          <w:sz w:val="24"/>
          <w:szCs w:val="24"/>
        </w:rPr>
        <w:t xml:space="preserve">by </w:t>
      </w:r>
      <w:r w:rsidRPr="00376AFF">
        <w:rPr>
          <w:rFonts w:ascii="Symbol" w:hAnsi="Symbol"/>
          <w:i/>
          <w:sz w:val="24"/>
          <w:szCs w:val="24"/>
        </w:rPr>
        <w:t></w:t>
      </w:r>
      <w:r w:rsidRPr="00376AFF">
        <w:rPr>
          <w:rFonts w:ascii="Times New Roman" w:hAnsi="Times New Roman"/>
          <w:sz w:val="24"/>
          <w:szCs w:val="24"/>
        </w:rPr>
        <w:t xml:space="preserve">. This normalization allows considering the truncated kernel support as if it were entire </w:t>
      </w:r>
      <w:r w:rsidR="006543A7" w:rsidRPr="00376AFF">
        <w:rPr>
          <w:rFonts w:ascii="Times New Roman" w:hAnsi="Times New Roman"/>
          <w:sz w:val="24"/>
          <w:szCs w:val="24"/>
        </w:rPr>
        <w:t>(</w:t>
      </w:r>
      <w:r w:rsidRPr="00376AFF">
        <w:rPr>
          <w:rFonts w:ascii="Times New Roman" w:hAnsi="Times New Roman"/>
          <w:sz w:val="24"/>
          <w:szCs w:val="24"/>
        </w:rPr>
        <w:t>in the continuum), but with non-spherical shape.</w:t>
      </w:r>
    </w:p>
    <w:p w:rsidR="004F0A7F" w:rsidRPr="00376AFF" w:rsidRDefault="004F0A7F" w:rsidP="00E47EDB">
      <w:pPr>
        <w:spacing w:after="0" w:line="240" w:lineRule="auto"/>
        <w:jc w:val="both"/>
        <w:rPr>
          <w:rFonts w:ascii="Times New Roman" w:hAnsi="Times New Roman"/>
          <w:sz w:val="24"/>
          <w:szCs w:val="24"/>
        </w:rPr>
      </w:pPr>
      <w:r w:rsidRPr="00376AFF">
        <w:rPr>
          <w:rFonts w:ascii="Times New Roman" w:hAnsi="Times New Roman"/>
          <w:sz w:val="24"/>
          <w:szCs w:val="24"/>
        </w:rPr>
        <w:t xml:space="preserve">Eq.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used to approximate the pressure gradient term of Euler momentum equation</w:t>
      </w:r>
      <w:r w:rsidRPr="00376AFF">
        <w:rPr>
          <w:rFonts w:ascii="Times New Roman" w:hAnsi="Times New Roman"/>
          <w:sz w:val="24"/>
          <w:szCs w:val="24"/>
        </w:rPr>
        <w:t xml:space="preserv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_Ref448246225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E47EDB" w:rsidRPr="00376AFF">
        <w:rPr>
          <w:rFonts w:ascii="Times New Roman" w:hAnsi="Times New Roman"/>
          <w:sz w:val="24"/>
          <w:szCs w:val="24"/>
        </w:rPr>
        <w:t xml:space="preserve">. </w:t>
      </w:r>
      <w:proofErr w:type="gramStart"/>
      <w:r w:rsidRPr="00376AFF">
        <w:rPr>
          <w:rFonts w:ascii="Times New Roman" w:hAnsi="Times New Roman"/>
          <w:sz w:val="24"/>
          <w:szCs w:val="24"/>
        </w:rPr>
        <w:t>In</w:t>
      </w:r>
      <w:proofErr w:type="gramEnd"/>
      <w:r w:rsidRPr="00376AFF">
        <w:rPr>
          <w:rFonts w:ascii="Times New Roman" w:hAnsi="Times New Roman"/>
          <w:sz w:val="24"/>
          <w:szCs w:val="24"/>
        </w:rPr>
        <w:t xml:space="preserve"> the absence of the </w:t>
      </w:r>
      <w:r w:rsidR="00E47EDB" w:rsidRPr="00376AFF">
        <w:rPr>
          <w:rFonts w:ascii="Times New Roman" w:hAnsi="Times New Roman"/>
          <w:sz w:val="24"/>
          <w:szCs w:val="24"/>
        </w:rPr>
        <w:t xml:space="preserve">semi-particles, </w:t>
      </w:r>
      <w:r w:rsidRPr="00376AFF">
        <w:rPr>
          <w:rFonts w:ascii="Times New Roman" w:hAnsi="Times New Roman"/>
          <w:sz w:val="24"/>
          <w:szCs w:val="24"/>
        </w:rPr>
        <w:t>defined by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 xml:space="preserve">]) in 2D, </w:t>
      </w:r>
      <w:r w:rsidR="00E47EDB" w:rsidRPr="00376AFF">
        <w:rPr>
          <w:rFonts w:ascii="Times New Roman" w:hAnsi="Times New Roman"/>
          <w:sz w:val="24"/>
          <w:szCs w:val="24"/>
        </w:rPr>
        <w:t xml:space="preserve">the boundary terms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seem too modest to avoid the penetration of fluid particles trough the solid frontiers, once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applied to the fluid dynamics balance equations. This limit seems due to the characteristics of the kernel function and its derivative</w:t>
      </w:r>
      <w:r w:rsidR="001E475F" w:rsidRPr="00376AFF">
        <w:rPr>
          <w:rFonts w:ascii="Times New Roman" w:hAnsi="Times New Roman"/>
          <w:sz w:val="24"/>
          <w:szCs w:val="24"/>
        </w:rPr>
        <w:t xml:space="preserve"> (SPH truncation errors)</w:t>
      </w:r>
      <w:r w:rsidR="00E47EDB" w:rsidRPr="00376AFF">
        <w:rPr>
          <w:rFonts w:ascii="Times New Roman" w:hAnsi="Times New Roman"/>
          <w:sz w:val="24"/>
          <w:szCs w:val="24"/>
        </w:rPr>
        <w:t xml:space="preserve">. </w:t>
      </w:r>
      <w:r w:rsidRPr="00376AFF">
        <w:rPr>
          <w:rFonts w:ascii="Times New Roman" w:hAnsi="Times New Roman"/>
          <w:sz w:val="24"/>
          <w:szCs w:val="24"/>
        </w:rPr>
        <w:t>Thus, the present model adopt semi-particles, whose 3D definition is slightly different from the edge particles (semi-particles) of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w:t>
      </w:r>
    </w:p>
    <w:p w:rsidR="00AE66C2" w:rsidRPr="00376AFF" w:rsidRDefault="006543A7"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E25FF0" w:rsidRPr="00376AFF">
        <w:rPr>
          <w:rFonts w:ascii="Times New Roman" w:hAnsi="Times New Roman"/>
          <w:sz w:val="24"/>
          <w:szCs w:val="24"/>
        </w:rPr>
        <w:t xml:space="preserve">“semi-particles” represent special fluid particles, which are smallest than the (inner) fluid particles. </w:t>
      </w:r>
      <w:r w:rsidR="00AE66C2" w:rsidRPr="00376AFF">
        <w:rPr>
          <w:rFonts w:ascii="Times New Roman" w:hAnsi="Times New Roman"/>
          <w:sz w:val="24"/>
          <w:szCs w:val="24"/>
        </w:rPr>
        <w:t xml:space="preserve">Each semi-particle is associated to a surface wall element. </w:t>
      </w:r>
      <w:r w:rsidR="00E25FF0" w:rsidRPr="00376AFF">
        <w:rPr>
          <w:rFonts w:ascii="Times New Roman" w:hAnsi="Times New Roman"/>
          <w:sz w:val="24"/>
          <w:szCs w:val="24"/>
        </w:rPr>
        <w:t>Semi-particle position</w:t>
      </w:r>
      <w:r w:rsidR="00AE66C2" w:rsidRPr="00376AFF">
        <w:rPr>
          <w:rFonts w:ascii="Times New Roman" w:hAnsi="Times New Roman"/>
          <w:sz w:val="24"/>
          <w:szCs w:val="24"/>
        </w:rPr>
        <w:t>s are</w:t>
      </w:r>
      <w:r w:rsidR="00E25FF0" w:rsidRPr="00376AFF">
        <w:rPr>
          <w:rFonts w:ascii="Times New Roman" w:hAnsi="Times New Roman"/>
          <w:sz w:val="24"/>
          <w:szCs w:val="24"/>
        </w:rPr>
        <w:t xml:space="preserve"> formally located at the solid frontiers of the fluid domain, but the</w:t>
      </w:r>
      <w:r w:rsidR="00AE66C2" w:rsidRPr="00376AFF">
        <w:rPr>
          <w:rFonts w:ascii="Times New Roman" w:hAnsi="Times New Roman"/>
          <w:sz w:val="24"/>
          <w:szCs w:val="24"/>
        </w:rPr>
        <w:t xml:space="preserve"> volumes </w:t>
      </w:r>
      <w:r w:rsidRPr="00376AFF">
        <w:rPr>
          <w:rFonts w:ascii="Times New Roman" w:hAnsi="Times New Roman"/>
          <w:sz w:val="24"/>
          <w:szCs w:val="24"/>
        </w:rPr>
        <w:t xml:space="preserve">of the semi-particles </w:t>
      </w:r>
      <w:r w:rsidR="00E25FF0" w:rsidRPr="00376AFF">
        <w:rPr>
          <w:rFonts w:ascii="Times New Roman" w:hAnsi="Times New Roman"/>
          <w:sz w:val="24"/>
          <w:szCs w:val="24"/>
        </w:rPr>
        <w:t xml:space="preserve">completely lie </w:t>
      </w:r>
      <w:r w:rsidRPr="00376AFF">
        <w:rPr>
          <w:rFonts w:ascii="Times New Roman" w:hAnsi="Times New Roman"/>
          <w:sz w:val="24"/>
          <w:szCs w:val="24"/>
        </w:rPr>
        <w:t>in the inner domain</w:t>
      </w:r>
      <w:r w:rsidR="001E475F" w:rsidRPr="00376AFF">
        <w:rPr>
          <w:rFonts w:ascii="Times New Roman" w:hAnsi="Times New Roman"/>
          <w:sz w:val="24"/>
          <w:szCs w:val="24"/>
        </w:rPr>
        <w:t xml:space="preserve"> and touch the solid boundaries</w:t>
      </w:r>
      <w:r w:rsidR="00E25FF0" w:rsidRPr="00376AFF">
        <w:rPr>
          <w:rFonts w:ascii="Times New Roman" w:hAnsi="Times New Roman"/>
          <w:sz w:val="24"/>
          <w:szCs w:val="24"/>
        </w:rPr>
        <w:t xml:space="preserve">. The </w:t>
      </w:r>
      <w:r w:rsidR="00AE66C2" w:rsidRPr="00376AFF">
        <w:rPr>
          <w:rFonts w:ascii="Times New Roman" w:hAnsi="Times New Roman"/>
          <w:sz w:val="24"/>
          <w:szCs w:val="24"/>
        </w:rPr>
        <w:t xml:space="preserve">union </w:t>
      </w:r>
      <w:r w:rsidR="00E25FF0" w:rsidRPr="00376AFF">
        <w:rPr>
          <w:rFonts w:ascii="Times New Roman" w:hAnsi="Times New Roman"/>
          <w:sz w:val="24"/>
          <w:szCs w:val="24"/>
        </w:rPr>
        <w:t>of the semi-particle</w:t>
      </w:r>
      <w:r w:rsidR="00AE66C2" w:rsidRPr="00376AFF">
        <w:rPr>
          <w:rFonts w:ascii="Times New Roman" w:hAnsi="Times New Roman"/>
          <w:sz w:val="24"/>
          <w:szCs w:val="24"/>
        </w:rPr>
        <w:t xml:space="preserve"> volumes </w:t>
      </w:r>
      <w:r w:rsidR="00E25FF0" w:rsidRPr="00376AFF">
        <w:rPr>
          <w:rFonts w:ascii="Times New Roman" w:hAnsi="Times New Roman"/>
          <w:sz w:val="24"/>
          <w:szCs w:val="24"/>
        </w:rPr>
        <w:t>represent</w:t>
      </w:r>
      <w:r w:rsidR="00AE66C2" w:rsidRPr="00376AFF">
        <w:rPr>
          <w:rFonts w:ascii="Times New Roman" w:hAnsi="Times New Roman"/>
          <w:sz w:val="24"/>
          <w:szCs w:val="24"/>
        </w:rPr>
        <w:t>s</w:t>
      </w:r>
      <w:r w:rsidR="00E25FF0" w:rsidRPr="00376AFF">
        <w:rPr>
          <w:rFonts w:ascii="Times New Roman" w:hAnsi="Times New Roman"/>
          <w:sz w:val="24"/>
          <w:szCs w:val="24"/>
        </w:rPr>
        <w:t xml:space="preserve"> a </w:t>
      </w:r>
      <w:r w:rsidRPr="00376AFF">
        <w:rPr>
          <w:rFonts w:ascii="Times New Roman" w:hAnsi="Times New Roman"/>
          <w:sz w:val="24"/>
          <w:szCs w:val="24"/>
        </w:rPr>
        <w:t xml:space="preserve">thin </w:t>
      </w:r>
      <w:r w:rsidR="00AE66C2" w:rsidRPr="00376AFF">
        <w:rPr>
          <w:rFonts w:ascii="Times New Roman" w:hAnsi="Times New Roman"/>
          <w:sz w:val="24"/>
          <w:szCs w:val="24"/>
        </w:rPr>
        <w:t xml:space="preserve">film </w:t>
      </w:r>
      <w:r w:rsidR="00E25FF0" w:rsidRPr="00376AFF">
        <w:rPr>
          <w:rFonts w:ascii="Times New Roman" w:hAnsi="Times New Roman"/>
          <w:sz w:val="24"/>
          <w:szCs w:val="24"/>
        </w:rPr>
        <w:t xml:space="preserve">of fluid, which </w:t>
      </w:r>
      <w:r w:rsidR="00E47EDB" w:rsidRPr="00376AFF">
        <w:rPr>
          <w:rFonts w:ascii="Times New Roman" w:hAnsi="Times New Roman"/>
          <w:sz w:val="24"/>
          <w:szCs w:val="24"/>
        </w:rPr>
        <w:t xml:space="preserve">is </w:t>
      </w:r>
      <w:r w:rsidR="00E25FF0" w:rsidRPr="00376AFF">
        <w:rPr>
          <w:rFonts w:ascii="Times New Roman" w:hAnsi="Times New Roman"/>
          <w:sz w:val="24"/>
          <w:szCs w:val="24"/>
        </w:rPr>
        <w:t xml:space="preserve">a buffer zone between the inner domain (filled with computational particles) and </w:t>
      </w:r>
      <w:r w:rsidR="00AE66C2" w:rsidRPr="00376AFF">
        <w:rPr>
          <w:rFonts w:ascii="Times New Roman" w:hAnsi="Times New Roman"/>
          <w:sz w:val="24"/>
          <w:szCs w:val="24"/>
        </w:rPr>
        <w:t xml:space="preserve">the wall </w:t>
      </w:r>
      <w:r w:rsidR="00E25FF0" w:rsidRPr="00376AFF">
        <w:rPr>
          <w:rFonts w:ascii="Times New Roman" w:hAnsi="Times New Roman"/>
          <w:sz w:val="24"/>
          <w:szCs w:val="24"/>
        </w:rPr>
        <w:t xml:space="preserve">frontiers. </w:t>
      </w:r>
      <w:r w:rsidR="00AE66C2" w:rsidRPr="00376AFF">
        <w:rPr>
          <w:rFonts w:ascii="Times New Roman" w:hAnsi="Times New Roman"/>
          <w:sz w:val="24"/>
          <w:szCs w:val="24"/>
        </w:rPr>
        <w:t xml:space="preserve">The </w:t>
      </w:r>
      <w:r w:rsidR="004F0A7F" w:rsidRPr="00376AFF">
        <w:rPr>
          <w:rFonts w:ascii="Times New Roman" w:hAnsi="Times New Roman"/>
          <w:sz w:val="24"/>
          <w:szCs w:val="24"/>
        </w:rPr>
        <w:t xml:space="preserve">film </w:t>
      </w:r>
      <w:r w:rsidR="00E25FF0" w:rsidRPr="00376AFF">
        <w:rPr>
          <w:rFonts w:ascii="Times New Roman" w:hAnsi="Times New Roman"/>
          <w:sz w:val="24"/>
          <w:szCs w:val="24"/>
        </w:rPr>
        <w:t xml:space="preserve">depth </w:t>
      </w:r>
      <w:r w:rsidR="00AE66C2" w:rsidRPr="00376AFF">
        <w:rPr>
          <w:rFonts w:ascii="Times New Roman" w:hAnsi="Times New Roman"/>
          <w:sz w:val="24"/>
          <w:szCs w:val="24"/>
        </w:rPr>
        <w:t xml:space="preserve">is </w:t>
      </w:r>
      <w:r w:rsidR="00E25FF0" w:rsidRPr="00376AFF">
        <w:rPr>
          <w:rFonts w:ascii="Times New Roman" w:hAnsi="Times New Roman"/>
          <w:sz w:val="24"/>
          <w:szCs w:val="24"/>
        </w:rPr>
        <w:t xml:space="preserve">smaller than the </w:t>
      </w:r>
      <w:r w:rsidR="00AE66C2" w:rsidRPr="00376AFF">
        <w:rPr>
          <w:rFonts w:ascii="Times New Roman" w:hAnsi="Times New Roman"/>
          <w:sz w:val="24"/>
          <w:szCs w:val="24"/>
        </w:rPr>
        <w:t xml:space="preserve">characteristic </w:t>
      </w:r>
      <w:r w:rsidR="00E25FF0" w:rsidRPr="00376AFF">
        <w:rPr>
          <w:rFonts w:ascii="Times New Roman" w:hAnsi="Times New Roman"/>
          <w:sz w:val="24"/>
          <w:szCs w:val="24"/>
        </w:rPr>
        <w:t>length of the fluid particles</w:t>
      </w:r>
      <w:r w:rsidR="00AE66C2" w:rsidRPr="00376AFF">
        <w:rPr>
          <w:rFonts w:ascii="Times New Roman" w:hAnsi="Times New Roman"/>
          <w:sz w:val="24"/>
          <w:szCs w:val="24"/>
        </w:rPr>
        <w:t xml:space="preserve"> (</w:t>
      </w:r>
      <w:r w:rsidR="00AE66C2" w:rsidRPr="00376AFF">
        <w:rPr>
          <w:rFonts w:ascii="Times New Roman" w:hAnsi="Times New Roman"/>
          <w:i/>
          <w:sz w:val="24"/>
          <w:szCs w:val="24"/>
        </w:rPr>
        <w:t>dx</w:t>
      </w:r>
      <w:r w:rsidR="00AE66C2" w:rsidRPr="00376AFF">
        <w:rPr>
          <w:rFonts w:ascii="Times New Roman" w:hAnsi="Times New Roman"/>
          <w:sz w:val="24"/>
          <w:szCs w:val="24"/>
        </w:rPr>
        <w:t>)</w:t>
      </w:r>
      <w:r w:rsidR="00E25FF0" w:rsidRPr="00376AFF">
        <w:rPr>
          <w:rFonts w:ascii="Times New Roman" w:hAnsi="Times New Roman"/>
          <w:sz w:val="24"/>
          <w:szCs w:val="24"/>
        </w:rPr>
        <w:t xml:space="preserve">. </w:t>
      </w:r>
    </w:p>
    <w:p w:rsidR="004F0A7F"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Surface elements and semi-particles share the same values of their parameters. Every surface element is defined by its position, velocity, area (length in 2D) and normal vector. Semi-particles additionally require the mass.</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discrete surface element represents a portion of frontier with area </w:t>
      </w:r>
      <w:r w:rsidRPr="00376AFF">
        <w:rPr>
          <w:rFonts w:ascii="Times New Roman" w:hAnsi="Times New Roman"/>
          <w:position w:val="-12"/>
          <w:sz w:val="24"/>
          <w:szCs w:val="24"/>
        </w:rPr>
        <w:object w:dxaOrig="400" w:dyaOrig="380">
          <v:shape id="_x0000_i1223" type="#_x0000_t75" style="width:20.1pt;height:17.9pt" o:ole="">
            <v:imagedata r:id="rId418" o:title=""/>
          </v:shape>
          <o:OLEObject Type="Embed" ProgID="Equation.3" ShapeID="_x0000_i1223" DrawAspect="Content" ObjectID="_1679893559" r:id="rId419"/>
        </w:object>
      </w:r>
      <w:r w:rsidR="00E47EDB" w:rsidRPr="00376AFF">
        <w:rPr>
          <w:rFonts w:ascii="Times New Roman" w:hAnsi="Times New Roman"/>
          <w:sz w:val="24"/>
          <w:szCs w:val="24"/>
        </w:rPr>
        <w:t xml:space="preserve"> (3D) or length </w:t>
      </w:r>
      <w:r w:rsidR="00E47EDB" w:rsidRPr="00376AFF">
        <w:rPr>
          <w:rFonts w:ascii="Times New Roman" w:hAnsi="Times New Roman"/>
          <w:position w:val="-12"/>
          <w:sz w:val="24"/>
          <w:szCs w:val="24"/>
        </w:rPr>
        <w:object w:dxaOrig="400" w:dyaOrig="380">
          <v:shape id="_x0000_i1224" type="#_x0000_t75" style="width:20.1pt;height:17.9pt" o:ole="">
            <v:imagedata r:id="rId420" o:title=""/>
          </v:shape>
          <o:OLEObject Type="Embed" ProgID="Equation.3" ShapeID="_x0000_i1224" DrawAspect="Content" ObjectID="_1679893560" r:id="rId421"/>
        </w:object>
      </w:r>
      <w:r w:rsidR="00E47EDB" w:rsidRPr="00376AFF">
        <w:rPr>
          <w:rFonts w:ascii="Times New Roman" w:hAnsi="Times New Roman"/>
          <w:sz w:val="24"/>
          <w:szCs w:val="24"/>
        </w:rPr>
        <w:t>(in 2D)</w:t>
      </w:r>
      <w:r w:rsidRPr="00376AFF">
        <w:rPr>
          <w:rFonts w:ascii="Times New Roman" w:hAnsi="Times New Roman"/>
          <w:sz w:val="24"/>
          <w:szCs w:val="24"/>
        </w:rPr>
        <w:t xml:space="preserve">. At the same position, a fluid semi-particle is located. The semi-particle volumes are smaller than the fluid particle volumes not to alter the spatial resolution. </w:t>
      </w:r>
      <w:r w:rsidR="00E47EDB" w:rsidRPr="00376AFF">
        <w:rPr>
          <w:rFonts w:ascii="Times New Roman" w:hAnsi="Times New Roman"/>
          <w:sz w:val="24"/>
          <w:szCs w:val="24"/>
        </w:rPr>
        <w:t>T</w:t>
      </w:r>
      <w:r w:rsidRPr="00376AFF">
        <w:rPr>
          <w:rFonts w:ascii="Times New Roman" w:hAnsi="Times New Roman"/>
          <w:sz w:val="24"/>
          <w:szCs w:val="24"/>
        </w:rPr>
        <w:t>he semi-particle</w:t>
      </w:r>
      <w:r w:rsidR="00E47EDB" w:rsidRPr="00376AFF">
        <w:rPr>
          <w:rFonts w:ascii="Times New Roman" w:hAnsi="Times New Roman"/>
          <w:sz w:val="24"/>
          <w:szCs w:val="24"/>
        </w:rPr>
        <w:t xml:space="preserve"> position is</w:t>
      </w:r>
      <w:r w:rsidRPr="00376AFF">
        <w:rPr>
          <w:rFonts w:ascii="Times New Roman" w:hAnsi="Times New Roman"/>
          <w:sz w:val="24"/>
          <w:szCs w:val="24"/>
        </w:rPr>
        <w:t xml:space="preserve"> </w:t>
      </w:r>
      <w:r w:rsidRPr="00376AFF">
        <w:rPr>
          <w:rFonts w:ascii="Times New Roman" w:hAnsi="Times New Roman"/>
          <w:sz w:val="24"/>
          <w:szCs w:val="24"/>
        </w:rPr>
        <w:lastRenderedPageBreak/>
        <w:t xml:space="preserve">located on </w:t>
      </w:r>
      <w:r w:rsidR="00E47EDB" w:rsidRPr="00376AFF">
        <w:rPr>
          <w:rFonts w:ascii="Times New Roman" w:hAnsi="Times New Roman"/>
          <w:sz w:val="24"/>
          <w:szCs w:val="24"/>
        </w:rPr>
        <w:t xml:space="preserve">one side of </w:t>
      </w:r>
      <w:r w:rsidRPr="00376AFF">
        <w:rPr>
          <w:rFonts w:ascii="Times New Roman" w:hAnsi="Times New Roman"/>
          <w:sz w:val="24"/>
          <w:szCs w:val="24"/>
        </w:rPr>
        <w:t>the physical volume</w:t>
      </w:r>
      <w:r w:rsidR="00E47EDB" w:rsidRPr="00376AFF">
        <w:rPr>
          <w:rFonts w:ascii="Times New Roman" w:hAnsi="Times New Roman"/>
          <w:sz w:val="24"/>
          <w:szCs w:val="24"/>
        </w:rPr>
        <w:t xml:space="preserve"> of the semi-particle. However, this position </w:t>
      </w:r>
      <w:r w:rsidRPr="00376AFF">
        <w:rPr>
          <w:rFonts w:ascii="Times New Roman" w:hAnsi="Times New Roman"/>
          <w:sz w:val="24"/>
          <w:szCs w:val="24"/>
        </w:rPr>
        <w:t>should be representative of the</w:t>
      </w:r>
      <w:r w:rsidR="00E47EDB" w:rsidRPr="00376AFF">
        <w:rPr>
          <w:rFonts w:ascii="Times New Roman" w:hAnsi="Times New Roman"/>
          <w:sz w:val="24"/>
          <w:szCs w:val="24"/>
        </w:rPr>
        <w:t xml:space="preserve"> entire semi-</w:t>
      </w:r>
      <w:r w:rsidRPr="00376AFF">
        <w:rPr>
          <w:rFonts w:ascii="Times New Roman" w:hAnsi="Times New Roman"/>
          <w:sz w:val="24"/>
          <w:szCs w:val="24"/>
        </w:rPr>
        <w:t xml:space="preserve">particle volume. This implies that the maximum distance </w:t>
      </w:r>
      <w:r w:rsidR="00AE66C2" w:rsidRPr="00376AFF">
        <w:rPr>
          <w:rFonts w:ascii="Times New Roman" w:hAnsi="Times New Roman"/>
          <w:sz w:val="24"/>
          <w:szCs w:val="24"/>
        </w:rPr>
        <w:t xml:space="preserve">between </w:t>
      </w:r>
      <w:r w:rsidRPr="00376AFF">
        <w:rPr>
          <w:rFonts w:ascii="Times New Roman" w:hAnsi="Times New Roman"/>
          <w:sz w:val="24"/>
          <w:szCs w:val="24"/>
        </w:rPr>
        <w:t>an</w:t>
      </w:r>
      <w:r w:rsidR="00AE66C2" w:rsidRPr="00376AFF">
        <w:rPr>
          <w:rFonts w:ascii="Times New Roman" w:hAnsi="Times New Roman"/>
          <w:sz w:val="24"/>
          <w:szCs w:val="24"/>
        </w:rPr>
        <w:t>y</w:t>
      </w:r>
      <w:r w:rsidRPr="00376AFF">
        <w:rPr>
          <w:rFonts w:ascii="Times New Roman" w:hAnsi="Times New Roman"/>
          <w:sz w:val="24"/>
          <w:szCs w:val="24"/>
        </w:rPr>
        <w:t xml:space="preserve"> edge of the semi-particle </w:t>
      </w:r>
      <w:r w:rsidR="00AE66C2" w:rsidRPr="00376AFF">
        <w:rPr>
          <w:rFonts w:ascii="Times New Roman" w:hAnsi="Times New Roman"/>
          <w:sz w:val="24"/>
          <w:szCs w:val="24"/>
        </w:rPr>
        <w:t xml:space="preserve">and </w:t>
      </w:r>
      <w:r w:rsidRPr="00376AFF">
        <w:rPr>
          <w:rFonts w:ascii="Times New Roman" w:hAnsi="Times New Roman"/>
          <w:sz w:val="24"/>
          <w:szCs w:val="24"/>
        </w:rPr>
        <w:t xml:space="preserve">its position should be smaller </w:t>
      </w:r>
      <w:proofErr w:type="gramStart"/>
      <w:r w:rsidRPr="00376AFF">
        <w:rPr>
          <w:rFonts w:ascii="Times New Roman" w:hAnsi="Times New Roman"/>
          <w:sz w:val="24"/>
          <w:szCs w:val="24"/>
        </w:rPr>
        <w:t xml:space="preserve">than </w:t>
      </w:r>
      <w:proofErr w:type="gramEnd"/>
      <w:r w:rsidRPr="00376AFF">
        <w:rPr>
          <w:rFonts w:ascii="Times New Roman" w:hAnsi="Times New Roman"/>
          <w:position w:val="-18"/>
          <w:sz w:val="24"/>
          <w:szCs w:val="24"/>
        </w:rPr>
        <w:object w:dxaOrig="639" w:dyaOrig="560">
          <v:shape id="_x0000_i1225" type="#_x0000_t75" style="width:31.75pt;height:26.85pt" o:ole="">
            <v:imagedata r:id="rId422" o:title=""/>
          </v:shape>
          <o:OLEObject Type="Embed" ProgID="Equation.3" ShapeID="_x0000_i1225" DrawAspect="Content" ObjectID="_1679893561" r:id="rId423"/>
        </w:object>
      </w:r>
      <w:r w:rsidRPr="00376AFF">
        <w:rPr>
          <w:rFonts w:ascii="Times New Roman" w:hAnsi="Times New Roman"/>
          <w:sz w:val="24"/>
          <w:szCs w:val="24"/>
        </w:rPr>
        <w:t xml:space="preserve">. </w:t>
      </w:r>
      <w:r w:rsidR="00AE66C2" w:rsidRPr="00376AFF">
        <w:rPr>
          <w:rFonts w:ascii="Times New Roman" w:hAnsi="Times New Roman"/>
          <w:sz w:val="24"/>
          <w:szCs w:val="24"/>
        </w:rPr>
        <w:t>Provided this constraint</w:t>
      </w:r>
      <w:r w:rsidRPr="00376AFF">
        <w:rPr>
          <w:rFonts w:ascii="Times New Roman" w:hAnsi="Times New Roman"/>
          <w:sz w:val="24"/>
          <w:szCs w:val="24"/>
        </w:rPr>
        <w:t xml:space="preserve">, the </w:t>
      </w:r>
      <w:r w:rsidR="00E47EDB" w:rsidRPr="00376AFF">
        <w:rPr>
          <w:rFonts w:ascii="Times New Roman" w:hAnsi="Times New Roman"/>
          <w:sz w:val="24"/>
          <w:szCs w:val="24"/>
        </w:rPr>
        <w:t xml:space="preserve">semi-particle </w:t>
      </w:r>
      <w:r w:rsidR="00AE66C2" w:rsidRPr="00376AFF">
        <w:rPr>
          <w:rFonts w:ascii="Times New Roman" w:hAnsi="Times New Roman"/>
          <w:sz w:val="24"/>
          <w:szCs w:val="24"/>
        </w:rPr>
        <w:t xml:space="preserve">depth </w:t>
      </w:r>
      <w:r w:rsidR="00E47EDB" w:rsidRPr="00376AFF">
        <w:rPr>
          <w:rFonts w:ascii="Times New Roman" w:hAnsi="Times New Roman"/>
          <w:sz w:val="24"/>
          <w:szCs w:val="24"/>
        </w:rPr>
        <w:t xml:space="preserve">coefficient </w:t>
      </w:r>
      <w:r w:rsidR="00AE66C2" w:rsidRPr="00376AFF">
        <w:rPr>
          <w:rFonts w:ascii="Times New Roman" w:hAnsi="Times New Roman"/>
          <w:sz w:val="24"/>
          <w:szCs w:val="24"/>
        </w:rPr>
        <w:t>should be high enough to improve the model</w:t>
      </w:r>
      <w:r w:rsidR="00E47EDB" w:rsidRPr="00376AFF">
        <w:rPr>
          <w:rFonts w:ascii="Times New Roman" w:hAnsi="Times New Roman"/>
          <w:sz w:val="24"/>
          <w:szCs w:val="24"/>
        </w:rPr>
        <w:t xml:space="preserve"> accuracy</w:t>
      </w:r>
      <w:r w:rsidRPr="00376AFF">
        <w:rPr>
          <w:rFonts w:ascii="Times New Roman" w:hAnsi="Times New Roman"/>
          <w:sz w:val="24"/>
          <w:szCs w:val="24"/>
        </w:rPr>
        <w:t xml:space="preserve">. </w:t>
      </w:r>
    </w:p>
    <w:p w:rsidR="00134086" w:rsidRPr="00376AFF" w:rsidRDefault="00E25FF0" w:rsidP="00134086">
      <w:pPr>
        <w:spacing w:after="0" w:line="240" w:lineRule="auto"/>
        <w:jc w:val="both"/>
        <w:rPr>
          <w:rFonts w:ascii="Times New Roman" w:hAnsi="Times New Roman"/>
          <w:sz w:val="24"/>
          <w:szCs w:val="24"/>
        </w:rPr>
      </w:pPr>
      <w:r w:rsidRPr="00376AFF">
        <w:rPr>
          <w:rFonts w:ascii="Times New Roman" w:hAnsi="Times New Roman"/>
          <w:sz w:val="24"/>
          <w:szCs w:val="24"/>
        </w:rPr>
        <w:t xml:space="preserve">Normally, SPH models do not consider the free surface as a frontier of the fluid domain as the atmospheric pressure is </w:t>
      </w:r>
      <w:r w:rsidR="00AE66C2" w:rsidRPr="00376AFF">
        <w:rPr>
          <w:rFonts w:ascii="Times New Roman" w:hAnsi="Times New Roman"/>
          <w:sz w:val="24"/>
          <w:szCs w:val="24"/>
        </w:rPr>
        <w:t xml:space="preserve">usually </w:t>
      </w:r>
      <w:r w:rsidRPr="00376AFF">
        <w:rPr>
          <w:rFonts w:ascii="Times New Roman" w:hAnsi="Times New Roman"/>
          <w:sz w:val="24"/>
          <w:szCs w:val="24"/>
        </w:rPr>
        <w:t xml:space="preserve">null in the gaseous sub-domain and on the free surface itself. </w:t>
      </w:r>
      <w:r w:rsidR="00AE66C2" w:rsidRPr="00376AFF">
        <w:rPr>
          <w:rFonts w:ascii="Times New Roman" w:hAnsi="Times New Roman"/>
          <w:sz w:val="24"/>
          <w:szCs w:val="24"/>
        </w:rPr>
        <w:t>Here, t</w:t>
      </w:r>
      <w:r w:rsidRPr="00376AFF">
        <w:rPr>
          <w:rFonts w:ascii="Times New Roman" w:hAnsi="Times New Roman"/>
          <w:sz w:val="24"/>
          <w:szCs w:val="24"/>
        </w:rPr>
        <w:t xml:space="preserve">he DB-SPH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_Ref412652038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(8.2)</w:t>
      </w:r>
      <w:r w:rsidRPr="00376AFF">
        <w:rPr>
          <w:rFonts w:ascii="Times New Roman" w:hAnsi="Times New Roman"/>
          <w:sz w:val="24"/>
          <w:szCs w:val="24"/>
        </w:rPr>
        <w:fldChar w:fldCharType="end"/>
      </w:r>
      <w:r w:rsidRPr="00376AFF">
        <w:rPr>
          <w:rFonts w:ascii="Times New Roman" w:hAnsi="Times New Roman"/>
          <w:sz w:val="24"/>
          <w:szCs w:val="24"/>
        </w:rPr>
        <w:t xml:space="preserve"> introduces the parameter </w:t>
      </w:r>
      <w:r w:rsidRPr="00376AFF">
        <w:rPr>
          <w:rFonts w:ascii="Times New Roman" w:hAnsi="Times New Roman"/>
          <w:i/>
          <w:sz w:val="24"/>
          <w:szCs w:val="24"/>
        </w:rPr>
        <w:t>p</w:t>
      </w:r>
      <w:r w:rsidRPr="00376AFF">
        <w:rPr>
          <w:rFonts w:ascii="Times New Roman" w:hAnsi="Times New Roman"/>
          <w:i/>
          <w:sz w:val="24"/>
          <w:szCs w:val="24"/>
          <w:vertAlign w:val="subscript"/>
        </w:rPr>
        <w:t>0</w:t>
      </w:r>
      <w:r w:rsidRPr="00376AFF">
        <w:rPr>
          <w:rFonts w:ascii="Times New Roman" w:hAnsi="Times New Roman"/>
          <w:sz w:val="24"/>
          <w:szCs w:val="24"/>
        </w:rPr>
        <w:t>≠0 in the surface terms of the momentum equation. Formally, one should explicitly model the free surface by means of surface elements over which summing the pressure gradient boundary terms</w:t>
      </w:r>
      <w:r w:rsidR="00E47EDB" w:rsidRPr="00376AFF">
        <w:rPr>
          <w:rFonts w:ascii="Times New Roman" w:hAnsi="Times New Roman"/>
          <w:sz w:val="24"/>
          <w:szCs w:val="24"/>
        </w:rPr>
        <w:t xml:space="preserve">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Pr="00376AFF">
        <w:rPr>
          <w:rFonts w:ascii="Times New Roman" w:hAnsi="Times New Roman"/>
          <w:sz w:val="24"/>
          <w:szCs w:val="24"/>
        </w:rPr>
        <w:t xml:space="preserve">. In any case, this complication does not seem necessary if pressure gradients keep small enough at the free surface. </w:t>
      </w:r>
      <w:r w:rsidR="00134086" w:rsidRPr="00376AFF">
        <w:rPr>
          <w:rFonts w:ascii="Times New Roman" w:hAnsi="Times New Roman"/>
          <w:sz w:val="24"/>
          <w:szCs w:val="24"/>
        </w:rPr>
        <w:t>This shortcoming is common in SPH mono-phase modelling (using other boundary treatments), and its effects are normally considered negligible (even because pressure gradients are generally zero at the very free surface).</w:t>
      </w:r>
    </w:p>
    <w:p w:rsidR="00E25FF0"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When activating the DB-SPH boundary treatment, d</w:t>
      </w:r>
      <w:r w:rsidR="00E25FF0" w:rsidRPr="00376AFF">
        <w:rPr>
          <w:rFonts w:ascii="Times New Roman" w:hAnsi="Times New Roman"/>
          <w:sz w:val="24"/>
          <w:szCs w:val="24"/>
        </w:rPr>
        <w:t xml:space="preserve">ensity </w:t>
      </w:r>
      <w:r w:rsidRPr="00376AFF">
        <w:rPr>
          <w:rFonts w:ascii="Times New Roman" w:hAnsi="Times New Roman"/>
          <w:sz w:val="24"/>
          <w:szCs w:val="24"/>
        </w:rPr>
        <w:t xml:space="preserve">in the inner domain </w:t>
      </w:r>
      <w:r w:rsidR="00E25FF0" w:rsidRPr="00376AFF">
        <w:rPr>
          <w:rFonts w:ascii="Times New Roman" w:hAnsi="Times New Roman"/>
          <w:sz w:val="24"/>
          <w:szCs w:val="24"/>
        </w:rPr>
        <w:t>is estimated by means of a SPH particle appro</w:t>
      </w:r>
      <w:r w:rsidR="00134086" w:rsidRPr="00376AFF">
        <w:rPr>
          <w:rFonts w:ascii="Times New Roman" w:hAnsi="Times New Roman"/>
          <w:sz w:val="24"/>
          <w:szCs w:val="24"/>
        </w:rPr>
        <w:t>x</w:t>
      </w:r>
      <w:r w:rsidR="00E25FF0" w:rsidRPr="00376AFF">
        <w:rPr>
          <w:rFonts w:ascii="Times New Roman" w:hAnsi="Times New Roman"/>
          <w:sz w:val="24"/>
          <w:szCs w:val="24"/>
        </w:rPr>
        <w:t xml:space="preserve">imation, which </w:t>
      </w:r>
      <w:r w:rsidR="00134086" w:rsidRPr="00376AFF">
        <w:rPr>
          <w:rFonts w:ascii="Times New Roman" w:hAnsi="Times New Roman"/>
          <w:sz w:val="24"/>
          <w:szCs w:val="24"/>
        </w:rPr>
        <w:t xml:space="preserve">replaces </w:t>
      </w:r>
      <w:r w:rsidR="00E25FF0" w:rsidRPr="00376AFF">
        <w:rPr>
          <w:rFonts w:ascii="Times New Roman" w:hAnsi="Times New Roman"/>
          <w:sz w:val="24"/>
          <w:szCs w:val="24"/>
        </w:rPr>
        <w:t>the continuity equation (Ferrand et al., 2013,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_Ref341105709 \r \h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Pr>
          <w:rFonts w:ascii="Times New Roman" w:hAnsi="Times New Roman"/>
          <w:sz w:val="24"/>
          <w:szCs w:val="24"/>
        </w:rPr>
        <w:t>57</w:t>
      </w:r>
      <w:r w:rsidR="00E25FF0" w:rsidRPr="00376AFF">
        <w:rPr>
          <w:rFonts w:ascii="Times New Roman" w:hAnsi="Times New Roman"/>
          <w:sz w:val="24"/>
          <w:szCs w:val="24"/>
        </w:rPr>
        <w:fldChar w:fldCharType="end"/>
      </w:r>
      <w:r w:rsidR="00E25FF0" w:rsidRPr="00376AFF">
        <w:rPr>
          <w:rFonts w:ascii="Times New Roman" w:hAnsi="Times New Roman"/>
          <w:sz w:val="24"/>
          <w:szCs w:val="24"/>
        </w:rPr>
        <w:t>])</w:t>
      </w:r>
      <w:r w:rsidR="00134086" w:rsidRPr="00376AFF">
        <w:rPr>
          <w:rFonts w:ascii="Times New Roman" w:hAnsi="Times New Roman"/>
          <w:sz w:val="24"/>
          <w:szCs w:val="24"/>
        </w:rPr>
        <w:t>:</w:t>
      </w:r>
      <w:r w:rsidR="00E25FF0"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920" w:dyaOrig="780">
                <v:shape id="_x0000_i1226" type="#_x0000_t75" style="width:97.05pt;height:39.35pt" o:ole="">
                  <v:imagedata r:id="rId424" o:title=""/>
                </v:shape>
                <o:OLEObject Type="Embed" ProgID="Equation.3" ShapeID="_x0000_i1226" DrawAspect="Content" ObjectID="_1679893562" r:id="rId425"/>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134086"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where t</w:t>
      </w:r>
      <w:r w:rsidR="00134086" w:rsidRPr="00376AFF">
        <w:rPr>
          <w:rFonts w:ascii="Times New Roman" w:hAnsi="Times New Roman"/>
          <w:sz w:val="24"/>
          <w:szCs w:val="24"/>
        </w:rPr>
        <w:t>he kernel is normalized by a corrected estimation of the integral Shepard coefficient</w:t>
      </w:r>
      <w:r w:rsidR="00E47EDB" w:rsidRPr="00376AFF">
        <w:rPr>
          <w:rFonts w:ascii="Times New Roman" w:hAnsi="Times New Roman"/>
          <w:sz w:val="24"/>
          <w:szCs w:val="24"/>
        </w:rPr>
        <w:t>.</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134086" w:rsidRPr="00376AFF">
        <w:rPr>
          <w:rFonts w:ascii="Times New Roman" w:hAnsi="Times New Roman"/>
          <w:sz w:val="24"/>
          <w:szCs w:val="24"/>
        </w:rPr>
        <w:t xml:space="preserve">following </w:t>
      </w:r>
      <w:r w:rsidRPr="00376AFF">
        <w:rPr>
          <w:rFonts w:ascii="Times New Roman" w:hAnsi="Times New Roman"/>
          <w:sz w:val="24"/>
          <w:szCs w:val="24"/>
        </w:rPr>
        <w:t xml:space="preserve">correction of </w:t>
      </w:r>
      <w:r w:rsidRPr="00376AFF">
        <w:rPr>
          <w:rFonts w:ascii="Symbol" w:hAnsi="Symbol"/>
          <w:i/>
          <w:sz w:val="24"/>
          <w:szCs w:val="24"/>
        </w:rPr>
        <w:t></w:t>
      </w:r>
      <w:r w:rsidR="00134086" w:rsidRPr="00376AFF">
        <w:rPr>
          <w:rFonts w:ascii="Times New Roman" w:hAnsi="Times New Roman"/>
          <w:sz w:val="24"/>
          <w:szCs w:val="24"/>
        </w:rPr>
        <w:t xml:space="preserve"> avoids exc</w:t>
      </w:r>
      <w:r w:rsidRPr="00376AFF">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860" w:dyaOrig="720">
                <v:shape id="_x0000_i1227" type="#_x0000_t75" style="width:293.35pt;height:38pt" o:ole="">
                  <v:imagedata r:id="rId426" o:title=""/>
                </v:shape>
                <o:OLEObject Type="Embed" ProgID="Equation.3" ShapeID="_x0000_i1227" DrawAspect="Content" ObjectID="_1679893563" r:id="rId427"/>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8" w:name="_Ref41212842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8"/>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integral Shepard coefficient</w:t>
      </w:r>
      <w:r w:rsidR="00134086" w:rsidRPr="00376AFF">
        <w:rPr>
          <w:rFonts w:ascii="Times New Roman" w:hAnsi="Times New Roman"/>
          <w:sz w:val="24"/>
          <w:szCs w:val="24"/>
        </w:rPr>
        <w:t xml:space="preserve"> </w:t>
      </w:r>
      <w:r w:rsidRPr="00376AFF">
        <w:rPr>
          <w:rFonts w:ascii="Times New Roman" w:hAnsi="Times New Roman"/>
          <w:sz w:val="24"/>
          <w:szCs w:val="24"/>
        </w:rPr>
        <w:t xml:space="preserve">is replaced with the discrete Shepard coefficient at the free surface, which is numerically defined </w:t>
      </w:r>
      <w:proofErr w:type="gramStart"/>
      <w:r w:rsidRPr="00376AFF">
        <w:rPr>
          <w:rFonts w:ascii="Times New Roman" w:hAnsi="Times New Roman"/>
          <w:sz w:val="24"/>
          <w:szCs w:val="24"/>
        </w:rPr>
        <w:t xml:space="preserve">where </w:t>
      </w:r>
      <w:proofErr w:type="gramEnd"/>
      <w:r w:rsidRPr="00376AFF">
        <w:rPr>
          <w:rFonts w:ascii="Times New Roman" w:hAnsi="Times New Roman"/>
          <w:position w:val="-10"/>
          <w:sz w:val="24"/>
          <w:szCs w:val="24"/>
        </w:rPr>
        <w:object w:dxaOrig="960" w:dyaOrig="279">
          <v:shape id="_x0000_i1228" type="#_x0000_t75" style="width:46.95pt;height:14.3pt" o:ole="">
            <v:imagedata r:id="rId428" o:title=""/>
          </v:shape>
          <o:OLEObject Type="Embed" ProgID="Equation.3" ShapeID="_x0000_i1228" DrawAspect="Content" ObjectID="_1679893564" r:id="rId429"/>
        </w:object>
      </w:r>
      <w:r w:rsidRPr="00376AFF">
        <w:rPr>
          <w:rFonts w:ascii="Times New Roman" w:hAnsi="Times New Roman"/>
          <w:sz w:val="24"/>
          <w:szCs w:val="24"/>
        </w:rPr>
        <w:t xml:space="preserve">. </w:t>
      </w:r>
      <w:r w:rsidRPr="00376AFF">
        <w:rPr>
          <w:rFonts w:ascii="Symbol" w:hAnsi="Symbol"/>
          <w:i/>
          <w:sz w:val="24"/>
          <w:szCs w:val="24"/>
        </w:rPr>
        <w:t></w:t>
      </w:r>
      <w:r w:rsidRPr="00376AFF">
        <w:rPr>
          <w:rFonts w:ascii="Times New Roman" w:hAnsi="Times New Roman"/>
          <w:sz w:val="24"/>
          <w:szCs w:val="24"/>
        </w:rPr>
        <w:t xml:space="preserve"> can be set equal to 0.05 or chosen as an input parameter to better detect the free surface, </w:t>
      </w:r>
      <w:r w:rsidR="00134086" w:rsidRPr="00376AFF">
        <w:rPr>
          <w:rFonts w:ascii="Times New Roman" w:hAnsi="Times New Roman"/>
          <w:sz w:val="24"/>
          <w:szCs w:val="24"/>
        </w:rPr>
        <w:t xml:space="preserve">depending on </w:t>
      </w:r>
      <w:r w:rsidRPr="00376AFF">
        <w:rPr>
          <w:rFonts w:ascii="Times New Roman" w:hAnsi="Times New Roman"/>
          <w:sz w:val="24"/>
          <w:szCs w:val="24"/>
        </w:rPr>
        <w:t xml:space="preserve">the test case and the spatial resolution. </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A direct estimation of </w:t>
      </w:r>
      <w:r w:rsidRPr="00376AFF">
        <w:rPr>
          <w:rFonts w:ascii="Symbol" w:hAnsi="Symbol"/>
          <w:i/>
          <w:sz w:val="24"/>
          <w:szCs w:val="24"/>
        </w:rPr>
        <w:t></w:t>
      </w:r>
      <w:r w:rsidRPr="00376AFF">
        <w:rPr>
          <w:rFonts w:ascii="Times New Roman" w:hAnsi="Times New Roman"/>
          <w:sz w:val="24"/>
          <w:szCs w:val="24"/>
        </w:rPr>
        <w:t xml:space="preserve"> would imply the expensive estimation of 3D analytical integrals. Instead, the </w:t>
      </w:r>
      <w:r w:rsidR="00E47EDB" w:rsidRPr="00376AFF">
        <w:rPr>
          <w:rFonts w:ascii="Times New Roman" w:hAnsi="Times New Roman"/>
          <w:sz w:val="24"/>
          <w:szCs w:val="24"/>
        </w:rPr>
        <w:t xml:space="preserve">present </w:t>
      </w:r>
      <w:r w:rsidRPr="00376AFF">
        <w:rPr>
          <w:rFonts w:ascii="Times New Roman" w:hAnsi="Times New Roman"/>
          <w:sz w:val="24"/>
          <w:szCs w:val="24"/>
        </w:rPr>
        <w:t>model follows the procedure of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w:t>
      </w:r>
      <w:r w:rsidR="00134086" w:rsidRPr="00376AFF">
        <w:rPr>
          <w:rFonts w:ascii="Times New Roman" w:hAnsi="Times New Roman"/>
          <w:sz w:val="24"/>
          <w:szCs w:val="24"/>
        </w:rPr>
        <w:t xml:space="preserve">, as </w:t>
      </w:r>
      <w:r w:rsidR="004F0A7F" w:rsidRPr="00376AFF">
        <w:rPr>
          <w:rFonts w:ascii="Times New Roman" w:hAnsi="Times New Roman"/>
          <w:sz w:val="24"/>
          <w:szCs w:val="24"/>
        </w:rPr>
        <w:t xml:space="preserve">synthesized by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_Ref448246560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(8.5)</w:t>
      </w:r>
      <w:r w:rsidR="004F0A7F" w:rsidRPr="00376AFF">
        <w:rPr>
          <w:rFonts w:ascii="Times New Roman" w:hAnsi="Times New Roman"/>
          <w:sz w:val="24"/>
          <w:szCs w:val="24"/>
        </w:rPr>
        <w:fldChar w:fldCharType="end"/>
      </w:r>
      <w:r w:rsidR="004F0A7F" w:rsidRPr="00376AFF">
        <w:rPr>
          <w:rFonts w:ascii="Times New Roman" w:hAnsi="Times New Roman"/>
          <w:sz w:val="24"/>
          <w:szCs w:val="24"/>
        </w:rPr>
        <w:t xml:space="preserve"> and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_Ref448246561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(8.6)</w:t>
      </w:r>
      <w:r w:rsidR="004F0A7F" w:rsidRPr="00376AFF">
        <w:rPr>
          <w:rFonts w:ascii="Times New Roman" w:hAnsi="Times New Roman"/>
          <w:sz w:val="24"/>
          <w:szCs w:val="24"/>
        </w:rPr>
        <w:fldChar w:fldCharType="end"/>
      </w:r>
      <w:r w:rsidRPr="00376AFF">
        <w:rPr>
          <w:rFonts w:ascii="Times New Roman" w:hAnsi="Times New Roman"/>
          <w:sz w:val="24"/>
          <w:szCs w:val="24"/>
        </w:rPr>
        <w:t>.</w:t>
      </w:r>
      <w:r w:rsidR="004F0A7F" w:rsidRPr="00376AFF">
        <w:rPr>
          <w:rFonts w:ascii="Times New Roman" w:hAnsi="Times New Roman"/>
          <w:sz w:val="24"/>
          <w:szCs w:val="24"/>
        </w:rPr>
        <w:t xml:space="preserve"> </w:t>
      </w:r>
      <w:r w:rsidRPr="00376AFF">
        <w:rPr>
          <w:rFonts w:ascii="Times New Roman" w:hAnsi="Times New Roman"/>
          <w:sz w:val="24"/>
          <w:szCs w:val="24"/>
        </w:rPr>
        <w:t xml:space="preserve">Consider the Lagrangian derivative of </w:t>
      </w:r>
      <w:r w:rsidRPr="00376AFF">
        <w:rPr>
          <w:rFonts w:ascii="Symbol" w:hAnsi="Symbol"/>
          <w:i/>
          <w:sz w:val="24"/>
          <w:szCs w:val="24"/>
        </w:rPr>
        <w:t></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900" w:dyaOrig="660">
                <v:shape id="_x0000_i1229" type="#_x0000_t75" style="width:195pt;height:32.65pt" o:ole="">
                  <v:imagedata r:id="rId430" o:title=""/>
                </v:shape>
                <o:OLEObject Type="Embed" ProgID="Equation.3" ShapeID="_x0000_i1229" DrawAspect="Content" ObjectID="_1679893565" r:id="rId431"/>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9" w:name="_Ref44824656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9"/>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initial values of </w:t>
      </w:r>
      <w:r w:rsidRPr="00376AFF">
        <w:rPr>
          <w:rFonts w:ascii="Symbol" w:hAnsi="Symbol"/>
          <w:i/>
          <w:sz w:val="24"/>
          <w:szCs w:val="24"/>
        </w:rPr>
        <w:t></w:t>
      </w:r>
      <w:r w:rsidRPr="00376AFF">
        <w:rPr>
          <w:rFonts w:ascii="Times New Roman" w:hAnsi="Times New Roman"/>
          <w:sz w:val="24"/>
          <w:szCs w:val="24"/>
        </w:rPr>
        <w:t xml:space="preserve"> are approximat</w:t>
      </w:r>
      <w:r w:rsidR="00134086" w:rsidRPr="00376AFF">
        <w:rPr>
          <w:rFonts w:ascii="Times New Roman" w:hAnsi="Times New Roman"/>
          <w:sz w:val="24"/>
          <w:szCs w:val="24"/>
        </w:rPr>
        <w:t>e</w:t>
      </w:r>
      <w:r w:rsidRPr="00376AFF">
        <w:rPr>
          <w:rFonts w:ascii="Times New Roman" w:hAnsi="Times New Roman"/>
          <w:sz w:val="24"/>
          <w:szCs w:val="24"/>
        </w:rPr>
        <w:t xml:space="preserve">ly provided by the associated values of </w:t>
      </w:r>
      <w:r w:rsidRPr="00376AFF">
        <w:rPr>
          <w:rFonts w:ascii="Symbol" w:hAnsi="Symbol"/>
          <w:i/>
          <w:sz w:val="24"/>
          <w:szCs w:val="24"/>
        </w:rPr>
        <w:t></w:t>
      </w:r>
      <w:r w:rsidRPr="00376AFF">
        <w:rPr>
          <w:rFonts w:ascii="Times New Roman" w:hAnsi="Times New Roman"/>
          <w:sz w:val="24"/>
          <w:szCs w:val="24"/>
        </w:rPr>
        <w:t xml:space="preserve">, </w:t>
      </w:r>
      <w:r w:rsidR="00B45EA3" w:rsidRPr="00376AFF">
        <w:rPr>
          <w:rFonts w:ascii="Times New Roman" w:hAnsi="Times New Roman"/>
          <w:sz w:val="24"/>
          <w:szCs w:val="24"/>
        </w:rPr>
        <w:t xml:space="preserve">as </w:t>
      </w:r>
      <w:r w:rsidRPr="00376AFF">
        <w:rPr>
          <w:rFonts w:ascii="Times New Roman" w:hAnsi="Times New Roman"/>
          <w:sz w:val="24"/>
          <w:szCs w:val="24"/>
        </w:rPr>
        <w:t>the model exactly assign</w:t>
      </w:r>
      <w:r w:rsidR="00134086" w:rsidRPr="00376AFF">
        <w:rPr>
          <w:rFonts w:ascii="Times New Roman" w:hAnsi="Times New Roman"/>
          <w:sz w:val="24"/>
          <w:szCs w:val="24"/>
        </w:rPr>
        <w:t>ed</w:t>
      </w:r>
      <w:r w:rsidRPr="00376AFF">
        <w:rPr>
          <w:rFonts w:ascii="Times New Roman" w:hAnsi="Times New Roman"/>
          <w:sz w:val="24"/>
          <w:szCs w:val="24"/>
        </w:rPr>
        <w:t xml:space="preserve"> the initial values of the fluid particle volumes:</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000" w:dyaOrig="760">
                <v:shape id="_x0000_i1230" type="#_x0000_t75" style="width:176.2pt;height:34pt" o:ole="">
                  <v:imagedata r:id="rId432" o:title=""/>
                </v:shape>
                <o:OLEObject Type="Embed" ProgID="Equation.3" ShapeID="_x0000_i1230" DrawAspect="Content" ObjectID="_1679893566" r:id="rId433"/>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30" w:name="_Ref44824656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0"/>
          </w:p>
        </w:tc>
      </w:tr>
    </w:tbl>
    <w:p w:rsidR="00E25FF0" w:rsidRPr="00376AFF" w:rsidRDefault="00E25FF0" w:rsidP="00E25FF0">
      <w:pPr>
        <w:spacing w:after="0" w:line="240" w:lineRule="auto"/>
        <w:jc w:val="both"/>
        <w:rPr>
          <w:rFonts w:ascii="Times New Roman" w:hAnsi="Times New Roman"/>
          <w:sz w:val="24"/>
          <w:szCs w:val="24"/>
        </w:rPr>
      </w:pPr>
    </w:p>
    <w:p w:rsidR="004F0A7F" w:rsidRPr="00376AFF" w:rsidRDefault="004F0A7F" w:rsidP="004F0A7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Shepard coefficient </w:t>
      </w:r>
      <w:r w:rsidRPr="00376AFF">
        <w:rPr>
          <w:rFonts w:ascii="Symbol" w:hAnsi="Symbol"/>
          <w:i/>
          <w:sz w:val="24"/>
          <w:szCs w:val="24"/>
        </w:rPr>
        <w:t></w:t>
      </w:r>
      <w:r w:rsidRPr="00376AFF">
        <w:rPr>
          <w:rFonts w:ascii="Times New Roman" w:hAnsi="Times New Roman"/>
          <w:sz w:val="24"/>
          <w:szCs w:val="24"/>
        </w:rPr>
        <w:t xml:space="preserve"> is initialized, according to the following procedure.</w:t>
      </w:r>
    </w:p>
    <w:p w:rsidR="004F0A7F" w:rsidRPr="00376AFF" w:rsidRDefault="004F0A7F" w:rsidP="00034CDC">
      <w:pPr>
        <w:pStyle w:val="Paragrafoelenco"/>
        <w:numPr>
          <w:ilvl w:val="0"/>
          <w:numId w:val="16"/>
        </w:numPr>
        <w:jc w:val="both"/>
        <w:rPr>
          <w:lang w:val="en-GB"/>
        </w:rPr>
      </w:pPr>
      <w:r w:rsidRPr="00376AFF">
        <w:rPr>
          <w:lang w:val="en-GB"/>
        </w:rPr>
        <w:t xml:space="preserve">Some fictitious fluid particles are inserted in the computational domain to cover all the truncated parts of the kernel supports in the fluid domain (e.g., the gaseous sub-domain in mono-phase simulations of free surface flows). The density of the fictitious particles is negligible with respect to the computed fluid densities. The fictitious particles are </w:t>
      </w:r>
      <w:r w:rsidRPr="00376AFF">
        <w:rPr>
          <w:lang w:val="en-GB"/>
        </w:rPr>
        <w:lastRenderedPageBreak/>
        <w:t>neighbours of the computational particles, close to the free surface. The “fictitious neighbouring particles” define several air volumes, which are provided as input “fictitious fluid volumes”.</w:t>
      </w:r>
    </w:p>
    <w:p w:rsidR="004F0A7F" w:rsidRPr="00376AFF" w:rsidRDefault="004F0A7F" w:rsidP="00034CDC">
      <w:pPr>
        <w:pStyle w:val="Paragrafoelenco"/>
        <w:numPr>
          <w:ilvl w:val="0"/>
          <w:numId w:val="16"/>
        </w:numPr>
        <w:jc w:val="both"/>
        <w:rPr>
          <w:lang w:val="en-GB"/>
        </w:rPr>
      </w:pPr>
      <w:r w:rsidRPr="00376AFF">
        <w:rPr>
          <w:lang w:val="en-GB"/>
        </w:rPr>
        <w:t xml:space="preserve">The model computes the initial values of </w:t>
      </w:r>
      <w:r w:rsidRPr="00376AFF">
        <w:rPr>
          <w:rFonts w:ascii="Symbol" w:hAnsi="Symbol"/>
          <w:i/>
          <w:lang w:val="en-GB"/>
        </w:rPr>
        <w:t></w:t>
      </w:r>
      <w:r w:rsidRPr="00376AFF">
        <w:rPr>
          <w:lang w:val="en-GB"/>
        </w:rPr>
        <w:t xml:space="preserve"> by means of the approximated values provided by the estimation of the discrete Shepard coefficient. Thanks to the fictitious particles (having the same characteristic length of the computational particles), the estimation of </w:t>
      </w:r>
      <w:r w:rsidRPr="00376AFF">
        <w:rPr>
          <w:rFonts w:ascii="Symbol" w:hAnsi="Symbol"/>
          <w:i/>
          <w:lang w:val="en-GB"/>
        </w:rPr>
        <w:t></w:t>
      </w:r>
      <w:r w:rsidRPr="00376AFF">
        <w:rPr>
          <w:lang w:val="en-GB"/>
        </w:rPr>
        <w:t xml:space="preserve"> (and then of </w:t>
      </w:r>
      <w:r w:rsidRPr="00376AFF">
        <w:rPr>
          <w:rFonts w:ascii="Symbol" w:hAnsi="Symbol"/>
          <w:i/>
          <w:lang w:val="en-GB"/>
        </w:rPr>
        <w:t></w:t>
      </w:r>
      <w:r w:rsidRPr="00376AFF">
        <w:rPr>
          <w:lang w:val="en-GB"/>
        </w:rPr>
        <w:t>) is sufficiently accurate, as the kernel supports are never truncated by the free surface.</w:t>
      </w:r>
    </w:p>
    <w:p w:rsidR="004F0A7F" w:rsidRPr="00376AFF" w:rsidRDefault="004F0A7F" w:rsidP="00034CDC">
      <w:pPr>
        <w:pStyle w:val="Paragrafoelenco"/>
        <w:numPr>
          <w:ilvl w:val="0"/>
          <w:numId w:val="16"/>
        </w:numPr>
        <w:jc w:val="both"/>
        <w:rPr>
          <w:lang w:val="en-GB"/>
        </w:rPr>
      </w:pPr>
      <w:r w:rsidRPr="00376AFF">
        <w:rPr>
          <w:lang w:val="en-GB"/>
        </w:rPr>
        <w:t xml:space="preserve">The “fictitious air particles” can be removed at the end of </w:t>
      </w:r>
      <w:r w:rsidRPr="00376AFF">
        <w:rPr>
          <w:rFonts w:ascii="Symbol" w:hAnsi="Symbol"/>
          <w:i/>
          <w:lang w:val="en-GB"/>
        </w:rPr>
        <w:t></w:t>
      </w:r>
      <w:r w:rsidRPr="00376AFF">
        <w:rPr>
          <w:rFonts w:ascii="Symbol" w:hAnsi="Symbol"/>
          <w:lang w:val="en-GB"/>
        </w:rPr>
        <w:t></w:t>
      </w:r>
      <w:r w:rsidRPr="00376AFF">
        <w:rPr>
          <w:lang w:val="en-GB"/>
        </w:rPr>
        <w:t>initialization.</w:t>
      </w:r>
    </w:p>
    <w:p w:rsidR="004F0A7F" w:rsidRPr="00376AFF" w:rsidRDefault="004F0A7F" w:rsidP="00E25FF0">
      <w:pPr>
        <w:spacing w:after="0" w:line="240" w:lineRule="auto"/>
        <w:jc w:val="both"/>
        <w:rPr>
          <w:rFonts w:ascii="Times New Roman" w:hAnsi="Times New Roman"/>
          <w:sz w:val="24"/>
          <w:szCs w:val="24"/>
        </w:rPr>
      </w:pPr>
    </w:p>
    <w:p w:rsidR="004F0A7F" w:rsidRPr="00376AFF" w:rsidRDefault="004F0A7F" w:rsidP="004F0A7F">
      <w:pPr>
        <w:pStyle w:val="Amicarellititle2"/>
      </w:pPr>
      <w:bookmarkStart w:id="631" w:name="_Ref521060124"/>
      <w:bookmarkStart w:id="632" w:name="_Toc66716433"/>
      <w:r w:rsidRPr="00376AFF">
        <w:t>1D Linearized Partial Riemann Solver</w:t>
      </w:r>
      <w:bookmarkEnd w:id="631"/>
      <w:bookmarkEnd w:id="632"/>
      <w:r w:rsidRPr="00376AFF">
        <w:t xml:space="preserve"> </w:t>
      </w:r>
    </w:p>
    <w:p w:rsidR="00E25FF0" w:rsidRPr="00376AFF" w:rsidRDefault="00890A8A" w:rsidP="00E25FF0">
      <w:pPr>
        <w:spacing w:after="0" w:line="240" w:lineRule="auto"/>
        <w:jc w:val="both"/>
        <w:rPr>
          <w:rFonts w:ascii="Times New Roman" w:hAnsi="Times New Roman"/>
          <w:sz w:val="24"/>
          <w:szCs w:val="24"/>
        </w:rPr>
      </w:pPr>
      <w:r w:rsidRPr="00376AFF">
        <w:rPr>
          <w:rFonts w:ascii="Times New Roman" w:hAnsi="Times New Roman"/>
          <w:sz w:val="24"/>
          <w:szCs w:val="24"/>
        </w:rPr>
        <w:t>At boundaries, t</w:t>
      </w:r>
      <w:r w:rsidR="00E25FF0" w:rsidRPr="00376AFF">
        <w:rPr>
          <w:rFonts w:ascii="Times New Roman" w:hAnsi="Times New Roman"/>
          <w:sz w:val="24"/>
          <w:szCs w:val="24"/>
        </w:rPr>
        <w:t xml:space="preserve">he </w:t>
      </w:r>
      <w:r w:rsidRPr="00376AFF">
        <w:rPr>
          <w:rFonts w:ascii="Times New Roman" w:hAnsi="Times New Roman"/>
          <w:sz w:val="24"/>
          <w:szCs w:val="24"/>
        </w:rPr>
        <w:t xml:space="preserve">fluid </w:t>
      </w:r>
      <w:r w:rsidR="00E25FF0" w:rsidRPr="00376AFF">
        <w:rPr>
          <w:rFonts w:ascii="Times New Roman" w:hAnsi="Times New Roman"/>
          <w:sz w:val="24"/>
          <w:szCs w:val="24"/>
        </w:rPr>
        <w:t xml:space="preserve">velocity component, which is perpendicular to the </w:t>
      </w:r>
      <w:r w:rsidR="00B45EA3" w:rsidRPr="00376AFF">
        <w:rPr>
          <w:rFonts w:ascii="Times New Roman" w:hAnsi="Times New Roman"/>
          <w:sz w:val="24"/>
          <w:szCs w:val="24"/>
        </w:rPr>
        <w:t xml:space="preserve">wall </w:t>
      </w:r>
      <w:r w:rsidR="00E25FF0" w:rsidRPr="00376AFF">
        <w:rPr>
          <w:rFonts w:ascii="Times New Roman" w:hAnsi="Times New Roman"/>
          <w:sz w:val="24"/>
          <w:szCs w:val="24"/>
        </w:rPr>
        <w:t xml:space="preserve">frontier, </w:t>
      </w:r>
      <w:r w:rsidR="00B45EA3" w:rsidRPr="00376AFF">
        <w:rPr>
          <w:rFonts w:ascii="Times New Roman" w:hAnsi="Times New Roman"/>
          <w:sz w:val="24"/>
          <w:szCs w:val="24"/>
        </w:rPr>
        <w:t xml:space="preserve">is </w:t>
      </w:r>
      <w:r w:rsidR="00E25FF0" w:rsidRPr="00376AFF">
        <w:rPr>
          <w:rFonts w:ascii="Times New Roman" w:hAnsi="Times New Roman"/>
          <w:sz w:val="24"/>
          <w:szCs w:val="24"/>
        </w:rPr>
        <w:t>equal to the same component of the frontier velocity (non-penetration condition). The model adopts a 1D LPRS (</w:t>
      </w:r>
      <w:r w:rsidR="00B45EA3" w:rsidRPr="00376AFF">
        <w:rPr>
          <w:rFonts w:ascii="Times New Roman" w:hAnsi="Times New Roman"/>
          <w:sz w:val="24"/>
          <w:szCs w:val="24"/>
        </w:rPr>
        <w:t>L</w:t>
      </w:r>
      <w:r w:rsidR="00E25FF0" w:rsidRPr="00376AFF">
        <w:rPr>
          <w:rFonts w:ascii="Times New Roman" w:hAnsi="Times New Roman"/>
          <w:sz w:val="24"/>
          <w:szCs w:val="24"/>
        </w:rPr>
        <w:t xml:space="preserve">inearized Partial Riemann </w:t>
      </w:r>
      <w:r w:rsidR="00B45EA3" w:rsidRPr="00376AFF">
        <w:rPr>
          <w:rFonts w:ascii="Times New Roman" w:hAnsi="Times New Roman"/>
          <w:sz w:val="24"/>
          <w:szCs w:val="24"/>
        </w:rPr>
        <w:t>S</w:t>
      </w:r>
      <w:r w:rsidR="00E25FF0" w:rsidRPr="00376AFF">
        <w:rPr>
          <w:rFonts w:ascii="Times New Roman" w:hAnsi="Times New Roman"/>
          <w:sz w:val="24"/>
          <w:szCs w:val="24"/>
        </w:rPr>
        <w:t>olver)</w:t>
      </w:r>
      <w:r w:rsidRPr="00376AFF">
        <w:rPr>
          <w:rFonts w:ascii="Times New Roman" w:hAnsi="Times New Roman"/>
          <w:sz w:val="24"/>
          <w:szCs w:val="24"/>
        </w:rPr>
        <w:t xml:space="preserve"> to impose boundary conditions at the wall elements and semi-particles</w:t>
      </w:r>
      <w:r w:rsidR="00E25FF0" w:rsidRPr="00376AFF">
        <w:rPr>
          <w:rFonts w:ascii="Times New Roman" w:hAnsi="Times New Roman"/>
          <w:sz w:val="24"/>
          <w:szCs w:val="24"/>
        </w:rPr>
        <w:t xml:space="preserve">. </w:t>
      </w:r>
      <w:r w:rsidRPr="00376AFF">
        <w:rPr>
          <w:rFonts w:ascii="Times New Roman" w:hAnsi="Times New Roman"/>
          <w:sz w:val="24"/>
          <w:szCs w:val="24"/>
        </w:rPr>
        <w:t xml:space="preserve">The 1D LPRS </w:t>
      </w:r>
      <w:r w:rsidR="00E25FF0" w:rsidRPr="00376AFF">
        <w:rPr>
          <w:rFonts w:ascii="Times New Roman" w:hAnsi="Times New Roman"/>
          <w:sz w:val="24"/>
          <w:szCs w:val="24"/>
        </w:rPr>
        <w:t xml:space="preserve">is an up-wind scheme, </w:t>
      </w:r>
      <w:r w:rsidR="00B45EA3" w:rsidRPr="00376AFF">
        <w:rPr>
          <w:rFonts w:ascii="Times New Roman" w:hAnsi="Times New Roman"/>
          <w:sz w:val="24"/>
          <w:szCs w:val="24"/>
        </w:rPr>
        <w:t xml:space="preserve">also </w:t>
      </w:r>
      <w:r w:rsidR="00E25FF0" w:rsidRPr="00376AFF">
        <w:rPr>
          <w:rFonts w:ascii="Times New Roman" w:hAnsi="Times New Roman"/>
          <w:sz w:val="24"/>
          <w:szCs w:val="24"/>
        </w:rPr>
        <w:t>used in SPH-ALE modelling (Marongiu et al., 2010,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_Ref341105325 \r \h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Pr>
          <w:rFonts w:ascii="Times New Roman" w:hAnsi="Times New Roman"/>
          <w:sz w:val="24"/>
          <w:szCs w:val="24"/>
        </w:rPr>
        <w:t>125</w:t>
      </w:r>
      <w:r w:rsidR="00E25FF0" w:rsidRPr="00376AFF">
        <w:rPr>
          <w:rFonts w:ascii="Times New Roman" w:hAnsi="Times New Roman"/>
          <w:sz w:val="24"/>
          <w:szCs w:val="24"/>
        </w:rPr>
        <w:fldChar w:fldCharType="end"/>
      </w:r>
      <w:r w:rsidR="00E25FF0" w:rsidRPr="00376AFF">
        <w:rPr>
          <w:rFonts w:ascii="Times New Roman" w:hAnsi="Times New Roman"/>
          <w:sz w:val="24"/>
          <w:szCs w:val="24"/>
        </w:rPr>
        <w:t>])</w:t>
      </w:r>
      <w:r w:rsidRPr="00376AFF">
        <w:rPr>
          <w:rFonts w:ascii="Times New Roman" w:hAnsi="Times New Roman"/>
          <w:sz w:val="24"/>
          <w:szCs w:val="24"/>
        </w:rPr>
        <w:t xml:space="preserve">, which allows </w:t>
      </w:r>
      <w:r w:rsidR="00B45EA3" w:rsidRPr="00376AFF">
        <w:rPr>
          <w:rFonts w:ascii="Times New Roman" w:hAnsi="Times New Roman"/>
          <w:sz w:val="24"/>
          <w:szCs w:val="24"/>
        </w:rPr>
        <w:t>wall p</w:t>
      </w:r>
      <w:r w:rsidR="00E25FF0" w:rsidRPr="00376AFF">
        <w:rPr>
          <w:rFonts w:ascii="Times New Roman" w:hAnsi="Times New Roman"/>
          <w:sz w:val="24"/>
          <w:szCs w:val="24"/>
        </w:rPr>
        <w:t xml:space="preserve">ressure </w:t>
      </w:r>
      <w:r w:rsidRPr="00376AFF">
        <w:rPr>
          <w:rFonts w:ascii="Times New Roman" w:hAnsi="Times New Roman"/>
          <w:sz w:val="24"/>
          <w:szCs w:val="24"/>
        </w:rPr>
        <w:t>being</w:t>
      </w:r>
      <w:r w:rsidR="00E25FF0" w:rsidRPr="00376AFF">
        <w:rPr>
          <w:rFonts w:ascii="Times New Roman" w:hAnsi="Times New Roman"/>
          <w:sz w:val="24"/>
          <w:szCs w:val="24"/>
        </w:rPr>
        <w:t xml:space="preserve"> </w:t>
      </w:r>
      <w:r w:rsidR="00B45EA3" w:rsidRPr="00376AFF">
        <w:rPr>
          <w:rFonts w:ascii="Times New Roman" w:hAnsi="Times New Roman"/>
          <w:sz w:val="24"/>
          <w:szCs w:val="24"/>
        </w:rPr>
        <w:t xml:space="preserve">approximately </w:t>
      </w:r>
      <w:r w:rsidR="00E25FF0" w:rsidRPr="00376AFF">
        <w:rPr>
          <w:rFonts w:ascii="Times New Roman" w:hAnsi="Times New Roman"/>
          <w:sz w:val="24"/>
          <w:szCs w:val="24"/>
        </w:rPr>
        <w:t xml:space="preserve">compatible with the </w:t>
      </w:r>
      <w:r w:rsidR="00B45EA3" w:rsidRPr="00376AFF">
        <w:rPr>
          <w:rFonts w:ascii="Times New Roman" w:hAnsi="Times New Roman"/>
          <w:sz w:val="24"/>
          <w:szCs w:val="24"/>
        </w:rPr>
        <w:t xml:space="preserve">3D </w:t>
      </w:r>
      <w:r w:rsidR="00E25FF0" w:rsidRPr="00376AFF">
        <w:rPr>
          <w:rFonts w:ascii="Times New Roman" w:hAnsi="Times New Roman"/>
          <w:sz w:val="24"/>
          <w:szCs w:val="24"/>
        </w:rPr>
        <w:t>pressure and velocity fields in the inner domain</w:t>
      </w:r>
      <w:r w:rsidRPr="00376AFF">
        <w:rPr>
          <w:rFonts w:ascii="Times New Roman" w:hAnsi="Times New Roman"/>
          <w:sz w:val="24"/>
          <w:szCs w:val="24"/>
        </w:rPr>
        <w:t xml:space="preserve"> (</w:t>
      </w:r>
      <w:r w:rsidR="00E25FF0" w:rsidRPr="00376AFF">
        <w:rPr>
          <w:rFonts w:ascii="Times New Roman" w:hAnsi="Times New Roman"/>
          <w:sz w:val="24"/>
          <w:szCs w:val="24"/>
        </w:rPr>
        <w:t>constrained to the frontier kinematics</w:t>
      </w:r>
      <w:r w:rsidRPr="00376AFF">
        <w:rPr>
          <w:rFonts w:ascii="Times New Roman" w:hAnsi="Times New Roman"/>
          <w:sz w:val="24"/>
          <w:szCs w:val="24"/>
        </w:rPr>
        <w:t>)</w:t>
      </w:r>
      <w:r w:rsidR="00E25FF0" w:rsidRPr="00376AFF">
        <w:rPr>
          <w:rFonts w:ascii="Times New Roman" w:hAnsi="Times New Roman"/>
          <w:sz w:val="24"/>
          <w:szCs w:val="24"/>
        </w:rPr>
        <w:t>.</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definition of the initial conditions (</w:t>
      </w:r>
      <w:r w:rsidR="00B45EA3" w:rsidRPr="00376AFF">
        <w:rPr>
          <w:rFonts w:ascii="Times New Roman" w:hAnsi="Times New Roman"/>
          <w:sz w:val="24"/>
          <w:szCs w:val="24"/>
        </w:rPr>
        <w:t>“</w:t>
      </w:r>
      <w:r w:rsidRPr="00376AFF">
        <w:rPr>
          <w:rFonts w:ascii="Times New Roman" w:hAnsi="Times New Roman"/>
          <w:i/>
          <w:sz w:val="24"/>
          <w:szCs w:val="24"/>
          <w:vertAlign w:val="superscript"/>
        </w:rPr>
        <w:t>L</w:t>
      </w:r>
      <w:r w:rsidR="00B45EA3" w:rsidRPr="00376AFF">
        <w:rPr>
          <w:rFonts w:ascii="Times New Roman" w:hAnsi="Times New Roman"/>
          <w:sz w:val="24"/>
          <w:szCs w:val="24"/>
        </w:rPr>
        <w:t>”</w:t>
      </w:r>
      <w:r w:rsidRPr="00376AFF">
        <w:rPr>
          <w:rFonts w:ascii="Times New Roman" w:hAnsi="Times New Roman"/>
          <w:sz w:val="24"/>
          <w:szCs w:val="24"/>
        </w:rPr>
        <w:t>, “Left”) of the 1D LPRS are described by means of a first order spatial reconstruction scheme.</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For each interaction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0a</w:t>
      </w:r>
      <w:r w:rsidRPr="00376AFF">
        <w:rPr>
          <w:rFonts w:ascii="Times New Roman" w:hAnsi="Times New Roman"/>
          <w:sz w:val="24"/>
          <w:szCs w:val="24"/>
        </w:rPr>
        <w:t xml:space="preserve">”) between </w:t>
      </w:r>
      <w:r w:rsidR="00B45EA3" w:rsidRPr="00376AFF">
        <w:rPr>
          <w:rFonts w:ascii="Times New Roman" w:hAnsi="Times New Roman"/>
          <w:sz w:val="24"/>
          <w:szCs w:val="24"/>
        </w:rPr>
        <w:t xml:space="preserve">a </w:t>
      </w:r>
      <w:r w:rsidRPr="00376AFF">
        <w:rPr>
          <w:rFonts w:ascii="Times New Roman" w:hAnsi="Times New Roman"/>
          <w:sz w:val="24"/>
          <w:szCs w:val="24"/>
        </w:rPr>
        <w:t xml:space="preserve">surface element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a</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and a fluid particle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the LPRS initial conditions are defined at the position of the wall element. Here the model estimates density and </w:t>
      </w:r>
      <w:r w:rsidR="00C663B8" w:rsidRPr="00376AFF">
        <w:rPr>
          <w:rFonts w:ascii="Times New Roman" w:hAnsi="Times New Roman"/>
          <w:sz w:val="24"/>
          <w:szCs w:val="24"/>
        </w:rPr>
        <w:t xml:space="preserve">the </w:t>
      </w:r>
      <w:r w:rsidRPr="00376AFF">
        <w:rPr>
          <w:rFonts w:ascii="Times New Roman" w:hAnsi="Times New Roman"/>
          <w:sz w:val="24"/>
          <w:szCs w:val="24"/>
        </w:rPr>
        <w:t>velocity components, by means of a first-order spatial reconstruction scheme around he computational particle (f alternatively refers</w:t>
      </w:r>
      <w:r w:rsidR="00B45EA3" w:rsidRPr="00376AFF">
        <w:rPr>
          <w:rFonts w:ascii="Times New Roman" w:hAnsi="Times New Roman"/>
          <w:sz w:val="24"/>
          <w:szCs w:val="24"/>
        </w:rPr>
        <w:t xml:space="preserve"> </w:t>
      </w:r>
      <w:r w:rsidRPr="00376AFF">
        <w:rPr>
          <w:rFonts w:ascii="Times New Roman" w:hAnsi="Times New Roman"/>
          <w:sz w:val="24"/>
          <w:szCs w:val="24"/>
        </w:rPr>
        <w:t>to</w:t>
      </w:r>
      <w:r w:rsidR="00B45EA3" w:rsidRPr="00376AFF">
        <w:rPr>
          <w:rFonts w:ascii="Times New Roman" w:hAnsi="Times New Roman"/>
          <w:sz w:val="24"/>
          <w:szCs w:val="24"/>
        </w:rPr>
        <w:t xml:space="preserve"> </w:t>
      </w:r>
      <w:r w:rsidRPr="00376AFF">
        <w:rPr>
          <w:rFonts w:ascii="Times New Roman" w:hAnsi="Times New Roman"/>
          <w:sz w:val="24"/>
          <w:szCs w:val="24"/>
        </w:rPr>
        <w:t>density and every velocity component):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459" w:dyaOrig="460">
                <v:shape id="_x0000_i1231" type="#_x0000_t75" style="width:222.25pt;height:25.05pt" o:ole="">
                  <v:imagedata r:id="rId434" o:title=""/>
                </v:shape>
                <o:OLEObject Type="Embed" ProgID="Equation.3" ShapeID="_x0000_i1231" DrawAspect="Content" ObjectID="_1679893567" r:id="rId435"/>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33" w:name="_Ref4121115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3"/>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vector is projected along the normal of the surface wall element to obtain </w:t>
      </w:r>
      <w:r w:rsidRPr="00376AFF">
        <w:rPr>
          <w:rFonts w:ascii="Times New Roman" w:hAnsi="Times New Roman"/>
          <w:i/>
          <w:sz w:val="24"/>
          <w:szCs w:val="24"/>
          <w:u w:val="single"/>
        </w:rPr>
        <w:t>u</w:t>
      </w:r>
      <w:r w:rsidRPr="00376AFF">
        <w:rPr>
          <w:rFonts w:ascii="Times New Roman" w:hAnsi="Times New Roman"/>
          <w:i/>
          <w:sz w:val="24"/>
          <w:szCs w:val="24"/>
          <w:vertAlign w:val="subscript"/>
        </w:rPr>
        <w:t>n</w:t>
      </w:r>
      <w:r w:rsidRPr="00376AFF">
        <w:rPr>
          <w:rFonts w:ascii="Times New Roman" w:hAnsi="Times New Roman"/>
          <w:sz w:val="24"/>
          <w:szCs w:val="24"/>
        </w:rPr>
        <w:t xml:space="preserve">. </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solution (</w:t>
      </w:r>
      <w:r w:rsidRPr="00376AFF">
        <w:rPr>
          <w:rFonts w:ascii="Times New Roman" w:hAnsi="Times New Roman"/>
          <w:i/>
          <w:sz w:val="24"/>
          <w:szCs w:val="24"/>
        </w:rPr>
        <w:t>*</w:t>
      </w:r>
      <w:r w:rsidRPr="00376AFF">
        <w:rPr>
          <w:rFonts w:ascii="Times New Roman" w:hAnsi="Times New Roman"/>
          <w:sz w:val="24"/>
          <w:szCs w:val="24"/>
        </w:rPr>
        <w:t>) of the LPRS (at the wall element position) provides a reconstructed density value, whereas the associated pre</w:t>
      </w:r>
      <w:r w:rsidR="00B45EA3" w:rsidRPr="00376AFF">
        <w:rPr>
          <w:rFonts w:ascii="Times New Roman" w:hAnsi="Times New Roman"/>
          <w:sz w:val="24"/>
          <w:szCs w:val="24"/>
        </w:rPr>
        <w:t>ssure</w:t>
      </w:r>
      <w:r w:rsidRPr="00376AFF">
        <w:rPr>
          <w:rFonts w:ascii="Times New Roman" w:hAnsi="Times New Roman"/>
          <w:sz w:val="24"/>
          <w:szCs w:val="24"/>
        </w:rPr>
        <w:t xml:space="preserve"> comes from the EOS (mono-phase formulation)</w:t>
      </w:r>
      <w:r w:rsidR="00B45EA3"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959" w:dyaOrig="720">
                <v:shape id="_x0000_i1232" type="#_x0000_t75" style="width:246.85pt;height:38pt" o:ole="">
                  <v:imagedata r:id="rId436" o:title=""/>
                </v:shape>
                <o:OLEObject Type="Embed" ProgID="Equation.3" ShapeID="_x0000_i1232" DrawAspect="Content" ObjectID="_1679893568" r:id="rId437"/>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So far, the model has estimated several values of pressure, at each wall element. The following SPH approximation of these </w:t>
      </w:r>
      <w:r w:rsidR="00B45EA3" w:rsidRPr="00376AFF">
        <w:rPr>
          <w:rFonts w:ascii="Times New Roman" w:hAnsi="Times New Roman"/>
          <w:sz w:val="24"/>
          <w:szCs w:val="24"/>
        </w:rPr>
        <w:t xml:space="preserve">values (summation over </w:t>
      </w:r>
      <w:r w:rsidRPr="00376AFF">
        <w:rPr>
          <w:rFonts w:ascii="Times New Roman" w:hAnsi="Times New Roman"/>
          <w:sz w:val="24"/>
          <w:szCs w:val="24"/>
        </w:rPr>
        <w:t>all the neighbouring fluid particles</w:t>
      </w:r>
      <w:r w:rsidR="00B45EA3" w:rsidRPr="00376AFF">
        <w:rPr>
          <w:rFonts w:ascii="Times New Roman" w:hAnsi="Times New Roman"/>
          <w:sz w:val="24"/>
          <w:szCs w:val="24"/>
        </w:rPr>
        <w:t>)</w:t>
      </w:r>
      <w:r w:rsidRPr="00376AFF">
        <w:rPr>
          <w:rFonts w:ascii="Times New Roman" w:hAnsi="Times New Roman"/>
          <w:sz w:val="24"/>
          <w:szCs w:val="24"/>
        </w:rPr>
        <w:t xml:space="preserve"> p</w:t>
      </w:r>
      <w:r w:rsidR="00B45EA3" w:rsidRPr="00376AFF">
        <w:rPr>
          <w:rFonts w:ascii="Times New Roman" w:hAnsi="Times New Roman"/>
          <w:sz w:val="24"/>
          <w:szCs w:val="24"/>
        </w:rPr>
        <w:t>rovides a unique pressure value</w:t>
      </w:r>
      <w:r w:rsidRPr="00376AFF">
        <w:rPr>
          <w:rFonts w:ascii="Times New Roman" w:hAnsi="Times New Roman"/>
          <w:sz w:val="24"/>
          <w:szCs w:val="24"/>
        </w:rPr>
        <w:t xml:space="preserve"> for the surface element</w:t>
      </w:r>
      <w:r w:rsidR="00890A8A"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48"/>
                <w:sz w:val="24"/>
                <w:szCs w:val="24"/>
              </w:rPr>
              <w:object w:dxaOrig="1800" w:dyaOrig="1060">
                <v:shape id="_x0000_i1233" type="#_x0000_t75" style="width:89.9pt;height:51.9pt" o:ole="">
                  <v:imagedata r:id="rId438" o:title=""/>
                </v:shape>
                <o:OLEObject Type="Embed" ProgID="Equation.3" ShapeID="_x0000_i1233" DrawAspect="Content" ObjectID="_1679893569" r:id="rId439"/>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4F0A7F" w:rsidRPr="00376AFF" w:rsidRDefault="004F0A7F" w:rsidP="004F0A7F">
      <w:pPr>
        <w:pStyle w:val="Amicarellititle2"/>
      </w:pPr>
      <w:bookmarkStart w:id="634" w:name="_Ref521060126"/>
      <w:bookmarkStart w:id="635" w:name="_Toc66716434"/>
      <w:r w:rsidRPr="00376AFF">
        <w:t>Semi-particle volume</w:t>
      </w:r>
      <w:bookmarkEnd w:id="634"/>
      <w:bookmarkEnd w:id="635"/>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volume of a semi-particle is defined in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60" w:dyaOrig="380">
                <v:shape id="_x0000_i1234" type="#_x0000_t75" style="width:77.8pt;height:17.9pt" o:ole="">
                  <v:imagedata r:id="rId440" o:title=""/>
                </v:shape>
                <o:OLEObject Type="Embed" ProgID="Equation.3" ShapeID="_x0000_i1234" DrawAspect="Content" ObjectID="_1679893570" r:id="rId441"/>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B45EA3" w:rsidP="00E25FF0">
      <w:pPr>
        <w:spacing w:after="0" w:line="240" w:lineRule="auto"/>
        <w:jc w:val="both"/>
        <w:rPr>
          <w:rFonts w:ascii="Times New Roman" w:hAnsi="Times New Roman"/>
          <w:sz w:val="24"/>
          <w:szCs w:val="24"/>
        </w:rPr>
      </w:pPr>
      <w:r w:rsidRPr="00376AFF">
        <w:rPr>
          <w:rFonts w:ascii="Times New Roman" w:hAnsi="Times New Roman"/>
          <w:sz w:val="24"/>
          <w:szCs w:val="24"/>
        </w:rPr>
        <w:t>w</w:t>
      </w:r>
      <w:r w:rsidR="00E25FF0" w:rsidRPr="00376AFF">
        <w:rPr>
          <w:rFonts w:ascii="Times New Roman" w:hAnsi="Times New Roman"/>
          <w:sz w:val="24"/>
          <w:szCs w:val="24"/>
        </w:rPr>
        <w:t xml:space="preserve">here </w:t>
      </w:r>
      <w:r w:rsidR="00E25FF0" w:rsidRPr="00376AFF">
        <w:rPr>
          <w:rFonts w:ascii="Times New Roman" w:hAnsi="Times New Roman"/>
          <w:i/>
          <w:sz w:val="24"/>
          <w:szCs w:val="24"/>
        </w:rPr>
        <w:t>k</w:t>
      </w:r>
      <w:r w:rsidR="00E25FF0" w:rsidRPr="00376AFF">
        <w:rPr>
          <w:rFonts w:ascii="Times New Roman" w:hAnsi="Times New Roman"/>
          <w:i/>
          <w:sz w:val="24"/>
          <w:szCs w:val="24"/>
          <w:vertAlign w:val="subscript"/>
        </w:rPr>
        <w:t>d</w:t>
      </w:r>
      <w:r w:rsidR="00E25FF0" w:rsidRPr="00376AFF">
        <w:rPr>
          <w:rFonts w:ascii="Times New Roman" w:hAnsi="Times New Roman"/>
          <w:sz w:val="24"/>
          <w:szCs w:val="24"/>
          <w:vertAlign w:val="subscript"/>
        </w:rPr>
        <w:t xml:space="preserve"> </w:t>
      </w:r>
      <w:r w:rsidR="00E25FF0" w:rsidRPr="00376AFF">
        <w:rPr>
          <w:rFonts w:ascii="Times New Roman" w:hAnsi="Times New Roman"/>
          <w:sz w:val="24"/>
          <w:szCs w:val="24"/>
        </w:rPr>
        <w:t xml:space="preserve">represents </w:t>
      </w:r>
      <w:r w:rsidRPr="00376AFF">
        <w:rPr>
          <w:rFonts w:ascii="Times New Roman" w:hAnsi="Times New Roman"/>
          <w:sz w:val="24"/>
          <w:szCs w:val="24"/>
        </w:rPr>
        <w:t>the</w:t>
      </w:r>
      <w:r w:rsidR="00E25FF0" w:rsidRPr="00376AFF">
        <w:rPr>
          <w:rFonts w:ascii="Times New Roman" w:hAnsi="Times New Roman"/>
          <w:sz w:val="24"/>
          <w:szCs w:val="24"/>
        </w:rPr>
        <w:t xml:space="preserve"> </w:t>
      </w:r>
      <w:r w:rsidRPr="00376AFF">
        <w:rPr>
          <w:rFonts w:ascii="Times New Roman" w:hAnsi="Times New Roman"/>
          <w:sz w:val="24"/>
          <w:szCs w:val="24"/>
        </w:rPr>
        <w:t xml:space="preserve">semi-particle </w:t>
      </w:r>
      <w:r w:rsidR="00E25FF0" w:rsidRPr="00376AFF">
        <w:rPr>
          <w:rFonts w:ascii="Times New Roman" w:hAnsi="Times New Roman"/>
          <w:sz w:val="24"/>
          <w:szCs w:val="24"/>
        </w:rPr>
        <w:t xml:space="preserve">shape coefficient and </w:t>
      </w:r>
      <w:r w:rsidR="00E25FF0" w:rsidRPr="00376AFF">
        <w:rPr>
          <w:rFonts w:ascii="Times New Roman" w:hAnsi="Times New Roman"/>
          <w:i/>
          <w:sz w:val="24"/>
          <w:szCs w:val="24"/>
        </w:rPr>
        <w:t>k</w:t>
      </w:r>
      <w:r w:rsidR="00E25FF0" w:rsidRPr="00376AFF">
        <w:rPr>
          <w:rFonts w:ascii="Times New Roman" w:hAnsi="Times New Roman"/>
          <w:i/>
          <w:sz w:val="24"/>
          <w:szCs w:val="24"/>
          <w:vertAlign w:val="subscript"/>
        </w:rPr>
        <w:t>w</w:t>
      </w:r>
      <w:r w:rsidR="00E25FF0" w:rsidRPr="00376AFF">
        <w:rPr>
          <w:rFonts w:ascii="Times New Roman" w:hAnsi="Times New Roman"/>
          <w:sz w:val="24"/>
          <w:szCs w:val="24"/>
        </w:rPr>
        <w:t xml:space="preserve"> </w:t>
      </w:r>
      <w:r w:rsidRPr="00376AFF">
        <w:rPr>
          <w:rFonts w:ascii="Times New Roman" w:hAnsi="Times New Roman"/>
          <w:sz w:val="24"/>
          <w:szCs w:val="24"/>
        </w:rPr>
        <w:t>the semi-particle</w:t>
      </w:r>
      <w:r w:rsidR="00E25FF0" w:rsidRPr="00376AFF">
        <w:rPr>
          <w:rFonts w:ascii="Times New Roman" w:hAnsi="Times New Roman"/>
          <w:sz w:val="24"/>
          <w:szCs w:val="24"/>
        </w:rPr>
        <w:t xml:space="preserve"> depth coefficient.</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B45EA3" w:rsidRPr="00376AFF">
        <w:rPr>
          <w:rFonts w:ascii="Times New Roman" w:hAnsi="Times New Roman"/>
          <w:sz w:val="24"/>
          <w:szCs w:val="24"/>
        </w:rPr>
        <w:t xml:space="preserve">exact </w:t>
      </w:r>
      <w:r w:rsidRPr="00376AFF">
        <w:rPr>
          <w:rFonts w:ascii="Times New Roman" w:hAnsi="Times New Roman"/>
          <w:sz w:val="24"/>
          <w:szCs w:val="24"/>
        </w:rPr>
        <w:t xml:space="preserve">assessment of the shape coefficient is not an easy task. However, some exact solutions for noticeable cases are </w:t>
      </w:r>
      <w:r w:rsidR="00B45EA3" w:rsidRPr="00376AFF">
        <w:rPr>
          <w:rFonts w:ascii="Times New Roman" w:hAnsi="Times New Roman"/>
          <w:sz w:val="24"/>
          <w:szCs w:val="24"/>
        </w:rPr>
        <w:t>e</w:t>
      </w:r>
      <w:r w:rsidRPr="00376AFF">
        <w:rPr>
          <w:rFonts w:ascii="Times New Roman" w:hAnsi="Times New Roman"/>
          <w:sz w:val="24"/>
          <w:szCs w:val="24"/>
        </w:rPr>
        <w:t xml:space="preserve">valuated, both in 2D and 3D, based on the hypothesis of uniform angles (in </w:t>
      </w:r>
      <w:r w:rsidRPr="00376AFF">
        <w:rPr>
          <w:rFonts w:ascii="Times New Roman" w:hAnsi="Times New Roman"/>
          <w:sz w:val="24"/>
          <w:szCs w:val="24"/>
        </w:rPr>
        <w:lastRenderedPageBreak/>
        <w:t xml:space="preserve">the same configuration) </w:t>
      </w:r>
      <w:r w:rsidR="00B45EA3" w:rsidRPr="00376AFF">
        <w:rPr>
          <w:rFonts w:ascii="Times New Roman" w:hAnsi="Times New Roman"/>
          <w:sz w:val="24"/>
          <w:szCs w:val="24"/>
        </w:rPr>
        <w:t xml:space="preserve">with </w:t>
      </w:r>
      <w:r w:rsidRPr="00376AFF">
        <w:rPr>
          <w:rFonts w:ascii="Times New Roman" w:hAnsi="Times New Roman"/>
          <w:sz w:val="24"/>
          <w:szCs w:val="24"/>
        </w:rPr>
        <w:t xml:space="preserve">the number of adjacent faces equal to </w:t>
      </w:r>
      <w:r w:rsidRPr="00376AFF">
        <w:rPr>
          <w:rFonts w:ascii="Times New Roman" w:hAnsi="Times New Roman"/>
          <w:i/>
          <w:sz w:val="24"/>
          <w:szCs w:val="24"/>
        </w:rPr>
        <w:t>D</w:t>
      </w:r>
      <w:r w:rsidRPr="00376AFF">
        <w:rPr>
          <w:rFonts w:ascii="Times New Roman" w:hAnsi="Times New Roman"/>
          <w:sz w:val="24"/>
          <w:szCs w:val="24"/>
        </w:rPr>
        <w:t xml:space="preserve"> (number of the spatial dimensions). From </w:t>
      </w:r>
      <w:r w:rsidR="00890A8A" w:rsidRPr="00376AFF">
        <w:rPr>
          <w:rFonts w:ascii="Times New Roman" w:hAnsi="Times New Roman"/>
          <w:sz w:val="24"/>
          <w:szCs w:val="24"/>
        </w:rPr>
        <w:t>those</w:t>
      </w:r>
      <w:r w:rsidR="00B45EA3" w:rsidRPr="00376AFF">
        <w:rPr>
          <w:rFonts w:ascii="Times New Roman" w:hAnsi="Times New Roman"/>
          <w:sz w:val="24"/>
          <w:szCs w:val="24"/>
        </w:rPr>
        <w:t xml:space="preserve"> exact values</w:t>
      </w:r>
      <w:r w:rsidRPr="00376AFF">
        <w:rPr>
          <w:rFonts w:ascii="Times New Roman" w:hAnsi="Times New Roman"/>
          <w:sz w:val="24"/>
          <w:szCs w:val="24"/>
        </w:rPr>
        <w:t>, Amicarelli &amp; Agate (2015,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_Ref448240584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3</w:t>
      </w:r>
      <w:r w:rsidRPr="00376AFF">
        <w:rPr>
          <w:rFonts w:ascii="Times New Roman" w:hAnsi="Times New Roman"/>
          <w:sz w:val="24"/>
          <w:szCs w:val="24"/>
        </w:rPr>
        <w:fldChar w:fldCharType="end"/>
      </w:r>
      <w:r w:rsidRPr="00376AFF">
        <w:rPr>
          <w:rFonts w:ascii="Times New Roman" w:hAnsi="Times New Roman"/>
          <w:sz w:val="24"/>
          <w:szCs w:val="24"/>
        </w:rPr>
        <w:t>]) der</w:t>
      </w:r>
      <w:r w:rsidR="00B45EA3" w:rsidRPr="00376AFF">
        <w:rPr>
          <w:rFonts w:ascii="Times New Roman" w:hAnsi="Times New Roman"/>
          <w:sz w:val="24"/>
          <w:szCs w:val="24"/>
        </w:rPr>
        <w:t>ive</w:t>
      </w:r>
      <w:r w:rsidRPr="00376AFF">
        <w:rPr>
          <w:rFonts w:ascii="Times New Roman" w:hAnsi="Times New Roman"/>
          <w:sz w:val="24"/>
          <w:szCs w:val="24"/>
        </w:rPr>
        <w:t xml:space="preserve"> </w:t>
      </w:r>
      <w:r w:rsidR="00890A8A" w:rsidRPr="00376AFF">
        <w:rPr>
          <w:rFonts w:ascii="Times New Roman" w:hAnsi="Times New Roman"/>
          <w:sz w:val="24"/>
          <w:szCs w:val="24"/>
        </w:rPr>
        <w:t>this</w:t>
      </w:r>
      <w:r w:rsidRPr="00376AFF">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jc w:val="center"/>
              <w:rPr>
                <w:sz w:val="24"/>
                <w:szCs w:val="24"/>
              </w:rPr>
            </w:pPr>
            <w:r w:rsidRPr="00376AFF">
              <w:rPr>
                <w:rFonts w:ascii="Times New Roman" w:hAnsi="Times New Roman"/>
                <w:position w:val="-86"/>
                <w:sz w:val="24"/>
                <w:szCs w:val="24"/>
              </w:rPr>
              <w:object w:dxaOrig="4660" w:dyaOrig="1840">
                <v:shape id="_x0000_i1235" type="#_x0000_t75" style="width:236.55pt;height:88.1pt" o:ole="">
                  <v:imagedata r:id="rId442" o:title=""/>
                </v:shape>
                <o:OLEObject Type="Embed" ProgID="Equation.3" ShapeID="_x0000_i1235" DrawAspect="Content" ObjectID="_1679893571" r:id="rId443"/>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36" w:name="_Ref4121220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6"/>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0D3AD5" w:rsidP="00E25FF0">
      <w:pPr>
        <w:spacing w:after="0" w:line="240" w:lineRule="auto"/>
        <w:jc w:val="both"/>
        <w:rPr>
          <w:rFonts w:ascii="Times New Roman" w:hAnsi="Times New Roman"/>
          <w:sz w:val="24"/>
          <w:szCs w:val="24"/>
        </w:rPr>
      </w:pPr>
      <w:r w:rsidRPr="00376AFF">
        <w:rPr>
          <w:rFonts w:ascii="Times New Roman" w:hAnsi="Times New Roman"/>
          <w:sz w:val="24"/>
          <w:szCs w:val="24"/>
        </w:rPr>
        <w:t>w</w:t>
      </w:r>
      <w:r w:rsidR="00E25FF0" w:rsidRPr="00376AFF">
        <w:rPr>
          <w:rFonts w:ascii="Times New Roman" w:hAnsi="Times New Roman"/>
          <w:sz w:val="24"/>
          <w:szCs w:val="24"/>
        </w:rPr>
        <w:t xml:space="preserve">here </w:t>
      </w:r>
      <w:r w:rsidR="00E25FF0" w:rsidRPr="00376AFF">
        <w:rPr>
          <w:rFonts w:ascii="Times New Roman" w:hAnsi="Times New Roman"/>
          <w:i/>
          <w:sz w:val="24"/>
          <w:szCs w:val="24"/>
        </w:rPr>
        <w:t>n</w:t>
      </w:r>
      <w:r w:rsidR="00E25FF0" w:rsidRPr="00376AFF">
        <w:rPr>
          <w:rFonts w:ascii="Times New Roman" w:hAnsi="Times New Roman"/>
          <w:i/>
          <w:sz w:val="24"/>
          <w:szCs w:val="24"/>
          <w:vertAlign w:val="subscript"/>
        </w:rPr>
        <w:t>af</w:t>
      </w:r>
      <w:r w:rsidR="00E25FF0" w:rsidRPr="00376AFF">
        <w:rPr>
          <w:rFonts w:ascii="Times New Roman" w:hAnsi="Times New Roman"/>
          <w:sz w:val="24"/>
          <w:szCs w:val="24"/>
        </w:rPr>
        <w:t xml:space="preserve"> represents the number of adjacent elements actually </w:t>
      </w:r>
      <w:r w:rsidRPr="00376AFF">
        <w:rPr>
          <w:rFonts w:ascii="Times New Roman" w:hAnsi="Times New Roman"/>
          <w:sz w:val="24"/>
          <w:szCs w:val="24"/>
        </w:rPr>
        <w:t xml:space="preserve">detected </w:t>
      </w:r>
      <w:r w:rsidR="00E25FF0" w:rsidRPr="00376AFF">
        <w:rPr>
          <w:rFonts w:ascii="Times New Roman" w:hAnsi="Times New Roman"/>
          <w:sz w:val="24"/>
          <w:szCs w:val="24"/>
        </w:rPr>
        <w:t>and the subscript “</w:t>
      </w:r>
      <w:r w:rsidR="00E25FF0" w:rsidRPr="00376AFF">
        <w:rPr>
          <w:rFonts w:ascii="Times New Roman" w:hAnsi="Times New Roman"/>
          <w:i/>
          <w:sz w:val="24"/>
          <w:szCs w:val="24"/>
          <w:vertAlign w:val="subscript"/>
        </w:rPr>
        <w:t>i</w:t>
      </w:r>
      <w:r w:rsidR="00E25FF0" w:rsidRPr="00376AFF">
        <w:rPr>
          <w:rFonts w:ascii="Times New Roman" w:hAnsi="Times New Roman"/>
          <w:sz w:val="24"/>
          <w:szCs w:val="24"/>
        </w:rPr>
        <w:t xml:space="preserve">” </w:t>
      </w:r>
      <w:r w:rsidR="00CD3078" w:rsidRPr="00376AFF">
        <w:rPr>
          <w:rFonts w:ascii="Times New Roman" w:hAnsi="Times New Roman"/>
          <w:sz w:val="24"/>
          <w:szCs w:val="24"/>
        </w:rPr>
        <w:t xml:space="preserve">here </w:t>
      </w:r>
      <w:r w:rsidR="00E25FF0" w:rsidRPr="00376AFF">
        <w:rPr>
          <w:rFonts w:ascii="Times New Roman" w:hAnsi="Times New Roman"/>
          <w:sz w:val="24"/>
          <w:szCs w:val="24"/>
        </w:rPr>
        <w:t>repres</w:t>
      </w:r>
      <w:r w:rsidRPr="00376AFF">
        <w:rPr>
          <w:rFonts w:ascii="Times New Roman" w:hAnsi="Times New Roman"/>
          <w:sz w:val="24"/>
          <w:szCs w:val="24"/>
        </w:rPr>
        <w:t>e</w:t>
      </w:r>
      <w:r w:rsidR="00E25FF0" w:rsidRPr="00376AFF">
        <w:rPr>
          <w:rFonts w:ascii="Times New Roman" w:hAnsi="Times New Roman"/>
          <w:sz w:val="24"/>
          <w:szCs w:val="24"/>
        </w:rPr>
        <w:t xml:space="preserve">nts the generic adjacent element. The angles </w:t>
      </w:r>
      <w:r w:rsidR="00E25FF0" w:rsidRPr="00376AFF">
        <w:rPr>
          <w:rFonts w:ascii="Symbol" w:hAnsi="Symbol"/>
          <w:i/>
          <w:sz w:val="24"/>
          <w:szCs w:val="24"/>
        </w:rPr>
        <w:t></w:t>
      </w:r>
      <w:r w:rsidR="00E25FF0" w:rsidRPr="00376AFF">
        <w:rPr>
          <w:rFonts w:ascii="Times New Roman" w:hAnsi="Times New Roman"/>
          <w:i/>
          <w:sz w:val="24"/>
          <w:szCs w:val="24"/>
          <w:vertAlign w:val="subscript"/>
        </w:rPr>
        <w:t>i</w:t>
      </w:r>
      <w:r w:rsidR="00E25FF0" w:rsidRPr="00376AFF">
        <w:rPr>
          <w:rFonts w:ascii="Times New Roman" w:hAnsi="Times New Roman"/>
          <w:sz w:val="24"/>
          <w:szCs w:val="24"/>
        </w:rPr>
        <w:t xml:space="preserve"> lie between a generic surface element and each of the adjacent elements. According to the adopted </w:t>
      </w:r>
      <w:r w:rsidR="00890A8A" w:rsidRPr="00376AFF">
        <w:rPr>
          <w:rFonts w:ascii="Times New Roman" w:hAnsi="Times New Roman"/>
          <w:sz w:val="24"/>
          <w:szCs w:val="24"/>
        </w:rPr>
        <w:t>formalism</w:t>
      </w:r>
      <w:r w:rsidR="00E25FF0" w:rsidRPr="00376AFF">
        <w:rPr>
          <w:rFonts w:ascii="Times New Roman" w:hAnsi="Times New Roman"/>
          <w:sz w:val="24"/>
          <w:szCs w:val="24"/>
        </w:rPr>
        <w:t xml:space="preserve">, the model needs to add 180° at the original assessment, in case the angle between the </w:t>
      </w:r>
      <w:r w:rsidRPr="00376AFF">
        <w:rPr>
          <w:rFonts w:ascii="Times New Roman" w:hAnsi="Times New Roman"/>
          <w:sz w:val="24"/>
          <w:szCs w:val="24"/>
        </w:rPr>
        <w:t xml:space="preserve">element </w:t>
      </w:r>
      <w:r w:rsidR="00E25FF0" w:rsidRPr="00376AFF">
        <w:rPr>
          <w:rFonts w:ascii="Times New Roman" w:hAnsi="Times New Roman"/>
          <w:sz w:val="24"/>
          <w:szCs w:val="24"/>
        </w:rPr>
        <w:t>normal vect</w:t>
      </w:r>
      <w:r w:rsidRPr="00376AFF">
        <w:rPr>
          <w:rFonts w:ascii="Times New Roman" w:hAnsi="Times New Roman"/>
          <w:sz w:val="24"/>
          <w:szCs w:val="24"/>
        </w:rPr>
        <w:t>o</w:t>
      </w:r>
      <w:r w:rsidR="00E25FF0" w:rsidRPr="00376AFF">
        <w:rPr>
          <w:rFonts w:ascii="Times New Roman" w:hAnsi="Times New Roman"/>
          <w:sz w:val="24"/>
          <w:szCs w:val="24"/>
        </w:rPr>
        <w:t xml:space="preserve">rs varies between -90° and +90°. The reference formula for </w:t>
      </w:r>
      <w:r w:rsidR="00E25FF0" w:rsidRPr="00376AFF">
        <w:rPr>
          <w:rFonts w:ascii="Symbol" w:hAnsi="Symbol"/>
          <w:i/>
          <w:sz w:val="24"/>
          <w:szCs w:val="24"/>
        </w:rPr>
        <w:t></w:t>
      </w:r>
      <w:r w:rsidR="00E25FF0" w:rsidRPr="00376AFF">
        <w:rPr>
          <w:rFonts w:ascii="Times New Roman" w:hAnsi="Times New Roman"/>
          <w:i/>
          <w:sz w:val="24"/>
          <w:szCs w:val="24"/>
          <w:vertAlign w:val="subscript"/>
        </w:rPr>
        <w:t>i</w:t>
      </w:r>
      <w:r w:rsidR="00E25FF0" w:rsidRPr="00376AFF">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jc w:val="center"/>
              <w:rPr>
                <w:sz w:val="24"/>
                <w:szCs w:val="24"/>
              </w:rPr>
            </w:pPr>
            <w:r w:rsidRPr="00376AFF">
              <w:rPr>
                <w:rFonts w:ascii="Times New Roman" w:hAnsi="Times New Roman"/>
                <w:position w:val="-32"/>
                <w:sz w:val="24"/>
                <w:szCs w:val="24"/>
              </w:rPr>
              <w:object w:dxaOrig="5020" w:dyaOrig="760">
                <v:shape id="_x0000_i1236" type="#_x0000_t75" style="width:252.2pt;height:36.65pt" o:ole="">
                  <v:imagedata r:id="rId444" o:title=""/>
                </v:shape>
                <o:OLEObject Type="Embed" ProgID="Equation.3" ShapeID="_x0000_i1236" DrawAspect="Content" ObjectID="_1679893572" r:id="rId445"/>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4F0A7F" w:rsidRPr="00376AFF" w:rsidRDefault="004F0A7F" w:rsidP="004F0A7F">
      <w:pPr>
        <w:pStyle w:val="Amicarellititle2"/>
      </w:pPr>
      <w:bookmarkStart w:id="637" w:name="_Ref521060127"/>
      <w:bookmarkStart w:id="638" w:name="_Toc66716435"/>
      <w:r w:rsidRPr="00376AFF">
        <w:t>DB-SPH inlet and outlet sections</w:t>
      </w:r>
      <w:bookmarkEnd w:id="637"/>
      <w:bookmarkEnd w:id="638"/>
      <w:r w:rsidRPr="00376AFF">
        <w:t xml:space="preserve"> </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inlet and outlet sections are represented by special surface e</w:t>
      </w:r>
      <w:r w:rsidR="000D3AD5" w:rsidRPr="00376AFF">
        <w:rPr>
          <w:rFonts w:ascii="Times New Roman" w:hAnsi="Times New Roman"/>
          <w:sz w:val="24"/>
          <w:szCs w:val="24"/>
        </w:rPr>
        <w:t>l</w:t>
      </w:r>
      <w:r w:rsidRPr="00376AFF">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sidRPr="00376AFF">
        <w:rPr>
          <w:rFonts w:ascii="Times New Roman" w:hAnsi="Times New Roman"/>
          <w:sz w:val="24"/>
          <w:szCs w:val="24"/>
        </w:rPr>
        <w:t xml:space="preserve">, which are selected to impose </w:t>
      </w:r>
      <w:r w:rsidRPr="00376AFF">
        <w:rPr>
          <w:rFonts w:ascii="Times New Roman" w:hAnsi="Times New Roman"/>
          <w:sz w:val="24"/>
          <w:szCs w:val="24"/>
        </w:rPr>
        <w:t>inlet and outlet boundary conditions. The model search these par</w:t>
      </w:r>
      <w:r w:rsidR="000D3AD5" w:rsidRPr="00376AFF">
        <w:rPr>
          <w:rFonts w:ascii="Times New Roman" w:hAnsi="Times New Roman"/>
          <w:sz w:val="24"/>
          <w:szCs w:val="24"/>
        </w:rPr>
        <w:t>ti</w:t>
      </w:r>
      <w:r w:rsidRPr="00376AFF">
        <w:rPr>
          <w:rFonts w:ascii="Times New Roman" w:hAnsi="Times New Roman"/>
          <w:sz w:val="24"/>
          <w:szCs w:val="24"/>
        </w:rPr>
        <w:t>cle</w:t>
      </w:r>
      <w:r w:rsidR="000D3AD5" w:rsidRPr="00376AFF">
        <w:rPr>
          <w:rFonts w:ascii="Times New Roman" w:hAnsi="Times New Roman"/>
          <w:sz w:val="24"/>
          <w:szCs w:val="24"/>
        </w:rPr>
        <w:t>s</w:t>
      </w:r>
      <w:r w:rsidRPr="00376AFF">
        <w:rPr>
          <w:rFonts w:ascii="Times New Roman" w:hAnsi="Times New Roman"/>
          <w:sz w:val="24"/>
          <w:szCs w:val="24"/>
        </w:rPr>
        <w:t xml:space="preserve"> within an influence sphere </w:t>
      </w:r>
      <w:r w:rsidR="000D3AD5" w:rsidRPr="00376AFF">
        <w:rPr>
          <w:rFonts w:ascii="Times New Roman" w:hAnsi="Times New Roman"/>
          <w:sz w:val="24"/>
          <w:szCs w:val="24"/>
        </w:rPr>
        <w:t xml:space="preserve">of </w:t>
      </w:r>
      <w:r w:rsidRPr="00376AFF">
        <w:rPr>
          <w:rFonts w:ascii="Times New Roman" w:hAnsi="Times New Roman"/>
          <w:sz w:val="24"/>
          <w:szCs w:val="24"/>
        </w:rPr>
        <w:t xml:space="preserve">characteristic </w:t>
      </w:r>
      <w:proofErr w:type="gramStart"/>
      <w:r w:rsidRPr="00376AFF">
        <w:rPr>
          <w:rFonts w:ascii="Times New Roman" w:hAnsi="Times New Roman"/>
          <w:sz w:val="24"/>
          <w:szCs w:val="24"/>
        </w:rPr>
        <w:t>le</w:t>
      </w:r>
      <w:r w:rsidR="000D3AD5" w:rsidRPr="00376AFF">
        <w:rPr>
          <w:rFonts w:ascii="Times New Roman" w:hAnsi="Times New Roman"/>
          <w:sz w:val="24"/>
          <w:szCs w:val="24"/>
        </w:rPr>
        <w:t>n</w:t>
      </w:r>
      <w:r w:rsidRPr="00376AFF">
        <w:rPr>
          <w:rFonts w:ascii="Times New Roman" w:hAnsi="Times New Roman"/>
          <w:sz w:val="24"/>
          <w:szCs w:val="24"/>
        </w:rPr>
        <w:t>gth</w:t>
      </w:r>
      <w:r w:rsidR="000D3AD5" w:rsidRPr="00376AFF">
        <w:rPr>
          <w:rFonts w:ascii="Times New Roman" w:hAnsi="Times New Roman"/>
          <w:sz w:val="24"/>
          <w:szCs w:val="24"/>
        </w:rPr>
        <w:t xml:space="preserve"> </w:t>
      </w:r>
      <w:proofErr w:type="gramEnd"/>
      <w:r w:rsidRPr="00376AFF">
        <w:rPr>
          <w:rFonts w:ascii="Times New Roman" w:hAnsi="Times New Roman"/>
          <w:position w:val="-24"/>
          <w:sz w:val="24"/>
          <w:szCs w:val="24"/>
        </w:rPr>
        <w:object w:dxaOrig="639" w:dyaOrig="600">
          <v:shape id="_x0000_i1237" type="#_x0000_t75" style="width:25.05pt;height:21.45pt" o:ole="">
            <v:imagedata r:id="rId446" o:title=""/>
          </v:shape>
          <o:OLEObject Type="Embed" ProgID="Equation.3" ShapeID="_x0000_i1237" DrawAspect="Content" ObjectID="_1679893573" r:id="rId447"/>
        </w:object>
      </w:r>
      <w:r w:rsidRPr="00376AFF">
        <w:rPr>
          <w:rFonts w:ascii="Times New Roman" w:hAnsi="Times New Roman"/>
          <w:sz w:val="24"/>
          <w:szCs w:val="24"/>
        </w:rPr>
        <w:t xml:space="preserve">, where </w:t>
      </w:r>
      <w:r w:rsidRPr="00376AFF">
        <w:rPr>
          <w:rFonts w:ascii="Times New Roman" w:hAnsi="Times New Roman"/>
          <w:i/>
          <w:sz w:val="24"/>
          <w:szCs w:val="24"/>
        </w:rPr>
        <w:t>L</w:t>
      </w:r>
      <w:r w:rsidRPr="00376AFF">
        <w:rPr>
          <w:rFonts w:ascii="Times New Roman" w:hAnsi="Times New Roman"/>
          <w:i/>
          <w:sz w:val="24"/>
          <w:szCs w:val="24"/>
          <w:vertAlign w:val="subscript"/>
        </w:rPr>
        <w:t>c</w:t>
      </w:r>
      <w:r w:rsidRPr="00376AFF">
        <w:rPr>
          <w:rFonts w:ascii="Times New Roman" w:hAnsi="Times New Roman"/>
          <w:sz w:val="24"/>
          <w:szCs w:val="24"/>
        </w:rPr>
        <w:t xml:space="preserve"> represents the </w:t>
      </w:r>
      <w:r w:rsidR="00890A8A" w:rsidRPr="00376AFF">
        <w:rPr>
          <w:rFonts w:ascii="Times New Roman" w:hAnsi="Times New Roman"/>
          <w:sz w:val="24"/>
          <w:szCs w:val="24"/>
        </w:rPr>
        <w:t xml:space="preserve">size </w:t>
      </w:r>
      <w:r w:rsidR="000D3AD5" w:rsidRPr="00376AFF">
        <w:rPr>
          <w:rFonts w:ascii="Times New Roman" w:hAnsi="Times New Roman"/>
          <w:sz w:val="24"/>
          <w:szCs w:val="24"/>
        </w:rPr>
        <w:t>of the inlet/outlet section</w:t>
      </w:r>
      <w:r w:rsidRPr="00376AFF">
        <w:rPr>
          <w:rFonts w:ascii="Times New Roman" w:hAnsi="Times New Roman"/>
          <w:sz w:val="24"/>
          <w:szCs w:val="24"/>
        </w:rPr>
        <w:t xml:space="preserve">. This search is </w:t>
      </w:r>
      <w:r w:rsidR="000D3AD5" w:rsidRPr="00376AFF">
        <w:rPr>
          <w:rFonts w:ascii="Times New Roman" w:hAnsi="Times New Roman"/>
          <w:sz w:val="24"/>
          <w:szCs w:val="24"/>
        </w:rPr>
        <w:t xml:space="preserve">very fast, but </w:t>
      </w:r>
      <w:r w:rsidRPr="00376AFF">
        <w:rPr>
          <w:rFonts w:ascii="Times New Roman" w:hAnsi="Times New Roman"/>
          <w:sz w:val="24"/>
          <w:szCs w:val="24"/>
        </w:rPr>
        <w:t>approximated</w:t>
      </w:r>
      <w:r w:rsidR="000D3AD5" w:rsidRPr="00376AFF">
        <w:rPr>
          <w:rFonts w:ascii="Times New Roman" w:hAnsi="Times New Roman"/>
          <w:sz w:val="24"/>
          <w:szCs w:val="24"/>
        </w:rPr>
        <w:t>: t</w:t>
      </w:r>
      <w:r w:rsidRPr="00376AFF">
        <w:rPr>
          <w:rFonts w:ascii="Times New Roman" w:hAnsi="Times New Roman"/>
          <w:sz w:val="24"/>
          <w:szCs w:val="24"/>
        </w:rPr>
        <w:t>he accuracy of this simplified procedure depends on the test case.</w:t>
      </w:r>
      <w:r w:rsidR="00890A8A" w:rsidRPr="00376AFF">
        <w:rPr>
          <w:rFonts w:ascii="Times New Roman" w:hAnsi="Times New Roman"/>
          <w:sz w:val="24"/>
          <w:szCs w:val="24"/>
        </w:rPr>
        <w:t xml:space="preserve"> Once the interested computational particles are found, Dirichlet boundary conditions are assigned in terms of press</w:t>
      </w:r>
      <w:r w:rsidR="001903E7" w:rsidRPr="00376AFF">
        <w:rPr>
          <w:rFonts w:ascii="Times New Roman" w:hAnsi="Times New Roman"/>
          <w:sz w:val="24"/>
          <w:szCs w:val="24"/>
        </w:rPr>
        <w:t>ure and/or velocity components.</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inlet section is also </w:t>
      </w:r>
      <w:r w:rsidR="000D3AD5" w:rsidRPr="00376AFF">
        <w:rPr>
          <w:rFonts w:ascii="Times New Roman" w:hAnsi="Times New Roman"/>
          <w:sz w:val="24"/>
          <w:szCs w:val="24"/>
        </w:rPr>
        <w:t xml:space="preserve">interested </w:t>
      </w:r>
      <w:r w:rsidRPr="00376AFF">
        <w:rPr>
          <w:rFonts w:ascii="Times New Roman" w:hAnsi="Times New Roman"/>
          <w:sz w:val="24"/>
          <w:szCs w:val="24"/>
        </w:rPr>
        <w:t xml:space="preserve">by </w:t>
      </w:r>
      <w:r w:rsidR="00CD3078" w:rsidRPr="00376AFF">
        <w:rPr>
          <w:rFonts w:ascii="Times New Roman" w:hAnsi="Times New Roman"/>
          <w:sz w:val="24"/>
          <w:szCs w:val="24"/>
        </w:rPr>
        <w:t>the following procedure</w:t>
      </w:r>
      <w:r w:rsidRPr="00376AFF">
        <w:rPr>
          <w:rFonts w:ascii="Times New Roman" w:hAnsi="Times New Roman"/>
          <w:sz w:val="24"/>
          <w:szCs w:val="24"/>
        </w:rPr>
        <w:t xml:space="preserve">, which reduces the SPH truncation errors. The free surface </w:t>
      </w:r>
      <w:r w:rsidR="000D3AD5" w:rsidRPr="00376AFF">
        <w:rPr>
          <w:rFonts w:ascii="Times New Roman" w:hAnsi="Times New Roman"/>
          <w:sz w:val="24"/>
          <w:szCs w:val="24"/>
        </w:rPr>
        <w:t xml:space="preserve">in the </w:t>
      </w:r>
      <w:r w:rsidRPr="00376AFF">
        <w:rPr>
          <w:rFonts w:ascii="Times New Roman" w:hAnsi="Times New Roman"/>
          <w:sz w:val="24"/>
          <w:szCs w:val="24"/>
        </w:rPr>
        <w:t xml:space="preserve">inlet </w:t>
      </w:r>
      <w:r w:rsidR="000D3AD5" w:rsidRPr="00376AFF">
        <w:rPr>
          <w:rFonts w:ascii="Times New Roman" w:hAnsi="Times New Roman"/>
          <w:sz w:val="24"/>
          <w:szCs w:val="24"/>
        </w:rPr>
        <w:t xml:space="preserve">region </w:t>
      </w:r>
      <w:r w:rsidRPr="00376AFF">
        <w:rPr>
          <w:rFonts w:ascii="Times New Roman" w:hAnsi="Times New Roman"/>
          <w:sz w:val="24"/>
          <w:szCs w:val="24"/>
        </w:rPr>
        <w:t xml:space="preserve">is </w:t>
      </w:r>
      <w:r w:rsidR="000D3AD5" w:rsidRPr="00376AFF">
        <w:rPr>
          <w:rFonts w:ascii="Times New Roman" w:hAnsi="Times New Roman"/>
          <w:sz w:val="24"/>
          <w:szCs w:val="24"/>
        </w:rPr>
        <w:t xml:space="preserve">made </w:t>
      </w:r>
      <w:r w:rsidRPr="00376AFF">
        <w:rPr>
          <w:rFonts w:ascii="Times New Roman" w:hAnsi="Times New Roman"/>
          <w:sz w:val="24"/>
          <w:szCs w:val="24"/>
        </w:rPr>
        <w:t>wavy to opti</w:t>
      </w:r>
      <w:r w:rsidR="00890A8A" w:rsidRPr="00376AFF">
        <w:rPr>
          <w:rFonts w:ascii="Times New Roman" w:hAnsi="Times New Roman"/>
          <w:sz w:val="24"/>
          <w:szCs w:val="24"/>
        </w:rPr>
        <w:t>mize</w:t>
      </w:r>
      <w:r w:rsidRPr="00376AFF">
        <w:rPr>
          <w:rFonts w:ascii="Times New Roman" w:hAnsi="Times New Roman"/>
          <w:sz w:val="24"/>
          <w:szCs w:val="24"/>
        </w:rPr>
        <w:t xml:space="preserve"> the distribution of the fluid particles. The characteristic wave length is </w:t>
      </w:r>
      <w:r w:rsidRPr="00376AFF">
        <w:rPr>
          <w:rFonts w:ascii="Times New Roman" w:hAnsi="Times New Roman"/>
          <w:i/>
          <w:sz w:val="24"/>
          <w:szCs w:val="24"/>
        </w:rPr>
        <w:t>dx</w:t>
      </w:r>
      <w:r w:rsidRPr="00376AFF">
        <w:rPr>
          <w:rFonts w:ascii="Times New Roman" w:hAnsi="Times New Roman"/>
          <w:sz w:val="24"/>
          <w:szCs w:val="24"/>
        </w:rPr>
        <w:t xml:space="preserve">/2. The displacements are always perpendicular to the inlet normal. Two pattern regularly alternate. A white noise, with amplitude of </w:t>
      </w:r>
      <w:r w:rsidRPr="00376AFF">
        <w:rPr>
          <w:rFonts w:ascii="Times New Roman" w:hAnsi="Times New Roman"/>
          <w:i/>
          <w:sz w:val="24"/>
          <w:szCs w:val="24"/>
        </w:rPr>
        <w:t>dx</w:t>
      </w:r>
      <w:r w:rsidRPr="00376AFF">
        <w:rPr>
          <w:rFonts w:ascii="Times New Roman" w:hAnsi="Times New Roman"/>
          <w:sz w:val="24"/>
          <w:szCs w:val="24"/>
        </w:rPr>
        <w:t xml:space="preserve">/10, is finally added to the particle positions.  </w:t>
      </w:r>
    </w:p>
    <w:p w:rsidR="00E25FF0" w:rsidRPr="00376AFF" w:rsidRDefault="00E25FF0" w:rsidP="00E25FF0">
      <w:pPr>
        <w:spacing w:after="0" w:line="240" w:lineRule="auto"/>
        <w:jc w:val="both"/>
        <w:rPr>
          <w:rFonts w:ascii="Times New Roman" w:hAnsi="Times New Roman"/>
          <w:sz w:val="24"/>
          <w:szCs w:val="24"/>
        </w:rPr>
      </w:pPr>
    </w:p>
    <w:p w:rsidR="005C400A" w:rsidRPr="00376AFF" w:rsidRDefault="005C400A" w:rsidP="005C400A">
      <w:pPr>
        <w:pStyle w:val="Amicarellititle2"/>
      </w:pPr>
      <w:bookmarkStart w:id="639" w:name="_Ref521060129"/>
      <w:bookmarkStart w:id="640" w:name="_Toc66716436"/>
      <w:r w:rsidRPr="00376AFF">
        <w:t>Shear stress boundary terms</w:t>
      </w:r>
      <w:bookmarkEnd w:id="639"/>
      <w:bookmarkEnd w:id="640"/>
    </w:p>
    <w:p w:rsidR="0092480B" w:rsidRPr="00376AFF" w:rsidRDefault="0092480B" w:rsidP="005C400A">
      <w:pPr>
        <w:spacing w:after="0" w:line="240" w:lineRule="auto"/>
        <w:jc w:val="both"/>
        <w:rPr>
          <w:rFonts w:ascii="Times New Roman" w:hAnsi="Times New Roman"/>
          <w:sz w:val="24"/>
          <w:szCs w:val="24"/>
        </w:rPr>
      </w:pPr>
      <w:r w:rsidRPr="00376AFF">
        <w:rPr>
          <w:rFonts w:ascii="Times New Roman" w:hAnsi="Times New Roman"/>
          <w:sz w:val="24"/>
          <w:szCs w:val="24"/>
        </w:rPr>
        <w:t>This section refers to Amicarelli et al. (2016,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_Ref520967925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w:t>
      </w:r>
      <w:r w:rsidR="001903E7" w:rsidRPr="00376AFF">
        <w:rPr>
          <w:rFonts w:ascii="Times New Roman" w:hAnsi="Times New Roman"/>
          <w:sz w:val="24"/>
          <w:szCs w:val="24"/>
        </w:rPr>
        <w:t>, whose reading is suggested for further details</w:t>
      </w:r>
      <w:r w:rsidRPr="00376AFF">
        <w:rPr>
          <w:rFonts w:ascii="Times New Roman" w:hAnsi="Times New Roman"/>
          <w:sz w:val="24"/>
          <w:szCs w:val="24"/>
        </w:rPr>
        <w:t>.</w:t>
      </w: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The shear stress boundary terms of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 are adapted to treat mobile frontiers and integrated in the boundary treatment scheme of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 Such a scheme is potentially suitable to represent the bottom drag between saturated granular material and a base rock, even during an earthquake.</w:t>
      </w: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30"/>
              </w:rPr>
              <w:object w:dxaOrig="3820" w:dyaOrig="720">
                <v:shape id="_x0000_i1238" type="#_x0000_t75" style="width:173.5pt;height:33.55pt" o:ole="">
                  <v:imagedata r:id="rId448" o:title=""/>
                </v:shape>
                <o:OLEObject Type="Embed" ProgID="Equation.3" ShapeID="_x0000_i1238" DrawAspect="Content" ObjectID="_1679893574" r:id="rId449"/>
              </w:object>
            </w:r>
          </w:p>
          <w:p w:rsidR="0092480B" w:rsidRPr="00376AFF" w:rsidRDefault="0092480B" w:rsidP="0092480B">
            <w:pPr>
              <w:jc w:val="center"/>
              <w:rPr>
                <w:sz w:val="24"/>
                <w:szCs w:val="24"/>
              </w:rPr>
            </w:pPr>
            <w:r w:rsidRPr="00376AFF">
              <w:rPr>
                <w:position w:val="-30"/>
              </w:rPr>
              <w:object w:dxaOrig="3840" w:dyaOrig="720">
                <v:shape id="_x0000_i1239" type="#_x0000_t75" style="width:162.35pt;height:31.75pt" o:ole="">
                  <v:imagedata r:id="rId450" o:title=""/>
                </v:shape>
                <o:OLEObject Type="Embed" ProgID="Equation.3" ShapeID="_x0000_i1239" DrawAspect="Content" ObjectID="_1679893575" r:id="rId451"/>
              </w:object>
            </w:r>
            <w:r w:rsidRPr="00376AFF">
              <w:t xml:space="preserve">   </w:t>
            </w:r>
            <w:r w:rsidRPr="00376AFF">
              <w:rPr>
                <w:position w:val="-12"/>
              </w:rPr>
              <w:object w:dxaOrig="1540" w:dyaOrig="360">
                <v:shape id="_x0000_i1240" type="#_x0000_t75" style="width:56.8pt;height:14.3pt" o:ole="">
                  <v:imagedata r:id="rId452" o:title=""/>
                </v:shape>
                <o:OLEObject Type="Embed" ProgID="Equation.3" ShapeID="_x0000_i1240" DrawAspect="Content" ObjectID="_1679893576" r:id="rId453"/>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where </w:t>
      </w:r>
      <w:r w:rsidRPr="00376AFF">
        <w:rPr>
          <w:rFonts w:ascii="Symbol" w:hAnsi="Symbol"/>
          <w:i/>
          <w:sz w:val="24"/>
          <w:szCs w:val="24"/>
        </w:rPr>
        <w:t></w:t>
      </w:r>
      <w:r w:rsidRPr="00376AFF">
        <w:rPr>
          <w:rFonts w:ascii="Times New Roman" w:hAnsi="Times New Roman"/>
          <w:sz w:val="24"/>
          <w:szCs w:val="24"/>
        </w:rPr>
        <w:t xml:space="preserve"> is the integral Shepard coefficient and n the normal to any wall surface (neighbouring) element “</w:t>
      </w:r>
      <w:r w:rsidRPr="00376AFF">
        <w:rPr>
          <w:rFonts w:ascii="Times New Roman" w:hAnsi="Times New Roman"/>
          <w:i/>
          <w:sz w:val="24"/>
          <w:szCs w:val="24"/>
          <w:vertAlign w:val="subscript"/>
        </w:rPr>
        <w:t>a</w:t>
      </w:r>
      <w:r w:rsidRPr="00376AFF">
        <w:rPr>
          <w:rFonts w:ascii="Times New Roman" w:hAnsi="Times New Roman"/>
          <w:sz w:val="24"/>
          <w:szCs w:val="24"/>
        </w:rPr>
        <w:t xml:space="preserve">” of area </w:t>
      </w:r>
      <w:r w:rsidRPr="00376AFF">
        <w:rPr>
          <w:rFonts w:ascii="Symbol" w:hAnsi="Symbol"/>
          <w:i/>
          <w:sz w:val="24"/>
          <w:szCs w:val="24"/>
        </w:rPr>
        <w:t></w:t>
      </w:r>
      <w:r w:rsidRPr="00376AFF">
        <w:rPr>
          <w:rFonts w:ascii="Times New Roman" w:hAnsi="Times New Roman"/>
          <w:i/>
          <w:sz w:val="24"/>
          <w:szCs w:val="24"/>
          <w:vertAlign w:val="subscript"/>
        </w:rPr>
        <w:t>a</w:t>
      </w:r>
      <w:r w:rsidRPr="00376AFF">
        <w:rPr>
          <w:rFonts w:ascii="Times New Roman" w:hAnsi="Times New Roman"/>
          <w:sz w:val="24"/>
          <w:szCs w:val="24"/>
        </w:rPr>
        <w:t>.</w:t>
      </w: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30"/>
              </w:rPr>
              <w:object w:dxaOrig="4000" w:dyaOrig="680">
                <v:shape id="_x0000_i1241" type="#_x0000_t75" style="width:190.95pt;height:31.75pt" o:ole="">
                  <v:imagedata r:id="rId454" o:title=""/>
                </v:shape>
                <o:OLEObject Type="Embed" ProgID="Equation.3" ShapeID="_x0000_i1241" DrawAspect="Content" ObjectID="_1679893577" r:id="rId455"/>
              </w:object>
            </w:r>
          </w:p>
          <w:p w:rsidR="0092480B" w:rsidRPr="00376AFF" w:rsidRDefault="0092480B" w:rsidP="0092480B">
            <w:pPr>
              <w:jc w:val="center"/>
              <w:rPr>
                <w:sz w:val="24"/>
                <w:szCs w:val="24"/>
              </w:rPr>
            </w:pPr>
            <w:r w:rsidRPr="00376AFF">
              <w:rPr>
                <w:position w:val="-12"/>
              </w:rPr>
              <w:object w:dxaOrig="2720" w:dyaOrig="360">
                <v:shape id="_x0000_i1242" type="#_x0000_t75" style="width:127.9pt;height:17.45pt" o:ole="">
                  <v:imagedata r:id="rId456" o:title=""/>
                </v:shape>
                <o:OLEObject Type="Embed" ProgID="Equation.3" ShapeID="_x0000_i1242" DrawAspect="Content" ObjectID="_1679893578" r:id="rId457"/>
              </w:object>
            </w:r>
            <w:r w:rsidRPr="00376AFF">
              <w:rPr>
                <w:position w:val="-32"/>
              </w:rPr>
              <w:object w:dxaOrig="1960" w:dyaOrig="740">
                <v:shape id="_x0000_i1243" type="#_x0000_t75" style="width:89.9pt;height:35.35pt" o:ole="">
                  <v:imagedata r:id="rId458" o:title=""/>
                </v:shape>
                <o:OLEObject Type="Embed" ProgID="Equation.3" ShapeID="_x0000_i1243" DrawAspect="Content" ObjectID="_1679893579" r:id="rId459"/>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92480B" w:rsidRPr="00376AFF" w:rsidRDefault="0092480B" w:rsidP="0092480B">
      <w:pPr>
        <w:spacing w:after="0" w:line="240" w:lineRule="auto"/>
        <w:jc w:val="both"/>
        <w:rPr>
          <w:rFonts w:ascii="Times New Roman" w:hAnsi="Times New Roman"/>
          <w:sz w:val="24"/>
          <w:szCs w:val="24"/>
        </w:rPr>
      </w:pP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92480B">
            <w:pPr>
              <w:jc w:val="center"/>
            </w:pPr>
            <w:r w:rsidRPr="00376AFF">
              <w:rPr>
                <w:position w:val="-30"/>
              </w:rPr>
              <w:object w:dxaOrig="1780" w:dyaOrig="700">
                <v:shape id="_x0000_i1244" type="#_x0000_t75" style="width:89.45pt;height:33.55pt" o:ole="">
                  <v:imagedata r:id="rId460" o:title=""/>
                </v:shape>
                <o:OLEObject Type="Embed" ProgID="Equation.3" ShapeID="_x0000_i1244" DrawAspect="Content" ObjectID="_1679893580" r:id="rId461"/>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641" w:name="_Ref52096987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41"/>
          </w:p>
        </w:tc>
      </w:tr>
    </w:tbl>
    <w:p w:rsidR="0092480B" w:rsidRPr="00376AFF" w:rsidRDefault="0092480B" w:rsidP="0092480B">
      <w:pPr>
        <w:spacing w:after="0" w:line="240" w:lineRule="auto"/>
        <w:jc w:val="both"/>
        <w:rPr>
          <w:rFonts w:ascii="Times New Roman" w:hAnsi="Times New Roman"/>
          <w:sz w:val="24"/>
          <w:szCs w:val="24"/>
        </w:rPr>
      </w:pP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d</w:t>
      </w:r>
      <w:r w:rsidRPr="00376AFF">
        <w:rPr>
          <w:rFonts w:ascii="Times New Roman" w:hAnsi="Times New Roman"/>
          <w:i/>
          <w:sz w:val="24"/>
          <w:szCs w:val="24"/>
          <w:vertAlign w:val="subscript"/>
        </w:rPr>
        <w:t>0</w:t>
      </w:r>
      <w:r w:rsidRPr="00376AFF">
        <w:rPr>
          <w:rFonts w:ascii="Times New Roman" w:hAnsi="Times New Roman"/>
          <w:sz w:val="24"/>
          <w:szCs w:val="24"/>
        </w:rPr>
        <w:t xml:space="preserve"> is the distance between the computational particle and the surface wall element. </w:t>
      </w: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 xml:space="preserve">Assuming a continuous field for the shear stress, the last term of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_Ref520969875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8.15</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can be expressed as a SPH approximation and normalized by the discrete Shepard coefficient (</w:t>
      </w:r>
      <w:r w:rsidRPr="00376AFF">
        <w:rPr>
          <w:rFonts w:ascii="Symbol" w:hAnsi="Symbol"/>
          <w:i/>
          <w:sz w:val="24"/>
          <w:szCs w:val="24"/>
        </w:rPr>
        <w:t></w:t>
      </w:r>
      <w:r w:rsidRPr="00376AFF">
        <w:rPr>
          <w:rFonts w:ascii="Times New Roman" w:hAnsi="Times New Roman"/>
          <w:sz w:val="24"/>
          <w:szCs w:val="24"/>
        </w:rPr>
        <w:t>):</w:t>
      </w:r>
    </w:p>
    <w:p w:rsidR="0092480B" w:rsidRPr="00376AFF"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30"/>
              </w:rPr>
              <w:object w:dxaOrig="3500" w:dyaOrig="700">
                <v:shape id="_x0000_i1245" type="#_x0000_t75" style="width:174.85pt;height:33.55pt" o:ole="">
                  <v:imagedata r:id="rId462" o:title=""/>
                </v:shape>
                <o:OLEObject Type="Embed" ProgID="Equation.3" ShapeID="_x0000_i1245" DrawAspect="Content" ObjectID="_1679893581" r:id="rId463"/>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92480B" w:rsidRPr="00376AFF" w:rsidRDefault="0092480B" w:rsidP="0092480B">
      <w:pPr>
        <w:spacing w:after="0" w:line="240" w:lineRule="auto"/>
        <w:jc w:val="both"/>
        <w:rPr>
          <w:rFonts w:ascii="Times New Roman" w:hAnsi="Times New Roman"/>
          <w:sz w:val="24"/>
          <w:szCs w:val="24"/>
        </w:rPr>
      </w:pP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68"/>
              </w:rPr>
              <w:object w:dxaOrig="4599" w:dyaOrig="1480">
                <v:shape id="_x0000_i1246" type="#_x0000_t75" style="width:201.7pt;height:65.3pt" o:ole="">
                  <v:imagedata r:id="rId464" o:title=""/>
                </v:shape>
                <o:OLEObject Type="Embed" ProgID="Equation.3" ShapeID="_x0000_i1246" DrawAspect="Content" ObjectID="_1679893582" r:id="rId465"/>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92480B" w:rsidRPr="00376AFF" w:rsidRDefault="0092480B" w:rsidP="0092480B">
      <w:pPr>
        <w:spacing w:after="0" w:line="240" w:lineRule="auto"/>
        <w:jc w:val="both"/>
        <w:rPr>
          <w:rFonts w:ascii="Times New Roman" w:hAnsi="Times New Roman"/>
          <w:sz w:val="24"/>
          <w:szCs w:val="24"/>
        </w:rPr>
      </w:pP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The analogous term due to the semi-particles “</w:t>
      </w:r>
      <w:r w:rsidRPr="00376AFF">
        <w:rPr>
          <w:rFonts w:ascii="Times New Roman" w:hAnsi="Times New Roman"/>
          <w:i/>
          <w:sz w:val="24"/>
          <w:szCs w:val="24"/>
          <w:vertAlign w:val="subscript"/>
        </w:rPr>
        <w:t>s</w:t>
      </w:r>
      <w:r w:rsidRPr="00376AFF">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30"/>
              </w:rPr>
              <w:object w:dxaOrig="2680" w:dyaOrig="700">
                <v:shape id="_x0000_i1247" type="#_x0000_t75" style="width:119.4pt;height:33.1pt" o:ole="">
                  <v:imagedata r:id="rId466" o:title=""/>
                </v:shape>
                <o:OLEObject Type="Embed" ProgID="Equation.3" ShapeID="_x0000_i1247" DrawAspect="Content" ObjectID="_1679893583" r:id="rId467"/>
              </w:object>
            </w:r>
            <w:r w:rsidRPr="00376AFF">
              <w:t xml:space="preserve">   </w:t>
            </w:r>
            <w:r w:rsidRPr="00376AFF">
              <w:rPr>
                <w:position w:val="-48"/>
              </w:rPr>
              <w:object w:dxaOrig="2079" w:dyaOrig="1060">
                <v:shape id="_x0000_i1248" type="#_x0000_t75" style="width:87.2pt;height:46.95pt" o:ole="">
                  <v:imagedata r:id="rId468" o:title=""/>
                </v:shape>
                <o:OLEObject Type="Embed" ProgID="Equation.3" ShapeID="_x0000_i1248" DrawAspect="Content" ObjectID="_1679893584" r:id="rId469"/>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1294" w:rsidRPr="00376AFF" w:rsidRDefault="00651294" w:rsidP="0092480B">
      <w:pPr>
        <w:spacing w:after="0" w:line="240" w:lineRule="auto"/>
        <w:jc w:val="both"/>
        <w:rPr>
          <w:rFonts w:ascii="Times New Roman" w:hAnsi="Times New Roman"/>
          <w:sz w:val="24"/>
          <w:szCs w:val="24"/>
        </w:rPr>
      </w:pPr>
    </w:p>
    <w:p w:rsidR="00651294" w:rsidRPr="00376AFF"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42" w:name="_Ref449963226"/>
      <w:bookmarkStart w:id="643" w:name="_Toc66716437"/>
      <w:r w:rsidRPr="00376AFF">
        <w:rPr>
          <w:rFonts w:ascii="Book Antiqua" w:hAnsi="Book Antiqua"/>
          <w:caps/>
          <w:kern w:val="0"/>
          <w:sz w:val="24"/>
          <w:szCs w:val="24"/>
        </w:rPr>
        <w:lastRenderedPageBreak/>
        <w:t>T</w:t>
      </w:r>
      <w:r w:rsidR="00651294" w:rsidRPr="00376AFF">
        <w:rPr>
          <w:rFonts w:ascii="Book Antiqua" w:hAnsi="Book Antiqua"/>
          <w:caps/>
          <w:kern w:val="0"/>
          <w:sz w:val="24"/>
          <w:szCs w:val="24"/>
        </w:rPr>
        <w:t>ime integration schemes (Leapfrog, Euler, Heun)</w:t>
      </w:r>
      <w:bookmarkEnd w:id="642"/>
      <w:bookmarkEnd w:id="643"/>
      <w:r w:rsidR="00651294" w:rsidRPr="00376AFF">
        <w:rPr>
          <w:rFonts w:ascii="Book Antiqua" w:hAnsi="Book Antiqua"/>
          <w:caps/>
          <w:kern w:val="0"/>
          <w:sz w:val="24"/>
          <w:szCs w:val="24"/>
        </w:rPr>
        <w:t xml:space="preserve"> </w:t>
      </w:r>
    </w:p>
    <w:p w:rsidR="00651294" w:rsidRPr="00376AFF" w:rsidRDefault="00651294" w:rsidP="00651294">
      <w:pPr>
        <w:spacing w:after="0" w:line="240" w:lineRule="auto"/>
        <w:jc w:val="both"/>
        <w:rPr>
          <w:rFonts w:ascii="Times New Roman" w:hAnsi="Times New Roman"/>
          <w:sz w:val="24"/>
          <w:szCs w:val="24"/>
        </w:rPr>
      </w:pPr>
    </w:p>
    <w:p w:rsidR="00651294" w:rsidRPr="00376AFF" w:rsidRDefault="00651294" w:rsidP="00651294">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w:t>
      </w:r>
      <w:ins w:id="644" w:author="Amicarelli Andrea (RSE)" w:date="2020-04-13T16:22:00Z">
        <w:r w:rsidR="00392D18" w:rsidRPr="00376AFF">
          <w:rPr>
            <w:rFonts w:ascii="Times New Roman" w:hAnsi="Times New Roman"/>
            <w:lang w:val="en-GB"/>
          </w:rPr>
          <w:t xml:space="preserve">for both fluid and solid body particles </w:t>
        </w:r>
      </w:ins>
      <w:r w:rsidRPr="00376AFF">
        <w:rPr>
          <w:rFonts w:ascii="Times New Roman" w:hAnsi="Times New Roman"/>
          <w:lang w:val="en-GB"/>
        </w:rPr>
        <w:t xml:space="preserve">is </w:t>
      </w:r>
      <w:r w:rsidR="00454825" w:rsidRPr="00376AFF">
        <w:rPr>
          <w:rFonts w:ascii="Times New Roman" w:hAnsi="Times New Roman"/>
          <w:lang w:val="en-GB"/>
        </w:rPr>
        <w:t xml:space="preserve">ruled by </w:t>
      </w:r>
      <w:r w:rsidRPr="00376AFF">
        <w:rPr>
          <w:rFonts w:ascii="Times New Roman" w:hAnsi="Times New Roman"/>
          <w:lang w:val="en-GB"/>
        </w:rPr>
        <w:t>a second-order Leapfrog scheme (refer to [</w:t>
      </w:r>
      <w:r w:rsidRPr="00376AFF">
        <w:rPr>
          <w:rFonts w:ascii="Times New Roman" w:hAnsi="Times New Roman"/>
          <w:lang w:val="en-GB"/>
        </w:rPr>
        <w:fldChar w:fldCharType="begin"/>
      </w:r>
      <w:r w:rsidRPr="00376AFF">
        <w:rPr>
          <w:rFonts w:ascii="Times New Roman" w:hAnsi="Times New Roman"/>
          <w:lang w:val="en-GB"/>
        </w:rPr>
        <w:instrText xml:space="preserve"> REF _Ref392883327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212</w:t>
      </w:r>
      <w:r w:rsidRPr="00376AFF">
        <w:rPr>
          <w:rFonts w:ascii="Times New Roman" w:hAnsi="Times New Roman"/>
          <w:lang w:val="en-GB"/>
        </w:rPr>
        <w:fldChar w:fldCharType="end"/>
      </w:r>
      <w:r w:rsidRPr="00376AFF">
        <w:rPr>
          <w:rFonts w:ascii="Times New Roman" w:hAnsi="Times New Roman"/>
          <w:lang w:val="en-GB"/>
        </w:rPr>
        <w:t>] for stability analysis and time integration schemes in SPH modelling)</w:t>
      </w:r>
      <w:r w:rsidR="0060573D" w:rsidRPr="00376AFF">
        <w:rPr>
          <w:rFonts w:ascii="Times New Roman" w:hAnsi="Times New Roman"/>
          <w:lang w:val="en-GB"/>
        </w:rPr>
        <w:t>, as described in Amicarelli et al. (2015, [</w:t>
      </w:r>
      <w:r w:rsidR="0060573D" w:rsidRPr="00376AFF">
        <w:rPr>
          <w:rFonts w:ascii="Times New Roman" w:hAnsi="Times New Roman"/>
          <w:lang w:val="en-GB"/>
        </w:rPr>
        <w:fldChar w:fldCharType="begin"/>
      </w:r>
      <w:r w:rsidR="0060573D" w:rsidRPr="00376AFF">
        <w:rPr>
          <w:rFonts w:ascii="Times New Roman" w:hAnsi="Times New Roman"/>
          <w:lang w:val="en-GB"/>
        </w:rPr>
        <w:instrText xml:space="preserve"> REF _Ref447810426 \r \h </w:instrText>
      </w:r>
      <w:r w:rsidR="0060573D" w:rsidRPr="00376AFF">
        <w:rPr>
          <w:rFonts w:ascii="Times New Roman" w:hAnsi="Times New Roman"/>
          <w:lang w:val="en-GB"/>
        </w:rPr>
      </w:r>
      <w:r w:rsidR="0060573D" w:rsidRPr="00376AFF">
        <w:rPr>
          <w:rFonts w:ascii="Times New Roman" w:hAnsi="Times New Roman"/>
          <w:lang w:val="en-GB"/>
        </w:rPr>
        <w:fldChar w:fldCharType="separate"/>
      </w:r>
      <w:r w:rsidR="00093238">
        <w:rPr>
          <w:rFonts w:ascii="Times New Roman" w:hAnsi="Times New Roman"/>
          <w:lang w:val="en-GB"/>
        </w:rPr>
        <w:t>7</w:t>
      </w:r>
      <w:r w:rsidR="0060573D" w:rsidRPr="00376AFF">
        <w:rPr>
          <w:rFonts w:ascii="Times New Roman" w:hAnsi="Times New Roman"/>
          <w:lang w:val="en-GB"/>
        </w:rPr>
        <w:fldChar w:fldCharType="end"/>
      </w:r>
      <w:r w:rsidR="00454825" w:rsidRPr="00376AFF">
        <w:rPr>
          <w:rFonts w:ascii="Times New Roman" w:hAnsi="Times New Roman"/>
          <w:lang w:val="en-GB"/>
        </w:rPr>
        <w:t>]) and Di Mon</w:t>
      </w:r>
      <w:r w:rsidR="0060573D" w:rsidRPr="00376AFF">
        <w:rPr>
          <w:rFonts w:ascii="Times New Roman" w:hAnsi="Times New Roman"/>
          <w:lang w:val="en-GB"/>
        </w:rPr>
        <w:t>a</w:t>
      </w:r>
      <w:r w:rsidR="00454825" w:rsidRPr="00376AFF">
        <w:rPr>
          <w:rFonts w:ascii="Times New Roman" w:hAnsi="Times New Roman"/>
          <w:lang w:val="en-GB"/>
        </w:rPr>
        <w:t>c</w:t>
      </w:r>
      <w:r w:rsidR="0060573D" w:rsidRPr="00376AFF">
        <w:rPr>
          <w:rFonts w:ascii="Times New Roman" w:hAnsi="Times New Roman"/>
          <w:lang w:val="en-GB"/>
        </w:rPr>
        <w:t>o et al. (2011, [</w:t>
      </w:r>
      <w:r w:rsidR="0060573D" w:rsidRPr="00376AFF">
        <w:rPr>
          <w:rFonts w:ascii="Times New Roman" w:hAnsi="Times New Roman"/>
          <w:lang w:val="en-GB"/>
        </w:rPr>
        <w:fldChar w:fldCharType="begin"/>
      </w:r>
      <w:r w:rsidR="0060573D" w:rsidRPr="00376AFF">
        <w:rPr>
          <w:rFonts w:ascii="Times New Roman" w:hAnsi="Times New Roman"/>
          <w:lang w:val="en-GB"/>
        </w:rPr>
        <w:instrText xml:space="preserve"> REF _Ref341105389 \r \h </w:instrText>
      </w:r>
      <w:r w:rsidR="0060573D" w:rsidRPr="00376AFF">
        <w:rPr>
          <w:rFonts w:ascii="Times New Roman" w:hAnsi="Times New Roman"/>
          <w:lang w:val="en-GB"/>
        </w:rPr>
      </w:r>
      <w:r w:rsidR="0060573D" w:rsidRPr="00376AFF">
        <w:rPr>
          <w:rFonts w:ascii="Times New Roman" w:hAnsi="Times New Roman"/>
          <w:lang w:val="en-GB"/>
        </w:rPr>
        <w:fldChar w:fldCharType="separate"/>
      </w:r>
      <w:r w:rsidR="00093238">
        <w:rPr>
          <w:rFonts w:ascii="Times New Roman" w:hAnsi="Times New Roman"/>
          <w:lang w:val="en-GB"/>
        </w:rPr>
        <w:t>46</w:t>
      </w:r>
      <w:r w:rsidR="0060573D" w:rsidRPr="00376AFF">
        <w:rPr>
          <w:rFonts w:ascii="Times New Roman" w:hAnsi="Times New Roman"/>
          <w:lang w:val="en-GB"/>
        </w:rPr>
        <w:fldChar w:fldCharType="end"/>
      </w:r>
      <w:r w:rsidR="0060573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376AFF" w:rsidTr="00674ACB">
        <w:tc>
          <w:tcPr>
            <w:tcW w:w="4539" w:type="pct"/>
            <w:vAlign w:val="center"/>
          </w:tcPr>
          <w:commentRangeStart w:id="645"/>
          <w:p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18"/>
                <w:sz w:val="24"/>
                <w:szCs w:val="24"/>
              </w:rPr>
              <w:object w:dxaOrig="3540" w:dyaOrig="460">
                <v:shape id="_x0000_i1249" type="#_x0000_t75" style="width:177.1pt;height:22.8pt" o:ole="">
                  <v:imagedata r:id="rId470" o:title=""/>
                </v:shape>
                <o:OLEObject Type="Embed" ProgID="Equation.3" ShapeID="_x0000_i1249" DrawAspect="Content" ObjectID="_1679893585" r:id="rId471"/>
              </w:object>
            </w:r>
            <w:r w:rsidR="00651294" w:rsidRPr="00376AFF">
              <w:rPr>
                <w:rFonts w:ascii="Times New Roman" w:hAnsi="Times New Roman"/>
                <w:position w:val="-30"/>
                <w:sz w:val="24"/>
                <w:szCs w:val="24"/>
              </w:rPr>
              <w:t xml:space="preserve"> </w:t>
            </w:r>
          </w:p>
          <w:p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00" w:dyaOrig="740">
                <v:shape id="_x0000_i1250" type="#_x0000_t75" style="width:200.8pt;height:37.1pt" o:ole="">
                  <v:imagedata r:id="rId472" o:title=""/>
                </v:shape>
                <o:OLEObject Type="Embed" ProgID="Equation.3" ShapeID="_x0000_i1250" DrawAspect="Content" ObjectID="_1679893586" r:id="rId473"/>
              </w:object>
            </w:r>
          </w:p>
          <w:p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2480" w:dyaOrig="740">
                <v:shape id="_x0000_i1251" type="#_x0000_t75" style="width:123.9pt;height:37.1pt" o:ole="">
                  <v:imagedata r:id="rId474" o:title=""/>
                </v:shape>
                <o:OLEObject Type="Embed" ProgID="Equation.3" ShapeID="_x0000_i1251" DrawAspect="Content" ObjectID="_1679893587" r:id="rId475"/>
              </w:object>
            </w:r>
          </w:p>
        </w:tc>
        <w:tc>
          <w:tcPr>
            <w:tcW w:w="461" w:type="pct"/>
            <w:vAlign w:val="center"/>
          </w:tcPr>
          <w:p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45"/>
            <w:r w:rsidR="00392D18" w:rsidRPr="00376AFF">
              <w:rPr>
                <w:rStyle w:val="Rimandocommento"/>
                <w:rFonts w:ascii="Times New Roman" w:eastAsia="Times New Roman" w:hAnsi="Times New Roman"/>
                <w:b w:val="0"/>
                <w:bCs w:val="0"/>
                <w:color w:val="auto"/>
                <w:szCs w:val="20"/>
                <w:lang w:eastAsia="it-IT"/>
              </w:rPr>
              <w:commentReference w:id="645"/>
            </w:r>
          </w:p>
        </w:tc>
      </w:tr>
    </w:tbl>
    <w:p w:rsidR="00651294" w:rsidRPr="00376AFF" w:rsidRDefault="00651294" w:rsidP="00651294">
      <w:pPr>
        <w:spacing w:after="0" w:line="240" w:lineRule="auto"/>
        <w:jc w:val="both"/>
        <w:rPr>
          <w:rFonts w:ascii="Times New Roman" w:hAnsi="Times New Roman"/>
          <w:sz w:val="24"/>
          <w:szCs w:val="24"/>
        </w:rPr>
      </w:pPr>
    </w:p>
    <w:p w:rsidR="0060573D"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Two alternative explicit Runge-Kutta time integration schemes are also implemented: Euler scheme (RK1; first order) and Heun scheme (RK2, second-order).</w:t>
      </w:r>
    </w:p>
    <w:p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According to RK1, </w:t>
      </w:r>
      <w:r w:rsidR="0060573D" w:rsidRPr="00376AFF">
        <w:rPr>
          <w:rFonts w:ascii="Times New Roman" w:hAnsi="Times New Roman"/>
          <w:sz w:val="24"/>
          <w:szCs w:val="24"/>
        </w:rPr>
        <w:t xml:space="preserve">the generic parameter </w:t>
      </w:r>
      <w:r w:rsidR="00651294" w:rsidRPr="00376AFF">
        <w:rPr>
          <w:rFonts w:ascii="Times New Roman" w:hAnsi="Times New Roman"/>
          <w:sz w:val="24"/>
          <w:szCs w:val="24"/>
        </w:rPr>
        <w:t xml:space="preserve">f </w:t>
      </w:r>
      <w:r w:rsidR="0060573D" w:rsidRPr="00376AFF">
        <w:rPr>
          <w:rFonts w:ascii="Times New Roman" w:hAnsi="Times New Roman"/>
          <w:sz w:val="24"/>
          <w:szCs w:val="24"/>
        </w:rPr>
        <w:t>is integrated as follows</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rsidTr="00674ACB">
        <w:tc>
          <w:tcPr>
            <w:tcW w:w="4539" w:type="pct"/>
            <w:vAlign w:val="center"/>
          </w:tcPr>
          <w:p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4260" w:dyaOrig="620">
                <v:shape id="_x0000_i1252" type="#_x0000_t75" style="width:213.75pt;height:32.2pt" o:ole="">
                  <v:imagedata r:id="rId476" o:title=""/>
                </v:shape>
                <o:OLEObject Type="Embed" ProgID="Equation.3" ShapeID="_x0000_i1252" DrawAspect="Content" ObjectID="_1679893588" r:id="rId477"/>
              </w:object>
            </w:r>
          </w:p>
        </w:tc>
        <w:tc>
          <w:tcPr>
            <w:tcW w:w="461" w:type="pct"/>
            <w:vAlign w:val="center"/>
          </w:tcPr>
          <w:p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1294" w:rsidRPr="00376AFF" w:rsidRDefault="00651294" w:rsidP="00651294">
      <w:pPr>
        <w:spacing w:after="0" w:line="240" w:lineRule="auto"/>
        <w:jc w:val="both"/>
        <w:rPr>
          <w:rFonts w:ascii="Times New Roman" w:hAnsi="Times New Roman"/>
          <w:sz w:val="24"/>
          <w:szCs w:val="24"/>
        </w:rPr>
      </w:pPr>
    </w:p>
    <w:p w:rsidR="00651294"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The scheme above can be rearranged in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rsidTr="00674ACB">
        <w:tc>
          <w:tcPr>
            <w:tcW w:w="4539" w:type="pct"/>
            <w:vAlign w:val="center"/>
          </w:tcPr>
          <w:p w:rsidR="00651294" w:rsidRPr="00376AFF" w:rsidRDefault="00454825" w:rsidP="00674ACB">
            <w:pPr>
              <w:spacing w:line="240" w:lineRule="auto"/>
              <w:jc w:val="center"/>
              <w:rPr>
                <w:rFonts w:ascii="Times New Roman" w:hAnsi="Times New Roman"/>
                <w:position w:val="-30"/>
                <w:sz w:val="24"/>
                <w:szCs w:val="24"/>
              </w:rPr>
            </w:pPr>
            <w:r w:rsidRPr="00376AFF">
              <w:rPr>
                <w:rFonts w:ascii="Times New Roman" w:hAnsi="Times New Roman"/>
                <w:position w:val="-14"/>
                <w:sz w:val="20"/>
                <w:szCs w:val="20"/>
              </w:rPr>
              <w:object w:dxaOrig="1960" w:dyaOrig="400">
                <v:shape id="_x0000_i1253" type="#_x0000_t75" style="width:97.5pt;height:20.1pt" o:ole="">
                  <v:imagedata r:id="rId478" o:title=""/>
                </v:shape>
                <o:OLEObject Type="Embed" ProgID="Equation.3" ShapeID="_x0000_i1253" DrawAspect="Content" ObjectID="_1679893589" r:id="rId479"/>
              </w:object>
            </w:r>
          </w:p>
        </w:tc>
        <w:tc>
          <w:tcPr>
            <w:tcW w:w="461" w:type="pct"/>
            <w:vAlign w:val="center"/>
          </w:tcPr>
          <w:p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1294" w:rsidRPr="00376AFF" w:rsidRDefault="00651294" w:rsidP="00651294">
      <w:pPr>
        <w:spacing w:after="0" w:line="240" w:lineRule="auto"/>
        <w:jc w:val="both"/>
        <w:rPr>
          <w:rFonts w:ascii="Times New Roman" w:hAnsi="Times New Roman"/>
          <w:sz w:val="24"/>
          <w:szCs w:val="24"/>
        </w:rPr>
      </w:pPr>
    </w:p>
    <w:p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w</w:t>
      </w:r>
      <w:r w:rsidR="0060573D" w:rsidRPr="00376AFF">
        <w:rPr>
          <w:rFonts w:ascii="Times New Roman" w:hAnsi="Times New Roman"/>
          <w:sz w:val="24"/>
          <w:szCs w:val="24"/>
        </w:rPr>
        <w:t>here the subscript</w:t>
      </w:r>
      <w:r w:rsidRPr="00376AFF">
        <w:rPr>
          <w:rFonts w:ascii="Times New Roman" w:hAnsi="Times New Roman"/>
          <w:sz w:val="24"/>
          <w:szCs w:val="24"/>
        </w:rPr>
        <w:t>s</w:t>
      </w:r>
      <w:r w:rsidR="0060573D" w:rsidRPr="00376AFF">
        <w:rPr>
          <w:rFonts w:ascii="Times New Roman" w:hAnsi="Times New Roman"/>
          <w:sz w:val="24"/>
          <w:szCs w:val="24"/>
        </w:rPr>
        <w:t xml:space="preserve"> here represent the time step ID</w:t>
      </w:r>
      <w:r w:rsidR="00651294" w:rsidRPr="00376AFF">
        <w:rPr>
          <w:rFonts w:ascii="Times New Roman" w:hAnsi="Times New Roman"/>
          <w:sz w:val="24"/>
          <w:szCs w:val="24"/>
        </w:rPr>
        <w:t xml:space="preserve">. </w:t>
      </w:r>
    </w:p>
    <w:p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RK2 </w:t>
      </w:r>
      <w:r w:rsidR="0060573D" w:rsidRPr="00376AFF">
        <w:rPr>
          <w:rFonts w:ascii="Times New Roman" w:hAnsi="Times New Roman"/>
          <w:sz w:val="24"/>
          <w:szCs w:val="24"/>
        </w:rPr>
        <w:t>assumes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rsidTr="00674ACB">
        <w:tc>
          <w:tcPr>
            <w:tcW w:w="4539" w:type="pct"/>
            <w:vAlign w:val="center"/>
          </w:tcPr>
          <w:p w:rsidR="00651294" w:rsidRPr="00376AFF" w:rsidRDefault="00B26E8D" w:rsidP="00674ACB">
            <w:pPr>
              <w:spacing w:line="240" w:lineRule="auto"/>
              <w:jc w:val="center"/>
              <w:rPr>
                <w:rFonts w:ascii="Times New Roman" w:hAnsi="Times New Roman"/>
                <w:sz w:val="20"/>
                <w:szCs w:val="20"/>
              </w:rPr>
            </w:pPr>
            <w:r w:rsidRPr="00376AFF">
              <w:rPr>
                <w:rFonts w:ascii="Times New Roman" w:hAnsi="Times New Roman"/>
                <w:position w:val="-24"/>
                <w:sz w:val="20"/>
                <w:szCs w:val="20"/>
              </w:rPr>
              <w:object w:dxaOrig="5380" w:dyaOrig="620">
                <v:shape id="_x0000_i1254" type="#_x0000_t75" style="width:267.9pt;height:32.2pt" o:ole="">
                  <v:imagedata r:id="rId480" o:title=""/>
                </v:shape>
                <o:OLEObject Type="Embed" ProgID="Equation.3" ShapeID="_x0000_i1254" DrawAspect="Content" ObjectID="_1679893590" r:id="rId481"/>
              </w:object>
            </w:r>
          </w:p>
          <w:p w:rsidR="00651294" w:rsidRPr="00376AFF" w:rsidRDefault="00651294"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3400" w:dyaOrig="620">
                <v:shape id="_x0000_i1255" type="#_x0000_t75" style="width:170.85pt;height:32.2pt" o:ole="">
                  <v:imagedata r:id="rId482" o:title=""/>
                </v:shape>
                <o:OLEObject Type="Embed" ProgID="Equation.3" ShapeID="_x0000_i1255" DrawAspect="Content" ObjectID="_1679893591" r:id="rId483"/>
              </w:object>
            </w:r>
          </w:p>
        </w:tc>
        <w:tc>
          <w:tcPr>
            <w:tcW w:w="461" w:type="pct"/>
            <w:vAlign w:val="center"/>
          </w:tcPr>
          <w:p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1294" w:rsidRPr="00376AFF" w:rsidRDefault="00651294" w:rsidP="00651294">
      <w:pPr>
        <w:spacing w:after="0" w:line="240" w:lineRule="auto"/>
        <w:jc w:val="both"/>
        <w:rPr>
          <w:rFonts w:ascii="Times New Roman" w:hAnsi="Times New Roman"/>
          <w:sz w:val="24"/>
          <w:szCs w:val="24"/>
        </w:rPr>
      </w:pPr>
    </w:p>
    <w:p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This</w:t>
      </w:r>
      <w:r w:rsidR="0060573D" w:rsidRPr="00376AFF">
        <w:rPr>
          <w:rFonts w:ascii="Times New Roman" w:hAnsi="Times New Roman"/>
          <w:sz w:val="24"/>
          <w:szCs w:val="24"/>
        </w:rPr>
        <w:t xml:space="preserve"> 2-stage formulation implies 2 stages (sub-loops) for each time step. During the first stage, the temporary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RK1,i+1</w:t>
      </w:r>
      <w:r w:rsidR="0060573D" w:rsidRPr="00376AFF">
        <w:rPr>
          <w:rFonts w:ascii="Times New Roman" w:hAnsi="Times New Roman"/>
          <w:sz w:val="24"/>
          <w:szCs w:val="24"/>
        </w:rPr>
        <w:t xml:space="preserve"> is computed</w:t>
      </w:r>
      <w:r w:rsidR="0060573D" w:rsidRPr="00376AFF">
        <w:rPr>
          <w:rFonts w:ascii="Times New Roman" w:hAnsi="Times New Roman"/>
          <w:sz w:val="24"/>
          <w:szCs w:val="24"/>
          <w:vertAlign w:val="subscript"/>
        </w:rPr>
        <w:t xml:space="preserve">. </w:t>
      </w:r>
      <w:r w:rsidR="0060573D" w:rsidRPr="00376AFF">
        <w:rPr>
          <w:rFonts w:ascii="Times New Roman" w:hAnsi="Times New Roman"/>
          <w:sz w:val="24"/>
          <w:szCs w:val="24"/>
        </w:rPr>
        <w:t xml:space="preserve">During the second stage, the time step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RK2,i+1</w:t>
      </w:r>
      <w:r w:rsidR="0060573D" w:rsidRPr="00376AFF">
        <w:rPr>
          <w:rFonts w:ascii="Times New Roman" w:hAnsi="Times New Roman"/>
          <w:sz w:val="24"/>
          <w:szCs w:val="24"/>
        </w:rPr>
        <w:t xml:space="preserve"> is assessed</w:t>
      </w:r>
      <w:r w:rsidR="00651294" w:rsidRPr="00376AFF">
        <w:rPr>
          <w:rFonts w:ascii="Times New Roman" w:hAnsi="Times New Roman"/>
          <w:sz w:val="24"/>
          <w:szCs w:val="24"/>
        </w:rPr>
        <w:t xml:space="preserve">. </w:t>
      </w:r>
      <w:r w:rsidR="0060573D" w:rsidRPr="00376AFF">
        <w:rPr>
          <w:rFonts w:ascii="Times New Roman" w:hAnsi="Times New Roman"/>
          <w:sz w:val="24"/>
          <w:szCs w:val="24"/>
        </w:rPr>
        <w:t>However, several procedure</w:t>
      </w:r>
      <w:r w:rsidRPr="00376AFF">
        <w:rPr>
          <w:rFonts w:ascii="Times New Roman" w:hAnsi="Times New Roman"/>
          <w:sz w:val="24"/>
          <w:szCs w:val="24"/>
        </w:rPr>
        <w:t>s</w:t>
      </w:r>
      <w:r w:rsidR="0060573D" w:rsidRPr="00376AFF">
        <w:rPr>
          <w:rFonts w:ascii="Times New Roman" w:hAnsi="Times New Roman"/>
          <w:sz w:val="24"/>
          <w:szCs w:val="24"/>
        </w:rPr>
        <w:t xml:space="preserve"> do not need a double loop (e.g., </w:t>
      </w:r>
      <w:r w:rsidR="009917C3" w:rsidRPr="00376AFF">
        <w:rPr>
          <w:rFonts w:ascii="Times New Roman" w:hAnsi="Times New Roman"/>
          <w:sz w:val="24"/>
          <w:szCs w:val="24"/>
        </w:rPr>
        <w:t xml:space="preserve">the </w:t>
      </w:r>
      <w:r w:rsidR="0060573D" w:rsidRPr="00376AFF">
        <w:rPr>
          <w:rFonts w:ascii="Times New Roman" w:hAnsi="Times New Roman"/>
          <w:sz w:val="24"/>
          <w:szCs w:val="24"/>
        </w:rPr>
        <w:t>n</w:t>
      </w:r>
      <w:r w:rsidRPr="00376AFF">
        <w:rPr>
          <w:rFonts w:ascii="Times New Roman" w:hAnsi="Times New Roman"/>
          <w:sz w:val="24"/>
          <w:szCs w:val="24"/>
        </w:rPr>
        <w:t>e</w:t>
      </w:r>
      <w:r w:rsidR="0060573D" w:rsidRPr="00376AFF">
        <w:rPr>
          <w:rFonts w:ascii="Times New Roman" w:hAnsi="Times New Roman"/>
          <w:sz w:val="24"/>
          <w:szCs w:val="24"/>
        </w:rPr>
        <w:t>ighbouring search</w:t>
      </w:r>
      <w:r w:rsidR="009917C3" w:rsidRPr="00376AFF">
        <w:rPr>
          <w:rFonts w:ascii="Times New Roman" w:hAnsi="Times New Roman"/>
          <w:sz w:val="24"/>
          <w:szCs w:val="24"/>
        </w:rPr>
        <w:t xml:space="preserve"> algorithm</w:t>
      </w:r>
      <w:r w:rsidR="0060573D" w:rsidRPr="00376AFF">
        <w:rPr>
          <w:rFonts w:ascii="Times New Roman" w:hAnsi="Times New Roman"/>
          <w:sz w:val="24"/>
          <w:szCs w:val="24"/>
        </w:rPr>
        <w:t xml:space="preserve">, </w:t>
      </w:r>
      <w:r w:rsidR="009917C3" w:rsidRPr="00376AFF">
        <w:rPr>
          <w:rFonts w:ascii="Times New Roman" w:hAnsi="Times New Roman"/>
          <w:sz w:val="24"/>
          <w:szCs w:val="24"/>
        </w:rPr>
        <w:t>the estimation of the time step duration</w:t>
      </w:r>
      <w:r w:rsidRPr="00376AFF">
        <w:rPr>
          <w:rFonts w:ascii="Times New Roman" w:hAnsi="Times New Roman"/>
          <w:sz w:val="24"/>
          <w:szCs w:val="24"/>
        </w:rPr>
        <w:t>,</w:t>
      </w:r>
      <w:r w:rsidR="009917C3" w:rsidRPr="00376AFF">
        <w:rPr>
          <w:rFonts w:ascii="Times New Roman" w:hAnsi="Times New Roman"/>
          <w:sz w:val="24"/>
          <w:szCs w:val="24"/>
        </w:rPr>
        <w:t xml:space="preserve"> the inlet/outlet </w:t>
      </w:r>
      <w:r w:rsidRPr="00376AFF">
        <w:rPr>
          <w:rFonts w:ascii="Times New Roman" w:hAnsi="Times New Roman"/>
          <w:sz w:val="24"/>
          <w:szCs w:val="24"/>
        </w:rPr>
        <w:t>section management</w:t>
      </w:r>
      <w:r w:rsidR="009917C3" w:rsidRPr="00376AFF">
        <w:rPr>
          <w:rFonts w:ascii="Times New Roman" w:hAnsi="Times New Roman"/>
          <w:sz w:val="24"/>
          <w:szCs w:val="24"/>
        </w:rPr>
        <w:t>, the result printing, the erosion criterion</w:t>
      </w:r>
      <w:r w:rsidR="00651294" w:rsidRPr="00376AFF">
        <w:rPr>
          <w:rFonts w:ascii="Times New Roman" w:hAnsi="Times New Roman"/>
          <w:sz w:val="24"/>
          <w:szCs w:val="24"/>
        </w:rPr>
        <w:t>).</w:t>
      </w:r>
    </w:p>
    <w:p w:rsidR="00171F14" w:rsidRPr="00376AFF" w:rsidRDefault="00850B0A" w:rsidP="00171F14">
      <w:pPr>
        <w:pStyle w:val="Normale1"/>
        <w:spacing w:line="240" w:lineRule="auto"/>
        <w:jc w:val="both"/>
        <w:rPr>
          <w:rFonts w:ascii="Times New Roman" w:hAnsi="Times New Roman"/>
          <w:lang w:val="en-GB"/>
        </w:rPr>
      </w:pPr>
      <w:r w:rsidRPr="00376AFF">
        <w:rPr>
          <w:rFonts w:ascii="Times New Roman" w:hAnsi="Times New Roman"/>
          <w:lang w:val="en-GB"/>
        </w:rPr>
        <w:t>T</w:t>
      </w:r>
      <w:r w:rsidR="00171F14" w:rsidRPr="00376AFF">
        <w:rPr>
          <w:rFonts w:ascii="Times New Roman" w:hAnsi="Times New Roman"/>
          <w:lang w:val="en-GB"/>
        </w:rPr>
        <w:t>ime integration is constrained by the following stability criteria:</w:t>
      </w:r>
    </w:p>
    <w:tbl>
      <w:tblPr>
        <w:tblW w:w="5192" w:type="pct"/>
        <w:tblLayout w:type="fixed"/>
        <w:tblLook w:val="01E0" w:firstRow="1" w:lastRow="1" w:firstColumn="1" w:lastColumn="1" w:noHBand="0" w:noVBand="0"/>
      </w:tblPr>
      <w:tblGrid>
        <w:gridCol w:w="9289"/>
        <w:gridCol w:w="943"/>
      </w:tblGrid>
      <w:tr w:rsidR="00171F14" w:rsidRPr="00376AFF" w:rsidTr="00585F46">
        <w:tc>
          <w:tcPr>
            <w:tcW w:w="4539" w:type="pct"/>
            <w:vAlign w:val="center"/>
          </w:tcPr>
          <w:commentRangeStart w:id="646"/>
          <w:p w:rsidR="00850B0A" w:rsidRPr="00376AFF" w:rsidRDefault="00FD3639"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3980" w:dyaOrig="800">
                <v:shape id="_x0000_i1256" type="#_x0000_t75" style="width:172.15pt;height:38pt" o:ole="">
                  <v:imagedata r:id="rId484" o:title=""/>
                </v:shape>
                <o:OLEObject Type="Embed" ProgID="Equation.3" ShapeID="_x0000_i1256" DrawAspect="Content" ObjectID="_1679893592" r:id="rId485"/>
              </w:object>
            </w:r>
          </w:p>
        </w:tc>
        <w:tc>
          <w:tcPr>
            <w:tcW w:w="461" w:type="pct"/>
            <w:vAlign w:val="center"/>
          </w:tcPr>
          <w:p w:rsidR="00171F14" w:rsidRPr="00376AFF" w:rsidRDefault="00171F14"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46"/>
            <w:r w:rsidR="00E41549" w:rsidRPr="00376AFF">
              <w:rPr>
                <w:rStyle w:val="Rimandocommento"/>
                <w:rFonts w:ascii="Times New Roman" w:eastAsia="Times New Roman" w:hAnsi="Times New Roman"/>
                <w:b w:val="0"/>
                <w:bCs w:val="0"/>
                <w:color w:val="auto"/>
                <w:szCs w:val="20"/>
                <w:lang w:eastAsia="it-IT"/>
              </w:rPr>
              <w:commentReference w:id="646"/>
            </w:r>
          </w:p>
        </w:tc>
      </w:tr>
    </w:tbl>
    <w:p w:rsidR="00171F14" w:rsidRPr="00376AFF" w:rsidRDefault="00171F14" w:rsidP="00171F14">
      <w:pPr>
        <w:pStyle w:val="Normale1"/>
        <w:spacing w:line="240" w:lineRule="auto"/>
        <w:jc w:val="both"/>
        <w:rPr>
          <w:rFonts w:ascii="Times New Roman" w:hAnsi="Times New Roman"/>
          <w:lang w:val="en-GB"/>
        </w:rPr>
      </w:pPr>
    </w:p>
    <w:p w:rsidR="00171F14" w:rsidRPr="00376AFF" w:rsidRDefault="00171F14" w:rsidP="00171F1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dt</w:t>
      </w:r>
      <w:r w:rsidRPr="00376AFF">
        <w:rPr>
          <w:rFonts w:ascii="Times New Roman" w:hAnsi="Times New Roman"/>
          <w:lang w:val="en-GB"/>
        </w:rPr>
        <w:t xml:space="preserve"> (s) is the time step duration and </w:t>
      </w:r>
      <w:r w:rsidR="005920E5" w:rsidRPr="00376AFF">
        <w:rPr>
          <w:rFonts w:ascii="Times New Roman" w:hAnsi="Times New Roman"/>
          <w:i/>
          <w:lang w:val="en-GB"/>
        </w:rPr>
        <w:t>CFL</w:t>
      </w:r>
      <w:r w:rsidR="00694057" w:rsidRPr="00376AFF">
        <w:rPr>
          <w:rFonts w:ascii="Times New Roman" w:hAnsi="Times New Roman"/>
          <w:lang w:val="en-GB"/>
        </w:rPr>
        <w:t xml:space="preserve"> </w:t>
      </w:r>
      <w:r w:rsidR="005920E5" w:rsidRPr="00376AFF">
        <w:rPr>
          <w:rFonts w:ascii="Times New Roman" w:hAnsi="Times New Roman"/>
          <w:lang w:val="en-GB"/>
        </w:rPr>
        <w:t xml:space="preserve">the </w:t>
      </w:r>
      <w:r w:rsidRPr="00376AFF">
        <w:rPr>
          <w:rFonts w:ascii="Times New Roman" w:hAnsi="Times New Roman"/>
          <w:lang w:val="en-GB"/>
        </w:rPr>
        <w:t>Courant-Friedrichs-Lewy number. Following [</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 xml:space="preserve">], the viscous term stability parameter is set to </w:t>
      </w:r>
      <w:r w:rsidRPr="00376AFF">
        <w:rPr>
          <w:rFonts w:ascii="Times New Roman" w:hAnsi="Times New Roman"/>
          <w:i/>
          <w:lang w:val="en-GB"/>
        </w:rPr>
        <w:t>C</w:t>
      </w:r>
      <w:r w:rsidRPr="00376AFF">
        <w:rPr>
          <w:rFonts w:ascii="Symbol" w:hAnsi="Symbol"/>
          <w:i/>
          <w:vertAlign w:val="subscript"/>
          <w:lang w:val="en-GB"/>
        </w:rPr>
        <w:t></w:t>
      </w:r>
      <w:r w:rsidRPr="00376AFF">
        <w:rPr>
          <w:rFonts w:ascii="Times New Roman" w:hAnsi="Times New Roman"/>
          <w:lang w:val="en-GB"/>
        </w:rPr>
        <w:t xml:space="preserve">=0.05.  </w:t>
      </w: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An a-priori estimation of the elapsed time (</w:t>
      </w:r>
      <w:r w:rsidRPr="00376AFF">
        <w:rPr>
          <w:rFonts w:ascii="Times New Roman" w:hAnsi="Times New Roman"/>
          <w:i/>
          <w:sz w:val="24"/>
          <w:szCs w:val="24"/>
        </w:rPr>
        <w:t>t</w:t>
      </w:r>
      <w:r w:rsidRPr="00376AFF">
        <w:rPr>
          <w:rFonts w:ascii="Times New Roman" w:hAnsi="Times New Roman"/>
          <w:i/>
          <w:sz w:val="24"/>
          <w:szCs w:val="24"/>
          <w:vertAlign w:val="subscript"/>
        </w:rPr>
        <w:t>e</w:t>
      </w:r>
      <w:r w:rsidRPr="00376AFF">
        <w:rPr>
          <w:rFonts w:ascii="Times New Roman" w:hAnsi="Times New Roman"/>
          <w:sz w:val="24"/>
          <w:szCs w:val="24"/>
        </w:rPr>
        <w:t>) can assume the following form:</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32"/>
              </w:rPr>
              <w:object w:dxaOrig="3700" w:dyaOrig="800">
                <v:shape id="_x0000_i1257" type="#_x0000_t75" style="width:184.25pt;height:43.4pt" o:ole="">
                  <v:imagedata r:id="rId486" o:title=""/>
                </v:shape>
                <o:OLEObject Type="Embed" ProgID="Equation.3" ShapeID="_x0000_i1257" DrawAspect="Content" ObjectID="_1679893593" r:id="rId487"/>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 xml:space="preserve">D </w:t>
      </w:r>
      <w:r w:rsidRPr="00376AFF">
        <w:rPr>
          <w:rFonts w:ascii="Times New Roman" w:hAnsi="Times New Roman"/>
          <w:sz w:val="24"/>
          <w:szCs w:val="24"/>
        </w:rPr>
        <w:t>is the</w:t>
      </w:r>
      <w:r w:rsidRPr="00376AFF">
        <w:rPr>
          <w:rFonts w:ascii="Times New Roman" w:hAnsi="Times New Roman"/>
          <w:i/>
          <w:sz w:val="24"/>
          <w:szCs w:val="24"/>
        </w:rPr>
        <w:t xml:space="preserve"> </w:t>
      </w:r>
      <w:r w:rsidRPr="00376AFF">
        <w:rPr>
          <w:rFonts w:ascii="Times New Roman" w:hAnsi="Times New Roman"/>
          <w:sz w:val="24"/>
          <w:szCs w:val="24"/>
        </w:rPr>
        <w:t xml:space="preserve">domain dimensionality and </w:t>
      </w:r>
      <w:r w:rsidRPr="00376AFF">
        <w:rPr>
          <w:rFonts w:ascii="Times New Roman" w:hAnsi="Times New Roman"/>
          <w:i/>
          <w:sz w:val="24"/>
          <w:szCs w:val="24"/>
        </w:rPr>
        <w:t>A</w:t>
      </w:r>
      <w:r w:rsidRPr="00376AFF">
        <w:rPr>
          <w:rFonts w:ascii="Times New Roman" w:hAnsi="Times New Roman"/>
          <w:sz w:val="24"/>
          <w:szCs w:val="24"/>
        </w:rPr>
        <w:t xml:space="preserve"> varies from 1 to 2.</w:t>
      </w: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Under the simplifying hypothesis that the particle system of equations are independent, one obtains (at a fixed time step duration):</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1820" w:dyaOrig="700">
                <v:shape id="_x0000_i1258" type="#_x0000_t75" style="width:90.8pt;height:38pt" o:ole="">
                  <v:imagedata r:id="rId488" o:title=""/>
                </v:shape>
                <o:OLEObject Type="Embed" ProgID="Equation.3" ShapeID="_x0000_i1258" DrawAspect="Content" ObjectID="_1679893594" r:id="rId489"/>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w:t>
      </w:r>
      <w:r w:rsidRPr="00376AFF">
        <w:rPr>
          <w:rFonts w:ascii="Times New Roman" w:hAnsi="Times New Roman"/>
          <w:i/>
          <w:sz w:val="24"/>
          <w:szCs w:val="24"/>
        </w:rPr>
        <w:t>CFL</w:t>
      </w:r>
      <w:r w:rsidRPr="00376AFF">
        <w:rPr>
          <w:rFonts w:ascii="Times New Roman" w:hAnsi="Times New Roman"/>
          <w:sz w:val="24"/>
          <w:szCs w:val="24"/>
        </w:rPr>
        <w:t xml:space="preserve"> criterion, then </w:t>
      </w:r>
      <w:r w:rsidRPr="00376AFF">
        <w:rPr>
          <w:rFonts w:ascii="Times New Roman" w:hAnsi="Times New Roman"/>
          <w:i/>
          <w:sz w:val="24"/>
          <w:szCs w:val="24"/>
        </w:rPr>
        <w:t>A</w:t>
      </w:r>
      <w:r w:rsidRPr="00376AFF">
        <w:rPr>
          <w:rFonts w:ascii="Times New Roman" w:hAnsi="Times New Roman"/>
          <w:sz w:val="24"/>
          <w:szCs w:val="24"/>
        </w:rPr>
        <w:t>=1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200" w:dyaOrig="279">
                <v:shape id="_x0000_i1259" type="#_x0000_t75" style="width:60.35pt;height:15.2pt" o:ole="">
                  <v:imagedata r:id="rId490" o:title=""/>
                </v:shape>
                <o:OLEObject Type="Embed" ProgID="Equation.3" ShapeID="_x0000_i1259" DrawAspect="Content" ObjectID="_1679893595" r:id="rId491"/>
              </w:object>
            </w:r>
            <w:r w:rsidRPr="00376AFF">
              <w:t xml:space="preserve"> thus </w:t>
            </w:r>
            <w:r w:rsidRPr="00376AFF">
              <w:rPr>
                <w:position w:val="-30"/>
              </w:rPr>
              <w:object w:dxaOrig="1140" w:dyaOrig="700">
                <v:shape id="_x0000_i1260" type="#_x0000_t75" style="width:56.8pt;height:38pt" o:ole="">
                  <v:imagedata r:id="rId492" o:title=""/>
                </v:shape>
                <o:OLEObject Type="Embed" ProgID="Equation.3" ShapeID="_x0000_i1260" DrawAspect="Content" ObjectID="_1679893596" r:id="rId493"/>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stability criterion on the viscous term, then </w:t>
      </w:r>
      <w:r w:rsidRPr="00376AFF">
        <w:rPr>
          <w:rFonts w:ascii="Times New Roman" w:hAnsi="Times New Roman"/>
          <w:i/>
          <w:sz w:val="24"/>
          <w:szCs w:val="24"/>
        </w:rPr>
        <w:t>A</w:t>
      </w:r>
      <w:r w:rsidRPr="00376AFF">
        <w:rPr>
          <w:rFonts w:ascii="Times New Roman" w:hAnsi="Times New Roman"/>
          <w:sz w:val="24"/>
          <w:szCs w:val="24"/>
        </w:rPr>
        <w:t>=2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380" w:dyaOrig="320">
                <v:shape id="_x0000_i1261" type="#_x0000_t75" style="width:68.85pt;height:17.45pt" o:ole="">
                  <v:imagedata r:id="rId494" o:title=""/>
                </v:shape>
                <o:OLEObject Type="Embed" ProgID="Equation.3" ShapeID="_x0000_i1261" DrawAspect="Content" ObjectID="_1679893597" r:id="rId495"/>
              </w:object>
            </w:r>
            <w:r w:rsidRPr="00376AFF">
              <w:t xml:space="preserve"> thus </w:t>
            </w:r>
            <w:r w:rsidRPr="00376AFF">
              <w:rPr>
                <w:position w:val="-30"/>
              </w:rPr>
              <w:object w:dxaOrig="1260" w:dyaOrig="700">
                <v:shape id="_x0000_i1262" type="#_x0000_t75" style="width:63.05pt;height:38pt" o:ole="">
                  <v:imagedata r:id="rId496" o:title=""/>
                </v:shape>
                <o:OLEObject Type="Embed" ProgID="Equation.3" ShapeID="_x0000_i1262" DrawAspect="Content" ObjectID="_1679893598" r:id="rId497"/>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In order to understand which stability criterion dominates, one considers the following ratio:</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2240" w:dyaOrig="740">
                <v:shape id="_x0000_i1263" type="#_x0000_t75" style="width:82.75pt;height:29.05pt" o:ole="">
                  <v:imagedata r:id="rId498" o:title=""/>
                </v:shape>
                <o:OLEObject Type="Embed" ProgID="Equation.3" ShapeID="_x0000_i1263" DrawAspect="Content" ObjectID="_1679893599" r:id="rId499"/>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647" w:name="_Ref5209744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47"/>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a time step, if the ratio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_Ref520974413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9.10</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is greater than 1, then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Otherwise, the viscosity stability criterion dominates.</w:t>
      </w: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When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the maximum viscosity has never any effect on </w:t>
      </w:r>
      <w:r w:rsidRPr="00376AFF">
        <w:rPr>
          <w:rFonts w:ascii="Times New Roman" w:hAnsi="Times New Roman"/>
          <w:i/>
          <w:sz w:val="24"/>
          <w:szCs w:val="24"/>
        </w:rPr>
        <w:t>dt</w:t>
      </w:r>
      <w:r w:rsidRPr="00376AFF">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24"/>
              </w:rPr>
              <w:object w:dxaOrig="3540" w:dyaOrig="620">
                <v:shape id="_x0000_i1264" type="#_x0000_t75" style="width:130.6pt;height:24.6pt" o:ole="">
                  <v:imagedata r:id="rId500" o:title=""/>
                </v:shape>
                <o:OLEObject Type="Embed" ProgID="Equation.3" ShapeID="_x0000_i1264" DrawAspect="Content" ObjectID="_1679893600" r:id="rId501"/>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The elapsed time also depends on the global specific surface of the fluid domain. The highest the latter, the lowest the first. The global specific surface of the fluid domain is related to the mean number of neighbouring particles.</w:t>
      </w:r>
    </w:p>
    <w:p w:rsidR="00651294" w:rsidRPr="00376AFF" w:rsidRDefault="00651294" w:rsidP="00F816D5">
      <w:pPr>
        <w:spacing w:after="0" w:line="240" w:lineRule="auto"/>
        <w:jc w:val="both"/>
        <w:rPr>
          <w:rFonts w:ascii="Times New Roman" w:hAnsi="Times New Roman"/>
          <w:sz w:val="24"/>
          <w:szCs w:val="24"/>
        </w:rPr>
      </w:pPr>
    </w:p>
    <w:p w:rsidR="00433AD1" w:rsidRPr="00376AFF"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48" w:name="_Toc66716438"/>
      <w:bookmarkStart w:id="649" w:name="_Toc447794701"/>
      <w:bookmarkStart w:id="650" w:name="_Toc447794780"/>
      <w:bookmarkStart w:id="651" w:name="_Toc447794865"/>
      <w:bookmarkStart w:id="652" w:name="_Toc447794947"/>
      <w:bookmarkStart w:id="653" w:name="_Toc447795350"/>
      <w:bookmarkStart w:id="654" w:name="_Toc447795457"/>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ubstation-flooding damage scheme</w:t>
      </w:r>
      <w:bookmarkEnd w:id="648"/>
    </w:p>
    <w:p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A substation-flooding damage model</w:t>
      </w:r>
      <w:r w:rsidR="00AA07AE" w:rsidRPr="00376AFF">
        <w:rPr>
          <w:rFonts w:ascii="Times New Roman" w:hAnsi="Times New Roman"/>
          <w:sz w:val="24"/>
          <w:szCs w:val="24"/>
        </w:rPr>
        <w:t xml:space="preserve"> is</w:t>
      </w:r>
      <w:r w:rsidRPr="00376AFF">
        <w:rPr>
          <w:rFonts w:ascii="Times New Roman" w:hAnsi="Times New Roman"/>
          <w:sz w:val="24"/>
          <w:szCs w:val="24"/>
        </w:rPr>
        <w:t xml:space="preserve"> presented </w:t>
      </w:r>
      <w:r w:rsidR="00AA07AE" w:rsidRPr="00376AFF">
        <w:rPr>
          <w:rFonts w:ascii="Times New Roman" w:hAnsi="Times New Roman"/>
          <w:sz w:val="24"/>
          <w:szCs w:val="24"/>
        </w:rPr>
        <w:t xml:space="preserve">and </w:t>
      </w:r>
      <w:r w:rsidRPr="00376AFF">
        <w:rPr>
          <w:rFonts w:ascii="Times New Roman" w:hAnsi="Times New Roman"/>
          <w:sz w:val="24"/>
          <w:szCs w:val="24"/>
        </w:rPr>
        <w:t>integrated in SPHERA</w:t>
      </w:r>
      <w:r w:rsidR="00C84361" w:rsidRPr="00376AFF">
        <w:rPr>
          <w:rFonts w:ascii="Times New Roman" w:hAnsi="Times New Roman"/>
          <w:sz w:val="24"/>
          <w:szCs w:val="24"/>
        </w:rPr>
        <w:t xml:space="preserve"> (Amicarelli et al., 2018, [</w:t>
      </w:r>
      <w:r w:rsidR="00197935" w:rsidRPr="00376AFF">
        <w:rPr>
          <w:rFonts w:ascii="Times New Roman" w:hAnsi="Times New Roman"/>
          <w:sz w:val="24"/>
          <w:szCs w:val="24"/>
        </w:rPr>
        <w:fldChar w:fldCharType="begin"/>
      </w:r>
      <w:r w:rsidR="00197935" w:rsidRPr="00376AFF">
        <w:rPr>
          <w:rFonts w:ascii="Times New Roman" w:hAnsi="Times New Roman"/>
          <w:sz w:val="24"/>
          <w:szCs w:val="24"/>
        </w:rPr>
        <w:instrText xml:space="preserve"> REF _Ref520967512 \r \h </w:instrText>
      </w:r>
      <w:r w:rsidR="00197935" w:rsidRPr="00376AFF">
        <w:rPr>
          <w:rFonts w:ascii="Times New Roman" w:hAnsi="Times New Roman"/>
          <w:sz w:val="24"/>
          <w:szCs w:val="24"/>
        </w:rPr>
      </w:r>
      <w:r w:rsidR="00197935" w:rsidRPr="00376AFF">
        <w:rPr>
          <w:rFonts w:ascii="Times New Roman" w:hAnsi="Times New Roman"/>
          <w:sz w:val="24"/>
          <w:szCs w:val="24"/>
        </w:rPr>
        <w:fldChar w:fldCharType="separate"/>
      </w:r>
      <w:r w:rsidR="00093238">
        <w:rPr>
          <w:rFonts w:ascii="Times New Roman" w:hAnsi="Times New Roman"/>
          <w:sz w:val="24"/>
          <w:szCs w:val="24"/>
        </w:rPr>
        <w:t>3</w:t>
      </w:r>
      <w:r w:rsidR="00197935" w:rsidRPr="00376AFF">
        <w:rPr>
          <w:rFonts w:ascii="Times New Roman" w:hAnsi="Times New Roman"/>
          <w:sz w:val="24"/>
          <w:szCs w:val="24"/>
        </w:rPr>
        <w:fldChar w:fldCharType="end"/>
      </w:r>
      <w:r w:rsidR="00C84361" w:rsidRPr="00376AFF">
        <w:rPr>
          <w:rFonts w:ascii="Times New Roman" w:hAnsi="Times New Roman"/>
          <w:sz w:val="24"/>
          <w:szCs w:val="24"/>
        </w:rPr>
        <w:t>])</w:t>
      </w:r>
      <w:r w:rsidRPr="00376AFF">
        <w:rPr>
          <w:rFonts w:ascii="Times New Roman" w:hAnsi="Times New Roman"/>
          <w:sz w:val="24"/>
          <w:szCs w:val="24"/>
        </w:rPr>
        <w:t>. The model distinguishes the damage due to power outages from the damage to the components of the electrical substations.</w:t>
      </w:r>
    </w:p>
    <w:p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sidRPr="00376AFF">
        <w:rPr>
          <w:rFonts w:ascii="Times New Roman" w:hAnsi="Times New Roman"/>
          <w:sz w:val="24"/>
          <w:szCs w:val="24"/>
        </w:rPr>
        <w:t xml:space="preserve">code version </w:t>
      </w:r>
      <w:r w:rsidRPr="00376AFF">
        <w:rPr>
          <w:rFonts w:ascii="Times New Roman" w:hAnsi="Times New Roman"/>
          <w:sz w:val="24"/>
          <w:szCs w:val="24"/>
        </w:rPr>
        <w:t>and needs</w:t>
      </w:r>
      <w:r w:rsidR="00CE689E" w:rsidRPr="00376AFF">
        <w:rPr>
          <w:rFonts w:ascii="Times New Roman" w:hAnsi="Times New Roman"/>
          <w:sz w:val="24"/>
          <w:szCs w:val="24"/>
        </w:rPr>
        <w:t xml:space="preserve"> the following elements</w:t>
      </w:r>
      <w:r w:rsidRPr="00376AFF">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The substation-flooding damage model estimates the following physical quantities, at every electrical substation: the Probability of a power Outage Start (</w:t>
      </w:r>
      <w:r w:rsidRPr="00376AFF">
        <w:rPr>
          <w:rFonts w:ascii="Times New Roman" w:hAnsi="Times New Roman"/>
          <w:i/>
          <w:sz w:val="24"/>
          <w:szCs w:val="24"/>
        </w:rPr>
        <w:t>POS</w:t>
      </w:r>
      <w:r w:rsidRPr="00376AFF">
        <w:rPr>
          <w:rFonts w:ascii="Times New Roman" w:hAnsi="Times New Roman"/>
          <w:sz w:val="24"/>
          <w:szCs w:val="24"/>
        </w:rPr>
        <w:t>) as function of the maximum substation water depth; the Expected power Outage Status (</w:t>
      </w:r>
      <w:r w:rsidRPr="00376AFF">
        <w:rPr>
          <w:rFonts w:ascii="Times New Roman" w:hAnsi="Times New Roman"/>
          <w:i/>
          <w:sz w:val="24"/>
          <w:szCs w:val="24"/>
        </w:rPr>
        <w:t>EOS</w:t>
      </w:r>
      <w:r w:rsidRPr="00376AFF">
        <w:rPr>
          <w:rFonts w:ascii="Times New Roman" w:hAnsi="Times New Roman"/>
          <w:sz w:val="24"/>
          <w:szCs w:val="24"/>
        </w:rPr>
        <w:t>), at the level of the single electrical substations (in the absence of power grid redundancy); Expected Outage Time/duration (</w:t>
      </w:r>
      <w:r w:rsidRPr="00376AFF">
        <w:rPr>
          <w:rFonts w:ascii="Times New Roman" w:hAnsi="Times New Roman"/>
          <w:i/>
          <w:sz w:val="24"/>
          <w:szCs w:val="24"/>
        </w:rPr>
        <w:t>EOT</w:t>
      </w:r>
      <w:r w:rsidRPr="00376AFF">
        <w:rPr>
          <w:rFonts w:ascii="Times New Roman" w:hAnsi="Times New Roman"/>
          <w:sz w:val="24"/>
          <w:szCs w:val="24"/>
        </w:rPr>
        <w:t>, s); the flood-related vulnerability and damage (euros) limited to the components of the electrical substations.</w:t>
      </w:r>
    </w:p>
    <w:p w:rsidR="001546AB" w:rsidRPr="00376AFF" w:rsidRDefault="001546AB" w:rsidP="001546AB">
      <w:pPr>
        <w:spacing w:after="0" w:line="240" w:lineRule="auto"/>
        <w:jc w:val="both"/>
        <w:rPr>
          <w:rFonts w:ascii="Times New Roman" w:hAnsi="Times New Roman"/>
          <w:sz w:val="24"/>
          <w:szCs w:val="24"/>
        </w:rPr>
      </w:pPr>
    </w:p>
    <w:p w:rsidR="0059425D" w:rsidRPr="00376AFF" w:rsidRDefault="0059425D" w:rsidP="0059425D">
      <w:pPr>
        <w:pStyle w:val="Amicarellititle2"/>
      </w:pPr>
      <w:bookmarkStart w:id="655" w:name="_Ref520964364"/>
      <w:bookmarkStart w:id="656" w:name="_Toc66716439"/>
      <w:r w:rsidRPr="00376AFF">
        <w:t>Mathematical model</w:t>
      </w:r>
      <w:r w:rsidR="007822A9" w:rsidRPr="00376AFF">
        <w:t>s</w:t>
      </w:r>
      <w:bookmarkEnd w:id="655"/>
      <w:bookmarkEnd w:id="656"/>
    </w:p>
    <w:p w:rsidR="001546AB" w:rsidRPr="00376AFF" w:rsidRDefault="00AA07AE" w:rsidP="00AA07A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mathematical </w:t>
      </w:r>
      <w:proofErr w:type="gramStart"/>
      <w:r w:rsidRPr="00376AFF">
        <w:rPr>
          <w:rFonts w:ascii="Times New Roman" w:hAnsi="Times New Roman"/>
          <w:sz w:val="24"/>
          <w:szCs w:val="24"/>
        </w:rPr>
        <w:t>model</w:t>
      </w:r>
      <w:r w:rsidR="007822A9" w:rsidRPr="00376AFF">
        <w:rPr>
          <w:rFonts w:ascii="Times New Roman" w:hAnsi="Times New Roman"/>
          <w:sz w:val="24"/>
          <w:szCs w:val="24"/>
        </w:rPr>
        <w:t>s</w:t>
      </w:r>
      <w:r w:rsidRPr="00376AFF">
        <w:rPr>
          <w:rFonts w:ascii="Times New Roman" w:hAnsi="Times New Roman"/>
          <w:sz w:val="24"/>
          <w:szCs w:val="24"/>
        </w:rPr>
        <w:t xml:space="preserve"> of the substation-flooding damage scheme separately considers</w:t>
      </w:r>
      <w:proofErr w:type="gramEnd"/>
      <w:r w:rsidRPr="00376AFF">
        <w:rPr>
          <w:rFonts w:ascii="Times New Roman" w:hAnsi="Times New Roman"/>
          <w:sz w:val="24"/>
          <w:szCs w:val="24"/>
        </w:rPr>
        <w:t xml:space="preserve"> both blackout events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_Ref509397676 \r \h </w:instrText>
      </w:r>
      <w:r w:rsidRPr="00376AFF">
        <w:rPr>
          <w:rFonts w:ascii="Times New Roman" w:hAnsi="Times New Roman"/>
          <w:sz w:val="24"/>
          <w:szCs w:val="24"/>
        </w:rPr>
      </w:r>
      <w:r w:rsidRPr="00376AFF">
        <w:rPr>
          <w:rFonts w:ascii="Times New Roman" w:hAnsi="Times New Roman"/>
          <w:sz w:val="24"/>
          <w:szCs w:val="24"/>
        </w:rPr>
        <w:fldChar w:fldCharType="separate"/>
      </w:r>
      <w:proofErr w:type="gramStart"/>
      <w:r w:rsidR="00093238">
        <w:rPr>
          <w:rFonts w:ascii="Times New Roman" w:hAnsi="Times New Roman"/>
          <w:sz w:val="24"/>
          <w:szCs w:val="24"/>
        </w:rPr>
        <w:t>10.1.1</w:t>
      </w:r>
      <w:r w:rsidRPr="00376AFF">
        <w:rPr>
          <w:rFonts w:ascii="Times New Roman" w:hAnsi="Times New Roman"/>
          <w:sz w:val="24"/>
          <w:szCs w:val="24"/>
        </w:rPr>
        <w:fldChar w:fldCharType="end"/>
      </w:r>
      <w:r w:rsidRPr="00376AFF">
        <w:rPr>
          <w:rFonts w:ascii="Times New Roman" w:hAnsi="Times New Roman"/>
          <w:sz w:val="24"/>
          <w:szCs w:val="24"/>
        </w:rPr>
        <w:t>) and the components of the electrical substations (Sec.</w:t>
      </w:r>
      <w:proofErr w:type="gramEnd"/>
      <w:r w:rsidR="00CE689E" w:rsidRPr="00376AFF">
        <w:rPr>
          <w:rFonts w:ascii="Times New Roman" w:hAnsi="Times New Roman"/>
          <w:sz w:val="24"/>
          <w:szCs w:val="24"/>
        </w:rPr>
        <w:fldChar w:fldCharType="begin"/>
      </w:r>
      <w:r w:rsidR="00CE689E" w:rsidRPr="00376AFF">
        <w:rPr>
          <w:rFonts w:ascii="Times New Roman" w:hAnsi="Times New Roman"/>
          <w:sz w:val="24"/>
          <w:szCs w:val="24"/>
        </w:rPr>
        <w:instrText xml:space="preserve"> REF _Ref520966784 \r \h </w:instrText>
      </w:r>
      <w:r w:rsidR="00CE689E" w:rsidRPr="00376AFF">
        <w:rPr>
          <w:rFonts w:ascii="Times New Roman" w:hAnsi="Times New Roman"/>
          <w:sz w:val="24"/>
          <w:szCs w:val="24"/>
        </w:rPr>
      </w:r>
      <w:r w:rsidR="00CE689E" w:rsidRPr="00376AFF">
        <w:rPr>
          <w:rFonts w:ascii="Times New Roman" w:hAnsi="Times New Roman"/>
          <w:sz w:val="24"/>
          <w:szCs w:val="24"/>
        </w:rPr>
        <w:fldChar w:fldCharType="separate"/>
      </w:r>
      <w:proofErr w:type="gramStart"/>
      <w:r w:rsidR="00093238">
        <w:rPr>
          <w:rFonts w:ascii="Times New Roman" w:hAnsi="Times New Roman"/>
          <w:sz w:val="24"/>
          <w:szCs w:val="24"/>
        </w:rPr>
        <w:t>10.1.2</w:t>
      </w:r>
      <w:r w:rsidR="00CE689E" w:rsidRPr="00376AFF">
        <w:rPr>
          <w:rFonts w:ascii="Times New Roman" w:hAnsi="Times New Roman"/>
          <w:sz w:val="24"/>
          <w:szCs w:val="24"/>
        </w:rPr>
        <w:fldChar w:fldCharType="end"/>
      </w:r>
      <w:r w:rsidRPr="00376AFF">
        <w:rPr>
          <w:rFonts w:ascii="Times New Roman" w:hAnsi="Times New Roman"/>
          <w:sz w:val="24"/>
          <w:szCs w:val="24"/>
        </w:rPr>
        <w:t>).</w:t>
      </w:r>
      <w:proofErr w:type="gramEnd"/>
    </w:p>
    <w:p w:rsidR="001546AB" w:rsidRPr="00376AFF" w:rsidRDefault="001546AB" w:rsidP="001546AB">
      <w:pPr>
        <w:spacing w:after="0" w:line="240" w:lineRule="auto"/>
        <w:jc w:val="both"/>
        <w:rPr>
          <w:rFonts w:ascii="Times New Roman" w:hAnsi="Times New Roman"/>
          <w:sz w:val="24"/>
          <w:szCs w:val="24"/>
        </w:rPr>
      </w:pPr>
    </w:p>
    <w:p w:rsidR="001546AB" w:rsidRPr="00376AFF" w:rsidRDefault="00D20C5E" w:rsidP="001546AB">
      <w:pPr>
        <w:pStyle w:val="Amicarellititle3"/>
        <w:rPr>
          <w:lang w:val="en-GB"/>
        </w:rPr>
      </w:pPr>
      <w:bookmarkStart w:id="657" w:name="_Ref509397676"/>
      <w:bookmarkStart w:id="658" w:name="_Toc513184144"/>
      <w:bookmarkStart w:id="659" w:name="_Toc66716440"/>
      <w:r w:rsidRPr="00376AFF">
        <w:rPr>
          <w:lang w:val="en-GB"/>
        </w:rPr>
        <w:t>Proxy damage and vulnerability to flood-</w:t>
      </w:r>
      <w:r w:rsidR="009A741C" w:rsidRPr="00376AFF">
        <w:rPr>
          <w:lang w:val="en-GB"/>
        </w:rPr>
        <w:t>induced</w:t>
      </w:r>
      <w:r w:rsidRPr="00376AFF">
        <w:rPr>
          <w:lang w:val="en-GB"/>
        </w:rPr>
        <w:t xml:space="preserve"> blackout events</w:t>
      </w:r>
      <w:r w:rsidR="001546AB" w:rsidRPr="00376AFF">
        <w:rPr>
          <w:lang w:val="en-GB"/>
        </w:rPr>
        <w:t xml:space="preserve">, in </w:t>
      </w:r>
      <w:r w:rsidRPr="00376AFF">
        <w:rPr>
          <w:lang w:val="en-GB"/>
        </w:rPr>
        <w:t xml:space="preserve">the absence of redundancy </w:t>
      </w:r>
      <w:r w:rsidR="001546AB" w:rsidRPr="00376AFF">
        <w:rPr>
          <w:lang w:val="en-GB"/>
        </w:rPr>
        <w:t>(</w:t>
      </w:r>
      <w:r w:rsidRPr="00376AFF">
        <w:rPr>
          <w:lang w:val="en-GB"/>
        </w:rPr>
        <w:t>at the level of the single electrical substations</w:t>
      </w:r>
      <w:r w:rsidR="001546AB" w:rsidRPr="00376AFF">
        <w:rPr>
          <w:lang w:val="en-GB"/>
        </w:rPr>
        <w:t>)</w:t>
      </w:r>
      <w:bookmarkEnd w:id="657"/>
      <w:bookmarkEnd w:id="658"/>
      <w:bookmarkEnd w:id="659"/>
    </w:p>
    <w:p w:rsidR="00D20C5E" w:rsidRPr="00376AFF" w:rsidRDefault="009A741C" w:rsidP="001546AB">
      <w:pPr>
        <w:spacing w:after="0" w:line="240" w:lineRule="auto"/>
        <w:jc w:val="both"/>
        <w:rPr>
          <w:rFonts w:ascii="Times New Roman" w:hAnsi="Times New Roman"/>
          <w:sz w:val="24"/>
          <w:szCs w:val="24"/>
        </w:rPr>
      </w:pPr>
      <w:r w:rsidRPr="00376AFF">
        <w:rPr>
          <w:rFonts w:ascii="Times New Roman" w:hAnsi="Times New Roman"/>
          <w:sz w:val="24"/>
          <w:szCs w:val="24"/>
        </w:rPr>
        <w:t>A</w:t>
      </w:r>
      <w:r w:rsidR="00D20C5E" w:rsidRPr="00376AFF">
        <w:rPr>
          <w:rFonts w:ascii="Times New Roman" w:hAnsi="Times New Roman"/>
          <w:sz w:val="24"/>
          <w:szCs w:val="24"/>
        </w:rPr>
        <w:t xml:space="preserve"> proxy damage quantifies in time units (not in monetary units) </w:t>
      </w:r>
      <w:r w:rsidRPr="00376AFF">
        <w:rPr>
          <w:rFonts w:ascii="Times New Roman" w:hAnsi="Times New Roman"/>
          <w:sz w:val="24"/>
          <w:szCs w:val="24"/>
        </w:rPr>
        <w:t xml:space="preserve">the damage due to </w:t>
      </w:r>
      <w:r w:rsidR="00D20C5E" w:rsidRPr="00376AFF">
        <w:rPr>
          <w:rFonts w:ascii="Times New Roman" w:hAnsi="Times New Roman"/>
          <w:sz w:val="24"/>
          <w:szCs w:val="24"/>
        </w:rPr>
        <w:t>blackout events triggered by substation flooding. One assume</w:t>
      </w:r>
      <w:r w:rsidR="00FE5CD6" w:rsidRPr="00376AFF">
        <w:rPr>
          <w:rFonts w:ascii="Times New Roman" w:hAnsi="Times New Roman"/>
          <w:sz w:val="24"/>
          <w:szCs w:val="24"/>
        </w:rPr>
        <w:t>s that the malfunction of a substation determines a blackout event in a branch of the power grid (simplifying hypothesis of no redundancy).</w:t>
      </w:r>
    </w:p>
    <w:p w:rsidR="001546AB" w:rsidRPr="00376AFF" w:rsidRDefault="00FE5CD6" w:rsidP="00FE5CD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breakdown in the electrical energy </w:t>
      </w:r>
      <w:r w:rsidR="009A741C" w:rsidRPr="00376AFF">
        <w:rPr>
          <w:rFonts w:ascii="Times New Roman" w:hAnsi="Times New Roman"/>
          <w:sz w:val="24"/>
          <w:szCs w:val="24"/>
        </w:rPr>
        <w:t xml:space="preserve">supply </w:t>
      </w:r>
      <w:r w:rsidRPr="00376AFF">
        <w:rPr>
          <w:rFonts w:ascii="Times New Roman" w:hAnsi="Times New Roman"/>
          <w:sz w:val="24"/>
          <w:szCs w:val="24"/>
        </w:rPr>
        <w:t xml:space="preserve">is analysed only considering the </w:t>
      </w:r>
      <w:r w:rsidR="001546AB" w:rsidRPr="00376AFF">
        <w:rPr>
          <w:rFonts w:ascii="Times New Roman" w:hAnsi="Times New Roman"/>
          <w:sz w:val="24"/>
          <w:szCs w:val="24"/>
        </w:rPr>
        <w:t>power outage</w:t>
      </w:r>
      <w:r w:rsidRPr="00376AFF">
        <w:rPr>
          <w:rFonts w:ascii="Times New Roman" w:hAnsi="Times New Roman"/>
          <w:sz w:val="24"/>
          <w:szCs w:val="24"/>
        </w:rPr>
        <w:t xml:space="preserve"> events and neglecting the damage due to </w:t>
      </w:r>
      <w:r w:rsidR="001546AB" w:rsidRPr="00376AFF">
        <w:rPr>
          <w:rFonts w:ascii="Times New Roman" w:hAnsi="Times New Roman"/>
          <w:sz w:val="24"/>
          <w:szCs w:val="24"/>
        </w:rPr>
        <w:t>brownout</w:t>
      </w:r>
      <w:r w:rsidR="009A741C" w:rsidRPr="00376AFF">
        <w:rPr>
          <w:rFonts w:ascii="Times New Roman" w:hAnsi="Times New Roman"/>
          <w:sz w:val="24"/>
          <w:szCs w:val="24"/>
        </w:rPr>
        <w:t>s</w:t>
      </w:r>
      <w:r w:rsidRPr="00376AFF">
        <w:rPr>
          <w:rFonts w:ascii="Times New Roman" w:hAnsi="Times New Roman"/>
          <w:sz w:val="24"/>
          <w:szCs w:val="24"/>
        </w:rPr>
        <w:t xml:space="preserve"> </w:t>
      </w:r>
      <w:r w:rsidR="001546AB" w:rsidRPr="00376AFF">
        <w:rPr>
          <w:rFonts w:ascii="Times New Roman" w:hAnsi="Times New Roman"/>
          <w:sz w:val="24"/>
          <w:szCs w:val="24"/>
        </w:rPr>
        <w:t>(</w:t>
      </w:r>
      <w:r w:rsidR="009A741C" w:rsidRPr="00376AFF">
        <w:rPr>
          <w:rFonts w:ascii="Times New Roman" w:hAnsi="Times New Roman"/>
          <w:sz w:val="24"/>
          <w:szCs w:val="24"/>
        </w:rPr>
        <w:t>voltage drops</w:t>
      </w:r>
      <w:r w:rsidR="001546AB" w:rsidRPr="00376AFF">
        <w:rPr>
          <w:rFonts w:ascii="Times New Roman" w:hAnsi="Times New Roman"/>
          <w:sz w:val="24"/>
          <w:szCs w:val="24"/>
        </w:rPr>
        <w:t>).</w:t>
      </w:r>
    </w:p>
    <w:p w:rsidR="001546AB" w:rsidRPr="00376AFF" w:rsidRDefault="00FE5CD6"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Probability of an Outage Start </w:t>
      </w:r>
      <w:r w:rsidR="009A2FD1" w:rsidRPr="00376AFF">
        <w:rPr>
          <w:rFonts w:ascii="Times New Roman" w:hAnsi="Times New Roman"/>
          <w:sz w:val="24"/>
          <w:szCs w:val="24"/>
        </w:rPr>
        <w:t>(</w:t>
      </w:r>
      <w:r w:rsidR="009A2FD1" w:rsidRPr="00376AFF">
        <w:rPr>
          <w:rFonts w:ascii="Times New Roman" w:hAnsi="Times New Roman"/>
          <w:i/>
          <w:sz w:val="24"/>
          <w:szCs w:val="24"/>
        </w:rPr>
        <w:t>POS</w:t>
      </w:r>
      <w:r w:rsidR="009A2FD1" w:rsidRPr="00376AFF">
        <w:rPr>
          <w:rFonts w:ascii="Times New Roman" w:hAnsi="Times New Roman"/>
          <w:sz w:val="24"/>
          <w:szCs w:val="24"/>
        </w:rPr>
        <w:t xml:space="preserve">) </w:t>
      </w:r>
      <w:r w:rsidRPr="00376AFF">
        <w:rPr>
          <w:rFonts w:ascii="Times New Roman" w:hAnsi="Times New Roman"/>
          <w:sz w:val="24"/>
          <w:szCs w:val="24"/>
        </w:rPr>
        <w:t xml:space="preserve">(i.e. </w:t>
      </w:r>
      <w:r w:rsidR="009A2FD1" w:rsidRPr="00376AFF">
        <w:rPr>
          <w:rFonts w:ascii="Times New Roman" w:hAnsi="Times New Roman"/>
          <w:sz w:val="24"/>
          <w:szCs w:val="24"/>
        </w:rPr>
        <w:t xml:space="preserve">the probability </w:t>
      </w:r>
      <w:r w:rsidRPr="00376AFF">
        <w:rPr>
          <w:rFonts w:ascii="Times New Roman" w:hAnsi="Times New Roman"/>
          <w:sz w:val="24"/>
          <w:szCs w:val="24"/>
        </w:rPr>
        <w:t xml:space="preserve">of triggering a blackout event) at a fixed time </w:t>
      </w:r>
      <w:r w:rsidR="009A2FD1" w:rsidRPr="00376AFF">
        <w:rPr>
          <w:rFonts w:ascii="Times New Roman" w:hAnsi="Times New Roman"/>
          <w:sz w:val="24"/>
          <w:szCs w:val="24"/>
        </w:rPr>
        <w:t xml:space="preserve">is </w:t>
      </w:r>
      <w:r w:rsidR="001D17BE" w:rsidRPr="00376AFF">
        <w:rPr>
          <w:rFonts w:ascii="Times New Roman" w:hAnsi="Times New Roman"/>
          <w:sz w:val="24"/>
          <w:szCs w:val="24"/>
        </w:rPr>
        <w:t>smaller th</w:t>
      </w:r>
      <w:r w:rsidR="009A741C" w:rsidRPr="00376AFF">
        <w:rPr>
          <w:rFonts w:ascii="Times New Roman" w:hAnsi="Times New Roman"/>
          <w:sz w:val="24"/>
          <w:szCs w:val="24"/>
        </w:rPr>
        <w:t>a</w:t>
      </w:r>
      <w:r w:rsidR="001D17BE" w:rsidRPr="00376AFF">
        <w:rPr>
          <w:rFonts w:ascii="Times New Roman" w:hAnsi="Times New Roman"/>
          <w:sz w:val="24"/>
          <w:szCs w:val="24"/>
        </w:rPr>
        <w:t xml:space="preserve">n (or equal to) the probability of </w:t>
      </w:r>
      <w:r w:rsidR="009A741C" w:rsidRPr="00376AFF">
        <w:rPr>
          <w:rFonts w:ascii="Times New Roman" w:hAnsi="Times New Roman"/>
          <w:sz w:val="24"/>
          <w:szCs w:val="24"/>
        </w:rPr>
        <w:t xml:space="preserve">occurrence </w:t>
      </w:r>
      <w:r w:rsidR="001D17BE" w:rsidRPr="00376AFF">
        <w:rPr>
          <w:rFonts w:ascii="Times New Roman" w:hAnsi="Times New Roman"/>
          <w:sz w:val="24"/>
          <w:szCs w:val="24"/>
        </w:rPr>
        <w:t xml:space="preserve">of a blackout event at the same time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 “Expected Outage Status”) </w:t>
      </w:r>
      <w:r w:rsidR="001D17BE" w:rsidRPr="00376AFF">
        <w:rPr>
          <w:rFonts w:ascii="Times New Roman" w:hAnsi="Times New Roman"/>
          <w:sz w:val="24"/>
          <w:szCs w:val="24"/>
        </w:rPr>
        <w:t xml:space="preserve">because the latter also depends on the blackout events which </w:t>
      </w:r>
      <w:r w:rsidR="009A741C" w:rsidRPr="00376AFF">
        <w:rPr>
          <w:rFonts w:ascii="Times New Roman" w:hAnsi="Times New Roman"/>
          <w:sz w:val="24"/>
          <w:szCs w:val="24"/>
        </w:rPr>
        <w:t xml:space="preserve">might </w:t>
      </w:r>
      <w:r w:rsidR="001D17BE" w:rsidRPr="00376AFF">
        <w:rPr>
          <w:rFonts w:ascii="Times New Roman" w:hAnsi="Times New Roman"/>
          <w:sz w:val="24"/>
          <w:szCs w:val="24"/>
        </w:rPr>
        <w:t>start previously</w:t>
      </w:r>
      <w:r w:rsidR="001546AB" w:rsidRPr="00376AFF">
        <w:rPr>
          <w:rFonts w:ascii="Times New Roman" w:hAnsi="Times New Roman"/>
          <w:sz w:val="24"/>
          <w:szCs w:val="24"/>
        </w:rPr>
        <w:t>.</w:t>
      </w:r>
    </w:p>
    <w:p w:rsidR="001546AB" w:rsidRPr="00376AFF" w:rsidRDefault="001D17BE" w:rsidP="001D17B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procedure of </w:t>
      </w:r>
      <w:r w:rsidR="001546AB" w:rsidRPr="00376AFF">
        <w:rPr>
          <w:rFonts w:ascii="Times New Roman" w:hAnsi="Times New Roman"/>
          <w:sz w:val="24"/>
          <w:szCs w:val="24"/>
        </w:rPr>
        <w:t xml:space="preserve">HAZUS-MH (2011, </w:t>
      </w:r>
      <w:r w:rsidR="003101E5" w:rsidRPr="00376AFF">
        <w:rPr>
          <w:rFonts w:ascii="Times New Roman" w:hAnsi="Times New Roman"/>
          <w:sz w:val="24"/>
          <w:szCs w:val="24"/>
        </w:rPr>
        <w:t>[</w:t>
      </w:r>
      <w:r w:rsidR="003101E5" w:rsidRPr="00376AFF">
        <w:rPr>
          <w:rFonts w:ascii="Times New Roman" w:hAnsi="Times New Roman"/>
          <w:sz w:val="24"/>
          <w:szCs w:val="24"/>
        </w:rPr>
        <w:fldChar w:fldCharType="begin"/>
      </w:r>
      <w:r w:rsidR="003101E5" w:rsidRPr="00376AFF">
        <w:rPr>
          <w:rFonts w:ascii="Times New Roman" w:hAnsi="Times New Roman"/>
          <w:sz w:val="24"/>
          <w:szCs w:val="24"/>
        </w:rPr>
        <w:instrText xml:space="preserve"> REF _Ref520905115 \r \h </w:instrText>
      </w:r>
      <w:r w:rsidR="003101E5" w:rsidRPr="00376AFF">
        <w:rPr>
          <w:rFonts w:ascii="Times New Roman" w:hAnsi="Times New Roman"/>
          <w:sz w:val="24"/>
          <w:szCs w:val="24"/>
        </w:rPr>
      </w:r>
      <w:r w:rsidR="003101E5" w:rsidRPr="00376AFF">
        <w:rPr>
          <w:rFonts w:ascii="Times New Roman" w:hAnsi="Times New Roman"/>
          <w:sz w:val="24"/>
          <w:szCs w:val="24"/>
        </w:rPr>
        <w:fldChar w:fldCharType="separate"/>
      </w:r>
      <w:r w:rsidR="00093238">
        <w:rPr>
          <w:rFonts w:ascii="Times New Roman" w:hAnsi="Times New Roman"/>
          <w:sz w:val="24"/>
          <w:szCs w:val="24"/>
        </w:rPr>
        <w:t>86</w:t>
      </w:r>
      <w:r w:rsidR="003101E5" w:rsidRPr="00376AFF">
        <w:rPr>
          <w:rFonts w:ascii="Times New Roman" w:hAnsi="Times New Roman"/>
          <w:sz w:val="24"/>
          <w:szCs w:val="24"/>
        </w:rPr>
        <w:fldChar w:fldCharType="end"/>
      </w:r>
      <w:r w:rsidR="003101E5" w:rsidRPr="00376AFF">
        <w:rPr>
          <w:rFonts w:ascii="Times New Roman" w:hAnsi="Times New Roman"/>
          <w:sz w:val="24"/>
          <w:szCs w:val="24"/>
        </w:rPr>
        <w:t>]</w:t>
      </w:r>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considers a threshold water depth of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r w:rsidR="001546AB" w:rsidRPr="00376AFF">
        <w:rPr>
          <w:rFonts w:ascii="Times New Roman" w:hAnsi="Times New Roman"/>
          <w:sz w:val="24"/>
          <w:szCs w:val="24"/>
        </w:rPr>
        <w:t xml:space="preserve">=1.2m </w:t>
      </w:r>
      <w:r w:rsidR="003101E5" w:rsidRPr="00376AFF">
        <w:rPr>
          <w:rFonts w:ascii="Times New Roman" w:hAnsi="Times New Roman"/>
          <w:sz w:val="24"/>
          <w:szCs w:val="24"/>
        </w:rPr>
        <w:t xml:space="preserve">for blackout events associated with </w:t>
      </w:r>
      <w:r w:rsidR="00D76D68" w:rsidRPr="00376AFF">
        <w:rPr>
          <w:rFonts w:ascii="Times New Roman" w:hAnsi="Times New Roman"/>
          <w:sz w:val="24"/>
          <w:szCs w:val="24"/>
        </w:rPr>
        <w:t xml:space="preserve">the flooding of </w:t>
      </w:r>
      <w:r w:rsidR="003101E5" w:rsidRPr="00376AFF">
        <w:rPr>
          <w:rFonts w:ascii="Times New Roman" w:hAnsi="Times New Roman"/>
          <w:sz w:val="24"/>
          <w:szCs w:val="24"/>
        </w:rPr>
        <w:t>electrical substation</w:t>
      </w:r>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However, </w:t>
      </w:r>
      <w:r w:rsidR="009A741C" w:rsidRPr="00376AFF">
        <w:rPr>
          <w:rFonts w:ascii="Times New Roman" w:hAnsi="Times New Roman"/>
          <w:sz w:val="24"/>
          <w:szCs w:val="24"/>
        </w:rPr>
        <w:t xml:space="preserve">the above procedure does not mention neither data nor the method to elaborate them. </w:t>
      </w:r>
      <w:r w:rsidR="00D76D68" w:rsidRPr="00376AFF">
        <w:rPr>
          <w:rFonts w:ascii="Times New Roman" w:hAnsi="Times New Roman"/>
          <w:sz w:val="24"/>
          <w:szCs w:val="24"/>
        </w:rPr>
        <w:t>Holmes (2015, [</w:t>
      </w:r>
      <w:r w:rsidR="00D76D68" w:rsidRPr="00376AFF">
        <w:rPr>
          <w:rFonts w:ascii="Times New Roman" w:hAnsi="Times New Roman"/>
          <w:sz w:val="24"/>
          <w:szCs w:val="24"/>
        </w:rPr>
        <w:fldChar w:fldCharType="begin"/>
      </w:r>
      <w:r w:rsidR="00D76D68" w:rsidRPr="00376AFF">
        <w:rPr>
          <w:rFonts w:ascii="Times New Roman" w:hAnsi="Times New Roman"/>
          <w:sz w:val="24"/>
          <w:szCs w:val="24"/>
        </w:rPr>
        <w:instrText xml:space="preserve"> REF _Ref520905322 \r \h </w:instrText>
      </w:r>
      <w:r w:rsidR="00D76D68" w:rsidRPr="00376AFF">
        <w:rPr>
          <w:rFonts w:ascii="Times New Roman" w:hAnsi="Times New Roman"/>
          <w:sz w:val="24"/>
          <w:szCs w:val="24"/>
        </w:rPr>
      </w:r>
      <w:r w:rsidR="00D76D68" w:rsidRPr="00376AFF">
        <w:rPr>
          <w:rFonts w:ascii="Times New Roman" w:hAnsi="Times New Roman"/>
          <w:sz w:val="24"/>
          <w:szCs w:val="24"/>
        </w:rPr>
        <w:fldChar w:fldCharType="separate"/>
      </w:r>
      <w:r w:rsidR="00093238">
        <w:rPr>
          <w:rFonts w:ascii="Times New Roman" w:hAnsi="Times New Roman"/>
          <w:sz w:val="24"/>
          <w:szCs w:val="24"/>
        </w:rPr>
        <w:t>88</w:t>
      </w:r>
      <w:r w:rsidR="00D76D68" w:rsidRPr="00376AFF">
        <w:rPr>
          <w:rFonts w:ascii="Times New Roman" w:hAnsi="Times New Roman"/>
          <w:sz w:val="24"/>
          <w:szCs w:val="24"/>
        </w:rPr>
        <w:fldChar w:fldCharType="end"/>
      </w:r>
      <w:r w:rsidR="00D76D68" w:rsidRPr="00376AFF">
        <w:rPr>
          <w:rFonts w:ascii="Times New Roman" w:hAnsi="Times New Roman"/>
          <w:sz w:val="24"/>
          <w:szCs w:val="24"/>
        </w:rPr>
        <w:t xml:space="preserve">]) explains </w:t>
      </w:r>
      <w:r w:rsidR="003101E5" w:rsidRPr="00376AFF">
        <w:rPr>
          <w:rFonts w:ascii="Times New Roman" w:hAnsi="Times New Roman"/>
          <w:sz w:val="24"/>
          <w:szCs w:val="24"/>
        </w:rPr>
        <w:t xml:space="preserve">that </w:t>
      </w:r>
      <w:r w:rsidR="009A741C" w:rsidRPr="00376AFF">
        <w:rPr>
          <w:rFonts w:ascii="Times New Roman" w:hAnsi="Times New Roman"/>
          <w:sz w:val="24"/>
          <w:szCs w:val="24"/>
        </w:rPr>
        <w:t xml:space="preserve">the above threshold value </w:t>
      </w:r>
      <w:r w:rsidR="003101E5" w:rsidRPr="00376AFF">
        <w:rPr>
          <w:rFonts w:ascii="Times New Roman" w:hAnsi="Times New Roman"/>
          <w:sz w:val="24"/>
          <w:szCs w:val="24"/>
        </w:rPr>
        <w:t>is overestimated</w:t>
      </w:r>
      <w:r w:rsidR="001546AB" w:rsidRPr="00376AFF">
        <w:rPr>
          <w:rFonts w:ascii="Times New Roman" w:hAnsi="Times New Roman"/>
          <w:sz w:val="24"/>
          <w:szCs w:val="24"/>
        </w:rPr>
        <w:t xml:space="preserve">. </w:t>
      </w:r>
      <w:r w:rsidR="00D76D68" w:rsidRPr="00376AFF">
        <w:rPr>
          <w:rFonts w:ascii="Times New Roman" w:hAnsi="Times New Roman"/>
          <w:sz w:val="24"/>
          <w:szCs w:val="24"/>
        </w:rPr>
        <w:t>In particular, t</w:t>
      </w:r>
      <w:r w:rsidR="006A2E7E" w:rsidRPr="00376AFF">
        <w:rPr>
          <w:rFonts w:ascii="Times New Roman" w:hAnsi="Times New Roman"/>
          <w:sz w:val="24"/>
          <w:szCs w:val="24"/>
        </w:rPr>
        <w:t>he majority of the UK electrical subst</w:t>
      </w:r>
      <w:r w:rsidR="009A741C" w:rsidRPr="00376AFF">
        <w:rPr>
          <w:rFonts w:ascii="Times New Roman" w:hAnsi="Times New Roman"/>
          <w:sz w:val="24"/>
          <w:szCs w:val="24"/>
        </w:rPr>
        <w:t>at</w:t>
      </w:r>
      <w:r w:rsidR="006A2E7E" w:rsidRPr="00376AFF">
        <w:rPr>
          <w:rFonts w:ascii="Times New Roman" w:hAnsi="Times New Roman"/>
          <w:sz w:val="24"/>
          <w:szCs w:val="24"/>
        </w:rPr>
        <w:t xml:space="preserve">ions has shown a threshold of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r w:rsidR="001546AB" w:rsidRPr="00376AFF">
        <w:rPr>
          <w:rFonts w:ascii="Times New Roman" w:hAnsi="Times New Roman"/>
          <w:sz w:val="24"/>
          <w:szCs w:val="24"/>
        </w:rPr>
        <w:t>=0.30m (Crawford &amp; Seidel, 2013</w:t>
      </w:r>
      <w:proofErr w:type="gramStart"/>
      <w:r w:rsidR="001546AB" w:rsidRPr="00376AFF">
        <w:rPr>
          <w:rFonts w:ascii="Times New Roman" w:hAnsi="Times New Roman"/>
          <w:sz w:val="24"/>
          <w:szCs w:val="24"/>
        </w:rPr>
        <w:t>,</w:t>
      </w:r>
      <w:r w:rsidR="00242D54" w:rsidRPr="00376AFF">
        <w:rPr>
          <w:rFonts w:ascii="Times New Roman" w:hAnsi="Times New Roman"/>
          <w:sz w:val="24"/>
          <w:szCs w:val="24"/>
        </w:rPr>
        <w:t>[</w:t>
      </w:r>
      <w:proofErr w:type="gramEnd"/>
      <w:r w:rsidR="00242D54" w:rsidRPr="00376AFF">
        <w:rPr>
          <w:rFonts w:ascii="Times New Roman" w:hAnsi="Times New Roman"/>
          <w:sz w:val="24"/>
          <w:szCs w:val="24"/>
        </w:rPr>
        <w:fldChar w:fldCharType="begin"/>
      </w:r>
      <w:r w:rsidR="00242D54" w:rsidRPr="00376AFF">
        <w:rPr>
          <w:rFonts w:ascii="Times New Roman" w:hAnsi="Times New Roman"/>
          <w:sz w:val="24"/>
          <w:szCs w:val="24"/>
        </w:rPr>
        <w:instrText xml:space="preserve"> REF _Ref520905439 \r \h </w:instrText>
      </w:r>
      <w:r w:rsidR="00242D54" w:rsidRPr="00376AFF">
        <w:rPr>
          <w:rFonts w:ascii="Times New Roman" w:hAnsi="Times New Roman"/>
          <w:sz w:val="24"/>
          <w:szCs w:val="24"/>
        </w:rPr>
      </w:r>
      <w:r w:rsidR="00242D54" w:rsidRPr="00376AFF">
        <w:rPr>
          <w:rFonts w:ascii="Times New Roman" w:hAnsi="Times New Roman"/>
          <w:sz w:val="24"/>
          <w:szCs w:val="24"/>
        </w:rPr>
        <w:fldChar w:fldCharType="separate"/>
      </w:r>
      <w:r w:rsidR="00093238">
        <w:rPr>
          <w:rFonts w:ascii="Times New Roman" w:hAnsi="Times New Roman"/>
          <w:sz w:val="24"/>
          <w:szCs w:val="24"/>
        </w:rPr>
        <w:t>39</w:t>
      </w:r>
      <w:r w:rsidR="00242D54" w:rsidRPr="00376AFF">
        <w:rPr>
          <w:rFonts w:ascii="Times New Roman" w:hAnsi="Times New Roman"/>
          <w:sz w:val="24"/>
          <w:szCs w:val="24"/>
        </w:rPr>
        <w:fldChar w:fldCharType="end"/>
      </w:r>
      <w:r w:rsidR="00242D54" w:rsidRPr="00376AFF">
        <w:rPr>
          <w:rFonts w:ascii="Times New Roman" w:hAnsi="Times New Roman"/>
          <w:sz w:val="24"/>
          <w:szCs w:val="24"/>
        </w:rPr>
        <w:t>]</w:t>
      </w:r>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Considering this value and a maximum threshold of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th,max</w:t>
      </w:r>
      <w:r w:rsidR="001546AB" w:rsidRPr="00376AFF">
        <w:rPr>
          <w:rFonts w:ascii="Times New Roman" w:hAnsi="Times New Roman"/>
          <w:sz w:val="24"/>
          <w:szCs w:val="24"/>
        </w:rPr>
        <w:t>=0.50m, Holmes (2015,</w:t>
      </w:r>
      <w:r w:rsidR="00242D54" w:rsidRPr="00376AFF">
        <w:rPr>
          <w:rFonts w:ascii="Times New Roman" w:hAnsi="Times New Roman"/>
          <w:sz w:val="24"/>
          <w:szCs w:val="24"/>
        </w:rPr>
        <w:t xml:space="preserve"> [</w:t>
      </w:r>
      <w:r w:rsidR="00242D54" w:rsidRPr="00376AFF">
        <w:rPr>
          <w:rFonts w:ascii="Times New Roman" w:hAnsi="Times New Roman"/>
          <w:sz w:val="24"/>
          <w:szCs w:val="24"/>
        </w:rPr>
        <w:fldChar w:fldCharType="begin"/>
      </w:r>
      <w:r w:rsidR="00242D54" w:rsidRPr="00376AFF">
        <w:rPr>
          <w:rFonts w:ascii="Times New Roman" w:hAnsi="Times New Roman"/>
          <w:sz w:val="24"/>
          <w:szCs w:val="24"/>
        </w:rPr>
        <w:instrText xml:space="preserve"> REF _Ref520905322 \r \h </w:instrText>
      </w:r>
      <w:r w:rsidR="00242D54" w:rsidRPr="00376AFF">
        <w:rPr>
          <w:rFonts w:ascii="Times New Roman" w:hAnsi="Times New Roman"/>
          <w:sz w:val="24"/>
          <w:szCs w:val="24"/>
        </w:rPr>
      </w:r>
      <w:r w:rsidR="00242D54" w:rsidRPr="00376AFF">
        <w:rPr>
          <w:rFonts w:ascii="Times New Roman" w:hAnsi="Times New Roman"/>
          <w:sz w:val="24"/>
          <w:szCs w:val="24"/>
        </w:rPr>
        <w:fldChar w:fldCharType="separate"/>
      </w:r>
      <w:r w:rsidR="00093238">
        <w:rPr>
          <w:rFonts w:ascii="Times New Roman" w:hAnsi="Times New Roman"/>
          <w:sz w:val="24"/>
          <w:szCs w:val="24"/>
        </w:rPr>
        <w:t>88</w:t>
      </w:r>
      <w:r w:rsidR="00242D54" w:rsidRPr="00376AFF">
        <w:rPr>
          <w:rFonts w:ascii="Times New Roman" w:hAnsi="Times New Roman"/>
          <w:sz w:val="24"/>
          <w:szCs w:val="24"/>
        </w:rPr>
        <w:fldChar w:fldCharType="end"/>
      </w:r>
      <w:r w:rsidR="00242D54" w:rsidRPr="00376AFF">
        <w:rPr>
          <w:rFonts w:ascii="Times New Roman" w:hAnsi="Times New Roman"/>
          <w:sz w:val="24"/>
          <w:szCs w:val="24"/>
        </w:rPr>
        <w:t>]</w:t>
      </w:r>
      <w:r w:rsidR="001546AB" w:rsidRPr="00376AFF">
        <w:rPr>
          <w:rFonts w:ascii="Times New Roman" w:hAnsi="Times New Roman"/>
          <w:sz w:val="24"/>
          <w:szCs w:val="24"/>
        </w:rPr>
        <w:t xml:space="preserve">) </w:t>
      </w:r>
      <w:r w:rsidR="00242D54" w:rsidRPr="00376AFF">
        <w:rPr>
          <w:rFonts w:ascii="Times New Roman" w:hAnsi="Times New Roman"/>
          <w:sz w:val="24"/>
          <w:szCs w:val="24"/>
        </w:rPr>
        <w:t>provides a linear relationship between the probability of an Outage Start and water depth</w:t>
      </w:r>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here assumed as </w:t>
      </w:r>
      <w:r w:rsidR="009A741C" w:rsidRPr="00376AFF">
        <w:rPr>
          <w:rFonts w:ascii="Times New Roman" w:hAnsi="Times New Roman"/>
          <w:sz w:val="24"/>
          <w:szCs w:val="24"/>
        </w:rPr>
        <w:t>spatial</w:t>
      </w:r>
      <w:r w:rsidR="00242D54" w:rsidRPr="00376AFF">
        <w:rPr>
          <w:rFonts w:ascii="Times New Roman" w:hAnsi="Times New Roman"/>
          <w:sz w:val="24"/>
          <w:szCs w:val="24"/>
        </w:rPr>
        <w:t xml:space="preserve"> average over the territory belonging to the electrical substation </w:t>
      </w:r>
      <w:r w:rsidR="001546AB" w:rsidRPr="00376AFF">
        <w:rPr>
          <w:rFonts w:ascii="Times New Roman" w:hAnsi="Times New Roman"/>
          <w:sz w:val="24"/>
          <w:szCs w:val="24"/>
        </w:rPr>
        <w:t>(</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w:t>
      </w:r>
      <w:r w:rsidR="001546AB" w:rsidRPr="00376AFF">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58"/>
              </w:rPr>
              <w:object w:dxaOrig="3980" w:dyaOrig="1280">
                <v:shape id="_x0000_i1265" type="#_x0000_t75" style="width:185.6pt;height:63.05pt" o:ole="">
                  <v:imagedata r:id="rId502" o:title=""/>
                </v:shape>
                <o:OLEObject Type="Embed" ProgID="Equation.3" ShapeID="_x0000_i1265" DrawAspect="Content" ObjectID="_1679893601" r:id="rId503"/>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660" w:name="_Ref52090660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60"/>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242D54" w:rsidP="00242D54">
      <w:pPr>
        <w:spacing w:after="0" w:line="240" w:lineRule="auto"/>
        <w:jc w:val="both"/>
        <w:rPr>
          <w:rFonts w:ascii="Times New Roman" w:hAnsi="Times New Roman"/>
          <w:sz w:val="24"/>
          <w:szCs w:val="24"/>
        </w:rPr>
      </w:pPr>
      <w:r w:rsidRPr="00376AFF">
        <w:rPr>
          <w:rFonts w:ascii="Times New Roman" w:hAnsi="Times New Roman"/>
          <w:sz w:val="24"/>
          <w:szCs w:val="24"/>
        </w:rPr>
        <w:t xml:space="preserve">The above relationship has been validated on other open-field data </w:t>
      </w:r>
      <w:r w:rsidR="001546AB" w:rsidRPr="00376AFF">
        <w:rPr>
          <w:rFonts w:ascii="Times New Roman" w:hAnsi="Times New Roman"/>
          <w:sz w:val="24"/>
          <w:szCs w:val="24"/>
        </w:rPr>
        <w:t>(Holmes, 2015,</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_Ref520905322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88</w:t>
      </w:r>
      <w:r w:rsidRPr="00376AFF">
        <w:rPr>
          <w:rFonts w:ascii="Times New Roman" w:hAnsi="Times New Roman"/>
          <w:sz w:val="24"/>
          <w:szCs w:val="24"/>
        </w:rPr>
        <w:fldChar w:fldCharType="end"/>
      </w:r>
      <w:r w:rsidRPr="00376AFF">
        <w:rPr>
          <w:rFonts w:ascii="Times New Roman" w:hAnsi="Times New Roman"/>
          <w:sz w:val="24"/>
          <w:szCs w:val="24"/>
        </w:rPr>
        <w:t>]</w:t>
      </w:r>
      <w:r w:rsidR="001546AB" w:rsidRPr="00376AFF">
        <w:rPr>
          <w:rFonts w:ascii="Times New Roman" w:hAnsi="Times New Roman"/>
          <w:sz w:val="24"/>
          <w:szCs w:val="24"/>
        </w:rPr>
        <w:t>).</w:t>
      </w:r>
    </w:p>
    <w:p w:rsidR="001546AB" w:rsidRPr="00376AFF" w:rsidRDefault="00242D54" w:rsidP="001546A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“Expected Outage Status” is defined as a binary variable which represents </w:t>
      </w:r>
      <w:r w:rsidR="00D76D68" w:rsidRPr="00376AFF">
        <w:rPr>
          <w:rFonts w:ascii="Times New Roman" w:hAnsi="Times New Roman"/>
          <w:sz w:val="24"/>
          <w:szCs w:val="24"/>
        </w:rPr>
        <w:t xml:space="preserve">either </w:t>
      </w:r>
      <w:r w:rsidRPr="00376AFF">
        <w:rPr>
          <w:rFonts w:ascii="Times New Roman" w:hAnsi="Times New Roman"/>
          <w:sz w:val="24"/>
          <w:szCs w:val="24"/>
        </w:rPr>
        <w:t xml:space="preserve">the expected presence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=1) </w:t>
      </w:r>
      <w:r w:rsidRPr="00376AFF">
        <w:rPr>
          <w:rFonts w:ascii="Times New Roman" w:hAnsi="Times New Roman"/>
          <w:sz w:val="24"/>
          <w:szCs w:val="24"/>
        </w:rPr>
        <w:t xml:space="preserve">or </w:t>
      </w:r>
      <w:r w:rsidR="00D76D68" w:rsidRPr="00376AFF">
        <w:rPr>
          <w:rFonts w:ascii="Times New Roman" w:hAnsi="Times New Roman"/>
          <w:sz w:val="24"/>
          <w:szCs w:val="24"/>
        </w:rPr>
        <w:t xml:space="preserve">the expected </w:t>
      </w:r>
      <w:r w:rsidRPr="00376AFF">
        <w:rPr>
          <w:rFonts w:ascii="Times New Roman" w:hAnsi="Times New Roman"/>
          <w:sz w:val="24"/>
          <w:szCs w:val="24"/>
        </w:rPr>
        <w:t xml:space="preserve">absence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=0) </w:t>
      </w:r>
      <w:r w:rsidRPr="00376AFF">
        <w:rPr>
          <w:rFonts w:ascii="Times New Roman" w:hAnsi="Times New Roman"/>
          <w:sz w:val="24"/>
          <w:szCs w:val="24"/>
        </w:rPr>
        <w:t>of a blackout event at a fixed time</w:t>
      </w:r>
      <w:r w:rsidR="001546AB" w:rsidRPr="00376AFF">
        <w:rPr>
          <w:rFonts w:ascii="Times New Roman" w:hAnsi="Times New Roman"/>
          <w:sz w:val="24"/>
          <w:szCs w:val="24"/>
        </w:rPr>
        <w:t xml:space="preserve">, </w:t>
      </w:r>
      <w:r w:rsidRPr="00376AFF">
        <w:rPr>
          <w:rFonts w:ascii="Times New Roman" w:hAnsi="Times New Roman"/>
          <w:sz w:val="24"/>
          <w:szCs w:val="24"/>
        </w:rPr>
        <w:t>at the level of t</w:t>
      </w:r>
      <w:r w:rsidR="00D76D68" w:rsidRPr="00376AFF">
        <w:rPr>
          <w:rFonts w:ascii="Times New Roman" w:hAnsi="Times New Roman"/>
          <w:sz w:val="24"/>
          <w:szCs w:val="24"/>
        </w:rPr>
        <w:t>he single electrical substation</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6840" w:dyaOrig="1100">
                <v:shape id="_x0000_i1266" type="#_x0000_t75" style="width:323.8pt;height:52.3pt" o:ole="">
                  <v:imagedata r:id="rId504" o:title=""/>
                </v:shape>
                <o:OLEObject Type="Embed" ProgID="Equation.3" ShapeID="_x0000_i1266" DrawAspect="Content" ObjectID="_1679893602" r:id="rId505"/>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661" w:name="_Ref52090660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61"/>
          </w:p>
        </w:tc>
      </w:tr>
    </w:tbl>
    <w:p w:rsidR="001546AB" w:rsidRPr="00376AFF" w:rsidRDefault="001546AB" w:rsidP="001546AB">
      <w:pPr>
        <w:spacing w:after="0" w:line="240" w:lineRule="auto"/>
        <w:jc w:val="both"/>
        <w:rPr>
          <w:rFonts w:ascii="Times New Roman" w:hAnsi="Times New Roman"/>
          <w:sz w:val="24"/>
          <w:szCs w:val="24"/>
        </w:rPr>
      </w:pPr>
    </w:p>
    <w:p w:rsidR="007423D1" w:rsidRPr="00376AFF" w:rsidRDefault="001546AB" w:rsidP="001546AB">
      <w:pPr>
        <w:spacing w:after="0" w:line="240" w:lineRule="auto"/>
        <w:jc w:val="both"/>
        <w:rPr>
          <w:rFonts w:ascii="Times New Roman" w:hAnsi="Times New Roman"/>
          <w:sz w:val="24"/>
          <w:szCs w:val="24"/>
        </w:rPr>
      </w:pPr>
      <w:r w:rsidRPr="00376AFF">
        <w:rPr>
          <w:rFonts w:ascii="Times New Roman" w:hAnsi="Times New Roman"/>
          <w:i/>
          <w:sz w:val="24"/>
          <w:szCs w:val="24"/>
        </w:rPr>
        <w:t>EOS</w:t>
      </w:r>
      <w:r w:rsidRPr="00376AFF">
        <w:rPr>
          <w:rFonts w:ascii="Times New Roman" w:hAnsi="Times New Roman"/>
          <w:sz w:val="24"/>
          <w:szCs w:val="24"/>
        </w:rPr>
        <w:t xml:space="preserve"> </w:t>
      </w:r>
      <w:r w:rsidR="00242D54" w:rsidRPr="00376AFF">
        <w:rPr>
          <w:rFonts w:ascii="Times New Roman" w:hAnsi="Times New Roman"/>
          <w:sz w:val="24"/>
          <w:szCs w:val="24"/>
        </w:rPr>
        <w:t>is unity if at least once</w:t>
      </w:r>
      <w:r w:rsidRPr="00376AFF">
        <w:rPr>
          <w:rFonts w:ascii="Times New Roman" w:hAnsi="Times New Roman"/>
          <w:sz w:val="24"/>
          <w:szCs w:val="24"/>
        </w:rPr>
        <w:t xml:space="preserve">, </w:t>
      </w:r>
      <w:r w:rsidR="00D76D68" w:rsidRPr="00376AFF">
        <w:rPr>
          <w:rFonts w:ascii="Times New Roman" w:hAnsi="Times New Roman"/>
          <w:sz w:val="24"/>
          <w:szCs w:val="24"/>
        </w:rPr>
        <w:t>during</w:t>
      </w:r>
      <w:r w:rsidR="00242D54" w:rsidRPr="00376AFF">
        <w:rPr>
          <w:rFonts w:ascii="Times New Roman" w:hAnsi="Times New Roman"/>
          <w:sz w:val="24"/>
          <w:szCs w:val="24"/>
        </w:rPr>
        <w:t xml:space="preserve"> the </w:t>
      </w:r>
      <w:r w:rsidR="007423D1" w:rsidRPr="00376AFF">
        <w:rPr>
          <w:rFonts w:ascii="Times New Roman" w:hAnsi="Times New Roman"/>
          <w:sz w:val="24"/>
          <w:szCs w:val="24"/>
        </w:rPr>
        <w:t xml:space="preserve">period before the on-going time </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00D76D68" w:rsidRPr="00376AFF">
        <w:rPr>
          <w:rFonts w:ascii="Times New Roman" w:hAnsi="Times New Roman"/>
          <w:sz w:val="24"/>
          <w:szCs w:val="24"/>
        </w:rPr>
        <w:t xml:space="preserve"> lasting the restoration time of the electrical infrastructures (t</w:t>
      </w:r>
      <w:r w:rsidR="00D76D68" w:rsidRPr="00376AFF">
        <w:rPr>
          <w:rFonts w:ascii="Times New Roman" w:hAnsi="Times New Roman"/>
          <w:i/>
          <w:sz w:val="24"/>
          <w:szCs w:val="24"/>
          <w:vertAlign w:val="subscript"/>
        </w:rPr>
        <w:t>rei,e</w:t>
      </w:r>
      <w:r w:rsidR="00D76D68" w:rsidRPr="00376AFF">
        <w:rPr>
          <w:rFonts w:ascii="Times New Roman" w:hAnsi="Times New Roman"/>
          <w:sz w:val="24"/>
          <w:szCs w:val="24"/>
        </w:rPr>
        <w:t>)</w:t>
      </w:r>
      <w:r w:rsidRPr="00376AFF">
        <w:rPr>
          <w:rFonts w:ascii="Times New Roman" w:hAnsi="Times New Roman"/>
          <w:sz w:val="24"/>
          <w:szCs w:val="24"/>
        </w:rPr>
        <w:t xml:space="preserve">, </w:t>
      </w:r>
      <w:r w:rsidRPr="00376AFF">
        <w:rPr>
          <w:rFonts w:ascii="Times New Roman" w:hAnsi="Times New Roman"/>
          <w:i/>
          <w:sz w:val="24"/>
          <w:szCs w:val="24"/>
        </w:rPr>
        <w:t>POS</w:t>
      </w:r>
      <w:r w:rsidRPr="00376AFF">
        <w:rPr>
          <w:rFonts w:ascii="Times New Roman" w:hAnsi="Times New Roman"/>
          <w:sz w:val="24"/>
          <w:szCs w:val="24"/>
        </w:rPr>
        <w:t xml:space="preserve"> </w:t>
      </w:r>
      <w:r w:rsidR="007423D1" w:rsidRPr="00376AFF">
        <w:rPr>
          <w:rFonts w:ascii="Times New Roman" w:hAnsi="Times New Roman"/>
          <w:sz w:val="24"/>
          <w:szCs w:val="24"/>
        </w:rPr>
        <w:t xml:space="preserve">is greater than </w:t>
      </w:r>
      <w:r w:rsidRPr="00376AFF">
        <w:rPr>
          <w:rFonts w:ascii="Times New Roman" w:hAnsi="Times New Roman"/>
          <w:sz w:val="24"/>
          <w:szCs w:val="24"/>
        </w:rPr>
        <w:t>0.5.</w:t>
      </w:r>
      <w:r w:rsidR="007423D1" w:rsidRPr="00376AFF">
        <w:rPr>
          <w:rFonts w:ascii="Times New Roman" w:hAnsi="Times New Roman"/>
          <w:sz w:val="24"/>
          <w:szCs w:val="24"/>
        </w:rPr>
        <w:t xml:space="preserve"> </w:t>
      </w:r>
    </w:p>
    <w:p w:rsidR="002E52A9" w:rsidRPr="00376AFF" w:rsidRDefault="007423D1" w:rsidP="001546AB">
      <w:pPr>
        <w:spacing w:after="0" w:line="240" w:lineRule="auto"/>
        <w:jc w:val="both"/>
        <w:rPr>
          <w:rFonts w:ascii="Times New Roman" w:hAnsi="Times New Roman"/>
          <w:sz w:val="24"/>
          <w:szCs w:val="24"/>
        </w:rPr>
      </w:pPr>
      <w:r w:rsidRPr="00376AFF">
        <w:rPr>
          <w:rFonts w:ascii="Times New Roman" w:hAnsi="Times New Roman"/>
          <w:sz w:val="24"/>
          <w:szCs w:val="24"/>
        </w:rPr>
        <w:t>The values of t</w:t>
      </w:r>
      <w:r w:rsidRPr="00376AFF">
        <w:rPr>
          <w:rFonts w:ascii="Times New Roman" w:hAnsi="Times New Roman"/>
          <w:i/>
          <w:sz w:val="24"/>
          <w:szCs w:val="24"/>
          <w:vertAlign w:val="subscript"/>
        </w:rPr>
        <w:t>rei,e</w:t>
      </w:r>
      <w:r w:rsidRPr="00376AFF">
        <w:rPr>
          <w:rFonts w:ascii="Times New Roman" w:hAnsi="Times New Roman"/>
          <w:sz w:val="24"/>
          <w:szCs w:val="24"/>
        </w:rPr>
        <w:t xml:space="preserve"> are commonly </w:t>
      </w:r>
      <w:r w:rsidR="00D76D68" w:rsidRPr="00376AFF">
        <w:rPr>
          <w:rFonts w:ascii="Times New Roman" w:hAnsi="Times New Roman"/>
          <w:sz w:val="24"/>
          <w:szCs w:val="24"/>
        </w:rPr>
        <w:t xml:space="preserve">greater </w:t>
      </w:r>
      <w:r w:rsidRPr="00376AFF">
        <w:rPr>
          <w:rFonts w:ascii="Times New Roman" w:hAnsi="Times New Roman"/>
          <w:sz w:val="24"/>
          <w:szCs w:val="24"/>
        </w:rPr>
        <w:t xml:space="preserve">for smaller substations with less redundancy. This characteristic time has been quantified by several authors: </w:t>
      </w:r>
      <w:r w:rsidR="001546AB" w:rsidRPr="00376AFF">
        <w:rPr>
          <w:rFonts w:ascii="Times New Roman" w:hAnsi="Times New Roman"/>
          <w:sz w:val="24"/>
          <w:szCs w:val="24"/>
        </w:rPr>
        <w:t xml:space="preserve">Chow et al. (1996, </w:t>
      </w:r>
      <w:r w:rsidRPr="00376AFF">
        <w:rPr>
          <w:rFonts w:ascii="Times New Roman" w:hAnsi="Times New Roman"/>
          <w:sz w:val="24"/>
          <w:szCs w:val="24"/>
        </w:rPr>
        <w:t>[</w:t>
      </w:r>
      <w:r w:rsidR="0070405D" w:rsidRPr="00376AFF">
        <w:rPr>
          <w:rFonts w:ascii="Times New Roman" w:hAnsi="Times New Roman"/>
          <w:sz w:val="24"/>
          <w:szCs w:val="24"/>
        </w:rPr>
        <w:fldChar w:fldCharType="begin"/>
      </w:r>
      <w:r w:rsidR="0070405D" w:rsidRPr="00376AFF">
        <w:rPr>
          <w:rFonts w:ascii="Times New Roman" w:hAnsi="Times New Roman"/>
          <w:sz w:val="24"/>
          <w:szCs w:val="24"/>
        </w:rPr>
        <w:instrText xml:space="preserve"> REF _Ref520906114 \r \h </w:instrText>
      </w:r>
      <w:r w:rsidR="0070405D" w:rsidRPr="00376AFF">
        <w:rPr>
          <w:rFonts w:ascii="Times New Roman" w:hAnsi="Times New Roman"/>
          <w:sz w:val="24"/>
          <w:szCs w:val="24"/>
        </w:rPr>
      </w:r>
      <w:r w:rsidR="0070405D" w:rsidRPr="00376AFF">
        <w:rPr>
          <w:rFonts w:ascii="Times New Roman" w:hAnsi="Times New Roman"/>
          <w:sz w:val="24"/>
          <w:szCs w:val="24"/>
        </w:rPr>
        <w:fldChar w:fldCharType="separate"/>
      </w:r>
      <w:r w:rsidR="00093238">
        <w:rPr>
          <w:rFonts w:ascii="Times New Roman" w:hAnsi="Times New Roman"/>
          <w:sz w:val="24"/>
          <w:szCs w:val="24"/>
        </w:rPr>
        <w:t>35</w:t>
      </w:r>
      <w:r w:rsidR="0070405D" w:rsidRPr="00376AFF">
        <w:rPr>
          <w:rFonts w:ascii="Times New Roman" w:hAnsi="Times New Roman"/>
          <w:sz w:val="24"/>
          <w:szCs w:val="24"/>
        </w:rPr>
        <w:fldChar w:fldCharType="end"/>
      </w:r>
      <w:r w:rsidR="0070405D" w:rsidRPr="00376AFF">
        <w:rPr>
          <w:rFonts w:ascii="Times New Roman" w:hAnsi="Times New Roman"/>
          <w:sz w:val="24"/>
          <w:szCs w:val="24"/>
        </w:rPr>
        <w:t>]</w:t>
      </w:r>
      <w:r w:rsidR="001546AB" w:rsidRPr="00376AFF">
        <w:rPr>
          <w:rFonts w:ascii="Times New Roman" w:hAnsi="Times New Roman"/>
          <w:sz w:val="24"/>
          <w:szCs w:val="24"/>
        </w:rPr>
        <w:t xml:space="preserve">) </w:t>
      </w:r>
      <w:r w:rsidR="0070405D" w:rsidRPr="00376AFF">
        <w:rPr>
          <w:rFonts w:ascii="Times New Roman" w:hAnsi="Times New Roman"/>
          <w:sz w:val="24"/>
          <w:szCs w:val="24"/>
        </w:rPr>
        <w:t xml:space="preserve">report the interval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r w:rsidR="001546AB" w:rsidRPr="00376AFF">
        <w:rPr>
          <w:rFonts w:ascii="Times New Roman" w:hAnsi="Times New Roman"/>
          <w:sz w:val="24"/>
          <w:szCs w:val="24"/>
        </w:rPr>
        <w:t xml:space="preserve">=0’-500’; Maliszewski &amp; Perrings (2012, </w:t>
      </w:r>
      <w:r w:rsidR="0070405D" w:rsidRPr="00376AFF">
        <w:rPr>
          <w:rFonts w:ascii="Times New Roman" w:hAnsi="Times New Roman"/>
          <w:sz w:val="24"/>
          <w:szCs w:val="24"/>
        </w:rPr>
        <w:t>[</w:t>
      </w:r>
      <w:r w:rsidR="0093217A" w:rsidRPr="00376AFF">
        <w:rPr>
          <w:rFonts w:ascii="Times New Roman" w:hAnsi="Times New Roman"/>
          <w:sz w:val="24"/>
          <w:szCs w:val="24"/>
        </w:rPr>
        <w:fldChar w:fldCharType="begin"/>
      </w:r>
      <w:r w:rsidR="0093217A" w:rsidRPr="00376AFF">
        <w:rPr>
          <w:rFonts w:ascii="Times New Roman" w:hAnsi="Times New Roman"/>
          <w:sz w:val="24"/>
          <w:szCs w:val="24"/>
        </w:rPr>
        <w:instrText xml:space="preserve"> REF _Ref520906215 \r \h </w:instrText>
      </w:r>
      <w:r w:rsidR="0093217A" w:rsidRPr="00376AFF">
        <w:rPr>
          <w:rFonts w:ascii="Times New Roman" w:hAnsi="Times New Roman"/>
          <w:sz w:val="24"/>
          <w:szCs w:val="24"/>
        </w:rPr>
      </w:r>
      <w:r w:rsidR="0093217A" w:rsidRPr="00376AFF">
        <w:rPr>
          <w:rFonts w:ascii="Times New Roman" w:hAnsi="Times New Roman"/>
          <w:sz w:val="24"/>
          <w:szCs w:val="24"/>
        </w:rPr>
        <w:fldChar w:fldCharType="separate"/>
      </w:r>
      <w:r w:rsidR="00093238">
        <w:rPr>
          <w:rFonts w:ascii="Times New Roman" w:hAnsi="Times New Roman"/>
          <w:sz w:val="24"/>
          <w:szCs w:val="24"/>
        </w:rPr>
        <w:t>122</w:t>
      </w:r>
      <w:r w:rsidR="0093217A" w:rsidRPr="00376AFF">
        <w:rPr>
          <w:rFonts w:ascii="Times New Roman" w:hAnsi="Times New Roman"/>
          <w:sz w:val="24"/>
          <w:szCs w:val="24"/>
        </w:rPr>
        <w:fldChar w:fldCharType="end"/>
      </w:r>
      <w:r w:rsidR="0093217A" w:rsidRPr="00376AFF">
        <w:rPr>
          <w:rFonts w:ascii="Times New Roman" w:hAnsi="Times New Roman"/>
          <w:sz w:val="24"/>
          <w:szCs w:val="24"/>
        </w:rPr>
        <w:t>]</w:t>
      </w:r>
      <w:r w:rsidR="001546AB" w:rsidRPr="00376AFF">
        <w:rPr>
          <w:rFonts w:ascii="Times New Roman" w:hAnsi="Times New Roman"/>
          <w:sz w:val="24"/>
          <w:szCs w:val="24"/>
        </w:rPr>
        <w:t xml:space="preserve">) </w:t>
      </w:r>
      <w:r w:rsidR="0093217A" w:rsidRPr="00376AFF">
        <w:rPr>
          <w:rFonts w:ascii="Times New Roman" w:hAnsi="Times New Roman"/>
          <w:sz w:val="24"/>
          <w:szCs w:val="24"/>
        </w:rPr>
        <w:t xml:space="preserve">suggest an average value of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proofErr w:type="gramStart"/>
      <w:r w:rsidR="001546AB" w:rsidRPr="00376AFF">
        <w:rPr>
          <w:rFonts w:ascii="Times New Roman" w:hAnsi="Times New Roman"/>
          <w:i/>
          <w:sz w:val="24"/>
          <w:szCs w:val="24"/>
          <w:vertAlign w:val="subscript"/>
        </w:rPr>
        <w:t>,e</w:t>
      </w:r>
      <w:proofErr w:type="gramEnd"/>
      <w:r w:rsidR="001546AB" w:rsidRPr="00376AFF">
        <w:rPr>
          <w:rFonts w:ascii="Times New Roman" w:hAnsi="Times New Roman"/>
          <w:sz w:val="24"/>
          <w:szCs w:val="24"/>
        </w:rPr>
        <w:t xml:space="preserve">=99’ </w:t>
      </w:r>
      <w:r w:rsidR="0093217A" w:rsidRPr="00376AFF">
        <w:rPr>
          <w:rFonts w:ascii="Times New Roman" w:hAnsi="Times New Roman"/>
          <w:sz w:val="24"/>
          <w:szCs w:val="24"/>
        </w:rPr>
        <w:t xml:space="preserve">and a maximum value of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rei,max</w:t>
      </w:r>
      <w:r w:rsidR="001546AB" w:rsidRPr="00376AFF">
        <w:rPr>
          <w:rFonts w:ascii="Times New Roman" w:hAnsi="Times New Roman"/>
          <w:sz w:val="24"/>
          <w:szCs w:val="24"/>
        </w:rPr>
        <w:t xml:space="preserve">=330’. </w:t>
      </w:r>
      <w:r w:rsidR="0093217A" w:rsidRPr="00376AFF">
        <w:rPr>
          <w:rFonts w:ascii="Times New Roman" w:hAnsi="Times New Roman"/>
          <w:sz w:val="24"/>
          <w:szCs w:val="24"/>
        </w:rPr>
        <w:t>Both the above</w:t>
      </w:r>
      <w:r w:rsidR="00D76D68" w:rsidRPr="00376AFF">
        <w:rPr>
          <w:rFonts w:ascii="Times New Roman" w:hAnsi="Times New Roman"/>
          <w:sz w:val="24"/>
          <w:szCs w:val="24"/>
        </w:rPr>
        <w:t xml:space="preserve"> references consider a typical v</w:t>
      </w:r>
      <w:r w:rsidR="0093217A" w:rsidRPr="00376AFF">
        <w:rPr>
          <w:rFonts w:ascii="Times New Roman" w:hAnsi="Times New Roman"/>
          <w:sz w:val="24"/>
          <w:szCs w:val="24"/>
        </w:rPr>
        <w:t xml:space="preserve">alue of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r w:rsidR="001546AB" w:rsidRPr="00376AFF">
        <w:rPr>
          <w:rFonts w:ascii="Times New Roman" w:hAnsi="Times New Roman"/>
          <w:sz w:val="24"/>
          <w:szCs w:val="24"/>
        </w:rPr>
        <w:t xml:space="preserve"> </w:t>
      </w:r>
      <w:r w:rsidR="0093217A" w:rsidRPr="00376AFF">
        <w:rPr>
          <w:rFonts w:ascii="Times New Roman" w:hAnsi="Times New Roman"/>
          <w:sz w:val="24"/>
          <w:szCs w:val="24"/>
        </w:rPr>
        <w:t>smaller than two hours</w:t>
      </w:r>
      <w:r w:rsidR="001546AB" w:rsidRPr="00376AFF">
        <w:rPr>
          <w:rFonts w:ascii="Times New Roman" w:hAnsi="Times New Roman"/>
          <w:sz w:val="24"/>
          <w:szCs w:val="24"/>
        </w:rPr>
        <w:t xml:space="preserve">. </w:t>
      </w:r>
      <w:r w:rsidR="0093217A" w:rsidRPr="00376AFF">
        <w:rPr>
          <w:rFonts w:ascii="Times New Roman" w:hAnsi="Times New Roman"/>
          <w:sz w:val="24"/>
          <w:szCs w:val="24"/>
        </w:rPr>
        <w:t>However</w:t>
      </w:r>
      <w:r w:rsidR="001546AB" w:rsidRPr="00376AFF">
        <w:rPr>
          <w:rFonts w:ascii="Times New Roman" w:hAnsi="Times New Roman"/>
          <w:sz w:val="24"/>
          <w:szCs w:val="24"/>
        </w:rPr>
        <w:t xml:space="preserve">, </w:t>
      </w:r>
      <w:r w:rsidR="00D76D68" w:rsidRPr="00376AFF">
        <w:rPr>
          <w:rFonts w:ascii="Times New Roman" w:hAnsi="Times New Roman"/>
          <w:sz w:val="24"/>
          <w:szCs w:val="24"/>
        </w:rPr>
        <w:t>their analyses only consider</w:t>
      </w:r>
      <w:r w:rsidR="0093217A" w:rsidRPr="00376AFF">
        <w:rPr>
          <w:rFonts w:ascii="Times New Roman" w:hAnsi="Times New Roman"/>
          <w:sz w:val="24"/>
          <w:szCs w:val="24"/>
        </w:rPr>
        <w:t xml:space="preserve"> blackout events under normal (non-extreme) environmental conditions. </w:t>
      </w:r>
      <w:r w:rsidR="001546AB" w:rsidRPr="00376AFF">
        <w:rPr>
          <w:rFonts w:ascii="Times New Roman" w:hAnsi="Times New Roman"/>
          <w:sz w:val="24"/>
          <w:szCs w:val="24"/>
        </w:rPr>
        <w:t xml:space="preserve">Reed (2008, </w:t>
      </w:r>
      <w:r w:rsidR="0093217A" w:rsidRPr="00376AFF">
        <w:rPr>
          <w:rFonts w:ascii="Times New Roman" w:hAnsi="Times New Roman"/>
          <w:sz w:val="24"/>
          <w:szCs w:val="24"/>
        </w:rPr>
        <w:t>[</w:t>
      </w:r>
      <w:r w:rsidR="002E52A9" w:rsidRPr="00376AFF">
        <w:rPr>
          <w:rFonts w:ascii="Times New Roman" w:hAnsi="Times New Roman"/>
          <w:sz w:val="24"/>
          <w:szCs w:val="24"/>
        </w:rPr>
        <w:fldChar w:fldCharType="begin"/>
      </w:r>
      <w:r w:rsidR="002E52A9" w:rsidRPr="00376AFF">
        <w:rPr>
          <w:rFonts w:ascii="Times New Roman" w:hAnsi="Times New Roman"/>
          <w:sz w:val="24"/>
          <w:szCs w:val="24"/>
        </w:rPr>
        <w:instrText xml:space="preserve"> REF _Ref520906464 \r \h </w:instrText>
      </w:r>
      <w:r w:rsidR="002E52A9" w:rsidRPr="00376AFF">
        <w:rPr>
          <w:rFonts w:ascii="Times New Roman" w:hAnsi="Times New Roman"/>
          <w:sz w:val="24"/>
          <w:szCs w:val="24"/>
        </w:rPr>
      </w:r>
      <w:r w:rsidR="002E52A9" w:rsidRPr="00376AFF">
        <w:rPr>
          <w:rFonts w:ascii="Times New Roman" w:hAnsi="Times New Roman"/>
          <w:sz w:val="24"/>
          <w:szCs w:val="24"/>
        </w:rPr>
        <w:fldChar w:fldCharType="separate"/>
      </w:r>
      <w:r w:rsidR="00093238">
        <w:rPr>
          <w:rFonts w:ascii="Times New Roman" w:hAnsi="Times New Roman"/>
          <w:sz w:val="24"/>
          <w:szCs w:val="24"/>
        </w:rPr>
        <w:t>168</w:t>
      </w:r>
      <w:r w:rsidR="002E52A9" w:rsidRPr="00376AFF">
        <w:rPr>
          <w:rFonts w:ascii="Times New Roman" w:hAnsi="Times New Roman"/>
          <w:sz w:val="24"/>
          <w:szCs w:val="24"/>
        </w:rPr>
        <w:fldChar w:fldCharType="end"/>
      </w:r>
      <w:r w:rsidR="002E52A9" w:rsidRPr="00376AFF">
        <w:rPr>
          <w:rFonts w:ascii="Times New Roman" w:hAnsi="Times New Roman"/>
          <w:sz w:val="24"/>
          <w:szCs w:val="24"/>
        </w:rPr>
        <w:t>]</w:t>
      </w:r>
      <w:r w:rsidR="001546AB" w:rsidRPr="00376AFF">
        <w:rPr>
          <w:rFonts w:ascii="Times New Roman" w:hAnsi="Times New Roman"/>
          <w:sz w:val="24"/>
          <w:szCs w:val="24"/>
        </w:rPr>
        <w:t xml:space="preserve">) </w:t>
      </w:r>
      <w:r w:rsidR="002E52A9" w:rsidRPr="00376AFF">
        <w:rPr>
          <w:rFonts w:ascii="Times New Roman" w:hAnsi="Times New Roman"/>
          <w:sz w:val="24"/>
          <w:szCs w:val="24"/>
        </w:rPr>
        <w:t xml:space="preserve">proposes to use a particular realization of the </w:t>
      </w:r>
      <w:r w:rsidR="00D76D68" w:rsidRPr="00376AFF">
        <w:rPr>
          <w:rFonts w:ascii="Times New Roman" w:hAnsi="Times New Roman"/>
          <w:sz w:val="24"/>
          <w:szCs w:val="24"/>
        </w:rPr>
        <w:t xml:space="preserve">“gamma” </w:t>
      </w:r>
      <w:r w:rsidR="002E52A9" w:rsidRPr="00376AFF">
        <w:rPr>
          <w:rFonts w:ascii="Times New Roman" w:hAnsi="Times New Roman"/>
          <w:sz w:val="24"/>
          <w:szCs w:val="24"/>
        </w:rPr>
        <w:t xml:space="preserve">probability density function, for </w:t>
      </w:r>
      <w:r w:rsidR="002E52A9" w:rsidRPr="00376AFF">
        <w:rPr>
          <w:rFonts w:ascii="Times New Roman" w:hAnsi="Times New Roman"/>
          <w:i/>
          <w:sz w:val="24"/>
          <w:szCs w:val="24"/>
        </w:rPr>
        <w:t>t</w:t>
      </w:r>
      <w:r w:rsidR="002E52A9" w:rsidRPr="00376AFF">
        <w:rPr>
          <w:rFonts w:ascii="Times New Roman" w:hAnsi="Times New Roman"/>
          <w:i/>
          <w:sz w:val="24"/>
          <w:szCs w:val="24"/>
          <w:vertAlign w:val="subscript"/>
        </w:rPr>
        <w:t>rei</w:t>
      </w:r>
      <w:r w:rsidR="00D76D68" w:rsidRPr="00376AFF">
        <w:rPr>
          <w:rFonts w:ascii="Times New Roman" w:hAnsi="Times New Roman"/>
          <w:sz w:val="24"/>
          <w:szCs w:val="24"/>
        </w:rPr>
        <w:t xml:space="preserve"> on blackouts induced</w:t>
      </w:r>
      <w:r w:rsidR="002E52A9" w:rsidRPr="00376AFF">
        <w:rPr>
          <w:rFonts w:ascii="Times New Roman" w:hAnsi="Times New Roman"/>
          <w:sz w:val="24"/>
          <w:szCs w:val="24"/>
        </w:rPr>
        <w:t xml:space="preserve"> by intense meteorological </w:t>
      </w:r>
      <w:r w:rsidR="00D76D68" w:rsidRPr="00376AFF">
        <w:rPr>
          <w:rFonts w:ascii="Times New Roman" w:hAnsi="Times New Roman"/>
          <w:sz w:val="24"/>
          <w:szCs w:val="24"/>
        </w:rPr>
        <w:t xml:space="preserve">and flood </w:t>
      </w:r>
      <w:r w:rsidR="002E52A9" w:rsidRPr="00376AFF">
        <w:rPr>
          <w:rFonts w:ascii="Times New Roman" w:hAnsi="Times New Roman"/>
          <w:sz w:val="24"/>
          <w:szCs w:val="24"/>
        </w:rPr>
        <w:t>events.</w:t>
      </w:r>
    </w:p>
    <w:p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a null minimum value and a maximum value </w:t>
      </w:r>
      <w:r w:rsidR="001546AB" w:rsidRPr="00376AFF">
        <w:rPr>
          <w:rFonts w:ascii="Times New Roman" w:hAnsi="Times New Roman"/>
          <w:sz w:val="24"/>
          <w:szCs w:val="24"/>
        </w:rPr>
        <w:t>(</w:t>
      </w:r>
      <w:r w:rsidRPr="00376AFF">
        <w:rPr>
          <w:rFonts w:ascii="Times New Roman" w:hAnsi="Times New Roman"/>
          <w:sz w:val="24"/>
          <w:szCs w:val="24"/>
        </w:rPr>
        <w:t>under the worst hypothesis</w:t>
      </w:r>
      <w:r w:rsidR="001546AB" w:rsidRPr="00376AFF">
        <w:rPr>
          <w:rFonts w:ascii="Times New Roman" w:hAnsi="Times New Roman"/>
          <w:sz w:val="24"/>
          <w:szCs w:val="24"/>
        </w:rPr>
        <w:t xml:space="preserve">) </w:t>
      </w:r>
      <w:r w:rsidRPr="00376AFF">
        <w:rPr>
          <w:rFonts w:ascii="Times New Roman" w:hAnsi="Times New Roman"/>
          <w:sz w:val="24"/>
          <w:szCs w:val="24"/>
        </w:rPr>
        <w:t xml:space="preserve">of 22 hours </w:t>
      </w:r>
      <w:r w:rsidR="001546AB" w:rsidRPr="00376AFF">
        <w:rPr>
          <w:rFonts w:ascii="Times New Roman" w:hAnsi="Times New Roman"/>
          <w:sz w:val="24"/>
          <w:szCs w:val="24"/>
        </w:rPr>
        <w:t>(95</w:t>
      </w:r>
      <w:r w:rsidRPr="00376AFF">
        <w:rPr>
          <w:rFonts w:ascii="Times New Roman" w:hAnsi="Times New Roman"/>
          <w:sz w:val="24"/>
          <w:szCs w:val="24"/>
        </w:rPr>
        <w:t>th</w:t>
      </w:r>
      <w:r w:rsidR="001546AB" w:rsidRPr="00376AFF">
        <w:rPr>
          <w:rFonts w:ascii="Times New Roman" w:hAnsi="Times New Roman"/>
          <w:sz w:val="24"/>
          <w:szCs w:val="24"/>
        </w:rPr>
        <w:t xml:space="preserve"> percentile </w:t>
      </w:r>
      <w:r w:rsidRPr="00376AFF">
        <w:rPr>
          <w:rFonts w:ascii="Times New Roman" w:hAnsi="Times New Roman"/>
          <w:sz w:val="24"/>
          <w:szCs w:val="24"/>
        </w:rPr>
        <w:t xml:space="preserve">of the </w:t>
      </w:r>
      <w:r w:rsidR="001546AB" w:rsidRPr="00376AFF">
        <w:rPr>
          <w:rFonts w:ascii="Times New Roman" w:hAnsi="Times New Roman"/>
          <w:sz w:val="24"/>
          <w:szCs w:val="24"/>
        </w:rPr>
        <w:t xml:space="preserve">“gamma” </w:t>
      </w:r>
      <w:r w:rsidRPr="00376AFF">
        <w:rPr>
          <w:rFonts w:ascii="Times New Roman" w:hAnsi="Times New Roman"/>
          <w:sz w:val="24"/>
          <w:szCs w:val="24"/>
        </w:rPr>
        <w:t xml:space="preserve">distribution of </w:t>
      </w:r>
      <w:r w:rsidR="001546AB" w:rsidRPr="00376AFF">
        <w:rPr>
          <w:rFonts w:ascii="Times New Roman" w:hAnsi="Times New Roman"/>
          <w:sz w:val="24"/>
          <w:szCs w:val="24"/>
        </w:rPr>
        <w:t xml:space="preserve">Reed -2008,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_Ref520906464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168</w:t>
      </w:r>
      <w:r w:rsidRPr="00376AFF">
        <w:rPr>
          <w:rFonts w:ascii="Times New Roman" w:hAnsi="Times New Roman"/>
          <w:sz w:val="24"/>
          <w:szCs w:val="24"/>
        </w:rPr>
        <w:fldChar w:fldCharType="end"/>
      </w:r>
      <w:r w:rsidRPr="00376AFF">
        <w:rPr>
          <w:rFonts w:ascii="Times New Roman" w:hAnsi="Times New Roman"/>
          <w:sz w:val="24"/>
          <w:szCs w:val="24"/>
        </w:rPr>
        <w:t>]</w:t>
      </w:r>
      <w:r w:rsidR="001546AB" w:rsidRPr="00376AFF">
        <w:rPr>
          <w:rFonts w:ascii="Times New Roman" w:hAnsi="Times New Roman"/>
          <w:sz w:val="24"/>
          <w:szCs w:val="24"/>
        </w:rPr>
        <w:t xml:space="preserve">-), </w:t>
      </w:r>
      <w:r w:rsidR="00D76D68" w:rsidRPr="00376AFF">
        <w:rPr>
          <w:rFonts w:ascii="Times New Roman" w:hAnsi="Times New Roman"/>
          <w:sz w:val="24"/>
          <w:szCs w:val="24"/>
        </w:rPr>
        <w:t xml:space="preserve">the present model </w:t>
      </w:r>
      <w:r w:rsidRPr="00376AFF">
        <w:rPr>
          <w:rFonts w:ascii="Times New Roman" w:hAnsi="Times New Roman"/>
          <w:sz w:val="24"/>
          <w:szCs w:val="24"/>
        </w:rPr>
        <w:t>assumes</w:t>
      </w:r>
      <w:r w:rsidR="00D76D68" w:rsidRPr="00376AFF">
        <w:rPr>
          <w:rFonts w:ascii="Times New Roman" w:hAnsi="Times New Roman"/>
          <w:sz w:val="24"/>
          <w:szCs w:val="24"/>
        </w:rPr>
        <w:t xml:space="preserve"> an expected restoration</w:t>
      </w:r>
      <w:r w:rsidRPr="00376AFF">
        <w:rPr>
          <w:rFonts w:ascii="Times New Roman" w:hAnsi="Times New Roman"/>
          <w:sz w:val="24"/>
          <w:szCs w:val="24"/>
        </w:rPr>
        <w:t xml:space="preserve"> time of 11 hours </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proofErr w:type="gramStart"/>
      <w:r w:rsidR="001546AB" w:rsidRPr="00376AFF">
        <w:rPr>
          <w:rFonts w:ascii="Times New Roman" w:hAnsi="Times New Roman"/>
          <w:i/>
          <w:sz w:val="24"/>
          <w:szCs w:val="24"/>
          <w:vertAlign w:val="subscript"/>
        </w:rPr>
        <w:t>,e</w:t>
      </w:r>
      <w:proofErr w:type="gramEnd"/>
      <w:r w:rsidR="001546AB" w:rsidRPr="00376AFF">
        <w:rPr>
          <w:rFonts w:ascii="Times New Roman" w:hAnsi="Times New Roman"/>
          <w:sz w:val="24"/>
          <w:szCs w:val="24"/>
        </w:rPr>
        <w:t>=39’600s)</w:t>
      </w:r>
      <w:r w:rsidR="00D76D68" w:rsidRPr="00376AFF">
        <w:rPr>
          <w:rFonts w:ascii="Times New Roman" w:hAnsi="Times New Roman"/>
          <w:sz w:val="24"/>
          <w:szCs w:val="24"/>
        </w:rPr>
        <w:t>, in the absence of further data and in favour of safety</w:t>
      </w:r>
      <w:r w:rsidR="001546AB" w:rsidRPr="00376AFF">
        <w:rPr>
          <w:rFonts w:ascii="Times New Roman" w:hAnsi="Times New Roman"/>
          <w:sz w:val="24"/>
          <w:szCs w:val="24"/>
        </w:rPr>
        <w:t>.</w:t>
      </w:r>
    </w:p>
    <w:p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system </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_Ref520906607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10.1</w:t>
      </w:r>
      <w:r w:rsidR="00093238" w:rsidRPr="00093238">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_Ref520906608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10.2</w:t>
      </w:r>
      <w:r w:rsidR="00093238" w:rsidRPr="00093238">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 xml:space="preserve"> represents a formulation of the vulnerability </w:t>
      </w:r>
      <w:r w:rsidR="00D76D68" w:rsidRPr="00376AFF">
        <w:rPr>
          <w:rFonts w:ascii="Times New Roman" w:hAnsi="Times New Roman"/>
          <w:sz w:val="24"/>
          <w:szCs w:val="24"/>
        </w:rPr>
        <w:t xml:space="preserve">of the single electrical substation </w:t>
      </w:r>
      <w:r w:rsidR="003362B9" w:rsidRPr="00376AFF">
        <w:rPr>
          <w:rFonts w:ascii="Times New Roman" w:hAnsi="Times New Roman"/>
          <w:sz w:val="24"/>
          <w:szCs w:val="24"/>
        </w:rPr>
        <w:t>to the flood-induced blackout events</w:t>
      </w:r>
      <w:r w:rsidR="001546AB" w:rsidRPr="00376AFF">
        <w:rPr>
          <w:rFonts w:ascii="Times New Roman" w:hAnsi="Times New Roman"/>
          <w:sz w:val="24"/>
          <w:szCs w:val="24"/>
        </w:rPr>
        <w:t xml:space="preserve">, </w:t>
      </w:r>
      <w:r w:rsidR="00D76D68" w:rsidRPr="00376AFF">
        <w:rPr>
          <w:rFonts w:ascii="Times New Roman" w:hAnsi="Times New Roman"/>
          <w:sz w:val="24"/>
          <w:szCs w:val="24"/>
        </w:rPr>
        <w:t>in the abse</w:t>
      </w:r>
      <w:r w:rsidR="003362B9" w:rsidRPr="00376AFF">
        <w:rPr>
          <w:rFonts w:ascii="Times New Roman" w:hAnsi="Times New Roman"/>
          <w:sz w:val="24"/>
          <w:szCs w:val="24"/>
        </w:rPr>
        <w:t>nce of redundancy</w:t>
      </w:r>
      <w:r w:rsidR="001546AB" w:rsidRPr="00376AFF">
        <w:rPr>
          <w:rFonts w:ascii="Times New Roman" w:hAnsi="Times New Roman"/>
          <w:sz w:val="24"/>
          <w:szCs w:val="24"/>
        </w:rPr>
        <w:t>.</w:t>
      </w:r>
    </w:p>
    <w:p w:rsidR="00DB3D66" w:rsidRPr="00376AFF" w:rsidRDefault="003362B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“Expected Outage Time” </w:t>
      </w:r>
      <w:r w:rsidR="001546AB" w:rsidRPr="00376AFF">
        <w:rPr>
          <w:rFonts w:ascii="Times New Roman" w:hAnsi="Times New Roman"/>
          <w:sz w:val="24"/>
          <w:szCs w:val="24"/>
        </w:rPr>
        <w:t>(</w:t>
      </w:r>
      <w:r w:rsidR="001546AB" w:rsidRPr="00376AFF">
        <w:rPr>
          <w:rFonts w:ascii="Times New Roman" w:hAnsi="Times New Roman"/>
          <w:i/>
          <w:sz w:val="24"/>
          <w:szCs w:val="24"/>
        </w:rPr>
        <w:t>EOT</w:t>
      </w:r>
      <w:r w:rsidR="001546AB" w:rsidRPr="00376AFF">
        <w:rPr>
          <w:rFonts w:ascii="Times New Roman" w:hAnsi="Times New Roman"/>
          <w:sz w:val="24"/>
          <w:szCs w:val="24"/>
        </w:rPr>
        <w:t>,</w:t>
      </w:r>
      <w:r w:rsidRPr="00376AFF">
        <w:rPr>
          <w:rFonts w:ascii="Times New Roman" w:hAnsi="Times New Roman"/>
          <w:sz w:val="24"/>
          <w:szCs w:val="24"/>
        </w:rPr>
        <w:t xml:space="preserve"> s</w:t>
      </w:r>
      <w:r w:rsidR="001546AB" w:rsidRPr="00376AFF">
        <w:rPr>
          <w:rFonts w:ascii="Times New Roman" w:hAnsi="Times New Roman"/>
          <w:sz w:val="24"/>
          <w:szCs w:val="24"/>
        </w:rPr>
        <w:t xml:space="preserve">) </w:t>
      </w:r>
      <w:r w:rsidR="00DB3D66" w:rsidRPr="00376AFF">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28"/>
              </w:rPr>
              <w:object w:dxaOrig="4099" w:dyaOrig="680">
                <v:shape id="_x0000_i1267" type="#_x0000_t75" style="width:191.85pt;height:33.55pt" o:ole="">
                  <v:imagedata r:id="rId506" o:title=""/>
                </v:shape>
                <o:OLEObject Type="Embed" ProgID="Equation.3" ShapeID="_x0000_i1267" DrawAspect="Content" ObjectID="_1679893603" r:id="rId507"/>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662" w:name="_Ref5209069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62"/>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DB3D66" w:rsidP="00DB3D66">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1546AB" w:rsidRPr="00376AFF">
        <w:rPr>
          <w:rFonts w:ascii="Times New Roman" w:hAnsi="Times New Roman"/>
          <w:i/>
          <w:sz w:val="24"/>
          <w:szCs w:val="24"/>
        </w:rPr>
        <w:t>∆t</w:t>
      </w:r>
      <w:r w:rsidR="001546AB" w:rsidRPr="00376AFF">
        <w:rPr>
          <w:rFonts w:ascii="Times New Roman" w:hAnsi="Times New Roman"/>
          <w:sz w:val="24"/>
          <w:szCs w:val="24"/>
        </w:rPr>
        <w:t xml:space="preserve"> </w:t>
      </w:r>
      <w:r w:rsidRPr="00376AFF">
        <w:rPr>
          <w:rFonts w:ascii="Times New Roman" w:hAnsi="Times New Roman"/>
          <w:sz w:val="24"/>
          <w:szCs w:val="24"/>
        </w:rPr>
        <w:t xml:space="preserve">is the model time step duration. The subscripts </w:t>
      </w:r>
      <w:r w:rsidR="001546AB" w:rsidRPr="00376AFF">
        <w:rPr>
          <w:rFonts w:ascii="Times New Roman" w:hAnsi="Times New Roman"/>
          <w:sz w:val="24"/>
          <w:szCs w:val="24"/>
        </w:rPr>
        <w:t>“</w:t>
      </w:r>
      <w:r w:rsidR="001546AB" w:rsidRPr="00376AFF">
        <w:rPr>
          <w:rFonts w:ascii="Times New Roman" w:hAnsi="Times New Roman"/>
          <w:i/>
          <w:sz w:val="24"/>
          <w:szCs w:val="24"/>
          <w:vertAlign w:val="subscript"/>
        </w:rPr>
        <w:t>0</w:t>
      </w:r>
      <w:r w:rsidR="001546AB" w:rsidRPr="00376AFF">
        <w:rPr>
          <w:rFonts w:ascii="Times New Roman" w:hAnsi="Times New Roman"/>
          <w:sz w:val="24"/>
          <w:szCs w:val="24"/>
        </w:rPr>
        <w:t>”, “</w:t>
      </w:r>
      <w:r w:rsidR="001546AB" w:rsidRPr="00376AFF">
        <w:rPr>
          <w:rFonts w:ascii="Times New Roman" w:hAnsi="Times New Roman"/>
          <w:i/>
          <w:sz w:val="24"/>
          <w:szCs w:val="24"/>
          <w:vertAlign w:val="subscript"/>
        </w:rPr>
        <w:t>f</w:t>
      </w:r>
      <w:r w:rsidRPr="00376AFF">
        <w:rPr>
          <w:rFonts w:ascii="Times New Roman" w:hAnsi="Times New Roman"/>
          <w:sz w:val="24"/>
          <w:szCs w:val="24"/>
        </w:rPr>
        <w:t>” and</w:t>
      </w:r>
      <w:r w:rsidR="001546AB" w:rsidRPr="00376AFF">
        <w:rPr>
          <w:rFonts w:ascii="Times New Roman" w:hAnsi="Times New Roman"/>
          <w:sz w:val="24"/>
          <w:szCs w:val="24"/>
        </w:rPr>
        <w:t xml:space="preserve"> “</w:t>
      </w:r>
      <w:r w:rsidR="001546AB" w:rsidRPr="00376AFF">
        <w:rPr>
          <w:rFonts w:ascii="Times New Roman" w:hAnsi="Times New Roman"/>
          <w:i/>
          <w:sz w:val="24"/>
          <w:szCs w:val="24"/>
          <w:vertAlign w:val="subscript"/>
        </w:rPr>
        <w:t>i</w:t>
      </w:r>
      <w:r w:rsidR="001546AB" w:rsidRPr="00376AFF">
        <w:rPr>
          <w:rFonts w:ascii="Times New Roman" w:hAnsi="Times New Roman"/>
          <w:sz w:val="24"/>
          <w:szCs w:val="24"/>
        </w:rPr>
        <w:t xml:space="preserve">” </w:t>
      </w:r>
      <w:r w:rsidR="00D76D68" w:rsidRPr="00376AFF">
        <w:rPr>
          <w:rFonts w:ascii="Times New Roman" w:hAnsi="Times New Roman"/>
          <w:sz w:val="24"/>
          <w:szCs w:val="24"/>
        </w:rPr>
        <w:t>represent</w:t>
      </w:r>
      <w:r w:rsidRPr="00376AFF">
        <w:rPr>
          <w:rFonts w:ascii="Times New Roman" w:hAnsi="Times New Roman"/>
          <w:sz w:val="24"/>
          <w:szCs w:val="24"/>
        </w:rPr>
        <w:t xml:space="preserve"> initial conditions, final conditions and a generic time step, respectively</w:t>
      </w:r>
      <w:r w:rsidR="001546AB" w:rsidRPr="00376AFF">
        <w:rPr>
          <w:rFonts w:ascii="Times New Roman" w:hAnsi="Times New Roman"/>
          <w:sz w:val="24"/>
          <w:szCs w:val="24"/>
        </w:rPr>
        <w:t xml:space="preserve">. </w:t>
      </w:r>
      <w:r w:rsidRPr="00376AFF">
        <w:rPr>
          <w:rFonts w:ascii="Times New Roman" w:hAnsi="Times New Roman"/>
          <w:sz w:val="24"/>
          <w:szCs w:val="24"/>
        </w:rPr>
        <w:t xml:space="preserve">A blackout event can involve several interruptions and the following relationship is assumed: </w:t>
      </w:r>
      <w:r w:rsidR="001546AB" w:rsidRPr="00376AFF">
        <w:rPr>
          <w:rFonts w:ascii="Times New Roman" w:hAnsi="Times New Roman"/>
          <w:i/>
          <w:sz w:val="24"/>
          <w:szCs w:val="24"/>
        </w:rPr>
        <w:t>EOT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proofErr w:type="gramStart"/>
      <w:r w:rsidR="001546AB" w:rsidRPr="00376AFF">
        <w:rPr>
          <w:rFonts w:ascii="Times New Roman" w:hAnsi="Times New Roman"/>
          <w:i/>
          <w:sz w:val="24"/>
          <w:szCs w:val="24"/>
          <w:vertAlign w:val="subscript"/>
        </w:rPr>
        <w:t>,e</w:t>
      </w:r>
      <w:proofErr w:type="gramEnd"/>
      <w:r w:rsidR="001546AB" w:rsidRPr="00376AFF">
        <w:rPr>
          <w:rFonts w:ascii="Times New Roman" w:hAnsi="Times New Roman"/>
          <w:sz w:val="24"/>
          <w:szCs w:val="24"/>
        </w:rPr>
        <w:t>. Eq.</w:t>
      </w:r>
      <w:r w:rsidR="009A741C" w:rsidRPr="00376AFF">
        <w:rPr>
          <w:rFonts w:ascii="Times New Roman" w:hAnsi="Times New Roman"/>
          <w:sz w:val="24"/>
          <w:szCs w:val="24"/>
        </w:rPr>
        <w:fldChar w:fldCharType="begin"/>
      </w:r>
      <w:r w:rsidR="009A741C" w:rsidRPr="00376AFF">
        <w:rPr>
          <w:rFonts w:ascii="Times New Roman" w:hAnsi="Times New Roman"/>
          <w:sz w:val="24"/>
          <w:szCs w:val="24"/>
        </w:rPr>
        <w:instrText xml:space="preserve"> REF _Ref520906948 \h  \* MERGEFORMAT </w:instrText>
      </w:r>
      <w:r w:rsidR="009A741C" w:rsidRPr="00376AFF">
        <w:rPr>
          <w:rFonts w:ascii="Times New Roman" w:hAnsi="Times New Roman"/>
          <w:sz w:val="24"/>
          <w:szCs w:val="24"/>
        </w:rPr>
      </w:r>
      <w:r w:rsidR="009A741C"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10.3</w:t>
      </w:r>
      <w:r w:rsidR="00093238" w:rsidRPr="00093238">
        <w:rPr>
          <w:rFonts w:ascii="Times New Roman" w:eastAsia="Times New Roman" w:hAnsi="Times New Roman"/>
          <w:sz w:val="24"/>
          <w:szCs w:val="24"/>
          <w:lang w:eastAsia="it-IT"/>
        </w:rPr>
        <w:t>)</w:t>
      </w:r>
      <w:r w:rsidR="009A741C" w:rsidRPr="00376AFF">
        <w:rPr>
          <w:rFonts w:ascii="Times New Roman" w:hAnsi="Times New Roman"/>
          <w:sz w:val="24"/>
          <w:szCs w:val="24"/>
        </w:rPr>
        <w:fldChar w:fldCharType="end"/>
      </w:r>
      <w:r w:rsidR="009A741C" w:rsidRPr="00376AFF">
        <w:rPr>
          <w:rFonts w:ascii="Times New Roman" w:hAnsi="Times New Roman"/>
          <w:sz w:val="24"/>
          <w:szCs w:val="24"/>
        </w:rPr>
        <w:t xml:space="preserve"> represents a formulation of </w:t>
      </w:r>
      <w:r w:rsidR="00D76D68" w:rsidRPr="00376AFF">
        <w:rPr>
          <w:rFonts w:ascii="Times New Roman" w:hAnsi="Times New Roman"/>
          <w:sz w:val="24"/>
          <w:szCs w:val="24"/>
        </w:rPr>
        <w:t xml:space="preserve">the </w:t>
      </w:r>
      <w:r w:rsidR="009A741C" w:rsidRPr="00376AFF">
        <w:rPr>
          <w:rFonts w:ascii="Times New Roman" w:hAnsi="Times New Roman"/>
          <w:sz w:val="24"/>
          <w:szCs w:val="24"/>
        </w:rPr>
        <w:t xml:space="preserve">“proxy” damage </w:t>
      </w:r>
      <w:r w:rsidR="001546AB" w:rsidRPr="00376AFF">
        <w:rPr>
          <w:rFonts w:ascii="Times New Roman" w:hAnsi="Times New Roman"/>
          <w:sz w:val="24"/>
          <w:szCs w:val="24"/>
        </w:rPr>
        <w:t>(</w:t>
      </w:r>
      <w:r w:rsidR="009A741C" w:rsidRPr="00376AFF">
        <w:rPr>
          <w:rFonts w:ascii="Times New Roman" w:hAnsi="Times New Roman"/>
          <w:sz w:val="24"/>
          <w:szCs w:val="24"/>
        </w:rPr>
        <w:t>quantified in time units</w:t>
      </w:r>
      <w:r w:rsidR="001546AB" w:rsidRPr="00376AFF">
        <w:rPr>
          <w:rFonts w:ascii="Times New Roman" w:hAnsi="Times New Roman"/>
          <w:sz w:val="24"/>
          <w:szCs w:val="24"/>
        </w:rPr>
        <w:t xml:space="preserve">) </w:t>
      </w:r>
      <w:r w:rsidR="009A741C" w:rsidRPr="00376AFF">
        <w:rPr>
          <w:rFonts w:ascii="Times New Roman" w:hAnsi="Times New Roman"/>
          <w:sz w:val="24"/>
          <w:szCs w:val="24"/>
        </w:rPr>
        <w:t>due to flood-induced blackout events</w:t>
      </w:r>
      <w:r w:rsidR="001546AB" w:rsidRPr="00376AFF">
        <w:rPr>
          <w:rFonts w:ascii="Times New Roman" w:hAnsi="Times New Roman"/>
          <w:sz w:val="24"/>
          <w:szCs w:val="24"/>
        </w:rPr>
        <w:t xml:space="preserve">, </w:t>
      </w:r>
      <w:r w:rsidR="009A741C" w:rsidRPr="00376AFF">
        <w:rPr>
          <w:rFonts w:ascii="Times New Roman" w:hAnsi="Times New Roman"/>
          <w:sz w:val="24"/>
          <w:szCs w:val="24"/>
        </w:rPr>
        <w:t xml:space="preserve">in the absence of </w:t>
      </w:r>
      <w:proofErr w:type="gramStart"/>
      <w:r w:rsidR="009A741C" w:rsidRPr="00376AFF">
        <w:rPr>
          <w:rFonts w:ascii="Times New Roman" w:hAnsi="Times New Roman"/>
          <w:sz w:val="24"/>
          <w:szCs w:val="24"/>
        </w:rPr>
        <w:t>redundancy</w:t>
      </w:r>
      <w:r w:rsidR="001546AB" w:rsidRPr="00376AFF">
        <w:rPr>
          <w:rFonts w:ascii="Times New Roman" w:hAnsi="Times New Roman"/>
          <w:sz w:val="24"/>
          <w:szCs w:val="24"/>
        </w:rPr>
        <w:t>(</w:t>
      </w:r>
      <w:proofErr w:type="gramEnd"/>
      <w:r w:rsidR="009A741C" w:rsidRPr="00376AFF">
        <w:rPr>
          <w:rFonts w:ascii="Times New Roman" w:hAnsi="Times New Roman"/>
          <w:sz w:val="24"/>
          <w:szCs w:val="24"/>
        </w:rPr>
        <w:t>at the level of the single substations</w:t>
      </w:r>
      <w:r w:rsidR="001546AB" w:rsidRPr="00376AFF">
        <w:rPr>
          <w:rFonts w:ascii="Times New Roman" w:hAnsi="Times New Roman"/>
          <w:sz w:val="24"/>
          <w:szCs w:val="24"/>
        </w:rPr>
        <w:t>).</w:t>
      </w:r>
    </w:p>
    <w:p w:rsidR="001546AB" w:rsidRPr="00376AFF" w:rsidRDefault="001546AB" w:rsidP="0059425D">
      <w:pPr>
        <w:spacing w:after="0" w:line="240" w:lineRule="auto"/>
        <w:jc w:val="both"/>
        <w:rPr>
          <w:rFonts w:ascii="Times New Roman" w:hAnsi="Times New Roman"/>
          <w:sz w:val="24"/>
          <w:szCs w:val="24"/>
        </w:rPr>
      </w:pPr>
    </w:p>
    <w:p w:rsidR="007822A9" w:rsidRPr="00376AFF" w:rsidRDefault="007822A9" w:rsidP="007822A9">
      <w:pPr>
        <w:pStyle w:val="Amicarellititle3"/>
        <w:rPr>
          <w:lang w:val="en-GB"/>
        </w:rPr>
      </w:pPr>
      <w:bookmarkStart w:id="663" w:name="_Ref520966784"/>
      <w:bookmarkStart w:id="664" w:name="_Toc66716441"/>
      <w:r w:rsidRPr="00376AFF">
        <w:rPr>
          <w:lang w:val="en-GB"/>
        </w:rPr>
        <w:t>Flood-induced damage to the components of the electrical substations</w:t>
      </w:r>
      <w:bookmarkEnd w:id="663"/>
      <w:bookmarkEnd w:id="664"/>
    </w:p>
    <w:p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This mathematical model assesses the (direct and tangible) damage induced by floods to the components of the electrical substations (</w:t>
      </w:r>
      <w:r w:rsidR="001546AB" w:rsidRPr="00376AFF">
        <w:rPr>
          <w:rFonts w:ascii="Times New Roman" w:hAnsi="Times New Roman"/>
          <w:i/>
          <w:sz w:val="24"/>
          <w:szCs w:val="24"/>
        </w:rPr>
        <w:t>D</w:t>
      </w:r>
      <w:r w:rsidR="001546AB" w:rsidRPr="00376AFF">
        <w:rPr>
          <w:rFonts w:ascii="Times New Roman" w:hAnsi="Times New Roman"/>
          <w:i/>
          <w:sz w:val="24"/>
          <w:szCs w:val="24"/>
          <w:vertAlign w:val="subscript"/>
        </w:rPr>
        <w:t>sub</w:t>
      </w:r>
      <w:r w:rsidR="001546AB" w:rsidRPr="00376AFF">
        <w:rPr>
          <w:rFonts w:ascii="Times New Roman" w:hAnsi="Times New Roman"/>
          <w:sz w:val="24"/>
          <w:szCs w:val="24"/>
        </w:rPr>
        <w:t xml:space="preserve">). </w:t>
      </w:r>
      <w:r w:rsidRPr="00376AFF">
        <w:rPr>
          <w:rFonts w:ascii="Times New Roman" w:hAnsi="Times New Roman"/>
          <w:sz w:val="24"/>
          <w:szCs w:val="24"/>
        </w:rPr>
        <w:t>This damage model is complete as it quantifies both vulnerability and damage (the latter in monetary units)</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16"/>
              </w:rPr>
              <w:object w:dxaOrig="2299" w:dyaOrig="420">
                <v:shape id="_x0000_i1268" type="#_x0000_t75" style="width:108.65pt;height:20.55pt" o:ole="">
                  <v:imagedata r:id="rId508" o:title=""/>
                </v:shape>
                <o:OLEObject Type="Embed" ProgID="Equation.3" ShapeID="_x0000_i1268" DrawAspect="Content" ObjectID="_1679893604" r:id="rId509"/>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7822A9" w:rsidP="007822A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the electrical substations </w:t>
      </w:r>
      <w:r w:rsidR="001546AB" w:rsidRPr="00376AFF">
        <w:rPr>
          <w:rFonts w:ascii="Times New Roman" w:hAnsi="Times New Roman"/>
          <w:sz w:val="24"/>
          <w:szCs w:val="24"/>
        </w:rPr>
        <w:t>(</w:t>
      </w:r>
      <w:r w:rsidR="001546AB" w:rsidRPr="00376AFF">
        <w:rPr>
          <w:rFonts w:ascii="Times New Roman" w:hAnsi="Times New Roman"/>
          <w:i/>
          <w:sz w:val="24"/>
          <w:szCs w:val="24"/>
        </w:rPr>
        <w:t>V</w:t>
      </w:r>
      <w:r w:rsidR="001546AB" w:rsidRPr="00376AFF">
        <w:rPr>
          <w:rFonts w:ascii="Times New Roman" w:hAnsi="Times New Roman"/>
          <w:i/>
          <w:sz w:val="24"/>
          <w:szCs w:val="24"/>
          <w:vertAlign w:val="subscript"/>
        </w:rPr>
        <w:t>a</w:t>
      </w:r>
      <w:proofErr w:type="gramStart"/>
      <w:r w:rsidR="001546AB" w:rsidRPr="00376AFF">
        <w:rPr>
          <w:rFonts w:ascii="Times New Roman" w:hAnsi="Times New Roman"/>
          <w:i/>
          <w:sz w:val="24"/>
          <w:szCs w:val="24"/>
          <w:vertAlign w:val="subscript"/>
        </w:rPr>
        <w:t>,sub</w:t>
      </w:r>
      <w:proofErr w:type="gramEnd"/>
      <w:r w:rsidR="001546AB" w:rsidRPr="00376AFF">
        <w:rPr>
          <w:rFonts w:ascii="Times New Roman" w:hAnsi="Times New Roman"/>
          <w:sz w:val="24"/>
          <w:szCs w:val="24"/>
        </w:rPr>
        <w:t xml:space="preserve">) </w:t>
      </w:r>
      <w:r w:rsidRPr="00376AFF">
        <w:rPr>
          <w:rFonts w:ascii="Times New Roman" w:hAnsi="Times New Roman"/>
          <w:sz w:val="24"/>
          <w:szCs w:val="24"/>
        </w:rPr>
        <w:t xml:space="preserve">can be expressed in US dollars </w:t>
      </w:r>
      <w:r w:rsidR="001546AB" w:rsidRPr="00376AFF">
        <w:rPr>
          <w:rFonts w:ascii="Times New Roman" w:hAnsi="Times New Roman"/>
          <w:sz w:val="24"/>
          <w:szCs w:val="24"/>
        </w:rPr>
        <w:t>(HAZUS-MH, 2011,</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_Ref520905115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86</w:t>
      </w:r>
      <w:r w:rsidRPr="00376AFF">
        <w:rPr>
          <w:rFonts w:ascii="Times New Roman" w:hAnsi="Times New Roman"/>
          <w:sz w:val="24"/>
          <w:szCs w:val="24"/>
        </w:rPr>
        <w:fldChar w:fldCharType="end"/>
      </w:r>
      <w:r w:rsidRPr="00376AFF">
        <w:rPr>
          <w:rFonts w:ascii="Times New Roman" w:hAnsi="Times New Roman"/>
          <w:sz w:val="24"/>
          <w:szCs w:val="24"/>
        </w:rPr>
        <w:t>]</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80" w:dyaOrig="1120">
                <v:shape id="_x0000_i1269" type="#_x0000_t75" style="width:240.6pt;height:56.8pt" o:ole="">
                  <v:imagedata r:id="rId510" o:title=""/>
                </v:shape>
                <o:OLEObject Type="Embed" ProgID="Equation.3" ShapeID="_x0000_i1269" DrawAspect="Content" ObjectID="_1679893605" r:id="rId511"/>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but SPHERA works in </w:t>
      </w:r>
      <w:r w:rsidR="001546AB" w:rsidRPr="00376AFF">
        <w:rPr>
          <w:rFonts w:ascii="Times New Roman" w:hAnsi="Times New Roman"/>
          <w:sz w:val="24"/>
          <w:szCs w:val="24"/>
        </w:rPr>
        <w:t>euro</w:t>
      </w:r>
      <w:r w:rsidRPr="00376AFF">
        <w:rPr>
          <w:rFonts w:ascii="Times New Roman" w:hAnsi="Times New Roman"/>
          <w:sz w:val="24"/>
          <w:szCs w:val="24"/>
        </w:rPr>
        <w:t>s</w:t>
      </w:r>
      <w:r w:rsidR="001546AB" w:rsidRPr="00376AFF">
        <w:rPr>
          <w:rFonts w:ascii="Times New Roman" w:hAnsi="Times New Roman"/>
          <w:sz w:val="24"/>
          <w:szCs w:val="24"/>
        </w:rPr>
        <w:t xml:space="preserve"> (</w:t>
      </w:r>
      <w:r w:rsidRPr="00376AFF">
        <w:rPr>
          <w:rFonts w:ascii="Times New Roman" w:hAnsi="Times New Roman"/>
          <w:sz w:val="24"/>
          <w:szCs w:val="24"/>
        </w:rPr>
        <w:t>currency exchange rate of</w:t>
      </w:r>
      <w:r w:rsidR="001546AB" w:rsidRPr="00376AFF">
        <w:rPr>
          <w:rFonts w:ascii="Times New Roman" w:hAnsi="Times New Roman"/>
          <w:sz w:val="24"/>
          <w:szCs w:val="24"/>
        </w:rPr>
        <w:t xml:space="preserve"> Feb</w:t>
      </w:r>
      <w:r w:rsidRPr="00376AFF">
        <w:rPr>
          <w:rFonts w:ascii="Times New Roman" w:hAnsi="Times New Roman"/>
          <w:sz w:val="24"/>
          <w:szCs w:val="24"/>
        </w:rPr>
        <w:t xml:space="preserve">ruary </w:t>
      </w:r>
      <w:r w:rsidR="001546AB" w:rsidRPr="00376AFF">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20" w:dyaOrig="1120">
                <v:shape id="_x0000_i1270" type="#_x0000_t75" style="width:235.25pt;height:56.8pt" o:ole="">
                  <v:imagedata r:id="rId512" o:title=""/>
                </v:shape>
                <o:OLEObject Type="Embed" ProgID="Equation.3" ShapeID="_x0000_i1270" DrawAspect="Content" ObjectID="_1679893606" r:id="rId513"/>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1546AB" w:rsidP="007822A9">
      <w:pPr>
        <w:spacing w:after="0" w:line="240" w:lineRule="auto"/>
        <w:jc w:val="both"/>
        <w:rPr>
          <w:rFonts w:ascii="Times New Roman" w:hAnsi="Times New Roman"/>
          <w:sz w:val="24"/>
          <w:szCs w:val="24"/>
        </w:rPr>
      </w:pPr>
      <w:r w:rsidRPr="00376AFF">
        <w:rPr>
          <w:rFonts w:ascii="Times New Roman" w:hAnsi="Times New Roman"/>
          <w:i/>
          <w:sz w:val="24"/>
          <w:szCs w:val="24"/>
        </w:rPr>
        <w:t>V</w:t>
      </w:r>
      <w:r w:rsidRPr="00376AFF">
        <w:rPr>
          <w:rFonts w:ascii="Times New Roman" w:hAnsi="Times New Roman"/>
          <w:i/>
          <w:sz w:val="24"/>
          <w:szCs w:val="24"/>
          <w:vertAlign w:val="subscript"/>
        </w:rPr>
        <w:t>u,sub</w:t>
      </w:r>
      <w:r w:rsidRPr="00376AFF">
        <w:rPr>
          <w:rFonts w:ascii="Times New Roman" w:hAnsi="Times New Roman"/>
          <w:sz w:val="24"/>
          <w:szCs w:val="24"/>
        </w:rPr>
        <w:t xml:space="preserve"> </w:t>
      </w:r>
      <w:r w:rsidR="007822A9" w:rsidRPr="00376AFF">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376AFF">
        <w:rPr>
          <w:rFonts w:ascii="Times New Roman" w:hAnsi="Times New Roman"/>
          <w:sz w:val="24"/>
          <w:szCs w:val="24"/>
        </w:rPr>
        <w:t>6</w:t>
      </w:r>
      <w:r w:rsidR="007822A9" w:rsidRPr="00376AFF">
        <w:rPr>
          <w:rFonts w:ascii="Times New Roman" w:hAnsi="Times New Roman"/>
          <w:sz w:val="24"/>
          <w:szCs w:val="24"/>
        </w:rPr>
        <w:t>th</w:t>
      </w:r>
      <w:r w:rsidRPr="00376AFF">
        <w:rPr>
          <w:rFonts w:ascii="Times New Roman" w:hAnsi="Times New Roman"/>
          <w:sz w:val="24"/>
          <w:szCs w:val="24"/>
        </w:rPr>
        <w:t xml:space="preserve"> </w:t>
      </w:r>
      <w:r w:rsidR="007822A9" w:rsidRPr="00376AFF">
        <w:rPr>
          <w:rFonts w:ascii="Times New Roman" w:hAnsi="Times New Roman"/>
          <w:sz w:val="24"/>
          <w:szCs w:val="24"/>
        </w:rPr>
        <w:t>degree polynomial function)</w:t>
      </w:r>
      <w:r w:rsidRPr="00376AFF">
        <w:rPr>
          <w:rFonts w:ascii="Times New Roman" w:hAnsi="Times New Roman"/>
          <w:sz w:val="24"/>
          <w:szCs w:val="24"/>
        </w:rPr>
        <w:t xml:space="preserve"> </w:t>
      </w:r>
      <w:r w:rsidR="007822A9" w:rsidRPr="00376AFF">
        <w:rPr>
          <w:rFonts w:ascii="Times New Roman" w:hAnsi="Times New Roman"/>
          <w:sz w:val="24"/>
          <w:szCs w:val="24"/>
        </w:rPr>
        <w:t>for</w:t>
      </w:r>
      <w:r w:rsidRPr="00376AFF">
        <w:rPr>
          <w:rFonts w:ascii="Times New Roman" w:hAnsi="Times New Roman"/>
          <w:sz w:val="24"/>
          <w:szCs w:val="24"/>
        </w:rPr>
        <w:t xml:space="preserve"> </w:t>
      </w:r>
      <w:r w:rsidR="007822A9" w:rsidRPr="00376AFF">
        <w:rPr>
          <w:rFonts w:ascii="Times New Roman" w:hAnsi="Times New Roman"/>
          <w:i/>
          <w:sz w:val="24"/>
          <w:szCs w:val="24"/>
        </w:rPr>
        <w:t>V</w:t>
      </w:r>
      <w:r w:rsidR="007822A9" w:rsidRPr="00376AFF">
        <w:rPr>
          <w:rFonts w:ascii="Times New Roman" w:hAnsi="Times New Roman"/>
          <w:i/>
          <w:sz w:val="24"/>
          <w:szCs w:val="24"/>
          <w:vertAlign w:val="subscript"/>
        </w:rPr>
        <w:t>u</w:t>
      </w:r>
      <w:proofErr w:type="gramStart"/>
      <w:r w:rsidR="007822A9" w:rsidRPr="00376AFF">
        <w:rPr>
          <w:rFonts w:ascii="Times New Roman" w:hAnsi="Times New Roman"/>
          <w:i/>
          <w:sz w:val="24"/>
          <w:szCs w:val="24"/>
          <w:vertAlign w:val="subscript"/>
        </w:rPr>
        <w:t>,sub</w:t>
      </w:r>
      <w:proofErr w:type="gramEnd"/>
      <w:r w:rsidR="007822A9" w:rsidRPr="00376AFF">
        <w:rPr>
          <w:rFonts w:ascii="Times New Roman" w:hAnsi="Times New Roman"/>
          <w:sz w:val="24"/>
          <w:szCs w:val="24"/>
        </w:rPr>
        <w:t>,</w:t>
      </w:r>
      <w:r w:rsidRPr="00376AFF">
        <w:rPr>
          <w:rFonts w:ascii="Times New Roman" w:hAnsi="Times New Roman"/>
          <w:sz w:val="24"/>
          <w:szCs w:val="24"/>
        </w:rPr>
        <w:t xml:space="preserve"> </w:t>
      </w:r>
      <w:r w:rsidR="007822A9" w:rsidRPr="00376AFF">
        <w:rPr>
          <w:rFonts w:ascii="Times New Roman" w:hAnsi="Times New Roman"/>
          <w:sz w:val="24"/>
          <w:szCs w:val="24"/>
        </w:rPr>
        <w:t xml:space="preserve">after elaboration of the point values reported by </w:t>
      </w:r>
      <w:r w:rsidRPr="00376AFF">
        <w:rPr>
          <w:rFonts w:ascii="Times New Roman" w:hAnsi="Times New Roman"/>
          <w:sz w:val="24"/>
          <w:szCs w:val="24"/>
        </w:rPr>
        <w:t>HAZUS-MH (2011,</w:t>
      </w:r>
      <w:r w:rsidR="007822A9" w:rsidRPr="00376AFF">
        <w:rPr>
          <w:rFonts w:ascii="Times New Roman" w:hAnsi="Times New Roman"/>
          <w:sz w:val="24"/>
          <w:szCs w:val="24"/>
        </w:rPr>
        <w:t xml:space="preserve"> [</w:t>
      </w:r>
      <w:r w:rsidR="007822A9" w:rsidRPr="00376AFF">
        <w:rPr>
          <w:rFonts w:ascii="Times New Roman" w:hAnsi="Times New Roman"/>
          <w:sz w:val="24"/>
          <w:szCs w:val="24"/>
        </w:rPr>
        <w:fldChar w:fldCharType="begin"/>
      </w:r>
      <w:r w:rsidR="007822A9" w:rsidRPr="00376AFF">
        <w:rPr>
          <w:rFonts w:ascii="Times New Roman" w:hAnsi="Times New Roman"/>
          <w:sz w:val="24"/>
          <w:szCs w:val="24"/>
        </w:rPr>
        <w:instrText xml:space="preserve"> REF _Ref520905115 \r \h </w:instrText>
      </w:r>
      <w:r w:rsidR="007822A9" w:rsidRPr="00376AFF">
        <w:rPr>
          <w:rFonts w:ascii="Times New Roman" w:hAnsi="Times New Roman"/>
          <w:sz w:val="24"/>
          <w:szCs w:val="24"/>
        </w:rPr>
      </w:r>
      <w:r w:rsidR="007822A9" w:rsidRPr="00376AFF">
        <w:rPr>
          <w:rFonts w:ascii="Times New Roman" w:hAnsi="Times New Roman"/>
          <w:sz w:val="24"/>
          <w:szCs w:val="24"/>
        </w:rPr>
        <w:fldChar w:fldCharType="separate"/>
      </w:r>
      <w:r w:rsidR="00093238">
        <w:rPr>
          <w:rFonts w:ascii="Times New Roman" w:hAnsi="Times New Roman"/>
          <w:sz w:val="24"/>
          <w:szCs w:val="24"/>
        </w:rPr>
        <w:t>86</w:t>
      </w:r>
      <w:r w:rsidR="007822A9" w:rsidRPr="00376AFF">
        <w:rPr>
          <w:rFonts w:ascii="Times New Roman" w:hAnsi="Times New Roman"/>
          <w:sz w:val="24"/>
          <w:szCs w:val="24"/>
        </w:rPr>
        <w:fldChar w:fldCharType="end"/>
      </w:r>
      <w:r w:rsidR="007822A9" w:rsidRPr="00376AFF">
        <w:rPr>
          <w:rFonts w:ascii="Times New Roman" w:hAnsi="Times New Roman"/>
          <w:sz w:val="24"/>
          <w:szCs w:val="24"/>
        </w:rPr>
        <w:t>]</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96"/>
              </w:rPr>
              <w:object w:dxaOrig="8559" w:dyaOrig="2040">
                <v:shape id="_x0000_i1271" type="#_x0000_t75" style="width:370.75pt;height:93.9pt" o:ole="">
                  <v:imagedata r:id="rId514" o:title=""/>
                </v:shape>
                <o:OLEObject Type="Embed" ProgID="Equation.3" ShapeID="_x0000_i1271" DrawAspect="Content" ObjectID="_1679893607" r:id="rId515"/>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the maximum value of the substation water depth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sub,max</w:t>
      </w:r>
      <w:r w:rsidR="001546AB" w:rsidRPr="00376AFF">
        <w:rPr>
          <w:rFonts w:ascii="Times New Roman" w:hAnsi="Times New Roman"/>
          <w:sz w:val="24"/>
          <w:szCs w:val="24"/>
        </w:rPr>
        <w:t xml:space="preserve"> </w:t>
      </w:r>
      <w:r w:rsidRPr="00376AFF">
        <w:rPr>
          <w:rFonts w:ascii="Times New Roman" w:hAnsi="Times New Roman"/>
          <w:sz w:val="24"/>
          <w:szCs w:val="24"/>
        </w:rPr>
        <w:t xml:space="preserve">refers to the period simulated until the on-going time </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Pr="00376AFF">
        <w:rPr>
          <w:rFonts w:ascii="Times New Roman" w:hAnsi="Times New Roman"/>
          <w:sz w:val="24"/>
          <w:szCs w:val="24"/>
        </w:rPr>
        <w:t xml:space="preserve"> The regression procedure provides the following constants:                     </w:t>
      </w:r>
      <w:r w:rsidR="001546AB" w:rsidRPr="00376AFF">
        <w:rPr>
          <w:rFonts w:ascii="Times New Roman" w:hAnsi="Times New Roman"/>
          <w:i/>
          <w:sz w:val="24"/>
          <w:szCs w:val="24"/>
        </w:rPr>
        <w:t>a</w:t>
      </w:r>
      <w:r w:rsidR="001546AB" w:rsidRPr="00376AFF">
        <w:rPr>
          <w:rFonts w:ascii="Times New Roman" w:hAnsi="Times New Roman"/>
          <w:sz w:val="24"/>
          <w:szCs w:val="24"/>
        </w:rPr>
        <w:t>=-1.22877·10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 xml:space="preserve">, </w:t>
      </w:r>
      <w:r w:rsidR="001546AB" w:rsidRPr="00376AFF">
        <w:rPr>
          <w:rFonts w:ascii="Times New Roman" w:hAnsi="Times New Roman"/>
          <w:i/>
          <w:sz w:val="24"/>
          <w:szCs w:val="24"/>
        </w:rPr>
        <w:t>b</w:t>
      </w:r>
      <w:r w:rsidR="001546AB" w:rsidRPr="00376AFF">
        <w:rPr>
          <w:rFonts w:ascii="Times New Roman" w:hAnsi="Times New Roman"/>
          <w:sz w:val="24"/>
          <w:szCs w:val="24"/>
        </w:rPr>
        <w:t>=1.92478·10</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 xml:space="preserve">, </w:t>
      </w:r>
      <w:r w:rsidR="001546AB" w:rsidRPr="00376AFF">
        <w:rPr>
          <w:rFonts w:ascii="Times New Roman" w:hAnsi="Times New Roman"/>
          <w:i/>
          <w:sz w:val="24"/>
          <w:szCs w:val="24"/>
        </w:rPr>
        <w:t>c</w:t>
      </w:r>
      <w:r w:rsidR="001546AB" w:rsidRPr="00376AFF">
        <w:rPr>
          <w:rFonts w:ascii="Times New Roman" w:hAnsi="Times New Roman"/>
          <w:sz w:val="24"/>
          <w:szCs w:val="24"/>
        </w:rPr>
        <w:t>=8.4216·10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-4</w:t>
      </w:r>
      <w:r w:rsidR="001546AB" w:rsidRPr="00376AFF">
        <w:rPr>
          <w:rFonts w:ascii="Times New Roman" w:hAnsi="Times New Roman"/>
          <w:sz w:val="24"/>
          <w:szCs w:val="24"/>
        </w:rPr>
        <w:t xml:space="preserve">, </w:t>
      </w:r>
      <w:r w:rsidR="001546AB" w:rsidRPr="00376AFF">
        <w:rPr>
          <w:rFonts w:ascii="Times New Roman" w:hAnsi="Times New Roman"/>
          <w:i/>
          <w:sz w:val="24"/>
          <w:szCs w:val="24"/>
        </w:rPr>
        <w:t>d</w:t>
      </w:r>
      <w:r w:rsidR="001546AB" w:rsidRPr="00376AFF">
        <w:rPr>
          <w:rFonts w:ascii="Times New Roman" w:hAnsi="Times New Roman"/>
          <w:sz w:val="24"/>
          <w:szCs w:val="24"/>
        </w:rPr>
        <w:t>=-0.00119121m</w:t>
      </w:r>
      <w:r w:rsidR="001546AB" w:rsidRPr="00376AFF">
        <w:rPr>
          <w:rFonts w:ascii="Times New Roman" w:hAnsi="Times New Roman"/>
          <w:sz w:val="24"/>
          <w:szCs w:val="24"/>
          <w:vertAlign w:val="superscript"/>
        </w:rPr>
        <w:t>-3</w:t>
      </w:r>
      <w:r w:rsidR="001546AB" w:rsidRPr="00376AFF">
        <w:rPr>
          <w:rFonts w:ascii="Times New Roman" w:hAnsi="Times New Roman"/>
          <w:sz w:val="24"/>
          <w:szCs w:val="24"/>
        </w:rPr>
        <w:t xml:space="preserve">, </w:t>
      </w:r>
      <w:r w:rsidR="001546AB" w:rsidRPr="00376AFF">
        <w:rPr>
          <w:rFonts w:ascii="Times New Roman" w:hAnsi="Times New Roman"/>
          <w:i/>
          <w:sz w:val="24"/>
          <w:szCs w:val="24"/>
        </w:rPr>
        <w:t>e</w:t>
      </w:r>
      <w:r w:rsidR="001546AB" w:rsidRPr="00376AFF">
        <w:rPr>
          <w:rFonts w:ascii="Times New Roman" w:hAnsi="Times New Roman"/>
          <w:sz w:val="24"/>
          <w:szCs w:val="24"/>
        </w:rPr>
        <w:t>=0.00390726m</w:t>
      </w:r>
      <w:r w:rsidR="001546AB" w:rsidRPr="00376AFF">
        <w:rPr>
          <w:rFonts w:ascii="Times New Roman" w:hAnsi="Times New Roman"/>
          <w:sz w:val="24"/>
          <w:szCs w:val="24"/>
          <w:vertAlign w:val="superscript"/>
        </w:rPr>
        <w:t>-2</w:t>
      </w:r>
      <w:r w:rsidR="001546AB" w:rsidRPr="00376AFF">
        <w:rPr>
          <w:rFonts w:ascii="Times New Roman" w:hAnsi="Times New Roman"/>
          <w:sz w:val="24"/>
          <w:szCs w:val="24"/>
        </w:rPr>
        <w:t xml:space="preserve">, </w:t>
      </w:r>
      <w:r w:rsidR="001546AB" w:rsidRPr="00376AFF">
        <w:rPr>
          <w:rFonts w:ascii="Times New Roman" w:hAnsi="Times New Roman"/>
          <w:i/>
          <w:sz w:val="24"/>
          <w:szCs w:val="24"/>
        </w:rPr>
        <w:t>f</w:t>
      </w:r>
      <w:r w:rsidR="001546AB" w:rsidRPr="00376AFF">
        <w:rPr>
          <w:rFonts w:ascii="Times New Roman" w:hAnsi="Times New Roman"/>
          <w:sz w:val="24"/>
          <w:szCs w:val="24"/>
        </w:rPr>
        <w:t>=0.0170243m</w:t>
      </w:r>
      <w:r w:rsidR="001546AB" w:rsidRPr="00376AFF">
        <w:rPr>
          <w:rFonts w:ascii="Times New Roman" w:hAnsi="Times New Roman"/>
          <w:sz w:val="24"/>
          <w:szCs w:val="24"/>
          <w:vertAlign w:val="superscript"/>
        </w:rPr>
        <w:t>-1</w:t>
      </w:r>
      <w:r w:rsidR="001546AB" w:rsidRPr="00376AFF">
        <w:rPr>
          <w:rFonts w:ascii="Times New Roman" w:hAnsi="Times New Roman"/>
          <w:sz w:val="24"/>
          <w:szCs w:val="24"/>
        </w:rPr>
        <w:t>.</w:t>
      </w:r>
    </w:p>
    <w:p w:rsidR="000B0F66" w:rsidRPr="00376AFF" w:rsidRDefault="000B0F66" w:rsidP="001546AB">
      <w:pPr>
        <w:spacing w:after="0" w:line="240" w:lineRule="auto"/>
        <w:jc w:val="both"/>
        <w:rPr>
          <w:rFonts w:ascii="Times New Roman" w:hAnsi="Times New Roman"/>
          <w:sz w:val="24"/>
          <w:szCs w:val="24"/>
        </w:rPr>
      </w:pPr>
    </w:p>
    <w:p w:rsidR="000B0F66" w:rsidRPr="00376AFF" w:rsidRDefault="00744BD1" w:rsidP="000B0F66">
      <w:pPr>
        <w:pStyle w:val="Amicarellititle2"/>
      </w:pPr>
      <w:bookmarkStart w:id="665" w:name="_Ref509496397"/>
      <w:bookmarkStart w:id="666" w:name="_Toc513184146"/>
      <w:bookmarkStart w:id="667" w:name="_Toc66716442"/>
      <w:r w:rsidRPr="00376AFF">
        <w:t>The numerical model</w:t>
      </w:r>
      <w:bookmarkEnd w:id="665"/>
      <w:bookmarkEnd w:id="666"/>
      <w:r w:rsidR="00652F0F" w:rsidRPr="00376AFF">
        <w:t>s</w:t>
      </w:r>
      <w:bookmarkEnd w:id="667"/>
    </w:p>
    <w:p w:rsidR="00744BD1" w:rsidRPr="00376AFF" w:rsidRDefault="00744BD1" w:rsidP="000B0F66">
      <w:pPr>
        <w:spacing w:after="0" w:line="240" w:lineRule="auto"/>
        <w:jc w:val="both"/>
        <w:rPr>
          <w:rFonts w:ascii="Times New Roman" w:hAnsi="Times New Roman"/>
          <w:sz w:val="24"/>
          <w:szCs w:val="24"/>
        </w:rPr>
      </w:pPr>
      <w:r w:rsidRPr="00376AFF">
        <w:rPr>
          <w:rFonts w:ascii="Times New Roman" w:hAnsi="Times New Roman"/>
          <w:sz w:val="24"/>
          <w:szCs w:val="24"/>
        </w:rPr>
        <w:t>The numerical model</w:t>
      </w:r>
      <w:r w:rsidR="00652F0F" w:rsidRPr="00376AFF">
        <w:rPr>
          <w:rFonts w:ascii="Times New Roman" w:hAnsi="Times New Roman"/>
          <w:sz w:val="24"/>
          <w:szCs w:val="24"/>
        </w:rPr>
        <w:t>s</w:t>
      </w:r>
      <w:r w:rsidRPr="00376AFF">
        <w:rPr>
          <w:rFonts w:ascii="Times New Roman" w:hAnsi="Times New Roman"/>
          <w:sz w:val="24"/>
          <w:szCs w:val="24"/>
        </w:rPr>
        <w:t xml:space="preserve"> of </w:t>
      </w:r>
      <w:r w:rsidR="00CE689E" w:rsidRPr="00376AFF">
        <w:rPr>
          <w:rFonts w:ascii="Times New Roman" w:hAnsi="Times New Roman"/>
          <w:sz w:val="24"/>
          <w:szCs w:val="24"/>
        </w:rPr>
        <w:t xml:space="preserve">the substation-flooding damage scheme </w:t>
      </w:r>
      <w:r w:rsidR="00652F0F" w:rsidRPr="00376AFF">
        <w:rPr>
          <w:rFonts w:ascii="Times New Roman" w:hAnsi="Times New Roman"/>
          <w:sz w:val="24"/>
          <w:szCs w:val="24"/>
        </w:rPr>
        <w:t>discretize</w:t>
      </w:r>
      <w:r w:rsidRPr="00376AFF">
        <w:rPr>
          <w:rFonts w:ascii="Times New Roman" w:hAnsi="Times New Roman"/>
          <w:sz w:val="24"/>
          <w:szCs w:val="24"/>
        </w:rPr>
        <w:t xml:space="preserve"> the mathematical model</w:t>
      </w:r>
      <w:r w:rsidR="00652F0F" w:rsidRPr="00376AFF">
        <w:rPr>
          <w:rFonts w:ascii="Times New Roman" w:hAnsi="Times New Roman"/>
          <w:sz w:val="24"/>
          <w:szCs w:val="24"/>
        </w:rPr>
        <w:t>s</w:t>
      </w:r>
      <w:r w:rsidRPr="00376AFF">
        <w:rPr>
          <w:rFonts w:ascii="Times New Roman" w:hAnsi="Times New Roman"/>
          <w:sz w:val="24"/>
          <w:szCs w:val="24"/>
        </w:rPr>
        <w:t xml:space="preserve">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_Ref520964364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10.1</w:t>
      </w:r>
      <w:r w:rsidRPr="00376AFF">
        <w:rPr>
          <w:rFonts w:ascii="Times New Roman" w:hAnsi="Times New Roman"/>
          <w:sz w:val="24"/>
          <w:szCs w:val="24"/>
        </w:rPr>
        <w:fldChar w:fldCharType="end"/>
      </w:r>
      <w:r w:rsidR="00CE689E" w:rsidRPr="00376AFF">
        <w:rPr>
          <w:rFonts w:ascii="Times New Roman" w:hAnsi="Times New Roman"/>
          <w:sz w:val="24"/>
          <w:szCs w:val="24"/>
        </w:rPr>
        <w:t xml:space="preserve">. </w:t>
      </w:r>
      <w:r w:rsidRPr="00376AFF">
        <w:rPr>
          <w:rFonts w:ascii="Times New Roman" w:hAnsi="Times New Roman"/>
          <w:sz w:val="24"/>
          <w:szCs w:val="24"/>
        </w:rPr>
        <w:t>At the beginning of the simulation the following procedures are executed:</w:t>
      </w:r>
    </w:p>
    <w:p w:rsidR="00744BD1" w:rsidRPr="00376AFF" w:rsidRDefault="00CE689E" w:rsidP="00D854B8">
      <w:pPr>
        <w:pStyle w:val="Paragrafoelenco"/>
        <w:numPr>
          <w:ilvl w:val="0"/>
          <w:numId w:val="20"/>
        </w:numPr>
        <w:jc w:val="both"/>
        <w:rPr>
          <w:lang w:val="en-GB"/>
        </w:rPr>
      </w:pPr>
      <w:r w:rsidRPr="00376AFF">
        <w:rPr>
          <w:lang w:val="en-GB"/>
        </w:rPr>
        <w:t>i</w:t>
      </w:r>
      <w:r w:rsidR="00D73522" w:rsidRPr="00376AFF">
        <w:rPr>
          <w:lang w:val="en-GB"/>
        </w:rPr>
        <w:t xml:space="preserve">dentification of the DEM vertices internal to the polygons </w:t>
      </w:r>
      <w:r w:rsidRPr="00376AFF">
        <w:rPr>
          <w:lang w:val="en-GB"/>
        </w:rPr>
        <w:t>(</w:t>
      </w:r>
      <w:r w:rsidR="00D73522" w:rsidRPr="00376AFF">
        <w:rPr>
          <w:lang w:val="en-GB"/>
        </w:rPr>
        <w:t>represent</w:t>
      </w:r>
      <w:r w:rsidRPr="00376AFF">
        <w:rPr>
          <w:lang w:val="en-GB"/>
        </w:rPr>
        <w:t xml:space="preserve">ing the electrical substations </w:t>
      </w:r>
      <w:r w:rsidR="00D73522" w:rsidRPr="00376AFF">
        <w:rPr>
          <w:lang w:val="en-GB"/>
        </w:rPr>
        <w:t>in plan view);</w:t>
      </w:r>
    </w:p>
    <w:p w:rsidR="00744BD1" w:rsidRPr="00376AFF" w:rsidRDefault="00CE689E" w:rsidP="00D854B8">
      <w:pPr>
        <w:pStyle w:val="Paragrafoelenco"/>
        <w:numPr>
          <w:ilvl w:val="0"/>
          <w:numId w:val="20"/>
        </w:numPr>
        <w:jc w:val="both"/>
        <w:rPr>
          <w:lang w:val="en-GB"/>
        </w:rPr>
      </w:pPr>
      <w:r w:rsidRPr="00376AFF">
        <w:rPr>
          <w:lang w:val="en-GB"/>
        </w:rPr>
        <w:t>a</w:t>
      </w:r>
      <w:r w:rsidR="00D73522" w:rsidRPr="00376AFF">
        <w:rPr>
          <w:lang w:val="en-GB"/>
        </w:rPr>
        <w:t>ssessment of the areas of the above polygon</w:t>
      </w:r>
      <w:r w:rsidR="00FD1519" w:rsidRPr="00376AFF">
        <w:rPr>
          <w:lang w:val="en-GB"/>
        </w:rPr>
        <w:t>s (represented by triangles, quadrilaterals, pentagons and hexagons);</w:t>
      </w:r>
    </w:p>
    <w:p w:rsidR="00FD1519" w:rsidRPr="00376AFF" w:rsidRDefault="00CE689E" w:rsidP="00D854B8">
      <w:pPr>
        <w:pStyle w:val="Paragrafoelenco"/>
        <w:numPr>
          <w:ilvl w:val="0"/>
          <w:numId w:val="20"/>
        </w:numPr>
        <w:jc w:val="both"/>
        <w:rPr>
          <w:lang w:val="en-GB"/>
        </w:rPr>
      </w:pPr>
      <w:r w:rsidRPr="00376AFF">
        <w:rPr>
          <w:lang w:val="en-GB"/>
        </w:rPr>
        <w:t>i</w:t>
      </w:r>
      <w:r w:rsidR="00FD1519" w:rsidRPr="00376AFF">
        <w:rPr>
          <w:lang w:val="en-GB"/>
        </w:rPr>
        <w:t xml:space="preserve">nitializations </w:t>
      </w:r>
      <w:r w:rsidRPr="00376AFF">
        <w:rPr>
          <w:lang w:val="en-GB"/>
        </w:rPr>
        <w:t>of th</w:t>
      </w:r>
      <w:r w:rsidR="00FD1519" w:rsidRPr="00376AFF">
        <w:rPr>
          <w:lang w:val="en-GB"/>
        </w:rPr>
        <w:t>e variables of the electrical substations.</w:t>
      </w:r>
    </w:p>
    <w:p w:rsidR="000B0F66" w:rsidRPr="00376AFF" w:rsidRDefault="00FD1519" w:rsidP="000B0F66">
      <w:pPr>
        <w:spacing w:after="0" w:line="240" w:lineRule="auto"/>
        <w:jc w:val="both"/>
        <w:rPr>
          <w:rFonts w:ascii="Times New Roman" w:hAnsi="Times New Roman"/>
          <w:sz w:val="24"/>
          <w:szCs w:val="24"/>
        </w:rPr>
      </w:pPr>
      <w:r w:rsidRPr="00376AFF">
        <w:rPr>
          <w:rFonts w:ascii="Times New Roman" w:hAnsi="Times New Roman"/>
          <w:sz w:val="24"/>
          <w:szCs w:val="24"/>
        </w:rPr>
        <w:t>At the end of each output writing time step of the damage model, the following procedures are executed for every electrical substation:</w:t>
      </w:r>
    </w:p>
    <w:p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 xml:space="preserve">ssessment of the variable </w:t>
      </w:r>
      <w:r w:rsidR="000B0F66" w:rsidRPr="00376AFF">
        <w:rPr>
          <w:i/>
          <w:lang w:val="en-GB"/>
        </w:rPr>
        <w:t>Y</w:t>
      </w:r>
      <w:r w:rsidR="000B0F66" w:rsidRPr="00376AFF">
        <w:rPr>
          <w:i/>
          <w:vertAlign w:val="subscript"/>
          <w:lang w:val="en-GB"/>
        </w:rPr>
        <w:t>sub</w:t>
      </w:r>
      <w:r w:rsidR="000B0F66" w:rsidRPr="00376AFF">
        <w:rPr>
          <w:lang w:val="en-GB"/>
        </w:rPr>
        <w:t xml:space="preserve"> </w:t>
      </w:r>
      <w:r w:rsidR="00FD1519" w:rsidRPr="00376AFF">
        <w:rPr>
          <w:lang w:val="en-GB"/>
        </w:rPr>
        <w:t>as spatial average of the water depth values at the DEM vertices within the polygon of the electrical substation</w:t>
      </w:r>
      <w:r w:rsidR="000B0F66" w:rsidRPr="00376AFF">
        <w:rPr>
          <w:lang w:val="en-GB"/>
        </w:rPr>
        <w:t>;</w:t>
      </w:r>
    </w:p>
    <w:p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 xml:space="preserve">pdate of the variable </w:t>
      </w:r>
      <w:r w:rsidR="000B0F66" w:rsidRPr="00376AFF">
        <w:rPr>
          <w:i/>
          <w:lang w:val="en-GB"/>
        </w:rPr>
        <w:t>Y</w:t>
      </w:r>
      <w:r w:rsidR="000B0F66" w:rsidRPr="00376AFF">
        <w:rPr>
          <w:i/>
          <w:vertAlign w:val="subscript"/>
          <w:lang w:val="en-GB"/>
        </w:rPr>
        <w:t>sub,max</w:t>
      </w:r>
      <w:r w:rsidR="000B0F66" w:rsidRPr="00376AFF">
        <w:rPr>
          <w:lang w:val="en-GB"/>
        </w:rPr>
        <w:t>;</w:t>
      </w:r>
    </w:p>
    <w:p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ssessment of the variable</w:t>
      </w:r>
      <w:r w:rsidRPr="00376AFF">
        <w:rPr>
          <w:lang w:val="en-GB"/>
        </w:rPr>
        <w:t>s</w:t>
      </w:r>
      <w:r w:rsidR="00FD1519" w:rsidRPr="00376AFF">
        <w:rPr>
          <w:lang w:val="en-GB"/>
        </w:rPr>
        <w:t xml:space="preserve"> </w:t>
      </w:r>
      <w:r w:rsidR="000B0F66" w:rsidRPr="00376AFF">
        <w:rPr>
          <w:i/>
          <w:lang w:val="en-GB"/>
        </w:rPr>
        <w:t>POS</w:t>
      </w:r>
      <w:r w:rsidRPr="00376AFF">
        <w:rPr>
          <w:i/>
          <w:lang w:val="en-GB"/>
        </w:rPr>
        <w:t xml:space="preserve"> </w:t>
      </w:r>
      <w:r w:rsidRPr="00376AFF">
        <w:rPr>
          <w:lang w:val="en-GB"/>
        </w:rPr>
        <w:t xml:space="preserve">and </w:t>
      </w:r>
      <w:r w:rsidR="000B0F66" w:rsidRPr="00376AFF">
        <w:rPr>
          <w:i/>
          <w:lang w:val="en-GB"/>
        </w:rPr>
        <w:t>EOS</w:t>
      </w:r>
      <w:r w:rsidR="000B0F66" w:rsidRPr="00376AFF">
        <w:rPr>
          <w:lang w:val="en-GB"/>
        </w:rPr>
        <w:t>;</w:t>
      </w:r>
    </w:p>
    <w:p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pdate of the variable</w:t>
      </w:r>
      <w:r w:rsidRPr="00376AFF">
        <w:rPr>
          <w:lang w:val="en-GB"/>
        </w:rPr>
        <w:t>s</w:t>
      </w:r>
      <w:r w:rsidR="00FD1519" w:rsidRPr="00376AFF">
        <w:rPr>
          <w:lang w:val="en-GB"/>
        </w:rPr>
        <w:t xml:space="preserve"> </w:t>
      </w:r>
      <w:r w:rsidR="000B0F66" w:rsidRPr="00376AFF">
        <w:rPr>
          <w:i/>
          <w:lang w:val="en-GB"/>
        </w:rPr>
        <w:t>EOT</w:t>
      </w:r>
      <w:r w:rsidRPr="00376AFF">
        <w:rPr>
          <w:lang w:val="en-GB"/>
        </w:rPr>
        <w:t xml:space="preserve">, </w:t>
      </w:r>
      <w:r w:rsidR="000B0F66" w:rsidRPr="00376AFF">
        <w:rPr>
          <w:i/>
          <w:lang w:val="en-GB"/>
        </w:rPr>
        <w:t>D</w:t>
      </w:r>
      <w:r w:rsidR="000B0F66" w:rsidRPr="00376AFF">
        <w:rPr>
          <w:i/>
          <w:vertAlign w:val="subscript"/>
          <w:lang w:val="en-GB"/>
        </w:rPr>
        <w:t>sub</w:t>
      </w:r>
      <w:r w:rsidRPr="00376AFF">
        <w:rPr>
          <w:i/>
          <w:vertAlign w:val="subscript"/>
          <w:lang w:val="en-GB"/>
        </w:rPr>
        <w:t xml:space="preserve"> </w:t>
      </w:r>
      <w:r w:rsidRPr="00376AFF">
        <w:rPr>
          <w:lang w:val="en-GB"/>
        </w:rPr>
        <w:t>and</w:t>
      </w:r>
      <w:r w:rsidRPr="00376AFF">
        <w:rPr>
          <w:i/>
          <w:vertAlign w:val="subscript"/>
          <w:lang w:val="en-GB"/>
        </w:rPr>
        <w:t xml:space="preserve"> </w:t>
      </w:r>
      <w:r w:rsidR="000B0F66" w:rsidRPr="00376AFF">
        <w:rPr>
          <w:i/>
          <w:lang w:val="en-GB"/>
        </w:rPr>
        <w:t>V</w:t>
      </w:r>
      <w:r w:rsidR="000B0F66" w:rsidRPr="00376AFF">
        <w:rPr>
          <w:i/>
          <w:vertAlign w:val="subscript"/>
          <w:lang w:val="en-GB"/>
        </w:rPr>
        <w:t>u,sub</w:t>
      </w:r>
      <w:r w:rsidR="000B0F66" w:rsidRPr="00376AFF">
        <w:rPr>
          <w:lang w:val="en-GB"/>
        </w:rPr>
        <w:t>;</w:t>
      </w:r>
    </w:p>
    <w:p w:rsidR="00FD1519" w:rsidRPr="00376AFF" w:rsidRDefault="00CE689E" w:rsidP="00D854B8">
      <w:pPr>
        <w:pStyle w:val="Paragrafoelenco"/>
        <w:numPr>
          <w:ilvl w:val="0"/>
          <w:numId w:val="21"/>
        </w:numPr>
        <w:jc w:val="both"/>
        <w:rPr>
          <w:lang w:val="en-GB"/>
        </w:rPr>
      </w:pPr>
      <w:r w:rsidRPr="00376AFF">
        <w:rPr>
          <w:lang w:val="en-GB"/>
        </w:rPr>
        <w:t>w</w:t>
      </w:r>
      <w:r w:rsidR="00FD1519" w:rsidRPr="00376AFF">
        <w:rPr>
          <w:lang w:val="en-GB"/>
        </w:rPr>
        <w:t xml:space="preserve">riting </w:t>
      </w:r>
      <w:r w:rsidRPr="00376AFF">
        <w:rPr>
          <w:lang w:val="en-GB"/>
        </w:rPr>
        <w:t xml:space="preserve">of </w:t>
      </w:r>
      <w:r w:rsidR="00FD1519" w:rsidRPr="00376AFF">
        <w:rPr>
          <w:lang w:val="en-GB"/>
        </w:rPr>
        <w:t>the output file for the vulnerability and damage variables.</w:t>
      </w:r>
    </w:p>
    <w:p w:rsidR="00FD1519" w:rsidRPr="00376AFF" w:rsidRDefault="00821958" w:rsidP="000B0F66">
      <w:pPr>
        <w:spacing w:after="0" w:line="240" w:lineRule="auto"/>
        <w:jc w:val="both"/>
        <w:rPr>
          <w:rFonts w:ascii="Times New Roman" w:hAnsi="Times New Roman"/>
          <w:sz w:val="24"/>
          <w:szCs w:val="24"/>
        </w:rPr>
      </w:pPr>
      <w:r w:rsidRPr="00376AFF">
        <w:rPr>
          <w:rFonts w:ascii="Times New Roman" w:hAnsi="Times New Roman"/>
          <w:sz w:val="24"/>
          <w:szCs w:val="24"/>
        </w:rPr>
        <w:t>The water depth</w:t>
      </w:r>
      <w:r w:rsidR="00CE689E" w:rsidRPr="00376AFF">
        <w:rPr>
          <w:rFonts w:ascii="Times New Roman" w:hAnsi="Times New Roman"/>
          <w:sz w:val="24"/>
          <w:szCs w:val="24"/>
        </w:rPr>
        <w:t xml:space="preserve">s at the DEM points are saved and stored </w:t>
      </w:r>
      <w:r w:rsidRPr="00376AFF">
        <w:rPr>
          <w:rFonts w:ascii="Times New Roman" w:hAnsi="Times New Roman"/>
          <w:sz w:val="24"/>
          <w:szCs w:val="24"/>
        </w:rPr>
        <w:t>until the following time step.</w:t>
      </w:r>
    </w:p>
    <w:p w:rsidR="000B0F66" w:rsidRPr="00376AFF" w:rsidRDefault="003B63B4" w:rsidP="000B0F66">
      <w:pPr>
        <w:spacing w:after="0" w:line="240" w:lineRule="auto"/>
        <w:jc w:val="both"/>
        <w:rPr>
          <w:rFonts w:ascii="Times New Roman" w:hAnsi="Times New Roman"/>
          <w:sz w:val="24"/>
          <w:szCs w:val="24"/>
        </w:rPr>
      </w:pPr>
      <w:r w:rsidRPr="00376AFF">
        <w:rPr>
          <w:rFonts w:ascii="Times New Roman" w:hAnsi="Times New Roman"/>
          <w:sz w:val="24"/>
          <w:szCs w:val="24"/>
        </w:rPr>
        <w:t xml:space="preserve">As an example, the map of the Italian electrical stations, substations </w:t>
      </w:r>
      <w:r w:rsidR="00CE689E" w:rsidRPr="00376AFF">
        <w:rPr>
          <w:rFonts w:ascii="Times New Roman" w:hAnsi="Times New Roman"/>
          <w:sz w:val="24"/>
          <w:szCs w:val="24"/>
        </w:rPr>
        <w:t>and transmission lines is av</w:t>
      </w:r>
      <w:r w:rsidRPr="00376AFF">
        <w:rPr>
          <w:rFonts w:ascii="Times New Roman" w:hAnsi="Times New Roman"/>
          <w:sz w:val="24"/>
          <w:szCs w:val="24"/>
        </w:rPr>
        <w:t>a</w:t>
      </w:r>
      <w:r w:rsidR="00CE689E" w:rsidRPr="00376AFF">
        <w:rPr>
          <w:rFonts w:ascii="Times New Roman" w:hAnsi="Times New Roman"/>
          <w:sz w:val="24"/>
          <w:szCs w:val="24"/>
        </w:rPr>
        <w:t>i</w:t>
      </w:r>
      <w:r w:rsidRPr="00376AFF">
        <w:rPr>
          <w:rFonts w:ascii="Times New Roman" w:hAnsi="Times New Roman"/>
          <w:sz w:val="24"/>
          <w:szCs w:val="24"/>
        </w:rPr>
        <w:t xml:space="preserve">lable at </w:t>
      </w:r>
      <w:r w:rsidR="000B0F66" w:rsidRPr="00376AFF">
        <w:rPr>
          <w:rFonts w:ascii="Times New Roman" w:hAnsi="Times New Roman"/>
          <w:sz w:val="24"/>
          <w:szCs w:val="24"/>
        </w:rPr>
        <w:t>MATTM (2018,</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_Ref510167128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133</w:t>
      </w:r>
      <w:r w:rsidRPr="00376AFF">
        <w:rPr>
          <w:rFonts w:ascii="Times New Roman" w:hAnsi="Times New Roman"/>
          <w:sz w:val="24"/>
          <w:szCs w:val="24"/>
        </w:rPr>
        <w:fldChar w:fldCharType="end"/>
      </w:r>
      <w:r w:rsidRPr="00376AFF">
        <w:rPr>
          <w:rFonts w:ascii="Times New Roman" w:hAnsi="Times New Roman"/>
          <w:sz w:val="24"/>
          <w:szCs w:val="24"/>
        </w:rPr>
        <w:t>]</w:t>
      </w:r>
      <w:r w:rsidR="000B0F66" w:rsidRPr="00376AFF">
        <w:rPr>
          <w:rFonts w:ascii="Times New Roman" w:hAnsi="Times New Roman"/>
          <w:sz w:val="24"/>
          <w:szCs w:val="24"/>
        </w:rPr>
        <w:t xml:space="preserve">). </w:t>
      </w:r>
      <w:r w:rsidRPr="00376AFF">
        <w:rPr>
          <w:rFonts w:ascii="Times New Roman" w:hAnsi="Times New Roman"/>
          <w:sz w:val="24"/>
          <w:szCs w:val="24"/>
        </w:rPr>
        <w:t xml:space="preserve">It is useful to activate the </w:t>
      </w:r>
      <w:r w:rsidR="000B0F66" w:rsidRPr="00376AFF">
        <w:rPr>
          <w:rFonts w:ascii="Times New Roman" w:hAnsi="Times New Roman"/>
          <w:sz w:val="24"/>
          <w:szCs w:val="24"/>
        </w:rPr>
        <w:t xml:space="preserve">layer </w:t>
      </w:r>
      <w:r w:rsidRPr="00376AFF">
        <w:rPr>
          <w:rFonts w:ascii="Times New Roman" w:hAnsi="Times New Roman"/>
          <w:sz w:val="24"/>
          <w:szCs w:val="24"/>
        </w:rPr>
        <w:t>of</w:t>
      </w:r>
      <w:r w:rsidR="000B0F66" w:rsidRPr="00376AFF">
        <w:rPr>
          <w:rFonts w:ascii="Times New Roman" w:hAnsi="Times New Roman"/>
          <w:sz w:val="24"/>
          <w:szCs w:val="24"/>
        </w:rPr>
        <w:t xml:space="preserve"> OpenStreetMap </w:t>
      </w:r>
      <w:r w:rsidRPr="00376AFF">
        <w:rPr>
          <w:rFonts w:ascii="Times New Roman" w:hAnsi="Times New Roman"/>
          <w:sz w:val="24"/>
          <w:szCs w:val="24"/>
        </w:rPr>
        <w:t xml:space="preserve">and the “aerial view” of </w:t>
      </w:r>
      <w:r w:rsidR="000B0F66" w:rsidRPr="00376AFF">
        <w:rPr>
          <w:rFonts w:ascii="Times New Roman" w:hAnsi="Times New Roman"/>
          <w:sz w:val="24"/>
          <w:szCs w:val="24"/>
        </w:rPr>
        <w:t xml:space="preserve">Bing </w:t>
      </w:r>
      <w:r w:rsidRPr="00376AFF">
        <w:rPr>
          <w:rFonts w:ascii="Times New Roman" w:hAnsi="Times New Roman"/>
          <w:sz w:val="24"/>
          <w:szCs w:val="24"/>
        </w:rPr>
        <w:t xml:space="preserve">to detect the electrical stations </w:t>
      </w:r>
      <w:r w:rsidR="000B0F66" w:rsidRPr="00376AFF">
        <w:rPr>
          <w:rFonts w:ascii="Times New Roman" w:hAnsi="Times New Roman"/>
          <w:sz w:val="24"/>
          <w:szCs w:val="24"/>
        </w:rPr>
        <w:t>(</w:t>
      </w:r>
      <w:r w:rsidRPr="00376AFF">
        <w:rPr>
          <w:rFonts w:ascii="Times New Roman" w:hAnsi="Times New Roman"/>
          <w:sz w:val="24"/>
          <w:szCs w:val="24"/>
        </w:rPr>
        <w:t>squares</w:t>
      </w:r>
      <w:r w:rsidR="000B0F66" w:rsidRPr="00376AFF">
        <w:rPr>
          <w:rFonts w:ascii="Times New Roman" w:hAnsi="Times New Roman"/>
          <w:sz w:val="24"/>
          <w:szCs w:val="24"/>
        </w:rPr>
        <w:t xml:space="preserve">), </w:t>
      </w:r>
      <w:r w:rsidRPr="00376AFF">
        <w:rPr>
          <w:rFonts w:ascii="Times New Roman" w:hAnsi="Times New Roman"/>
          <w:sz w:val="24"/>
          <w:szCs w:val="24"/>
        </w:rPr>
        <w:t xml:space="preserve">substations </w:t>
      </w:r>
      <w:r w:rsidR="000B0F66" w:rsidRPr="00376AFF">
        <w:rPr>
          <w:rFonts w:ascii="Times New Roman" w:hAnsi="Times New Roman"/>
          <w:sz w:val="24"/>
          <w:szCs w:val="24"/>
        </w:rPr>
        <w:t>(</w:t>
      </w:r>
      <w:r w:rsidRPr="00376AFF">
        <w:rPr>
          <w:rFonts w:ascii="Times New Roman" w:hAnsi="Times New Roman"/>
          <w:sz w:val="24"/>
          <w:szCs w:val="24"/>
        </w:rPr>
        <w:t>polygons</w:t>
      </w:r>
      <w:r w:rsidR="000B0F66" w:rsidRPr="00376AFF">
        <w:rPr>
          <w:rFonts w:ascii="Times New Roman" w:hAnsi="Times New Roman"/>
          <w:sz w:val="24"/>
          <w:szCs w:val="24"/>
        </w:rPr>
        <w:t>)</w:t>
      </w:r>
      <w:r w:rsidRPr="00376AFF">
        <w:rPr>
          <w:rFonts w:ascii="Times New Roman" w:hAnsi="Times New Roman"/>
          <w:sz w:val="24"/>
          <w:szCs w:val="24"/>
        </w:rPr>
        <w:t xml:space="preserve"> and  transmission lines </w:t>
      </w:r>
      <w:r w:rsidR="000B0F66" w:rsidRPr="00376AFF">
        <w:rPr>
          <w:rFonts w:ascii="Times New Roman" w:hAnsi="Times New Roman"/>
          <w:sz w:val="24"/>
          <w:szCs w:val="24"/>
        </w:rPr>
        <w:t>(</w:t>
      </w:r>
      <w:r w:rsidRPr="00376AFF">
        <w:rPr>
          <w:rFonts w:ascii="Times New Roman" w:hAnsi="Times New Roman"/>
          <w:sz w:val="24"/>
          <w:szCs w:val="24"/>
        </w:rPr>
        <w:t>lines</w:t>
      </w:r>
      <w:r w:rsidR="000B0F66" w:rsidRPr="00376AFF">
        <w:rPr>
          <w:rFonts w:ascii="Times New Roman" w:hAnsi="Times New Roman"/>
          <w:sz w:val="24"/>
          <w:szCs w:val="24"/>
        </w:rPr>
        <w:t>)</w:t>
      </w:r>
      <w:r w:rsidR="00CE689E" w:rsidRPr="00376AFF">
        <w:rPr>
          <w:rFonts w:ascii="Times New Roman" w:hAnsi="Times New Roman"/>
          <w:sz w:val="24"/>
          <w:szCs w:val="24"/>
        </w:rPr>
        <w:t xml:space="preserve">, as well as </w:t>
      </w:r>
      <w:r w:rsidRPr="00376AFF">
        <w:rPr>
          <w:rFonts w:ascii="Times New Roman" w:hAnsi="Times New Roman"/>
          <w:sz w:val="24"/>
          <w:szCs w:val="24"/>
        </w:rPr>
        <w:t xml:space="preserve">the electricity pylons </w:t>
      </w:r>
      <w:r w:rsidR="000B0F66" w:rsidRPr="00376AFF">
        <w:rPr>
          <w:rFonts w:ascii="Times New Roman" w:hAnsi="Times New Roman"/>
          <w:sz w:val="24"/>
          <w:szCs w:val="24"/>
        </w:rPr>
        <w:t>(</w:t>
      </w:r>
      <w:r w:rsidRPr="00376AFF">
        <w:rPr>
          <w:rFonts w:ascii="Times New Roman" w:hAnsi="Times New Roman"/>
          <w:sz w:val="24"/>
          <w:szCs w:val="24"/>
        </w:rPr>
        <w:t>nodes/points</w:t>
      </w:r>
      <w:r w:rsidR="000B0F66" w:rsidRPr="00376AFF">
        <w:rPr>
          <w:rFonts w:ascii="Times New Roman" w:hAnsi="Times New Roman"/>
          <w:sz w:val="24"/>
          <w:szCs w:val="24"/>
        </w:rPr>
        <w:t xml:space="preserve">). </w:t>
      </w:r>
      <w:r w:rsidRPr="00376AFF">
        <w:rPr>
          <w:rFonts w:ascii="Times New Roman" w:hAnsi="Times New Roman"/>
          <w:sz w:val="24"/>
          <w:szCs w:val="24"/>
        </w:rPr>
        <w:t>Contrarily</w:t>
      </w:r>
      <w:r w:rsidR="000B0F66" w:rsidRPr="00376AFF">
        <w:rPr>
          <w:rFonts w:ascii="Times New Roman" w:hAnsi="Times New Roman"/>
          <w:sz w:val="24"/>
          <w:szCs w:val="24"/>
        </w:rPr>
        <w:t xml:space="preserve">, </w:t>
      </w:r>
      <w:r w:rsidRPr="00376AFF">
        <w:rPr>
          <w:rFonts w:ascii="Times New Roman" w:hAnsi="Times New Roman"/>
          <w:sz w:val="24"/>
          <w:szCs w:val="24"/>
        </w:rPr>
        <w:t xml:space="preserve">the feature </w:t>
      </w:r>
      <w:r w:rsidR="000B0F66" w:rsidRPr="00376AFF">
        <w:rPr>
          <w:rFonts w:ascii="Times New Roman" w:hAnsi="Times New Roman"/>
          <w:sz w:val="24"/>
          <w:szCs w:val="24"/>
        </w:rPr>
        <w:t xml:space="preserve">“Atlarete Linee” </w:t>
      </w:r>
      <w:r w:rsidRPr="00376AFF">
        <w:rPr>
          <w:rFonts w:ascii="Times New Roman" w:hAnsi="Times New Roman"/>
          <w:sz w:val="24"/>
          <w:szCs w:val="24"/>
        </w:rPr>
        <w:t xml:space="preserve">seems more imprecise </w:t>
      </w:r>
      <w:r w:rsidR="000B0F66" w:rsidRPr="00376AFF">
        <w:rPr>
          <w:rFonts w:ascii="Times New Roman" w:hAnsi="Times New Roman"/>
          <w:sz w:val="24"/>
          <w:szCs w:val="24"/>
        </w:rPr>
        <w:t>(</w:t>
      </w:r>
      <w:r w:rsidRPr="00376AFF">
        <w:rPr>
          <w:rFonts w:ascii="Times New Roman" w:hAnsi="Times New Roman"/>
          <w:sz w:val="24"/>
          <w:szCs w:val="24"/>
        </w:rPr>
        <w:t xml:space="preserve">some symbols of the electrical stations </w:t>
      </w:r>
      <w:r w:rsidR="00CE689E" w:rsidRPr="00376AFF">
        <w:rPr>
          <w:rFonts w:ascii="Times New Roman" w:hAnsi="Times New Roman"/>
          <w:sz w:val="24"/>
          <w:szCs w:val="24"/>
        </w:rPr>
        <w:t xml:space="preserve">would </w:t>
      </w:r>
      <w:r w:rsidRPr="00376AFF">
        <w:rPr>
          <w:rFonts w:ascii="Times New Roman" w:hAnsi="Times New Roman"/>
          <w:sz w:val="24"/>
          <w:szCs w:val="24"/>
        </w:rPr>
        <w:t>represent electricity pylons</w:t>
      </w:r>
      <w:r w:rsidR="000B0F66" w:rsidRPr="00376AFF">
        <w:rPr>
          <w:rFonts w:ascii="Times New Roman" w:hAnsi="Times New Roman"/>
          <w:sz w:val="24"/>
          <w:szCs w:val="24"/>
        </w:rPr>
        <w:t xml:space="preserve">; </w:t>
      </w:r>
      <w:r w:rsidRPr="00376AFF">
        <w:rPr>
          <w:rFonts w:ascii="Times New Roman" w:hAnsi="Times New Roman"/>
          <w:sz w:val="24"/>
          <w:szCs w:val="24"/>
        </w:rPr>
        <w:t>the electrical substati</w:t>
      </w:r>
      <w:r w:rsidR="00CE689E" w:rsidRPr="00376AFF">
        <w:rPr>
          <w:rFonts w:ascii="Times New Roman" w:hAnsi="Times New Roman"/>
          <w:sz w:val="24"/>
          <w:szCs w:val="24"/>
        </w:rPr>
        <w:t>ons do not seem to represent the nodes of the transmission power grid</w:t>
      </w:r>
      <w:r w:rsidR="000B0F66" w:rsidRPr="00376AFF">
        <w:rPr>
          <w:rFonts w:ascii="Times New Roman" w:hAnsi="Times New Roman"/>
          <w:sz w:val="24"/>
          <w:szCs w:val="24"/>
        </w:rPr>
        <w:t>).</w:t>
      </w:r>
    </w:p>
    <w:p w:rsidR="000B0F66" w:rsidRPr="00376AFF" w:rsidRDefault="000B0F66" w:rsidP="000B0F66">
      <w:pPr>
        <w:spacing w:after="0" w:line="240" w:lineRule="auto"/>
        <w:jc w:val="both"/>
        <w:rPr>
          <w:rFonts w:ascii="Times New Roman" w:hAnsi="Times New Roman"/>
          <w:sz w:val="24"/>
          <w:szCs w:val="24"/>
        </w:rPr>
      </w:pPr>
    </w:p>
    <w:p w:rsidR="002B4143" w:rsidRDefault="002B4143">
      <w:pPr>
        <w:spacing w:after="0" w:line="240" w:lineRule="auto"/>
        <w:rPr>
          <w:rFonts w:ascii="Times New Roman" w:hAnsi="Times New Roman"/>
          <w:sz w:val="24"/>
          <w:szCs w:val="24"/>
          <w:lang w:eastAsia="it-IT"/>
        </w:rPr>
      </w:pPr>
      <w:r>
        <w:rPr>
          <w:rFonts w:ascii="Times New Roman" w:hAnsi="Times New Roman"/>
          <w:sz w:val="24"/>
          <w:szCs w:val="24"/>
          <w:lang w:eastAsia="it-IT"/>
        </w:rPr>
        <w:br w:type="page"/>
      </w:r>
    </w:p>
    <w:p w:rsidR="00B54E66" w:rsidRPr="00D5453B" w:rsidRDefault="00B54E66"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68" w:name="_Toc66716443"/>
      <w:r w:rsidRPr="00D5453B">
        <w:rPr>
          <w:rFonts w:ascii="Book Antiqua" w:hAnsi="Book Antiqua"/>
          <w:caps/>
          <w:kern w:val="0"/>
          <w:sz w:val="24"/>
          <w:szCs w:val="24"/>
        </w:rPr>
        <w:lastRenderedPageBreak/>
        <w:t>Developer guide</w:t>
      </w:r>
      <w:bookmarkEnd w:id="649"/>
      <w:bookmarkEnd w:id="650"/>
      <w:bookmarkEnd w:id="651"/>
      <w:bookmarkEnd w:id="652"/>
      <w:bookmarkEnd w:id="653"/>
      <w:bookmarkEnd w:id="654"/>
      <w:bookmarkEnd w:id="668"/>
    </w:p>
    <w:p w:rsidR="00B344B6" w:rsidRPr="00376AFF" w:rsidRDefault="00767275" w:rsidP="00767275">
      <w:pPr>
        <w:spacing w:after="0" w:line="240" w:lineRule="auto"/>
        <w:ind w:left="360"/>
        <w:rPr>
          <w:rFonts w:ascii="Times New Roman" w:hAnsi="Times New Roman"/>
          <w:sz w:val="24"/>
          <w:szCs w:val="24"/>
        </w:rPr>
      </w:pPr>
      <w:r w:rsidRPr="00376AFF">
        <w:rPr>
          <w:rFonts w:ascii="Times New Roman" w:hAnsi="Times New Roman"/>
          <w:sz w:val="24"/>
          <w:szCs w:val="24"/>
        </w:rPr>
        <w:t>The developer guide is represented by the following sub-sections: a synthetic description of the program units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_Ref521064725 \r \h </w:instrText>
      </w:r>
      <w:r w:rsidRPr="00376AFF">
        <w:rPr>
          <w:rFonts w:ascii="Times New Roman" w:hAnsi="Times New Roman"/>
          <w:sz w:val="24"/>
          <w:szCs w:val="24"/>
        </w:rPr>
      </w:r>
      <w:r w:rsidRPr="00376AFF">
        <w:rPr>
          <w:rFonts w:ascii="Times New Roman" w:hAnsi="Times New Roman"/>
          <w:sz w:val="24"/>
          <w:szCs w:val="24"/>
        </w:rPr>
        <w:fldChar w:fldCharType="separate"/>
      </w:r>
      <w:proofErr w:type="gramStart"/>
      <w:r w:rsidR="00093238">
        <w:rPr>
          <w:rFonts w:ascii="Times New Roman" w:hAnsi="Times New Roman"/>
          <w:sz w:val="24"/>
          <w:szCs w:val="24"/>
        </w:rPr>
        <w:t>11.1</w:t>
      </w:r>
      <w:r w:rsidRPr="00376AFF">
        <w:rPr>
          <w:rFonts w:ascii="Times New Roman" w:hAnsi="Times New Roman"/>
          <w:sz w:val="24"/>
          <w:szCs w:val="24"/>
        </w:rPr>
        <w:fldChar w:fldCharType="end"/>
      </w:r>
      <w:r w:rsidRPr="00376AFF">
        <w:rPr>
          <w:rFonts w:ascii="Times New Roman" w:hAnsi="Times New Roman"/>
          <w:sz w:val="24"/>
          <w:szCs w:val="24"/>
        </w:rPr>
        <w:t>); the style formatting (Sec.</w:t>
      </w:r>
      <w:proofErr w:type="gramEnd"/>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_Ref521064729 \r \h </w:instrText>
      </w:r>
      <w:r w:rsidRPr="00376AFF">
        <w:rPr>
          <w:rFonts w:ascii="Times New Roman" w:hAnsi="Times New Roman"/>
          <w:sz w:val="24"/>
          <w:szCs w:val="24"/>
        </w:rPr>
      </w:r>
      <w:r w:rsidRPr="00376AFF">
        <w:rPr>
          <w:rFonts w:ascii="Times New Roman" w:hAnsi="Times New Roman"/>
          <w:sz w:val="24"/>
          <w:szCs w:val="24"/>
        </w:rPr>
        <w:fldChar w:fldCharType="separate"/>
      </w:r>
      <w:proofErr w:type="gramStart"/>
      <w:r w:rsidR="00093238">
        <w:rPr>
          <w:rFonts w:ascii="Times New Roman" w:hAnsi="Times New Roman"/>
          <w:sz w:val="24"/>
          <w:szCs w:val="24"/>
        </w:rPr>
        <w:t>11.2</w:t>
      </w:r>
      <w:r w:rsidRPr="00376AFF">
        <w:rPr>
          <w:rFonts w:ascii="Times New Roman" w:hAnsi="Times New Roman"/>
          <w:sz w:val="24"/>
          <w:szCs w:val="24"/>
        </w:rPr>
        <w:fldChar w:fldCharType="end"/>
      </w:r>
      <w:r w:rsidRPr="00376AFF">
        <w:rPr>
          <w:rFonts w:ascii="Times New Roman" w:hAnsi="Times New Roman"/>
          <w:sz w:val="24"/>
          <w:szCs w:val="24"/>
        </w:rPr>
        <w:t>); the modifications with respect to SPHERA v.8.0 (Sec.</w:t>
      </w:r>
      <w:proofErr w:type="gramEnd"/>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_Ref521064837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11.3</w:t>
      </w:r>
      <w:r w:rsidRPr="00376AFF">
        <w:rPr>
          <w:rFonts w:ascii="Times New Roman" w:hAnsi="Times New Roman"/>
          <w:sz w:val="24"/>
          <w:szCs w:val="24"/>
        </w:rPr>
        <w:fldChar w:fldCharType="end"/>
      </w:r>
      <w:r w:rsidRPr="00376AFF">
        <w:rPr>
          <w:rFonts w:ascii="Times New Roman" w:hAnsi="Times New Roman"/>
          <w:sz w:val="24"/>
          <w:szCs w:val="24"/>
        </w:rPr>
        <w:t>).</w:t>
      </w:r>
    </w:p>
    <w:p w:rsidR="00543509" w:rsidRPr="00376AFF" w:rsidRDefault="00543509" w:rsidP="009C355A">
      <w:pPr>
        <w:spacing w:after="0" w:line="240" w:lineRule="auto"/>
        <w:ind w:left="360"/>
        <w:rPr>
          <w:rFonts w:ascii="Times New Roman" w:hAnsi="Times New Roman"/>
          <w:sz w:val="24"/>
          <w:szCs w:val="24"/>
        </w:rPr>
      </w:pPr>
    </w:p>
    <w:p w:rsidR="00EC217D" w:rsidRPr="00376AFF" w:rsidRDefault="00EC217D" w:rsidP="009A174B">
      <w:pPr>
        <w:pStyle w:val="Amicarellititle2"/>
        <w:numPr>
          <w:ilvl w:val="1"/>
          <w:numId w:val="44"/>
        </w:numPr>
      </w:pPr>
      <w:bookmarkStart w:id="669" w:name="_Toc447005718"/>
      <w:bookmarkStart w:id="670" w:name="_Ref521064725"/>
      <w:bookmarkStart w:id="671" w:name="_Toc66716444"/>
      <w:r w:rsidRPr="00376AFF">
        <w:t>SPHERA v.</w:t>
      </w:r>
      <w:r w:rsidR="00652F0F" w:rsidRPr="00376AFF">
        <w:t>9</w:t>
      </w:r>
      <w:r w:rsidRPr="00376AFF">
        <w:t>.0</w:t>
      </w:r>
      <w:r w:rsidR="00D163B6" w:rsidRPr="00376AFF">
        <w:t>.0</w:t>
      </w:r>
      <w:r w:rsidRPr="00376AFF">
        <w:t xml:space="preserve">: </w:t>
      </w:r>
      <w:r w:rsidR="00BC142A" w:rsidRPr="00376AFF">
        <w:t>synthetic description of the program units</w:t>
      </w:r>
      <w:bookmarkEnd w:id="669"/>
      <w:bookmarkEnd w:id="670"/>
      <w:bookmarkEnd w:id="671"/>
    </w:p>
    <w:p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following sub-sections briefly describe all the program units of </w:t>
      </w:r>
      <w:r w:rsidR="00EC217D" w:rsidRPr="00376AFF">
        <w:rPr>
          <w:rFonts w:ascii="Times New Roman" w:hAnsi="Times New Roman"/>
          <w:sz w:val="24"/>
          <w:szCs w:val="24"/>
        </w:rPr>
        <w:t>SPHERA v.</w:t>
      </w:r>
      <w:r w:rsidR="00D163B6" w:rsidRPr="00376AFF">
        <w:rPr>
          <w:rFonts w:ascii="Times New Roman" w:hAnsi="Times New Roman"/>
          <w:sz w:val="24"/>
          <w:szCs w:val="24"/>
        </w:rPr>
        <w:t>9</w:t>
      </w:r>
      <w:r w:rsidR="00EC217D" w:rsidRPr="00376AFF">
        <w:rPr>
          <w:rFonts w:ascii="Times New Roman" w:hAnsi="Times New Roman"/>
          <w:sz w:val="24"/>
          <w:szCs w:val="24"/>
        </w:rPr>
        <w:t>.0</w:t>
      </w:r>
      <w:r w:rsidR="00D163B6" w:rsidRPr="00376AFF">
        <w:rPr>
          <w:rFonts w:ascii="Times New Roman" w:hAnsi="Times New Roman"/>
          <w:sz w:val="24"/>
          <w:szCs w:val="24"/>
        </w:rPr>
        <w:t>.0</w:t>
      </w:r>
      <w:r w:rsidR="00EC217D" w:rsidRPr="00376AFF">
        <w:rPr>
          <w:rFonts w:ascii="Times New Roman" w:hAnsi="Times New Roman"/>
          <w:sz w:val="24"/>
          <w:szCs w:val="24"/>
        </w:rPr>
        <w:t xml:space="preserve">, </w:t>
      </w:r>
      <w:r w:rsidRPr="00376AFF">
        <w:rPr>
          <w:rFonts w:ascii="Times New Roman" w:hAnsi="Times New Roman"/>
          <w:sz w:val="24"/>
          <w:szCs w:val="24"/>
        </w:rPr>
        <w:t>according to their reference folder</w:t>
      </w:r>
      <w:r w:rsidR="00EC217D" w:rsidRPr="00376AFF">
        <w:rPr>
          <w:rFonts w:ascii="Times New Roman" w:hAnsi="Times New Roman"/>
          <w:sz w:val="24"/>
          <w:szCs w:val="24"/>
        </w:rPr>
        <w:t>.</w:t>
      </w:r>
    </w:p>
    <w:p w:rsidR="00EC217D" w:rsidRPr="00376AFF" w:rsidRDefault="00EC217D" w:rsidP="00EC217D">
      <w:pPr>
        <w:spacing w:after="0" w:line="240" w:lineRule="auto"/>
        <w:jc w:val="both"/>
        <w:rPr>
          <w:sz w:val="24"/>
          <w:szCs w:val="24"/>
        </w:rPr>
      </w:pPr>
    </w:p>
    <w:p w:rsidR="00EC217D" w:rsidRPr="00376AFF" w:rsidRDefault="00BC142A" w:rsidP="009A174B">
      <w:pPr>
        <w:pStyle w:val="Amicarellititle3"/>
        <w:numPr>
          <w:ilvl w:val="2"/>
          <w:numId w:val="44"/>
        </w:numPr>
        <w:rPr>
          <w:lang w:val="en-GB"/>
        </w:rPr>
      </w:pPr>
      <w:bookmarkStart w:id="672" w:name="_Toc447005719"/>
      <w:bookmarkStart w:id="673" w:name="_Toc66716445"/>
      <w:r w:rsidRPr="00376AFF">
        <w:rPr>
          <w:lang w:val="en-GB"/>
        </w:rPr>
        <w:t xml:space="preserve">Program units for the boundary conditions </w:t>
      </w:r>
      <w:r w:rsidR="00EC217D" w:rsidRPr="00376AFF">
        <w:rPr>
          <w:lang w:val="en-GB"/>
        </w:rPr>
        <w:t>(“BC”)</w:t>
      </w:r>
      <w:bookmarkEnd w:id="672"/>
      <w:bookmarkEnd w:id="673"/>
    </w:p>
    <w:p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“BC” </w:t>
      </w:r>
      <w:r w:rsidRPr="00376AFF">
        <w:rPr>
          <w:rFonts w:ascii="Times New Roman" w:hAnsi="Times New Roman"/>
          <w:sz w:val="24"/>
          <w:szCs w:val="24"/>
        </w:rPr>
        <w:t>contains all the program units for the boundary conditions of the inlet and outlet sections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_Ref447800854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11.1</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rsidR="005C6B81" w:rsidRPr="00376AFF" w:rsidRDefault="005C6B81" w:rsidP="00EC217D">
      <w:pPr>
        <w:spacing w:after="0" w:line="240" w:lineRule="auto"/>
        <w:jc w:val="both"/>
        <w:rPr>
          <w:rFonts w:ascii="Times New Roman" w:hAnsi="Times New Roman"/>
          <w:sz w:val="24"/>
          <w:szCs w:val="24"/>
        </w:rPr>
      </w:pPr>
    </w:p>
    <w:p w:rsidR="00EC217D" w:rsidRPr="00376AFF" w:rsidRDefault="00BC142A" w:rsidP="009A174B">
      <w:pPr>
        <w:pStyle w:val="Amicarellititle3"/>
        <w:numPr>
          <w:ilvl w:val="2"/>
          <w:numId w:val="44"/>
        </w:numPr>
        <w:ind w:left="1225" w:hanging="505"/>
        <w:rPr>
          <w:lang w:val="en-GB"/>
        </w:rPr>
      </w:pPr>
      <w:bookmarkStart w:id="674" w:name="_Toc447005720"/>
      <w:bookmarkStart w:id="675" w:name="_Toc66716446"/>
      <w:r w:rsidRPr="00376AFF">
        <w:rPr>
          <w:lang w:val="en-GB"/>
        </w:rPr>
        <w:t>Program units for the continuity equation</w:t>
      </w:r>
      <w:bookmarkEnd w:id="674"/>
      <w:bookmarkEnd w:id="675"/>
    </w:p>
    <w:p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“BE_mass” </w:t>
      </w:r>
      <w:r w:rsidRPr="00376AFF">
        <w:rPr>
          <w:rFonts w:ascii="Times New Roman" w:hAnsi="Times New Roman"/>
          <w:sz w:val="24"/>
          <w:szCs w:val="24"/>
        </w:rPr>
        <w:t xml:space="preserve">contains all the program units to compute the Right Hand Side (RHS) of the continuity equation and the procedures of “partial </w:t>
      </w:r>
      <w:r w:rsidR="00EC217D" w:rsidRPr="00376AFF">
        <w:rPr>
          <w:rFonts w:ascii="Times New Roman" w:hAnsi="Times New Roman"/>
          <w:sz w:val="24"/>
          <w:szCs w:val="24"/>
        </w:rPr>
        <w:t xml:space="preserve">smoothing” </w:t>
      </w:r>
      <w:r w:rsidRPr="00376AFF">
        <w:rPr>
          <w:rFonts w:ascii="Times New Roman" w:hAnsi="Times New Roman"/>
          <w:sz w:val="24"/>
          <w:szCs w:val="24"/>
        </w:rPr>
        <w:t>for pressure</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_Ref447800873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11.2</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rsidR="005D1DA9" w:rsidRPr="00376AFF" w:rsidRDefault="005D1DA9" w:rsidP="00EC217D">
      <w:pPr>
        <w:spacing w:after="0" w:line="240" w:lineRule="auto"/>
        <w:jc w:val="both"/>
        <w:rPr>
          <w:rFonts w:ascii="Times New Roman" w:hAnsi="Times New Roman"/>
          <w:sz w:val="24"/>
          <w:szCs w:val="24"/>
        </w:rPr>
      </w:pPr>
    </w:p>
    <w:p w:rsidR="00EC217D" w:rsidRPr="00376AFF" w:rsidRDefault="00BC142A" w:rsidP="009A174B">
      <w:pPr>
        <w:pStyle w:val="Amicarellititle3"/>
        <w:numPr>
          <w:ilvl w:val="2"/>
          <w:numId w:val="44"/>
        </w:numPr>
        <w:ind w:left="1225" w:hanging="505"/>
        <w:rPr>
          <w:lang w:val="en-GB"/>
        </w:rPr>
      </w:pPr>
      <w:bookmarkStart w:id="676" w:name="_Toc447005721"/>
      <w:bookmarkStart w:id="677" w:name="_Toc66716447"/>
      <w:r w:rsidRPr="00376AFF">
        <w:rPr>
          <w:lang w:val="en-GB"/>
        </w:rPr>
        <w:t>Program units for the momentum equation</w:t>
      </w:r>
      <w:bookmarkEnd w:id="676"/>
      <w:bookmarkEnd w:id="677"/>
    </w:p>
    <w:p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“BE_momentum” </w:t>
      </w:r>
      <w:r w:rsidRPr="00376AFF">
        <w:rPr>
          <w:rFonts w:ascii="Times New Roman" w:hAnsi="Times New Roman"/>
          <w:sz w:val="24"/>
          <w:szCs w:val="24"/>
        </w:rPr>
        <w:t xml:space="preserve">contains the program units to compute the RHS </w:t>
      </w:r>
      <w:r w:rsidR="00724131" w:rsidRPr="00376AFF">
        <w:rPr>
          <w:rFonts w:ascii="Times New Roman" w:hAnsi="Times New Roman"/>
          <w:sz w:val="24"/>
          <w:szCs w:val="24"/>
        </w:rPr>
        <w:t xml:space="preserve">of the momentum equation and the procedures of “partial </w:t>
      </w:r>
      <w:r w:rsidR="00EC217D" w:rsidRPr="00376AFF">
        <w:rPr>
          <w:rFonts w:ascii="Times New Roman" w:hAnsi="Times New Roman"/>
          <w:sz w:val="24"/>
          <w:szCs w:val="24"/>
        </w:rPr>
        <w:t xml:space="preserve">smoothing” </w:t>
      </w:r>
      <w:r w:rsidR="00724131" w:rsidRPr="00376AFF">
        <w:rPr>
          <w:rFonts w:ascii="Times New Roman" w:hAnsi="Times New Roman"/>
          <w:sz w:val="24"/>
          <w:szCs w:val="24"/>
        </w:rPr>
        <w:t xml:space="preserve">for velocity </w:t>
      </w:r>
      <w:r w:rsidR="00EC217D"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_Ref447800885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11.3</w:t>
      </w:r>
      <w:r w:rsidR="00131662" w:rsidRPr="00376AFF">
        <w:rPr>
          <w:rFonts w:ascii="Times New Roman" w:hAnsi="Times New Roman"/>
          <w:sz w:val="24"/>
          <w:szCs w:val="24"/>
        </w:rPr>
        <w:fldChar w:fldCharType="end"/>
      </w:r>
      <w:r w:rsidR="00EC217D" w:rsidRPr="00376AFF">
        <w:rPr>
          <w:rFonts w:ascii="Times New Roman" w:hAnsi="Times New Roman"/>
          <w:sz w:val="24"/>
          <w:szCs w:val="24"/>
        </w:rPr>
        <w:t>).</w:t>
      </w:r>
    </w:p>
    <w:p w:rsidR="00131662" w:rsidRPr="00376AFF" w:rsidRDefault="00131662" w:rsidP="00EC217D">
      <w:pPr>
        <w:spacing w:after="0" w:line="240" w:lineRule="auto"/>
        <w:jc w:val="both"/>
        <w:rPr>
          <w:rFonts w:ascii="Times New Roman" w:hAnsi="Times New Roman"/>
          <w:sz w:val="24"/>
          <w:szCs w:val="24"/>
        </w:rPr>
      </w:pPr>
    </w:p>
    <w:p w:rsidR="00131662" w:rsidRPr="00376AFF" w:rsidRDefault="00724131" w:rsidP="009A174B">
      <w:pPr>
        <w:pStyle w:val="Amicarellititle3"/>
        <w:numPr>
          <w:ilvl w:val="2"/>
          <w:numId w:val="44"/>
        </w:numPr>
        <w:rPr>
          <w:lang w:val="en-GB"/>
        </w:rPr>
      </w:pPr>
      <w:bookmarkStart w:id="678" w:name="_Toc447005722"/>
      <w:bookmarkStart w:id="679" w:name="_Toc66716448"/>
      <w:r w:rsidRPr="00376AFF">
        <w:rPr>
          <w:lang w:val="en-GB"/>
        </w:rPr>
        <w:t>Program units for the transport of solid bodies</w:t>
      </w:r>
      <w:bookmarkEnd w:id="678"/>
      <w:bookmarkEnd w:id="679"/>
    </w:p>
    <w:p w:rsidR="00131662" w:rsidRPr="00376AFF" w:rsidRDefault="00724131"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 xml:space="preserve">“Body_Transport” </w:t>
      </w:r>
      <w:r w:rsidRPr="00376AFF">
        <w:rPr>
          <w:rFonts w:ascii="Times New Roman" w:hAnsi="Times New Roman"/>
          <w:sz w:val="24"/>
          <w:szCs w:val="24"/>
        </w:rPr>
        <w:t xml:space="preserve">contains the program units exclusively dedicated to the transport of solid bodies </w:t>
      </w:r>
      <w:r w:rsidR="00131662" w:rsidRPr="00376AFF">
        <w:rPr>
          <w:rFonts w:ascii="Times New Roman" w:hAnsi="Times New Roman"/>
          <w:sz w:val="24"/>
          <w:szCs w:val="24"/>
        </w:rPr>
        <w:t xml:space="preserve">(Amicarelli et al., 2015,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_Ref447810426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w:t>
      </w:r>
      <w:r w:rsidR="00131662"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_Ref447800892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11.4</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rsidR="00855EEB" w:rsidRPr="00376AFF" w:rsidRDefault="00855EEB" w:rsidP="00131662">
      <w:pPr>
        <w:spacing w:after="0" w:line="240" w:lineRule="auto"/>
        <w:jc w:val="both"/>
        <w:rPr>
          <w:rFonts w:ascii="Times New Roman" w:hAnsi="Times New Roman"/>
          <w:sz w:val="24"/>
          <w:szCs w:val="24"/>
        </w:rPr>
      </w:pPr>
    </w:p>
    <w:p w:rsidR="00855EEB" w:rsidRPr="00376AFF" w:rsidRDefault="00855EEB" w:rsidP="009A174B">
      <w:pPr>
        <w:pStyle w:val="Amicarellititle3"/>
        <w:numPr>
          <w:ilvl w:val="2"/>
          <w:numId w:val="44"/>
        </w:numPr>
        <w:rPr>
          <w:lang w:val="en-GB"/>
        </w:rPr>
      </w:pPr>
      <w:bookmarkStart w:id="680" w:name="_Toc447005723"/>
      <w:bookmarkStart w:id="681" w:name="_Toc66716449"/>
      <w:r w:rsidRPr="00376AFF">
        <w:rPr>
          <w:lang w:val="en-GB"/>
        </w:rPr>
        <w:t>Program units for the constitutive equation</w:t>
      </w:r>
      <w:bookmarkEnd w:id="680"/>
      <w:bookmarkEnd w:id="681"/>
    </w:p>
    <w:p w:rsidR="00855EEB" w:rsidRPr="00376AFF" w:rsidRDefault="00855EEB" w:rsidP="00855EEB">
      <w:pPr>
        <w:spacing w:after="0" w:line="240" w:lineRule="auto"/>
        <w:jc w:val="both"/>
        <w:rPr>
          <w:rFonts w:ascii="Times New Roman" w:hAnsi="Times New Roman"/>
          <w:sz w:val="24"/>
          <w:szCs w:val="24"/>
        </w:rPr>
      </w:pPr>
      <w:r w:rsidRPr="00376AFF">
        <w:rPr>
          <w:rFonts w:ascii="Times New Roman" w:hAnsi="Times New Roman"/>
          <w:sz w:val="24"/>
          <w:szCs w:val="24"/>
        </w:rPr>
        <w:t>The folder “Constitutive_Equation” contains the program units for the constitutive equation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11.5</w:t>
      </w:r>
      <w:r w:rsidRPr="00376AFF">
        <w:rPr>
          <w:rFonts w:ascii="Times New Roman" w:hAnsi="Times New Roman"/>
          <w:sz w:val="24"/>
          <w:szCs w:val="24"/>
        </w:rPr>
        <w:fldChar w:fldCharType="end"/>
      </w:r>
      <w:r w:rsidRPr="00376AFF">
        <w:rPr>
          <w:rFonts w:ascii="Times New Roman" w:hAnsi="Times New Roman"/>
          <w:sz w:val="24"/>
          <w:szCs w:val="24"/>
        </w:rPr>
        <w:t>; Amicarelli et al., 2017, IJCFD).</w:t>
      </w:r>
    </w:p>
    <w:p w:rsidR="00131662" w:rsidRPr="00376AFF"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376AFF" w:rsidTr="005D1DA9">
        <w:trPr>
          <w:trHeight w:val="301"/>
        </w:trPr>
        <w:tc>
          <w:tcPr>
            <w:tcW w:w="1517"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5D1DA9">
        <w:trPr>
          <w:trHeight w:val="419"/>
        </w:trPr>
        <w:tc>
          <w:tcPr>
            <w:tcW w:w="1517"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 Otherwise, simply pg(npi)%cella = 0 (particle out of the domain boundaries).</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finds extremes of the rectangular frame which contains the boundary mib.</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Finds extremes of the rectangular frame which contains the boundary mib.</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376AFF" w:rsidTr="005D1DA9">
        <w:trPr>
          <w:trHeight w:val="419"/>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impose an input kinematics to particles.</w:t>
            </w:r>
          </w:p>
        </w:tc>
      </w:tr>
    </w:tbl>
    <w:p w:rsidR="00EC217D" w:rsidRPr="00376AFF" w:rsidRDefault="00EC217D" w:rsidP="00EC217D">
      <w:pPr>
        <w:spacing w:after="0" w:line="240" w:lineRule="auto"/>
        <w:jc w:val="center"/>
        <w:rPr>
          <w:rFonts w:ascii="Times New Roman" w:hAnsi="Times New Roman"/>
          <w:szCs w:val="24"/>
        </w:rPr>
      </w:pPr>
      <w:bookmarkStart w:id="682" w:name="_Ref447800854"/>
      <w:r w:rsidRPr="00376AFF">
        <w:rPr>
          <w:rFonts w:ascii="Times New Roman" w:hAnsi="Times New Roman"/>
          <w:szCs w:val="24"/>
        </w:rPr>
        <w:lastRenderedPageBreak/>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w:t>
      </w:r>
      <w:r w:rsidR="00131662" w:rsidRPr="00376AFF">
        <w:rPr>
          <w:rFonts w:ascii="Times New Roman" w:hAnsi="Times New Roman"/>
          <w:szCs w:val="24"/>
        </w:rPr>
        <w:fldChar w:fldCharType="end"/>
      </w:r>
      <w:bookmarkEnd w:id="682"/>
      <w:r w:rsidR="00131662" w:rsidRPr="00376AFF">
        <w:rPr>
          <w:rFonts w:ascii="Times New Roman" w:hAnsi="Times New Roman"/>
          <w:szCs w:val="24"/>
        </w:rPr>
        <w:t xml:space="preserve">. </w:t>
      </w:r>
      <w:r w:rsidR="00BC142A" w:rsidRPr="00376AFF">
        <w:rPr>
          <w:rFonts w:ascii="Times New Roman" w:hAnsi="Times New Roman"/>
          <w:szCs w:val="24"/>
        </w:rPr>
        <w:t xml:space="preserve">Program units for the boundary conditions of the inlet/outlet sections </w:t>
      </w:r>
      <w:r w:rsidRPr="00376AFF">
        <w:rPr>
          <w:rFonts w:ascii="Times New Roman" w:hAnsi="Times New Roman"/>
          <w:szCs w:val="24"/>
        </w:rPr>
        <w:t>(“BC”; SPHERA v.</w:t>
      </w:r>
      <w:r w:rsidR="00B70461" w:rsidRPr="00376AFF">
        <w:rPr>
          <w:rFonts w:ascii="Times New Roman" w:hAnsi="Times New Roman"/>
          <w:szCs w:val="24"/>
        </w:rPr>
        <w:t>9</w:t>
      </w:r>
      <w:r w:rsidRPr="00376AFF">
        <w:rPr>
          <w:rFonts w:ascii="Times New Roman" w:hAnsi="Times New Roman"/>
          <w:szCs w:val="24"/>
        </w:rPr>
        <w:t>.0</w:t>
      </w:r>
      <w:r w:rsidR="00B70461" w:rsidRPr="00376AFF">
        <w:rPr>
          <w:rFonts w:ascii="Times New Roman" w:hAnsi="Times New Roman"/>
          <w:szCs w:val="24"/>
        </w:rPr>
        <w:t>.0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419"/>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pressure estimation.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376AFF" w:rsidRDefault="00855EEB" w:rsidP="00855EEB">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accumulate contributions for the continuity equation. Computation of velocity gradients and the second invariant of the strain-rate tensor.</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pressure.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376AFF" w:rsidRDefault="00EC217D" w:rsidP="00EC217D">
      <w:pPr>
        <w:spacing w:after="0" w:line="240" w:lineRule="auto"/>
        <w:jc w:val="center"/>
        <w:rPr>
          <w:rFonts w:ascii="Times New Roman" w:hAnsi="Times New Roman"/>
          <w:szCs w:val="24"/>
        </w:rPr>
      </w:pPr>
      <w:bookmarkStart w:id="683" w:name="_Ref447800873"/>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2</w:t>
      </w:r>
      <w:r w:rsidR="00131662" w:rsidRPr="00376AFF">
        <w:rPr>
          <w:rFonts w:ascii="Times New Roman" w:hAnsi="Times New Roman"/>
          <w:szCs w:val="24"/>
        </w:rPr>
        <w:fldChar w:fldCharType="end"/>
      </w:r>
      <w:bookmarkEnd w:id="683"/>
      <w:r w:rsidRPr="00376AFF">
        <w:rPr>
          <w:rFonts w:ascii="Times New Roman" w:hAnsi="Times New Roman"/>
          <w:szCs w:val="24"/>
        </w:rPr>
        <w:t xml:space="preserve">. </w:t>
      </w:r>
      <w:r w:rsidR="00BC142A" w:rsidRPr="00376AFF">
        <w:rPr>
          <w:rFonts w:ascii="Times New Roman" w:hAnsi="Times New Roman"/>
          <w:szCs w:val="24"/>
        </w:rPr>
        <w:t xml:space="preserve">Program units for the continuity equation </w:t>
      </w:r>
      <w:r w:rsidRPr="00376AFF">
        <w:rPr>
          <w:rFonts w:ascii="Times New Roman" w:hAnsi="Times New Roman"/>
          <w:szCs w:val="24"/>
        </w:rPr>
        <w:t>(“BE_mass”;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419"/>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subroutine.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376AFF" w:rsidTr="00822C58">
        <w:trPr>
          <w:trHeight w:val="301"/>
        </w:trPr>
        <w:tc>
          <w:tcPr>
            <w:tcW w:w="1439"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rsidTr="00822C58">
        <w:trPr>
          <w:trHeight w:val="301"/>
        </w:trPr>
        <w:tc>
          <w:tcPr>
            <w:tcW w:w="1439"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rsidTr="00822C58">
        <w:trPr>
          <w:trHeight w:val="301"/>
        </w:trPr>
        <w:tc>
          <w:tcPr>
            <w:tcW w:w="1439"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velocity_smoothing_SA_SPH_3D</w:t>
            </w:r>
          </w:p>
        </w:tc>
        <w:tc>
          <w:tcPr>
            <w:tcW w:w="3561"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Morris term in the momentum equation.</w:t>
            </w:r>
          </w:p>
        </w:tc>
      </w:tr>
    </w:tbl>
    <w:p w:rsidR="00EC217D" w:rsidRPr="00376AFF" w:rsidRDefault="00EC217D" w:rsidP="00EC217D">
      <w:pPr>
        <w:spacing w:after="0" w:line="240" w:lineRule="auto"/>
        <w:jc w:val="center"/>
        <w:rPr>
          <w:rFonts w:ascii="Times New Roman" w:hAnsi="Times New Roman"/>
          <w:szCs w:val="24"/>
        </w:rPr>
      </w:pPr>
      <w:bookmarkStart w:id="684" w:name="_Ref447800885"/>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3</w:t>
      </w:r>
      <w:r w:rsidR="00131662" w:rsidRPr="00376AFF">
        <w:rPr>
          <w:rFonts w:ascii="Times New Roman" w:hAnsi="Times New Roman"/>
          <w:szCs w:val="24"/>
        </w:rPr>
        <w:fldChar w:fldCharType="end"/>
      </w:r>
      <w:bookmarkEnd w:id="684"/>
      <w:r w:rsidRPr="00376AFF">
        <w:rPr>
          <w:rFonts w:ascii="Times New Roman" w:hAnsi="Times New Roman"/>
          <w:szCs w:val="24"/>
        </w:rPr>
        <w:t xml:space="preserve">. </w:t>
      </w:r>
      <w:r w:rsidR="00724131" w:rsidRPr="00376AFF">
        <w:rPr>
          <w:rFonts w:ascii="Times New Roman" w:hAnsi="Times New Roman"/>
          <w:szCs w:val="24"/>
        </w:rPr>
        <w:t xml:space="preserve">Program units for the momentum equation </w:t>
      </w:r>
      <w:r w:rsidRPr="00376AFF">
        <w:rPr>
          <w:rFonts w:ascii="Times New Roman" w:hAnsi="Times New Roman"/>
          <w:szCs w:val="24"/>
        </w:rPr>
        <w:t>(“BE_momentum”; SPHERA v.</w:t>
      </w:r>
      <w:r w:rsidR="00C54D72" w:rsidRPr="00376AFF">
        <w:rPr>
          <w:rFonts w:ascii="Times New Roman" w:hAnsi="Times New Roman"/>
          <w:szCs w:val="24"/>
        </w:rPr>
        <w:t>9.0.0</w:t>
      </w:r>
      <w:r w:rsidRPr="00376AFF">
        <w:rPr>
          <w:rFonts w:ascii="Times New Roman" w:hAnsi="Times New Roman"/>
          <w:szCs w:val="24"/>
        </w:rPr>
        <w:t>).</w:t>
      </w:r>
    </w:p>
    <w:p w:rsidR="00131662" w:rsidRPr="00376AFF"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.txt output files for body transport in fluid flows.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the body particles to the continuity equation.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body particle pressure (Amicarelli et al., 2015, 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body particle pressure.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body transport in fluid flows.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376AFF" w:rsidRDefault="00EC217D" w:rsidP="00EC217D">
      <w:pPr>
        <w:spacing w:after="0" w:line="240" w:lineRule="auto"/>
        <w:jc w:val="center"/>
        <w:rPr>
          <w:rFonts w:ascii="Times New Roman" w:hAnsi="Times New Roman"/>
          <w:szCs w:val="24"/>
        </w:rPr>
      </w:pPr>
      <w:bookmarkStart w:id="685" w:name="_Ref44780089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4</w:t>
      </w:r>
      <w:r w:rsidR="00131662" w:rsidRPr="00376AFF">
        <w:rPr>
          <w:rFonts w:ascii="Times New Roman" w:hAnsi="Times New Roman"/>
          <w:szCs w:val="24"/>
        </w:rPr>
        <w:fldChar w:fldCharType="end"/>
      </w:r>
      <w:bookmarkEnd w:id="685"/>
      <w:r w:rsidRPr="00376AFF">
        <w:rPr>
          <w:rFonts w:ascii="Times New Roman" w:hAnsi="Times New Roman"/>
          <w:szCs w:val="24"/>
        </w:rPr>
        <w:t xml:space="preserve">. </w:t>
      </w:r>
      <w:r w:rsidR="00724131" w:rsidRPr="00376AFF">
        <w:rPr>
          <w:rFonts w:ascii="Times New Roman" w:hAnsi="Times New Roman"/>
          <w:szCs w:val="24"/>
        </w:rPr>
        <w:t xml:space="preserve">Program units for the transport of solid bodies in free surface flows </w:t>
      </w:r>
      <w:r w:rsidRPr="00376AFF">
        <w:rPr>
          <w:rFonts w:ascii="Times New Roman" w:hAnsi="Times New Roman"/>
          <w:szCs w:val="24"/>
        </w:rPr>
        <w:t>(“Body_Transport”;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frictional viscosity and the mixture viscosity for dense granular flows (KTGF packing limit). (Amicarelli et al., 2017, IJCFD)</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376AFF" w:rsidRDefault="00EC217D"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376AFF" w:rsidRDefault="00EC217D" w:rsidP="00EC217D">
      <w:pPr>
        <w:spacing w:after="0" w:line="240" w:lineRule="auto"/>
        <w:jc w:val="center"/>
        <w:rPr>
          <w:rFonts w:ascii="Times New Roman" w:hAnsi="Times New Roman"/>
          <w:szCs w:val="24"/>
        </w:rPr>
      </w:pPr>
      <w:bookmarkStart w:id="686" w:name="_Ref44780090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5</w:t>
      </w:r>
      <w:r w:rsidR="00131662" w:rsidRPr="00376AFF">
        <w:rPr>
          <w:rFonts w:ascii="Times New Roman" w:hAnsi="Times New Roman"/>
          <w:szCs w:val="24"/>
        </w:rPr>
        <w:fldChar w:fldCharType="end"/>
      </w:r>
      <w:bookmarkEnd w:id="686"/>
      <w:r w:rsidRPr="00376AFF">
        <w:rPr>
          <w:rFonts w:ascii="Times New Roman" w:hAnsi="Times New Roman"/>
          <w:szCs w:val="24"/>
        </w:rPr>
        <w:t xml:space="preserve">. </w:t>
      </w:r>
      <w:r w:rsidR="00724131" w:rsidRPr="00376AFF">
        <w:rPr>
          <w:rFonts w:ascii="Times New Roman" w:hAnsi="Times New Roman"/>
          <w:szCs w:val="24"/>
        </w:rPr>
        <w:t xml:space="preserve">Program units for the constitutive equation </w:t>
      </w:r>
      <w:r w:rsidRPr="00376AFF">
        <w:rPr>
          <w:rFonts w:ascii="Times New Roman" w:hAnsi="Times New Roman"/>
          <w:szCs w:val="24"/>
        </w:rPr>
        <w:t>(“Constitutive_Equation”; SPHERA v.</w:t>
      </w:r>
      <w:r w:rsidR="00C54D72" w:rsidRPr="00376AFF">
        <w:rPr>
          <w:rFonts w:ascii="Times New Roman" w:hAnsi="Times New Roman"/>
          <w:szCs w:val="24"/>
        </w:rPr>
        <w:t>9.0.0</w:t>
      </w:r>
      <w:r w:rsidRPr="00376AFF">
        <w:rPr>
          <w:rFonts w:ascii="Times New Roman" w:hAnsi="Times New Roman"/>
          <w:szCs w:val="24"/>
        </w:rPr>
        <w:t>).</w:t>
      </w:r>
    </w:p>
    <w:p w:rsidR="00756D53" w:rsidRPr="00376AFF" w:rsidRDefault="00756D53" w:rsidP="00EC217D">
      <w:pPr>
        <w:spacing w:after="0" w:line="240" w:lineRule="auto"/>
        <w:jc w:val="both"/>
        <w:rPr>
          <w:rFonts w:ascii="Times New Roman" w:hAnsi="Times New Roman"/>
          <w:sz w:val="24"/>
          <w:szCs w:val="24"/>
        </w:rPr>
      </w:pPr>
    </w:p>
    <w:p w:rsidR="00724131" w:rsidRPr="00376AFF" w:rsidRDefault="00724131" w:rsidP="009A174B">
      <w:pPr>
        <w:pStyle w:val="Amicarellititle3"/>
        <w:numPr>
          <w:ilvl w:val="2"/>
          <w:numId w:val="44"/>
        </w:numPr>
        <w:rPr>
          <w:lang w:val="en-GB"/>
        </w:rPr>
      </w:pPr>
      <w:bookmarkStart w:id="687" w:name="_Toc447005724"/>
      <w:bookmarkStart w:id="688" w:name="_Toc66716450"/>
      <w:r w:rsidRPr="00376AFF">
        <w:rPr>
          <w:lang w:val="en-GB"/>
        </w:rPr>
        <w:t>Program units for the boundary treatment scheme DB-SPH</w:t>
      </w:r>
      <w:bookmarkEnd w:id="687"/>
      <w:bookmarkEnd w:id="688"/>
    </w:p>
    <w:p w:rsidR="00724131" w:rsidRPr="00376AFF" w:rsidRDefault="00724131" w:rsidP="00724131">
      <w:pPr>
        <w:spacing w:after="0" w:line="240" w:lineRule="auto"/>
        <w:jc w:val="both"/>
        <w:rPr>
          <w:rFonts w:ascii="Times New Roman" w:hAnsi="Times New Roman"/>
          <w:sz w:val="24"/>
          <w:szCs w:val="24"/>
        </w:rPr>
      </w:pPr>
      <w:r w:rsidRPr="00376AFF">
        <w:rPr>
          <w:rFonts w:ascii="Times New Roman" w:hAnsi="Times New Roman"/>
          <w:sz w:val="24"/>
          <w:szCs w:val="24"/>
        </w:rPr>
        <w:t>The folder “DB_SPH” contains those program units, which are exclusively dedicated to the boundary treatment scheme DB-SPH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11.6</w:t>
      </w:r>
      <w:r w:rsidRPr="00376AFF">
        <w:rPr>
          <w:rFonts w:ascii="Times New Roman" w:hAnsi="Times New Roman"/>
          <w:sz w:val="24"/>
          <w:szCs w:val="24"/>
        </w:rPr>
        <w:fldChar w:fldCharType="end"/>
      </w:r>
      <w:r w:rsidRPr="00376AFF">
        <w:rPr>
          <w:rFonts w:ascii="Times New Roman" w:hAnsi="Times New Roman"/>
          <w:sz w:val="24"/>
          <w:szCs w:val="24"/>
        </w:rPr>
        <w:t>).</w:t>
      </w:r>
    </w:p>
    <w:p w:rsidR="00724131" w:rsidRPr="00376AFF" w:rsidRDefault="00724131" w:rsidP="00EC217D">
      <w:pPr>
        <w:spacing w:after="0" w:line="240" w:lineRule="auto"/>
        <w:jc w:val="both"/>
        <w:rPr>
          <w:rFonts w:ascii="Times New Roman" w:hAnsi="Times New Roman"/>
          <w:sz w:val="24"/>
          <w:szCs w:val="24"/>
        </w:rPr>
      </w:pPr>
    </w:p>
    <w:p w:rsidR="00A271C4" w:rsidRPr="00376AFF" w:rsidRDefault="00A271C4" w:rsidP="00EC217D">
      <w:pPr>
        <w:spacing w:after="0" w:line="240" w:lineRule="auto"/>
        <w:jc w:val="both"/>
        <w:rPr>
          <w:rFonts w:ascii="Times New Roman" w:hAnsi="Times New Roman"/>
          <w:sz w:val="24"/>
          <w:szCs w:val="24"/>
        </w:rPr>
      </w:pPr>
    </w:p>
    <w:p w:rsidR="00A271C4" w:rsidRPr="00376AFF" w:rsidRDefault="00A271C4" w:rsidP="00EC217D">
      <w:pPr>
        <w:spacing w:after="0" w:line="240" w:lineRule="auto"/>
        <w:jc w:val="both"/>
        <w:rPr>
          <w:rFonts w:ascii="Times New Roman" w:hAnsi="Times New Roman"/>
          <w:sz w:val="24"/>
          <w:szCs w:val="24"/>
        </w:rPr>
      </w:pPr>
    </w:p>
    <w:p w:rsidR="00131662" w:rsidRPr="00376AFF" w:rsidRDefault="00756D53" w:rsidP="009A174B">
      <w:pPr>
        <w:pStyle w:val="Amicarellititle3"/>
        <w:numPr>
          <w:ilvl w:val="2"/>
          <w:numId w:val="44"/>
        </w:numPr>
        <w:rPr>
          <w:lang w:val="en-GB"/>
        </w:rPr>
      </w:pPr>
      <w:bookmarkStart w:id="689" w:name="_Toc447005725"/>
      <w:bookmarkStart w:id="690" w:name="_Toc66716451"/>
      <w:r w:rsidRPr="00376AFF">
        <w:rPr>
          <w:lang w:val="en-GB"/>
        </w:rPr>
        <w:t>Program units for the erosion criterion</w:t>
      </w:r>
      <w:bookmarkEnd w:id="689"/>
      <w:bookmarkEnd w:id="690"/>
    </w:p>
    <w:p w:rsidR="00131662" w:rsidRPr="00376AFF" w:rsidRDefault="00756D53"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 xml:space="preserve">“Erosion_Criterion” </w:t>
      </w:r>
      <w:r w:rsidRPr="00376AFF">
        <w:rPr>
          <w:rFonts w:ascii="Times New Roman" w:hAnsi="Times New Roman"/>
          <w:sz w:val="24"/>
          <w:szCs w:val="24"/>
        </w:rPr>
        <w:t xml:space="preserve">contains those program units, which are exclusively dedicated to the </w:t>
      </w:r>
      <w:r w:rsidR="00131662" w:rsidRPr="00376AFF">
        <w:rPr>
          <w:rFonts w:ascii="Times New Roman" w:hAnsi="Times New Roman"/>
          <w:sz w:val="24"/>
          <w:szCs w:val="24"/>
        </w:rPr>
        <w:t xml:space="preserve">2D </w:t>
      </w:r>
      <w:r w:rsidRPr="00376AFF">
        <w:rPr>
          <w:rFonts w:ascii="Times New Roman" w:hAnsi="Times New Roman"/>
          <w:sz w:val="24"/>
          <w:szCs w:val="24"/>
        </w:rPr>
        <w:t xml:space="preserve">erosion criterion of </w:t>
      </w:r>
      <w:r w:rsidR="00131662" w:rsidRPr="00376AFF">
        <w:rPr>
          <w:rFonts w:ascii="Times New Roman" w:hAnsi="Times New Roman"/>
          <w:sz w:val="24"/>
          <w:szCs w:val="24"/>
        </w:rPr>
        <w:t>Manenti et al.</w:t>
      </w:r>
      <w:r w:rsidRPr="00376AFF">
        <w:rPr>
          <w:rFonts w:ascii="Times New Roman" w:hAnsi="Times New Roman"/>
          <w:sz w:val="24"/>
          <w:szCs w:val="24"/>
        </w:rPr>
        <w:t xml:space="preserve"> (</w:t>
      </w:r>
      <w:r w:rsidR="00131662" w:rsidRPr="00376AFF">
        <w:rPr>
          <w:rFonts w:ascii="Times New Roman" w:hAnsi="Times New Roman"/>
          <w:sz w:val="24"/>
          <w:szCs w:val="24"/>
        </w:rPr>
        <w:t xml:space="preserve">2012,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_Ref447811118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122</w:t>
      </w:r>
      <w:r w:rsidRPr="00376AFF">
        <w:rPr>
          <w:rFonts w:ascii="Times New Roman" w:hAnsi="Times New Roman"/>
          <w:sz w:val="24"/>
          <w:szCs w:val="24"/>
        </w:rPr>
        <w:fldChar w:fldCharType="end"/>
      </w:r>
      <w:r w:rsidRPr="00376AFF">
        <w:rPr>
          <w:rFonts w:ascii="Times New Roman" w:hAnsi="Times New Roman"/>
          <w:sz w:val="24"/>
          <w:szCs w:val="24"/>
        </w:rPr>
        <w:t>]</w:t>
      </w:r>
      <w:r w:rsidR="00131662" w:rsidRPr="00376AFF">
        <w:rPr>
          <w:rFonts w:ascii="Times New Roman" w:hAnsi="Times New Roman"/>
          <w:sz w:val="24"/>
          <w:szCs w:val="24"/>
        </w:rPr>
        <w:t>)</w:t>
      </w:r>
      <w:r w:rsidRPr="00376AFF">
        <w:rPr>
          <w:rFonts w:ascii="Times New Roman" w:hAnsi="Times New Roman"/>
          <w:sz w:val="24"/>
          <w:szCs w:val="24"/>
        </w:rPr>
        <w:t xml:space="preserve"> and its further developments </w:t>
      </w:r>
      <w:r w:rsidR="00131662"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_Ref447800914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11.7</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rsidR="00EC217D" w:rsidRPr="00376AFF" w:rsidRDefault="00EC217D" w:rsidP="00EC217D">
      <w:pPr>
        <w:spacing w:after="0" w:line="240" w:lineRule="auto"/>
        <w:jc w:val="both"/>
        <w:rPr>
          <w:rFonts w:ascii="Times New Roman" w:hAnsi="Times New Roman"/>
          <w:sz w:val="24"/>
          <w:szCs w:val="24"/>
        </w:rPr>
      </w:pPr>
    </w:p>
    <w:p w:rsidR="00EC217D" w:rsidRPr="00376AFF" w:rsidRDefault="00756D53" w:rsidP="009A174B">
      <w:pPr>
        <w:pStyle w:val="Amicarellititle3"/>
        <w:numPr>
          <w:ilvl w:val="2"/>
          <w:numId w:val="44"/>
        </w:numPr>
        <w:ind w:left="1225" w:hanging="505"/>
        <w:rPr>
          <w:lang w:val="en-GB"/>
        </w:rPr>
      </w:pPr>
      <w:bookmarkStart w:id="691" w:name="_Toc447005726"/>
      <w:bookmarkStart w:id="692" w:name="_Toc66716452"/>
      <w:r w:rsidRPr="00376AFF">
        <w:rPr>
          <w:lang w:val="en-GB"/>
        </w:rPr>
        <w:t xml:space="preserve">Program units on geometry </w:t>
      </w:r>
      <w:r w:rsidR="00EC217D" w:rsidRPr="00376AFF">
        <w:rPr>
          <w:lang w:val="en-GB"/>
        </w:rPr>
        <w:t xml:space="preserve">(i.e., </w:t>
      </w:r>
      <w:r w:rsidRPr="00376AFF">
        <w:rPr>
          <w:lang w:val="en-GB"/>
        </w:rPr>
        <w:t>analytic geometry</w:t>
      </w:r>
      <w:r w:rsidR="00EC217D" w:rsidRPr="00376AFF">
        <w:rPr>
          <w:lang w:val="en-GB"/>
        </w:rPr>
        <w:t>, algebra, …)</w:t>
      </w:r>
      <w:bookmarkEnd w:id="691"/>
      <w:bookmarkEnd w:id="692"/>
    </w:p>
    <w:p w:rsidR="00EC217D" w:rsidRPr="00376AFF" w:rsidRDefault="00756D53"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“Geometry” </w:t>
      </w:r>
      <w:r w:rsidRPr="00376AFF">
        <w:rPr>
          <w:rFonts w:ascii="Times New Roman" w:hAnsi="Times New Roman"/>
          <w:sz w:val="24"/>
          <w:szCs w:val="24"/>
        </w:rPr>
        <w:t>contains the program units dedicated to analytic geometry, algebra and coordinate changes</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_Ref447800920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11.8</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376AFF" w:rsidTr="00A271C4">
        <w:trPr>
          <w:trHeight w:val="301"/>
        </w:trPr>
        <w:tc>
          <w:tcPr>
            <w:tcW w:w="1790"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376AFF" w:rsidTr="00A271C4">
        <w:trPr>
          <w:trHeight w:val="419"/>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density and pressure (Amicarelli et al., 2013, IJNME).</w:t>
            </w:r>
          </w:p>
        </w:tc>
      </w:tr>
      <w:tr w:rsidR="00A271C4" w:rsidRPr="00376AFF" w:rsidTr="00A271C4">
        <w:trPr>
          <w:trHeight w:val="419"/>
        </w:trPr>
        <w:tc>
          <w:tcPr>
            <w:tcW w:w="1790"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contributions to the numerator of the boundary shear viscosity term in DB-SPH-NS.</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Imposing input kinematics for the DB-SPH elements (linear</w:t>
            </w:r>
            <w:r w:rsidR="00A271C4" w:rsidRPr="00376AFF">
              <w:rPr>
                <w:rFonts w:ascii="Times New Roman" w:eastAsia="Times New Roman" w:hAnsi="Times New Roman"/>
                <w:bCs/>
                <w:color w:val="000000"/>
                <w:sz w:val="20"/>
                <w:szCs w:val="20"/>
                <w:lang w:eastAsia="en-GB"/>
              </w:rPr>
              <w:t xml:space="preserve"> interpolation of input data).</w:t>
            </w:r>
          </w:p>
        </w:tc>
      </w:tr>
      <w:tr w:rsidR="00A271C4" w:rsidRPr="00376AFF" w:rsidTr="00A271C4">
        <w:trPr>
          <w:trHeight w:val="301"/>
        </w:trPr>
        <w:tc>
          <w:tcPr>
            <w:tcW w:w="1790"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velocity gradients in the Viscous Sub-Layer of 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 semi-particles (before Shepard correction). Contributions to the discrete Shepard coefficient of wall elements depending on fluid particles (not on semi-particles).</w:t>
            </w:r>
          </w:p>
        </w:tc>
      </w:tr>
      <w:tr w:rsidR="00A271C4" w:rsidRPr="00376AFF" w:rsidTr="00A271C4">
        <w:trPr>
          <w:trHeight w:val="301"/>
        </w:trPr>
        <w:tc>
          <w:tcPr>
            <w:tcW w:w="1790"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contributions for Monaghan artificial viscosity term.</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semi-particle shape coefficients and volumes.</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376AFF" w:rsidRDefault="00EC217D" w:rsidP="00EC217D">
      <w:pPr>
        <w:spacing w:after="0" w:line="240" w:lineRule="auto"/>
        <w:jc w:val="center"/>
        <w:rPr>
          <w:rFonts w:ascii="Times New Roman" w:hAnsi="Times New Roman"/>
          <w:szCs w:val="24"/>
        </w:rPr>
      </w:pPr>
      <w:bookmarkStart w:id="693" w:name="_Ref44780090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6</w:t>
      </w:r>
      <w:r w:rsidR="00131662" w:rsidRPr="00376AFF">
        <w:rPr>
          <w:rFonts w:ascii="Times New Roman" w:hAnsi="Times New Roman"/>
          <w:szCs w:val="24"/>
        </w:rPr>
        <w:fldChar w:fldCharType="end"/>
      </w:r>
      <w:bookmarkEnd w:id="693"/>
      <w:r w:rsidRPr="00376AFF">
        <w:rPr>
          <w:rFonts w:ascii="Times New Roman" w:hAnsi="Times New Roman"/>
          <w:szCs w:val="24"/>
        </w:rPr>
        <w:t xml:space="preserve">. </w:t>
      </w:r>
      <w:r w:rsidR="00724131" w:rsidRPr="00376AFF">
        <w:rPr>
          <w:rFonts w:ascii="Times New Roman" w:hAnsi="Times New Roman"/>
          <w:szCs w:val="24"/>
        </w:rPr>
        <w:t xml:space="preserve">Program units for the boundary treatment scheme </w:t>
      </w:r>
      <w:r w:rsidRPr="00376AFF">
        <w:rPr>
          <w:rFonts w:ascii="Times New Roman" w:hAnsi="Times New Roman"/>
          <w:szCs w:val="24"/>
        </w:rPr>
        <w:t xml:space="preserve">DB-SPH </w:t>
      </w:r>
    </w:p>
    <w:p w:rsidR="00EC217D" w:rsidRPr="00376AFF" w:rsidRDefault="00EC217D" w:rsidP="00EC217D">
      <w:pPr>
        <w:spacing w:after="0" w:line="240" w:lineRule="auto"/>
        <w:jc w:val="center"/>
        <w:rPr>
          <w:rFonts w:ascii="Times New Roman" w:hAnsi="Times New Roman"/>
          <w:szCs w:val="24"/>
        </w:rPr>
      </w:pPr>
      <w:r w:rsidRPr="00376AFF">
        <w:rPr>
          <w:rFonts w:ascii="Times New Roman" w:hAnsi="Times New Roman"/>
          <w:szCs w:val="24"/>
        </w:rPr>
        <w:t>(“DB_SPH”;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376AFF" w:rsidTr="00585F46">
        <w:trPr>
          <w:trHeight w:val="301"/>
        </w:trPr>
        <w:tc>
          <w:tcPr>
            <w:tcW w:w="1439" w:type="pct"/>
            <w:tcBorders>
              <w:top w:val="nil"/>
              <w:left w:val="nil"/>
              <w:bottom w:val="nil"/>
              <w:right w:val="nil"/>
            </w:tcBorders>
            <w:shd w:val="clear" w:color="auto" w:fill="auto"/>
          </w:tcPr>
          <w:p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376AFF" w:rsidRDefault="00EC217D" w:rsidP="00EC217D">
      <w:pPr>
        <w:spacing w:after="0" w:line="240" w:lineRule="auto"/>
        <w:jc w:val="center"/>
        <w:rPr>
          <w:rFonts w:ascii="Times New Roman" w:hAnsi="Times New Roman"/>
          <w:szCs w:val="24"/>
        </w:rPr>
      </w:pPr>
      <w:bookmarkStart w:id="694" w:name="_Ref447800914"/>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7</w:t>
      </w:r>
      <w:r w:rsidR="00131662" w:rsidRPr="00376AFF">
        <w:rPr>
          <w:rFonts w:ascii="Times New Roman" w:hAnsi="Times New Roman"/>
          <w:szCs w:val="24"/>
        </w:rPr>
        <w:fldChar w:fldCharType="end"/>
      </w:r>
      <w:bookmarkEnd w:id="694"/>
      <w:r w:rsidRPr="00376AFF">
        <w:rPr>
          <w:rFonts w:ascii="Times New Roman" w:hAnsi="Times New Roman"/>
          <w:szCs w:val="24"/>
        </w:rPr>
        <w:t xml:space="preserve">. </w:t>
      </w:r>
      <w:r w:rsidR="00756D53" w:rsidRPr="00376AFF">
        <w:rPr>
          <w:rFonts w:ascii="Times New Roman" w:hAnsi="Times New Roman"/>
          <w:szCs w:val="24"/>
        </w:rPr>
        <w:t xml:space="preserve">Program units for the erosion criterion </w:t>
      </w:r>
      <w:r w:rsidRPr="00376AFF">
        <w:rPr>
          <w:rFonts w:ascii="Times New Roman" w:hAnsi="Times New Roman"/>
          <w:szCs w:val="24"/>
        </w:rPr>
        <w:t>(“Erosion_Criterion”; SPHERA v.</w:t>
      </w:r>
      <w:r w:rsidR="00C54D72" w:rsidRPr="00376AFF">
        <w:rPr>
          <w:rFonts w:ascii="Times New Roman" w:hAnsi="Times New Roman"/>
          <w:szCs w:val="24"/>
        </w:rPr>
        <w:t>9.0.0</w:t>
      </w:r>
      <w:r w:rsidRPr="00376AFF">
        <w:rPr>
          <w:rFonts w:ascii="Times New Roman" w:hAnsi="Times New Roman"/>
          <w:szCs w:val="24"/>
        </w:rPr>
        <w:t>).</w:t>
      </w:r>
    </w:p>
    <w:p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376AFF" w:rsidTr="00A271C4">
        <w:trPr>
          <w:trHeight w:val="301"/>
        </w:trPr>
        <w:tc>
          <w:tcPr>
            <w:tcW w:w="1998"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A271C4">
        <w:trPr>
          <w:trHeight w:val="301"/>
        </w:trPr>
        <w:tc>
          <w:tcPr>
            <w:tcW w:w="1998" w:type="pct"/>
            <w:tcBorders>
              <w:top w:val="nil"/>
              <w:left w:val="nil"/>
              <w:bottom w:val="nil"/>
              <w:right w:val="nil"/>
            </w:tcBorders>
            <w:shd w:val="clear" w:color="auto" w:fill="auto"/>
          </w:tcPr>
          <w:p w:rsidR="00EC217D" w:rsidRPr="00376AFF" w:rsidRDefault="00EC217D"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w:t>
            </w:r>
            <w:r w:rsidR="00A271C4" w:rsidRPr="00376AFF">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hexagon from the coordinates of its vertices.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pentagon from the coordinates of its vertices.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line in 3D.</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376AFF" w:rsidTr="00A271C4">
        <w:trPr>
          <w:trHeight w:val="419"/>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point, if unique, between a line and a plane.</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(inv) of a provided 2x2 matrix (mat).</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(inv) of a provided 3x3 matrix (mat).</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Returns in AAT(n,m) the transposed matrix of AA(m, n).</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 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 must be convex and non-degenerate (a n-side polygon should have n vertices, not more).</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Test to evaluate if a point lies inside or strictly outside a generic hexagon. The hexagon is partitioned into 4 triangles (P1P2P6,P2P5P6,P2P3P5,P3P4P5). A point is internal to the hexagon </w:t>
            </w:r>
            <w:r w:rsidRPr="00376AFF">
              <w:rPr>
                <w:rFonts w:ascii="Times New Roman" w:eastAsia="Times New Roman" w:hAnsi="Times New Roman"/>
                <w:bCs/>
                <w:color w:val="000000"/>
                <w:sz w:val="20"/>
                <w:szCs w:val="20"/>
                <w:lang w:eastAsia="en-GB"/>
              </w:rPr>
              <w:lastRenderedPageBreak/>
              <w:t>if it is internal to one of its triangles.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pentagon. The pentagon is partitioned into 3 triangles (P1P2P5,P2P3P5,P3P4P5). A point is internal to the pentagon if it is internal to one of its triangles.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quadrilateral. The quadrilateral is partitioned into 2 triangles (P1P2P3,P1P3P4). A point is internal to the quadrilateral if it is internal to one of the triangles.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solve a quadratic equation.</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Transformation of coordinates, expressed in a new reference system.</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of 3 planes.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in ww the cross product of vectors uu and vv.</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443E1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376AFF" w:rsidTr="00A271C4">
        <w:trPr>
          <w:trHeight w:val="301"/>
        </w:trPr>
        <w:tc>
          <w:tcPr>
            <w:tcW w:w="1998" w:type="pct"/>
            <w:tcBorders>
              <w:top w:val="nil"/>
              <w:left w:val="nil"/>
              <w:bottom w:val="nil"/>
              <w:right w:val="nil"/>
            </w:tcBorders>
            <w:shd w:val="clear" w:color="auto" w:fill="auto"/>
          </w:tcPr>
          <w:p w:rsidR="00443E10" w:rsidRPr="00376AFF" w:rsidRDefault="00443E1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vector of Euler's angles (3D).</w:t>
            </w:r>
          </w:p>
        </w:tc>
      </w:tr>
      <w:tr w:rsidR="00443E10" w:rsidRPr="00376AFF" w:rsidTr="00A271C4">
        <w:trPr>
          <w:trHeight w:val="301"/>
        </w:trPr>
        <w:tc>
          <w:tcPr>
            <w:tcW w:w="1998" w:type="pct"/>
            <w:tcBorders>
              <w:top w:val="nil"/>
              <w:left w:val="nil"/>
              <w:bottom w:val="nil"/>
              <w:right w:val="nil"/>
            </w:tcBorders>
            <w:shd w:val="clear" w:color="auto" w:fill="auto"/>
          </w:tcPr>
          <w:p w:rsidR="00443E10" w:rsidRPr="00376AFF" w:rsidRDefault="00443E1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376AFF" w:rsidRDefault="00EC217D" w:rsidP="00EC217D">
      <w:pPr>
        <w:spacing w:after="0" w:line="240" w:lineRule="auto"/>
        <w:jc w:val="center"/>
        <w:rPr>
          <w:rFonts w:ascii="Times New Roman" w:hAnsi="Times New Roman"/>
          <w:szCs w:val="24"/>
        </w:rPr>
      </w:pPr>
      <w:bookmarkStart w:id="695" w:name="_Ref44780092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8</w:t>
      </w:r>
      <w:r w:rsidR="00131662" w:rsidRPr="00376AFF">
        <w:rPr>
          <w:rFonts w:ascii="Times New Roman" w:hAnsi="Times New Roman"/>
          <w:szCs w:val="24"/>
        </w:rPr>
        <w:fldChar w:fldCharType="end"/>
      </w:r>
      <w:bookmarkEnd w:id="695"/>
      <w:r w:rsidRPr="00376AFF">
        <w:rPr>
          <w:rFonts w:ascii="Times New Roman" w:hAnsi="Times New Roman"/>
          <w:szCs w:val="24"/>
        </w:rPr>
        <w:t xml:space="preserve">. </w:t>
      </w:r>
      <w:r w:rsidR="00756D53" w:rsidRPr="00376AFF">
        <w:rPr>
          <w:rFonts w:ascii="Times New Roman" w:hAnsi="Times New Roman"/>
          <w:szCs w:val="24"/>
        </w:rPr>
        <w:t xml:space="preserve">Program units on Geometry </w:t>
      </w:r>
      <w:r w:rsidRPr="00376AFF">
        <w:rPr>
          <w:rFonts w:ascii="Times New Roman" w:hAnsi="Times New Roman"/>
          <w:szCs w:val="24"/>
        </w:rPr>
        <w:t>(“Geometry”; SPHERA v.</w:t>
      </w:r>
      <w:r w:rsidR="00C54D72" w:rsidRPr="00376AFF">
        <w:rPr>
          <w:rFonts w:ascii="Times New Roman" w:hAnsi="Times New Roman"/>
          <w:szCs w:val="24"/>
        </w:rPr>
        <w:t>9.0.0</w:t>
      </w:r>
      <w:r w:rsidRPr="00376AFF">
        <w:rPr>
          <w:rFonts w:ascii="Times New Roman" w:hAnsi="Times New Roman"/>
          <w:szCs w:val="24"/>
        </w:rPr>
        <w:t>).</w:t>
      </w:r>
    </w:p>
    <w:p w:rsidR="00ED6D25" w:rsidRPr="00376AFF" w:rsidRDefault="00ED6D25" w:rsidP="00EC217D">
      <w:pPr>
        <w:spacing w:after="0" w:line="240" w:lineRule="auto"/>
        <w:jc w:val="center"/>
        <w:rPr>
          <w:rFonts w:ascii="Times New Roman" w:hAnsi="Times New Roman"/>
          <w:sz w:val="24"/>
          <w:szCs w:val="24"/>
        </w:rPr>
      </w:pPr>
    </w:p>
    <w:p w:rsidR="00ED6D25" w:rsidRPr="00376AFF" w:rsidRDefault="00756D53" w:rsidP="009A174B">
      <w:pPr>
        <w:pStyle w:val="Amicarellititle3"/>
        <w:numPr>
          <w:ilvl w:val="2"/>
          <w:numId w:val="44"/>
        </w:numPr>
        <w:rPr>
          <w:lang w:val="en-GB"/>
        </w:rPr>
      </w:pPr>
      <w:bookmarkStart w:id="696" w:name="_Toc447005727"/>
      <w:bookmarkStart w:id="697" w:name="_Toc66716453"/>
      <w:r w:rsidRPr="00376AFF">
        <w:rPr>
          <w:lang w:val="en-GB"/>
        </w:rPr>
        <w:t>Program units for the initial conditions</w:t>
      </w:r>
      <w:r w:rsidR="00ED6D25" w:rsidRPr="00376AFF">
        <w:rPr>
          <w:lang w:val="en-GB"/>
        </w:rPr>
        <w:t xml:space="preserve"> (IC)</w:t>
      </w:r>
      <w:bookmarkEnd w:id="696"/>
      <w:bookmarkEnd w:id="697"/>
    </w:p>
    <w:p w:rsidR="00ED6D25" w:rsidRPr="00376AFF" w:rsidRDefault="00756D53"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“IC” </w:t>
      </w:r>
      <w:r w:rsidRPr="00376AFF">
        <w:rPr>
          <w:rFonts w:ascii="Times New Roman" w:hAnsi="Times New Roman"/>
          <w:sz w:val="24"/>
          <w:szCs w:val="24"/>
        </w:rPr>
        <w:t xml:space="preserve">contains the program units on the management on the initial conditions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_Ref447800958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093238" w:rsidRPr="00093238">
        <w:rPr>
          <w:rFonts w:ascii="Times New Roman" w:hAnsi="Times New Roman"/>
          <w:sz w:val="24"/>
          <w:szCs w:val="24"/>
        </w:rPr>
        <w:t>Table 11.9</w:t>
      </w:r>
      <w:r w:rsidR="00ED6D25" w:rsidRPr="00376AFF">
        <w:rPr>
          <w:rFonts w:ascii="Times New Roman" w:hAnsi="Times New Roman"/>
          <w:sz w:val="24"/>
          <w:szCs w:val="24"/>
        </w:rPr>
        <w:fldChar w:fldCharType="end"/>
      </w:r>
      <w:r w:rsidR="00ED6D25" w:rsidRPr="00376AFF">
        <w:rPr>
          <w:rFonts w:ascii="Times New Roman" w:hAnsi="Times New Roman"/>
          <w:sz w:val="24"/>
          <w:szCs w:val="24"/>
        </w:rPr>
        <w:t xml:space="preserve">). </w:t>
      </w:r>
    </w:p>
    <w:p w:rsidR="00ED6D25" w:rsidRPr="00376AFF" w:rsidRDefault="00ED6D25" w:rsidP="00ED6D25">
      <w:pPr>
        <w:spacing w:after="0" w:line="240" w:lineRule="auto"/>
        <w:jc w:val="both"/>
        <w:rPr>
          <w:rFonts w:ascii="Times New Roman" w:hAnsi="Times New Roman"/>
          <w:sz w:val="24"/>
          <w:szCs w:val="24"/>
        </w:rPr>
      </w:pPr>
    </w:p>
    <w:p w:rsidR="00ED6D25" w:rsidRPr="00376AFF" w:rsidRDefault="001F3C55" w:rsidP="009A174B">
      <w:pPr>
        <w:pStyle w:val="Amicarellititle3"/>
        <w:numPr>
          <w:ilvl w:val="2"/>
          <w:numId w:val="44"/>
        </w:numPr>
        <w:ind w:left="1225" w:hanging="505"/>
        <w:rPr>
          <w:lang w:val="en-GB"/>
        </w:rPr>
      </w:pPr>
      <w:bookmarkStart w:id="698" w:name="_Toc447005728"/>
      <w:bookmarkStart w:id="699" w:name="_Toc66716454"/>
      <w:r w:rsidRPr="00376AFF">
        <w:rPr>
          <w:lang w:val="en-GB"/>
        </w:rPr>
        <w:t>Draft program units for the turbulent dispersion of granular material</w:t>
      </w:r>
      <w:bookmarkEnd w:id="698"/>
      <w:bookmarkEnd w:id="699"/>
    </w:p>
    <w:p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For sake of completeness with respect to the previous versions of the code, the folder </w:t>
      </w:r>
      <w:r w:rsidR="00ED6D25" w:rsidRPr="00376AFF">
        <w:rPr>
          <w:rFonts w:ascii="Times New Roman" w:hAnsi="Times New Roman"/>
          <w:sz w:val="24"/>
          <w:szCs w:val="24"/>
        </w:rPr>
        <w:t>“Interface_dispersion”</w:t>
      </w:r>
      <w:r w:rsidRPr="00376AFF">
        <w:rPr>
          <w:rFonts w:ascii="Times New Roman" w:hAnsi="Times New Roman"/>
          <w:sz w:val="24"/>
          <w:szCs w:val="24"/>
        </w:rPr>
        <w:t xml:space="preserve"> contains the draft program unit </w:t>
      </w:r>
      <w:r w:rsidR="00ED6D25" w:rsidRPr="00376AFF">
        <w:rPr>
          <w:rFonts w:ascii="Times New Roman" w:hAnsi="Times New Roman"/>
          <w:sz w:val="24"/>
          <w:szCs w:val="24"/>
        </w:rPr>
        <w:t xml:space="preserve">“inter_CoefDif”. </w:t>
      </w:r>
      <w:r w:rsidRPr="00376AFF">
        <w:rPr>
          <w:rFonts w:ascii="Times New Roman" w:hAnsi="Times New Roman"/>
          <w:sz w:val="24"/>
          <w:szCs w:val="24"/>
        </w:rPr>
        <w:t>This computes a corrective term for particle velocity around the interface “mixture - pure fluid”</w:t>
      </w:r>
      <w:r w:rsidR="00ED6D25" w:rsidRPr="00376AFF">
        <w:rPr>
          <w:rFonts w:ascii="Times New Roman" w:hAnsi="Times New Roman"/>
          <w:sz w:val="24"/>
          <w:szCs w:val="24"/>
        </w:rPr>
        <w:t xml:space="preserve">. </w:t>
      </w:r>
    </w:p>
    <w:p w:rsidR="00ED6D25" w:rsidRPr="00376AFF" w:rsidRDefault="00ED6D25" w:rsidP="00ED6D25">
      <w:pPr>
        <w:spacing w:after="0" w:line="240" w:lineRule="auto"/>
        <w:jc w:val="both"/>
        <w:rPr>
          <w:rFonts w:ascii="Times New Roman" w:hAnsi="Times New Roman"/>
          <w:sz w:val="24"/>
          <w:szCs w:val="24"/>
        </w:rPr>
      </w:pPr>
    </w:p>
    <w:p w:rsidR="00ED6D25" w:rsidRPr="00376AFF" w:rsidRDefault="001F3C55" w:rsidP="009A174B">
      <w:pPr>
        <w:pStyle w:val="Amicarellititle3"/>
        <w:numPr>
          <w:ilvl w:val="2"/>
          <w:numId w:val="44"/>
        </w:numPr>
        <w:rPr>
          <w:lang w:val="en-GB"/>
        </w:rPr>
      </w:pPr>
      <w:bookmarkStart w:id="700" w:name="_Toc447005729"/>
      <w:bookmarkStart w:id="701" w:name="_Toc66716455"/>
      <w:r w:rsidRPr="00376AFF">
        <w:rPr>
          <w:lang w:val="en-GB"/>
        </w:rPr>
        <w:t>Program units for the main algorithms</w:t>
      </w:r>
      <w:bookmarkEnd w:id="700"/>
      <w:bookmarkEnd w:id="701"/>
    </w:p>
    <w:p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“Main_algorithm” </w:t>
      </w:r>
      <w:r w:rsidRPr="00376AFF">
        <w:rPr>
          <w:rFonts w:ascii="Times New Roman" w:hAnsi="Times New Roman"/>
          <w:sz w:val="24"/>
          <w:szCs w:val="24"/>
        </w:rPr>
        <w:t xml:space="preserve">contains the main program </w:t>
      </w:r>
      <w:r w:rsidR="00ED6D25" w:rsidRPr="00376AFF">
        <w:rPr>
          <w:rFonts w:ascii="Times New Roman" w:hAnsi="Times New Roman"/>
          <w:sz w:val="24"/>
          <w:szCs w:val="24"/>
        </w:rPr>
        <w:t xml:space="preserve">(“main”) </w:t>
      </w:r>
      <w:r w:rsidRPr="00376AFF">
        <w:rPr>
          <w:rFonts w:ascii="Times New Roman" w:hAnsi="Times New Roman"/>
          <w:sz w:val="24"/>
          <w:szCs w:val="24"/>
        </w:rPr>
        <w:t xml:space="preserve">and the program units for the main code algorithms </w:t>
      </w:r>
      <w:r w:rsidR="00ED6D25" w:rsidRPr="00376AFF">
        <w:rPr>
          <w:rFonts w:ascii="Times New Roman" w:hAnsi="Times New Roman"/>
          <w:sz w:val="24"/>
          <w:szCs w:val="24"/>
        </w:rPr>
        <w:t>(</w:t>
      </w:r>
      <w:r w:rsidRPr="00376AFF">
        <w:rPr>
          <w:rFonts w:ascii="Times New Roman" w:hAnsi="Times New Roman"/>
          <w:sz w:val="24"/>
          <w:szCs w:val="24"/>
        </w:rPr>
        <w:t>both in 2D and 3D</w:t>
      </w:r>
      <w:r w:rsidR="00ED6D25" w:rsidRPr="00376AFF">
        <w:rPr>
          <w:rFonts w:ascii="Times New Roman" w:hAnsi="Times New Roman"/>
          <w:sz w:val="24"/>
          <w:szCs w:val="24"/>
        </w:rPr>
        <w:t xml:space="preserve">), </w:t>
      </w:r>
      <w:r w:rsidRPr="00376AFF">
        <w:rPr>
          <w:rFonts w:ascii="Times New Roman" w:hAnsi="Times New Roman"/>
          <w:sz w:val="24"/>
          <w:szCs w:val="24"/>
        </w:rPr>
        <w:t>the memory management and the Leapfrog time integration scheme</w:t>
      </w:r>
      <w:r w:rsidR="00ED6D25" w:rsidRPr="00376AFF">
        <w:rPr>
          <w:rFonts w:ascii="Times New Roman" w:hAnsi="Times New Roman"/>
          <w:sz w:val="24"/>
          <w:szCs w:val="24"/>
        </w:rPr>
        <w:t xml:space="preserve"> (</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_Ref447801046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093238" w:rsidRPr="00093238">
        <w:rPr>
          <w:rFonts w:ascii="Times New Roman" w:hAnsi="Times New Roman"/>
          <w:sz w:val="24"/>
          <w:szCs w:val="24"/>
        </w:rPr>
        <w:t>Table 11.10</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commentRangeStart w:id="702"/>
    <w:p w:rsidR="00B72346" w:rsidRPr="00376AFF" w:rsidRDefault="00B72346" w:rsidP="00ED6D25">
      <w:pPr>
        <w:spacing w:after="0" w:line="240" w:lineRule="auto"/>
        <w:jc w:val="both"/>
        <w:rPr>
          <w:rFonts w:ascii="Times New Roman" w:hAnsi="Times New Roman"/>
          <w:sz w:val="24"/>
          <w:szCs w:val="24"/>
        </w:rPr>
      </w:pP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_Ref64366457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11.11</w:t>
      </w:r>
      <w:r w:rsidRPr="00376AFF">
        <w:rPr>
          <w:rFonts w:ascii="Times New Roman" w:hAnsi="Times New Roman"/>
          <w:sz w:val="24"/>
          <w:szCs w:val="24"/>
        </w:rPr>
        <w:fldChar w:fldCharType="end"/>
      </w:r>
      <w:r w:rsidRPr="00376AFF">
        <w:rPr>
          <w:rFonts w:ascii="Times New Roman" w:hAnsi="Times New Roman"/>
          <w:sz w:val="24"/>
          <w:szCs w:val="24"/>
        </w:rPr>
        <w:t xml:space="preserve"> lists the program units called by the program unit “time_step_loop”, when the time integration scheme Leapfrog is activated (SPHERA). The call order is highlighted.</w:t>
      </w:r>
      <w:commentRangeEnd w:id="702"/>
      <w:r w:rsidRPr="00376AFF">
        <w:rPr>
          <w:rStyle w:val="Rimandocommento"/>
          <w:rFonts w:ascii="Times New Roman" w:eastAsia="Times New Roman" w:hAnsi="Times New Roman"/>
          <w:szCs w:val="20"/>
          <w:lang w:eastAsia="it-IT"/>
        </w:rPr>
        <w:commentReference w:id="702"/>
      </w:r>
    </w:p>
    <w:p w:rsidR="00ED6D25" w:rsidRPr="00376AFF"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376AFF" w:rsidTr="00863855">
        <w:trPr>
          <w:trHeight w:val="301"/>
        </w:trPr>
        <w:tc>
          <w:tcPr>
            <w:tcW w:w="1626"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63855">
        <w:trPr>
          <w:trHeight w:val="301"/>
        </w:trPr>
        <w:tc>
          <w:tcPr>
            <w:tcW w:w="162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positions (initial conditions).</w:t>
            </w:r>
          </w:p>
        </w:tc>
      </w:tr>
      <w:tr w:rsidR="00EC217D" w:rsidRPr="00376AFF" w:rsidTr="00863855">
        <w:trPr>
          <w:trHeight w:val="301"/>
        </w:trPr>
        <w:tc>
          <w:tcPr>
            <w:tcW w:w="162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initialize the most of the fixed SPH mixture particles (bed-load transport).</w:t>
            </w:r>
          </w:p>
        </w:tc>
      </w:tr>
      <w:tr w:rsidR="00855EEB" w:rsidRPr="00376AFF" w:rsidTr="00863855">
        <w:trPr>
          <w:trHeight w:val="301"/>
        </w:trPr>
        <w:tc>
          <w:tcPr>
            <w:tcW w:w="1626" w:type="pct"/>
            <w:tcBorders>
              <w:top w:val="nil"/>
              <w:left w:val="nil"/>
              <w:bottom w:val="nil"/>
              <w:right w:val="nil"/>
            </w:tcBorders>
            <w:shd w:val="clear" w:color="auto" w:fill="auto"/>
          </w:tcPr>
          <w:p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2D domain.</w:t>
            </w:r>
          </w:p>
        </w:tc>
      </w:tr>
      <w:tr w:rsidR="00855EEB" w:rsidRPr="00376AFF" w:rsidTr="00863855">
        <w:trPr>
          <w:trHeight w:val="301"/>
        </w:trPr>
        <w:tc>
          <w:tcPr>
            <w:tcW w:w="1626" w:type="pct"/>
            <w:tcBorders>
              <w:top w:val="nil"/>
              <w:left w:val="nil"/>
              <w:bottom w:val="nil"/>
              <w:right w:val="nil"/>
            </w:tcBorders>
            <w:shd w:val="clear" w:color="auto" w:fill="auto"/>
          </w:tcPr>
          <w:p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376AFF" w:rsidTr="00863855">
        <w:trPr>
          <w:trHeight w:val="301"/>
        </w:trPr>
        <w:tc>
          <w:tcPr>
            <w:tcW w:w="1626"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Setting initial particle parameters.</w:t>
            </w:r>
          </w:p>
        </w:tc>
      </w:tr>
      <w:tr w:rsidR="00855EEB" w:rsidRPr="00376AFF" w:rsidTr="00863855">
        <w:trPr>
          <w:trHeight w:val="419"/>
        </w:trPr>
        <w:tc>
          <w:tcPr>
            <w:tcW w:w="1626"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coordinates (initial conditions).</w:t>
            </w:r>
          </w:p>
        </w:tc>
      </w:tr>
      <w:tr w:rsidR="00855EEB" w:rsidRPr="00376AFF" w:rsidTr="00863855">
        <w:trPr>
          <w:trHeight w:val="301"/>
        </w:trPr>
        <w:tc>
          <w:tcPr>
            <w:tcW w:w="1626"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376AFF" w:rsidRDefault="00EC217D" w:rsidP="00EC217D">
      <w:pPr>
        <w:spacing w:after="0" w:line="240" w:lineRule="auto"/>
        <w:jc w:val="center"/>
        <w:rPr>
          <w:rFonts w:ascii="Times New Roman" w:hAnsi="Times New Roman"/>
          <w:szCs w:val="24"/>
        </w:rPr>
      </w:pPr>
      <w:bookmarkStart w:id="703" w:name="_Ref44780095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9</w:t>
      </w:r>
      <w:r w:rsidR="00131662" w:rsidRPr="00376AFF">
        <w:rPr>
          <w:rFonts w:ascii="Times New Roman" w:hAnsi="Times New Roman"/>
          <w:szCs w:val="24"/>
        </w:rPr>
        <w:fldChar w:fldCharType="end"/>
      </w:r>
      <w:bookmarkEnd w:id="703"/>
      <w:r w:rsidRPr="00376AFF">
        <w:rPr>
          <w:rFonts w:ascii="Times New Roman" w:hAnsi="Times New Roman"/>
          <w:szCs w:val="24"/>
        </w:rPr>
        <w:t>.</w:t>
      </w:r>
      <w:r w:rsidR="001F3C55" w:rsidRPr="00376AFF">
        <w:rPr>
          <w:rFonts w:ascii="Times New Roman" w:hAnsi="Times New Roman"/>
          <w:szCs w:val="24"/>
        </w:rPr>
        <w:t xml:space="preserve"> Program units for the initial conditions</w:t>
      </w:r>
      <w:r w:rsidRPr="00376AFF">
        <w:rPr>
          <w:rFonts w:ascii="Times New Roman" w:hAnsi="Times New Roman"/>
          <w:szCs w:val="24"/>
        </w:rPr>
        <w:t xml:space="preserve"> (“IC”;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Deallocations.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Introductory procedure for the main algorithm.</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Loop_Irre_2D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2D main algorithm.</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main algorithm.</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sphera</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program unit.</w:t>
            </w:r>
          </w:p>
        </w:tc>
      </w:tr>
    </w:tbl>
    <w:p w:rsidR="00EC217D" w:rsidRPr="00376AFF" w:rsidRDefault="00EC217D" w:rsidP="00EC217D">
      <w:pPr>
        <w:spacing w:after="0" w:line="240" w:lineRule="auto"/>
        <w:jc w:val="center"/>
        <w:rPr>
          <w:rFonts w:ascii="Times New Roman" w:hAnsi="Times New Roman"/>
          <w:szCs w:val="24"/>
        </w:rPr>
      </w:pPr>
      <w:bookmarkStart w:id="704" w:name="_Ref44780104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10</w:t>
      </w:r>
      <w:r w:rsidR="00131662" w:rsidRPr="00376AFF">
        <w:rPr>
          <w:rFonts w:ascii="Times New Roman" w:hAnsi="Times New Roman"/>
          <w:szCs w:val="24"/>
        </w:rPr>
        <w:fldChar w:fldCharType="end"/>
      </w:r>
      <w:bookmarkEnd w:id="704"/>
      <w:r w:rsidRPr="00376AFF">
        <w:rPr>
          <w:rFonts w:ascii="Times New Roman" w:hAnsi="Times New Roman"/>
          <w:szCs w:val="24"/>
        </w:rPr>
        <w:t xml:space="preserve">. </w:t>
      </w:r>
      <w:r w:rsidR="001F3C55" w:rsidRPr="00376AFF">
        <w:rPr>
          <w:rFonts w:ascii="Times New Roman" w:hAnsi="Times New Roman"/>
          <w:szCs w:val="24"/>
        </w:rPr>
        <w:t xml:space="preserve">Program units for the main algorithms </w:t>
      </w:r>
      <w:r w:rsidRPr="00376AFF">
        <w:rPr>
          <w:rFonts w:ascii="Times New Roman" w:hAnsi="Times New Roman"/>
          <w:szCs w:val="24"/>
        </w:rPr>
        <w:t>(“Main_algorithm”; SPHERA v.</w:t>
      </w:r>
      <w:r w:rsidR="00C54D72" w:rsidRPr="00376AFF">
        <w:rPr>
          <w:rFonts w:ascii="Times New Roman" w:hAnsi="Times New Roman"/>
          <w:szCs w:val="24"/>
        </w:rPr>
        <w:t>9.0.0</w:t>
      </w:r>
      <w:r w:rsidRPr="00376AFF">
        <w:rPr>
          <w:rFonts w:ascii="Times New Roman" w:hAnsi="Times New Roman"/>
          <w:szCs w:val="24"/>
        </w:rPr>
        <w:t>).</w:t>
      </w:r>
    </w:p>
    <w:p w:rsidR="00467239" w:rsidRPr="00376AFF" w:rsidRDefault="00467239" w:rsidP="00467239">
      <w:pPr>
        <w:pStyle w:val="Amicarellititle3"/>
        <w:numPr>
          <w:ilvl w:val="0"/>
          <w:numId w:val="0"/>
        </w:numPr>
        <w:rPr>
          <w:lang w:val="en-GB"/>
        </w:rPr>
      </w:pPr>
      <w:bookmarkStart w:id="705" w:name="_Toc4470057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3098"/>
        <w:gridCol w:w="3139"/>
        <w:gridCol w:w="2211"/>
      </w:tblGrid>
      <w:tr w:rsidR="00467239" w:rsidRPr="00376AFF" w:rsidTr="004737D0">
        <w:tc>
          <w:tcPr>
            <w:tcW w:w="713" w:type="pct"/>
            <w:shd w:val="clear" w:color="auto" w:fill="auto"/>
            <w:hideMark/>
          </w:tcPr>
          <w:p w:rsidR="00467239"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1572" w:type="pct"/>
            <w:shd w:val="clear" w:color="auto" w:fill="auto"/>
            <w:hideMark/>
          </w:tcPr>
          <w:p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(direct calls)</w:t>
            </w:r>
          </w:p>
        </w:tc>
        <w:tc>
          <w:tcPr>
            <w:tcW w:w="1593" w:type="pct"/>
          </w:tcPr>
          <w:p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(1</w:t>
            </w:r>
            <w:r w:rsidRPr="00376AFF">
              <w:rPr>
                <w:rFonts w:ascii="Times New Roman" w:eastAsia="Times New Roman" w:hAnsi="Times New Roman"/>
                <w:b/>
                <w:bCs/>
                <w:color w:val="000000"/>
                <w:sz w:val="20"/>
                <w:szCs w:val="20"/>
                <w:vertAlign w:val="superscript"/>
                <w:lang w:eastAsia="en-GB"/>
              </w:rPr>
              <w:t>st</w:t>
            </w:r>
            <w:r w:rsidRPr="00376AFF">
              <w:rPr>
                <w:rFonts w:ascii="Times New Roman" w:eastAsia="Times New Roman" w:hAnsi="Times New Roman"/>
                <w:b/>
                <w:bCs/>
                <w:color w:val="000000"/>
                <w:sz w:val="20"/>
                <w:szCs w:val="20"/>
                <w:lang w:eastAsia="en-GB"/>
              </w:rPr>
              <w:t xml:space="preserve"> order indirect calls)</w:t>
            </w:r>
          </w:p>
        </w:tc>
        <w:tc>
          <w:tcPr>
            <w:tcW w:w="1122" w:type="pct"/>
          </w:tcPr>
          <w:p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r w:rsidR="004737D0" w:rsidRPr="00376AFF">
              <w:rPr>
                <w:rFonts w:ascii="Times New Roman" w:eastAsia="Times New Roman" w:hAnsi="Times New Roman"/>
                <w:b/>
                <w:bCs/>
                <w:color w:val="000000"/>
                <w:sz w:val="20"/>
                <w:szCs w:val="20"/>
                <w:lang w:eastAsia="en-GB"/>
              </w:rPr>
              <w:t xml:space="preserve"> </w:t>
            </w:r>
          </w:p>
          <w:p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(2</w:t>
            </w:r>
            <w:r w:rsidRPr="00376AFF">
              <w:rPr>
                <w:rFonts w:ascii="Times New Roman" w:eastAsia="Times New Roman" w:hAnsi="Times New Roman"/>
                <w:b/>
                <w:bCs/>
                <w:color w:val="000000"/>
                <w:sz w:val="20"/>
                <w:szCs w:val="20"/>
                <w:vertAlign w:val="superscript"/>
                <w:lang w:eastAsia="en-GB"/>
              </w:rPr>
              <w:t>nd</w:t>
            </w:r>
            <w:r w:rsidRPr="00376AFF">
              <w:rPr>
                <w:rFonts w:ascii="Times New Roman" w:eastAsia="Times New Roman" w:hAnsi="Times New Roman"/>
                <w:b/>
                <w:bCs/>
                <w:color w:val="000000"/>
                <w:sz w:val="20"/>
                <w:szCs w:val="20"/>
                <w:lang w:eastAsia="en-GB"/>
              </w:rPr>
              <w:t xml:space="preserve"> order ind. calls)</w:t>
            </w: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time_step_loop</w:t>
            </w: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737D0"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time_step_duration</w:t>
            </w: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737D0" w:rsidRPr="00376AFF" w:rsidTr="004737D0">
        <w:tc>
          <w:tcPr>
            <w:tcW w:w="713" w:type="pct"/>
            <w:shd w:val="clear" w:color="auto" w:fill="auto"/>
          </w:tcPr>
          <w:p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737D0" w:rsidRPr="00376AFF" w:rsidRDefault="004737D0"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fluid_particle_imposed_kinematics</w:t>
            </w:r>
          </w:p>
        </w:tc>
        <w:tc>
          <w:tcPr>
            <w:tcW w:w="1593" w:type="pct"/>
          </w:tcPr>
          <w:p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122" w:type="pct"/>
          </w:tcPr>
          <w:p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RHS_momentum_equation</w:t>
            </w: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inter_EqMoto</w:t>
            </w: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viscomon</w:t>
            </w: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viscomorris</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AddBoundaryContributions_to_ME3D</w:t>
            </w:r>
          </w:p>
        </w:tc>
        <w:tc>
          <w:tcPr>
            <w:tcW w:w="1122"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wall_function_for_SASPH</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AddElasticBoundaryReaction_3D</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RHS_body_dynamics</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body_pressure_mirror</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Leapfrog_momentum</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time_integration_body_dynamics</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body_to_smoothing_vel</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velocity_smoothing_SA_SPH_3D</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wall_function_for_SASPH</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Leapfrog_trajectories</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CancelOutgoneParticles_3D</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GenerateSourceParticles</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BC_zmax_anyt</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z_FS_max_9p_stencil</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OrdGrid1</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NormFix</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CalcVarLength</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liquid_particle_ID_array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ComputeBoundaryDataTab_3D</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FindCloseBoundaryFaces3D</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ComputeBoundaryVolumeIntegrals_P0</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KTGF_update</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initialization_fixed_granular_particle</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Shields</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fixed_bed_slope_limited</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compute_k_BetaGamma</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liquid_particle_ID_array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Continuity_Equation</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body_particles_to_continuity</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SASPH_continuity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AddBoundaryContribution_to_CE3D</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Leapfrog_continuity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CalcPre</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body_pressure_mirror</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PressureSmoothing_3D</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body_to_smoothing_pres</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body_pressure_postpro</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mixture_viscosity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time_step_post_processing</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bl>
    <w:p w:rsidR="00467239" w:rsidRPr="00376AFF" w:rsidRDefault="00467239" w:rsidP="00467239">
      <w:pPr>
        <w:spacing w:after="0" w:line="240" w:lineRule="auto"/>
        <w:jc w:val="center"/>
        <w:rPr>
          <w:rFonts w:ascii="Times New Roman" w:hAnsi="Times New Roman"/>
          <w:szCs w:val="24"/>
        </w:rPr>
      </w:pPr>
      <w:bookmarkStart w:id="706" w:name="_Ref64366457"/>
      <w:commentRangeStart w:id="707"/>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bookmarkEnd w:id="706"/>
      <w:r w:rsidRPr="00376AFF">
        <w:rPr>
          <w:rFonts w:ascii="Times New Roman" w:hAnsi="Times New Roman"/>
          <w:szCs w:val="24"/>
        </w:rPr>
        <w:t xml:space="preserve">. Program units </w:t>
      </w:r>
      <w:r w:rsidR="004737D0" w:rsidRPr="00376AFF">
        <w:rPr>
          <w:rFonts w:ascii="Times New Roman" w:hAnsi="Times New Roman"/>
          <w:szCs w:val="24"/>
        </w:rPr>
        <w:t xml:space="preserve">called </w:t>
      </w:r>
      <w:r w:rsidR="00B72346" w:rsidRPr="00376AFF">
        <w:rPr>
          <w:rFonts w:ascii="Times New Roman" w:hAnsi="Times New Roman"/>
          <w:szCs w:val="24"/>
        </w:rPr>
        <w:t xml:space="preserve">by the program unit “time_step_loop”, when the time integration scheme </w:t>
      </w:r>
      <w:r w:rsidRPr="00376AFF">
        <w:rPr>
          <w:rFonts w:ascii="Times New Roman" w:hAnsi="Times New Roman"/>
          <w:szCs w:val="24"/>
        </w:rPr>
        <w:t>Leapfrog</w:t>
      </w:r>
      <w:r w:rsidR="00B72346" w:rsidRPr="00376AFF">
        <w:rPr>
          <w:rFonts w:ascii="Times New Roman" w:hAnsi="Times New Roman"/>
          <w:szCs w:val="24"/>
        </w:rPr>
        <w:t xml:space="preserve"> is activated (SPHERA).</w:t>
      </w:r>
      <w:commentRangeEnd w:id="707"/>
      <w:r w:rsidR="00B72346" w:rsidRPr="00376AFF">
        <w:rPr>
          <w:rStyle w:val="Rimandocommento"/>
          <w:rFonts w:ascii="Times New Roman" w:eastAsia="Times New Roman" w:hAnsi="Times New Roman"/>
          <w:szCs w:val="20"/>
          <w:lang w:eastAsia="it-IT"/>
        </w:rPr>
        <w:commentReference w:id="707"/>
      </w:r>
    </w:p>
    <w:p w:rsidR="00467239" w:rsidRPr="00376AFF" w:rsidRDefault="00467239" w:rsidP="00467239">
      <w:pPr>
        <w:pStyle w:val="Amicarellititle3"/>
        <w:numPr>
          <w:ilvl w:val="0"/>
          <w:numId w:val="0"/>
        </w:numPr>
        <w:rPr>
          <w:lang w:val="en-GB"/>
        </w:rPr>
      </w:pPr>
    </w:p>
    <w:p w:rsidR="001F3C55" w:rsidRPr="00376AFF" w:rsidRDefault="001F3C55" w:rsidP="009A174B">
      <w:pPr>
        <w:pStyle w:val="Amicarellititle3"/>
        <w:numPr>
          <w:ilvl w:val="2"/>
          <w:numId w:val="44"/>
        </w:numPr>
        <w:rPr>
          <w:lang w:val="en-GB"/>
        </w:rPr>
      </w:pPr>
      <w:bookmarkStart w:id="708" w:name="_Toc66716456"/>
      <w:r w:rsidRPr="00376AFF">
        <w:rPr>
          <w:lang w:val="en-GB"/>
        </w:rPr>
        <w:t>Modul</w:t>
      </w:r>
      <w:bookmarkEnd w:id="705"/>
      <w:r w:rsidR="00010640" w:rsidRPr="00376AFF">
        <w:rPr>
          <w:lang w:val="en-GB"/>
        </w:rPr>
        <w:t>es</w:t>
      </w:r>
      <w:bookmarkEnd w:id="708"/>
    </w:p>
    <w:p w:rsidR="001F3C55" w:rsidRPr="00376AFF" w:rsidRDefault="00010640" w:rsidP="001F3C55">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folder </w:t>
      </w:r>
      <w:r w:rsidR="001F3C55" w:rsidRPr="00376AFF">
        <w:rPr>
          <w:rFonts w:ascii="Times New Roman" w:hAnsi="Times New Roman"/>
          <w:sz w:val="24"/>
          <w:szCs w:val="24"/>
        </w:rPr>
        <w:t xml:space="preserve">“Modules” </w:t>
      </w:r>
      <w:r w:rsidRPr="00376AFF">
        <w:rPr>
          <w:rFonts w:ascii="Times New Roman" w:hAnsi="Times New Roman"/>
          <w:sz w:val="24"/>
          <w:szCs w:val="24"/>
        </w:rPr>
        <w:t xml:space="preserve">contains the </w:t>
      </w:r>
      <w:r w:rsidR="001F3C55" w:rsidRPr="00376AFF">
        <w:rPr>
          <w:rFonts w:ascii="Times New Roman" w:hAnsi="Times New Roman"/>
          <w:sz w:val="24"/>
          <w:szCs w:val="24"/>
        </w:rPr>
        <w:t xml:space="preserve">Fortran </w:t>
      </w:r>
      <w:r w:rsidRPr="00376AFF">
        <w:rPr>
          <w:rFonts w:ascii="Times New Roman" w:hAnsi="Times New Roman"/>
          <w:sz w:val="24"/>
          <w:szCs w:val="24"/>
        </w:rPr>
        <w:t xml:space="preserve">modules of </w:t>
      </w:r>
      <w:r w:rsidR="001F3C55" w:rsidRPr="00376AFF">
        <w:rPr>
          <w:rFonts w:ascii="Times New Roman" w:hAnsi="Times New Roman"/>
          <w:sz w:val="24"/>
          <w:szCs w:val="24"/>
        </w:rPr>
        <w:t>SPHERA v.</w:t>
      </w:r>
      <w:r w:rsidR="00C54D72" w:rsidRPr="00376AFF">
        <w:rPr>
          <w:rFonts w:ascii="Times New Roman" w:hAnsi="Times New Roman"/>
          <w:sz w:val="24"/>
          <w:szCs w:val="24"/>
        </w:rPr>
        <w:t>9.0.0</w:t>
      </w:r>
      <w:r w:rsidR="001F3C55" w:rsidRPr="00376AFF">
        <w:rPr>
          <w:rFonts w:ascii="Times New Roman" w:hAnsi="Times New Roman"/>
          <w:sz w:val="24"/>
          <w:szCs w:val="24"/>
        </w:rPr>
        <w:t xml:space="preserve">. </w:t>
      </w:r>
      <w:proofErr w:type="gramStart"/>
      <w:r w:rsidR="001F3C55" w:rsidRPr="00376AFF">
        <w:rPr>
          <w:rFonts w:ascii="Times New Roman" w:hAnsi="Times New Roman"/>
          <w:sz w:val="24"/>
          <w:szCs w:val="24"/>
        </w:rPr>
        <w:t>(</w:t>
      </w:r>
      <w:r w:rsidR="001F3C55" w:rsidRPr="00376AFF">
        <w:rPr>
          <w:rFonts w:ascii="Times New Roman" w:hAnsi="Times New Roman"/>
          <w:sz w:val="24"/>
          <w:szCs w:val="24"/>
        </w:rPr>
        <w:fldChar w:fldCharType="begin"/>
      </w:r>
      <w:r w:rsidR="001F3C55" w:rsidRPr="00376AFF">
        <w:rPr>
          <w:rFonts w:ascii="Times New Roman" w:hAnsi="Times New Roman"/>
          <w:sz w:val="24"/>
          <w:szCs w:val="24"/>
        </w:rPr>
        <w:instrText xml:space="preserve"> REF _Ref447801052 \h  \* MERGEFORMAT </w:instrText>
      </w:r>
      <w:r w:rsidR="001F3C55" w:rsidRPr="00376AFF">
        <w:rPr>
          <w:rFonts w:ascii="Times New Roman" w:hAnsi="Times New Roman"/>
          <w:sz w:val="24"/>
          <w:szCs w:val="24"/>
        </w:rPr>
      </w:r>
      <w:r w:rsidR="001F3C55" w:rsidRPr="00376AFF">
        <w:rPr>
          <w:rFonts w:ascii="Times New Roman" w:hAnsi="Times New Roman"/>
          <w:sz w:val="24"/>
          <w:szCs w:val="24"/>
        </w:rPr>
        <w:fldChar w:fldCharType="separate"/>
      </w:r>
      <w:r w:rsidR="00093238" w:rsidRPr="00093238">
        <w:rPr>
          <w:rFonts w:ascii="Times New Roman" w:hAnsi="Times New Roman"/>
          <w:sz w:val="24"/>
          <w:szCs w:val="24"/>
        </w:rPr>
        <w:t>Table 11.12</w:t>
      </w:r>
      <w:r w:rsidR="001F3C55" w:rsidRPr="00376AFF">
        <w:rPr>
          <w:rFonts w:ascii="Times New Roman" w:hAnsi="Times New Roman"/>
          <w:sz w:val="24"/>
          <w:szCs w:val="24"/>
        </w:rPr>
        <w:fldChar w:fldCharType="end"/>
      </w:r>
      <w:r w:rsidR="001F3C55" w:rsidRPr="00376AFF">
        <w:rPr>
          <w:rFonts w:ascii="Times New Roman" w:hAnsi="Times New Roman"/>
          <w:sz w:val="24"/>
          <w:szCs w:val="24"/>
        </w:rPr>
        <w:t>).</w:t>
      </w:r>
      <w:proofErr w:type="gramEnd"/>
    </w:p>
    <w:p w:rsidR="001F3C55" w:rsidRPr="00376AFF" w:rsidRDefault="001F3C55" w:rsidP="00EC217D">
      <w:pPr>
        <w:spacing w:after="0" w:line="240" w:lineRule="auto"/>
        <w:jc w:val="both"/>
        <w:rPr>
          <w:sz w:val="24"/>
          <w:szCs w:val="24"/>
        </w:rPr>
      </w:pPr>
    </w:p>
    <w:p w:rsidR="00ED6D25" w:rsidRPr="00376AFF" w:rsidRDefault="00010640" w:rsidP="009A174B">
      <w:pPr>
        <w:pStyle w:val="Amicarellititle3"/>
        <w:numPr>
          <w:ilvl w:val="2"/>
          <w:numId w:val="44"/>
        </w:numPr>
        <w:rPr>
          <w:lang w:val="en-GB"/>
        </w:rPr>
      </w:pPr>
      <w:bookmarkStart w:id="709" w:name="_Toc447005731"/>
      <w:bookmarkStart w:id="710" w:name="_Toc66716457"/>
      <w:r w:rsidRPr="00376AFF">
        <w:rPr>
          <w:lang w:val="en-GB"/>
        </w:rPr>
        <w:t>Program units for the neighbouring search, the smoothing operators and the interface detection</w:t>
      </w:r>
      <w:bookmarkEnd w:id="709"/>
      <w:r w:rsidRPr="00376AFF">
        <w:rPr>
          <w:lang w:val="en-GB"/>
        </w:rPr>
        <w:t>.</w:t>
      </w:r>
      <w:bookmarkEnd w:id="710"/>
    </w:p>
    <w:p w:rsidR="00ED6D25" w:rsidRPr="00376AFF" w:rsidRDefault="00010640"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“Neighbouring_Search” </w:t>
      </w:r>
      <w:r w:rsidRPr="00376AFF">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_Ref447805731 \h </w:instrText>
      </w:r>
      <w:r w:rsidRPr="00376AFF">
        <w:rPr>
          <w:rFonts w:ascii="Times New Roman" w:hAnsi="Times New Roman"/>
          <w:sz w:val="24"/>
          <w:szCs w:val="24"/>
        </w:rPr>
        <w:instrText xml:space="preserve">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093238" w:rsidRPr="00093238">
        <w:rPr>
          <w:rFonts w:ascii="Times New Roman" w:hAnsi="Times New Roman"/>
          <w:sz w:val="24"/>
          <w:szCs w:val="24"/>
        </w:rPr>
        <w:t>Table 11.13</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p w:rsidR="00ED6D25" w:rsidRPr="00376AFF" w:rsidRDefault="00ED6D25" w:rsidP="00EC217D">
      <w:pPr>
        <w:spacing w:after="0" w:line="240" w:lineRule="auto"/>
        <w:jc w:val="both"/>
        <w:rPr>
          <w:sz w:val="24"/>
          <w:szCs w:val="24"/>
        </w:rPr>
      </w:pPr>
    </w:p>
    <w:p w:rsidR="0063576B" w:rsidRPr="00376AFF" w:rsidRDefault="00010640" w:rsidP="009A174B">
      <w:pPr>
        <w:pStyle w:val="Amicarellititle3"/>
        <w:numPr>
          <w:ilvl w:val="2"/>
          <w:numId w:val="44"/>
        </w:numPr>
        <w:ind w:left="1225" w:hanging="505"/>
        <w:rPr>
          <w:lang w:val="en-GB"/>
        </w:rPr>
      </w:pPr>
      <w:bookmarkStart w:id="711" w:name="_Toc447005732"/>
      <w:bookmarkStart w:id="712" w:name="_Toc66716458"/>
      <w:r w:rsidRPr="00376AFF">
        <w:rPr>
          <w:lang w:val="en-GB"/>
        </w:rPr>
        <w:t>Program units for post-processing</w:t>
      </w:r>
      <w:bookmarkEnd w:id="711"/>
      <w:bookmarkEnd w:id="712"/>
    </w:p>
    <w:p w:rsidR="0063576B" w:rsidRPr="00376AFF" w:rsidRDefault="00010640"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“Post_processing” </w:t>
      </w:r>
      <w:r w:rsidRPr="00376AFF">
        <w:rPr>
          <w:rFonts w:ascii="Times New Roman" w:hAnsi="Times New Roman"/>
          <w:sz w:val="24"/>
          <w:szCs w:val="24"/>
        </w:rPr>
        <w:t>co</w:t>
      </w:r>
      <w:r w:rsidR="00A979D9" w:rsidRPr="00376AFF">
        <w:rPr>
          <w:rFonts w:ascii="Times New Roman" w:hAnsi="Times New Roman"/>
          <w:sz w:val="24"/>
          <w:szCs w:val="24"/>
        </w:rPr>
        <w:t>n</w:t>
      </w:r>
      <w:r w:rsidRPr="00376AFF">
        <w:rPr>
          <w:rFonts w:ascii="Times New Roman" w:hAnsi="Times New Roman"/>
          <w:sz w:val="24"/>
          <w:szCs w:val="24"/>
        </w:rPr>
        <w:t>tains the program units to post-pr</w:t>
      </w:r>
      <w:r w:rsidR="00A979D9" w:rsidRPr="00376AFF">
        <w:rPr>
          <w:rFonts w:ascii="Times New Roman" w:hAnsi="Times New Roman"/>
          <w:sz w:val="24"/>
          <w:szCs w:val="24"/>
        </w:rPr>
        <w:t>o</w:t>
      </w:r>
      <w:r w:rsidRPr="00376AFF">
        <w:rPr>
          <w:rFonts w:ascii="Times New Roman" w:hAnsi="Times New Roman"/>
          <w:sz w:val="24"/>
          <w:szCs w:val="24"/>
        </w:rPr>
        <w:t xml:space="preserve">cess the </w:t>
      </w:r>
      <w:r w:rsidR="00A979D9" w:rsidRPr="00376AFF">
        <w:rPr>
          <w:rFonts w:ascii="Times New Roman" w:hAnsi="Times New Roman"/>
          <w:sz w:val="24"/>
          <w:szCs w:val="24"/>
        </w:rPr>
        <w:t xml:space="preserve">code </w:t>
      </w:r>
      <w:r w:rsidRPr="00376AFF">
        <w:rPr>
          <w:rFonts w:ascii="Times New Roman" w:hAnsi="Times New Roman"/>
          <w:sz w:val="24"/>
          <w:szCs w:val="24"/>
        </w:rPr>
        <w:t>re</w:t>
      </w:r>
      <w:r w:rsidR="00A979D9" w:rsidRPr="00376AFF">
        <w:rPr>
          <w:rFonts w:ascii="Times New Roman" w:hAnsi="Times New Roman"/>
          <w:sz w:val="24"/>
          <w:szCs w:val="24"/>
        </w:rPr>
        <w:t>s</w:t>
      </w:r>
      <w:r w:rsidRPr="00376AFF">
        <w:rPr>
          <w:rFonts w:ascii="Times New Roman" w:hAnsi="Times New Roman"/>
          <w:sz w:val="24"/>
          <w:szCs w:val="24"/>
        </w:rPr>
        <w:t xml:space="preserve">ults </w:t>
      </w:r>
      <w:r w:rsidR="0063576B" w:rsidRPr="00376AFF">
        <w:rPr>
          <w:rFonts w:ascii="Times New Roman" w:hAnsi="Times New Roman"/>
          <w:sz w:val="24"/>
          <w:szCs w:val="24"/>
        </w:rPr>
        <w:t>(</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_Ref447801202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093238" w:rsidRPr="00093238">
        <w:rPr>
          <w:rFonts w:ascii="Times New Roman" w:hAnsi="Times New Roman"/>
          <w:sz w:val="24"/>
          <w:szCs w:val="24"/>
        </w:rPr>
        <w:t>Table 11.14</w:t>
      </w:r>
      <w:r w:rsidR="0063576B" w:rsidRPr="00376AFF">
        <w:rPr>
          <w:rFonts w:ascii="Times New Roman" w:hAnsi="Times New Roman"/>
          <w:sz w:val="24"/>
          <w:szCs w:val="24"/>
        </w:rPr>
        <w:fldChar w:fldCharType="end"/>
      </w:r>
      <w:r w:rsidR="0063576B" w:rsidRPr="00376AFF">
        <w:rPr>
          <w:rFonts w:ascii="Times New Roman" w:hAnsi="Times New Roman"/>
          <w:sz w:val="24"/>
          <w:szCs w:val="24"/>
        </w:rPr>
        <w:t xml:space="preserve">). </w:t>
      </w:r>
      <w:r w:rsidRPr="00376AFF">
        <w:rPr>
          <w:rFonts w:ascii="Times New Roman" w:hAnsi="Times New Roman"/>
          <w:sz w:val="24"/>
          <w:szCs w:val="24"/>
        </w:rPr>
        <w:t>The main output files report the following parameters</w:t>
      </w:r>
      <w:r w:rsidR="0063576B" w:rsidRPr="00376AFF">
        <w:rPr>
          <w:rFonts w:ascii="Times New Roman" w:hAnsi="Times New Roman"/>
          <w:sz w:val="24"/>
          <w:szCs w:val="24"/>
        </w:rPr>
        <w:t>:</w:t>
      </w:r>
    </w:p>
    <w:p w:rsidR="0063576B" w:rsidRPr="00376AFF" w:rsidRDefault="00A979D9" w:rsidP="00034CDC">
      <w:pPr>
        <w:pStyle w:val="Paragrafoelenco"/>
        <w:numPr>
          <w:ilvl w:val="0"/>
          <w:numId w:val="17"/>
        </w:numPr>
        <w:jc w:val="both"/>
        <w:rPr>
          <w:lang w:val="en-GB"/>
        </w:rPr>
      </w:pPr>
      <w:r w:rsidRPr="00376AFF">
        <w:rPr>
          <w:lang w:val="en-GB"/>
        </w:rPr>
        <w:t>f</w:t>
      </w:r>
      <w:r w:rsidR="00010640" w:rsidRPr="00376AFF">
        <w:rPr>
          <w:lang w:val="en-GB"/>
        </w:rPr>
        <w:t>low rate hydrograph</w:t>
      </w:r>
      <w:r w:rsidRPr="00376AFF">
        <w:rPr>
          <w:lang w:val="en-GB"/>
        </w:rPr>
        <w:t>s</w:t>
      </w:r>
      <w:r w:rsidR="00010640" w:rsidRPr="00376AFF">
        <w:rPr>
          <w:lang w:val="en-GB"/>
        </w:rPr>
        <w:t xml:space="preserve"> at the flow rate monitoring sections</w:t>
      </w:r>
      <w:r w:rsidR="0063576B" w:rsidRPr="00376AFF">
        <w:rPr>
          <w:lang w:val="en-GB"/>
        </w:rPr>
        <w:t>;</w:t>
      </w:r>
    </w:p>
    <w:p w:rsidR="0063576B" w:rsidRPr="00376AFF" w:rsidRDefault="0063576B" w:rsidP="00034CDC">
      <w:pPr>
        <w:pStyle w:val="Paragrafoelenco"/>
        <w:numPr>
          <w:ilvl w:val="0"/>
          <w:numId w:val="17"/>
        </w:numPr>
        <w:jc w:val="both"/>
        <w:rPr>
          <w:lang w:val="en-GB"/>
        </w:rPr>
      </w:pPr>
      <w:r w:rsidRPr="00376AFF">
        <w:rPr>
          <w:lang w:val="en-GB"/>
        </w:rPr>
        <w:t xml:space="preserve">2D </w:t>
      </w:r>
      <w:r w:rsidR="00010640" w:rsidRPr="00376AFF">
        <w:rPr>
          <w:lang w:val="en-GB"/>
        </w:rPr>
        <w:t>fie</w:t>
      </w:r>
      <w:r w:rsidR="00A979D9" w:rsidRPr="00376AFF">
        <w:rPr>
          <w:lang w:val="en-GB"/>
        </w:rPr>
        <w:t>l</w:t>
      </w:r>
      <w:r w:rsidR="00010640" w:rsidRPr="00376AFF">
        <w:rPr>
          <w:lang w:val="en-GB"/>
        </w:rPr>
        <w:t>d</w:t>
      </w:r>
      <w:r w:rsidR="00A979D9" w:rsidRPr="00376AFF">
        <w:rPr>
          <w:lang w:val="en-GB"/>
        </w:rPr>
        <w:t>s</w:t>
      </w:r>
      <w:r w:rsidR="00010640" w:rsidRPr="00376AFF">
        <w:rPr>
          <w:lang w:val="en-GB"/>
        </w:rPr>
        <w:t xml:space="preserve"> of the maxim</w:t>
      </w:r>
      <w:r w:rsidR="00A979D9" w:rsidRPr="00376AFF">
        <w:rPr>
          <w:lang w:val="en-GB"/>
        </w:rPr>
        <w:t>um values</w:t>
      </w:r>
      <w:r w:rsidR="00010640" w:rsidRPr="00376AFF">
        <w:rPr>
          <w:lang w:val="en-GB"/>
        </w:rPr>
        <w:t xml:space="preserve"> of the sp</w:t>
      </w:r>
      <w:r w:rsidR="00A979D9" w:rsidRPr="00376AFF">
        <w:rPr>
          <w:lang w:val="en-GB"/>
        </w:rPr>
        <w:t>e</w:t>
      </w:r>
      <w:r w:rsidR="00010640" w:rsidRPr="00376AFF">
        <w:rPr>
          <w:lang w:val="en-GB"/>
        </w:rPr>
        <w:t>cific flow rate and the free surface he</w:t>
      </w:r>
      <w:r w:rsidR="00A979D9" w:rsidRPr="00376AFF">
        <w:rPr>
          <w:lang w:val="en-GB"/>
        </w:rPr>
        <w:t>i</w:t>
      </w:r>
      <w:r w:rsidR="00010640" w:rsidRPr="00376AFF">
        <w:rPr>
          <w:lang w:val="en-GB"/>
        </w:rPr>
        <w:t>ght</w:t>
      </w:r>
      <w:r w:rsidRPr="00376AFF">
        <w:rPr>
          <w:lang w:val="en-GB"/>
        </w:rPr>
        <w:t>;</w:t>
      </w:r>
    </w:p>
    <w:p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ime evolution of the interfaces of the bed-load transport model</w:t>
      </w:r>
      <w:r w:rsidR="0063576B" w:rsidRPr="00376AFF">
        <w:rPr>
          <w:lang w:val="en-GB"/>
        </w:rPr>
        <w:t>;</w:t>
      </w:r>
    </w:p>
    <w:p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 xml:space="preserve">ime evolution of the main fluid dynamics variables </w:t>
      </w:r>
      <w:r w:rsidR="0063576B" w:rsidRPr="00376AFF">
        <w:rPr>
          <w:lang w:val="en-GB"/>
        </w:rPr>
        <w:t>(</w:t>
      </w:r>
      <w:r w:rsidR="00010640" w:rsidRPr="00376AFF">
        <w:rPr>
          <w:lang w:val="en-GB"/>
        </w:rPr>
        <w:t>pressure and velocity</w:t>
      </w:r>
      <w:r w:rsidR="0063576B" w:rsidRPr="00376AFF">
        <w:rPr>
          <w:lang w:val="en-GB"/>
        </w:rPr>
        <w:t xml:space="preserve">) </w:t>
      </w:r>
      <w:r w:rsidR="00010640" w:rsidRPr="00376AFF">
        <w:rPr>
          <w:lang w:val="en-GB"/>
        </w:rPr>
        <w:t>along the monitoring lines and poi</w:t>
      </w:r>
      <w:r w:rsidRPr="00376AFF">
        <w:rPr>
          <w:lang w:val="en-GB"/>
        </w:rPr>
        <w:t>n</w:t>
      </w:r>
      <w:r w:rsidR="00010640" w:rsidRPr="00376AFF">
        <w:rPr>
          <w:lang w:val="en-GB"/>
        </w:rPr>
        <w:t>ts</w:t>
      </w:r>
      <w:r w:rsidR="0063576B" w:rsidRPr="00376AFF">
        <w:rPr>
          <w:lang w:val="en-GB"/>
        </w:rPr>
        <w:t>;</w:t>
      </w:r>
    </w:p>
    <w:p w:rsidR="0063576B" w:rsidRPr="00376AFF" w:rsidRDefault="00010640" w:rsidP="00034CDC">
      <w:pPr>
        <w:pStyle w:val="Paragrafoelenco"/>
        <w:numPr>
          <w:ilvl w:val="0"/>
          <w:numId w:val="17"/>
        </w:numPr>
        <w:jc w:val="both"/>
        <w:rPr>
          <w:lang w:val="en-GB"/>
        </w:rPr>
      </w:pPr>
      <w:r w:rsidRPr="00376AFF">
        <w:rPr>
          <w:lang w:val="en-GB"/>
        </w:rPr>
        <w:t>hydrograph</w:t>
      </w:r>
      <w:r w:rsidR="00A979D9" w:rsidRPr="00376AFF">
        <w:rPr>
          <w:lang w:val="en-GB"/>
        </w:rPr>
        <w:t>s</w:t>
      </w:r>
      <w:r w:rsidRPr="00376AFF">
        <w:rPr>
          <w:lang w:val="en-GB"/>
        </w:rPr>
        <w:t xml:space="preserve"> </w:t>
      </w:r>
      <w:r w:rsidR="00A979D9" w:rsidRPr="00376AFF">
        <w:rPr>
          <w:lang w:val="en-GB"/>
        </w:rPr>
        <w:t>of the free surface height</w:t>
      </w:r>
      <w:r w:rsidR="0063576B" w:rsidRPr="00376AFF">
        <w:rPr>
          <w:lang w:val="en-GB"/>
        </w:rPr>
        <w:t xml:space="preserve"> </w:t>
      </w:r>
      <w:r w:rsidR="00A979D9" w:rsidRPr="00376AFF">
        <w:rPr>
          <w:lang w:val="en-GB"/>
        </w:rPr>
        <w:t>along the monitoring points</w:t>
      </w:r>
      <w:r w:rsidR="0063576B" w:rsidRPr="00376AFF">
        <w:rPr>
          <w:lang w:val="en-GB"/>
        </w:rPr>
        <w:t>;</w:t>
      </w:r>
    </w:p>
    <w:p w:rsidR="0063576B" w:rsidRPr="00376AFF" w:rsidRDefault="00A979D9" w:rsidP="00034CDC">
      <w:pPr>
        <w:pStyle w:val="Paragrafoelenco"/>
        <w:numPr>
          <w:ilvl w:val="0"/>
          <w:numId w:val="17"/>
        </w:numPr>
        <w:jc w:val="both"/>
        <w:rPr>
          <w:lang w:val="en-GB"/>
        </w:rPr>
      </w:pPr>
      <w:r w:rsidRPr="00376AFF">
        <w:rPr>
          <w:lang w:val="en-GB"/>
        </w:rPr>
        <w:t xml:space="preserve">application </w:t>
      </w:r>
      <w:r w:rsidR="0063576B" w:rsidRPr="00376AFF">
        <w:rPr>
          <w:lang w:val="en-GB"/>
        </w:rPr>
        <w:t xml:space="preserve">log </w:t>
      </w:r>
      <w:r w:rsidRPr="00376AFF">
        <w:rPr>
          <w:lang w:val="en-GB"/>
        </w:rPr>
        <w:t xml:space="preserve">of </w:t>
      </w:r>
      <w:r w:rsidR="0063576B" w:rsidRPr="00376AFF">
        <w:rPr>
          <w:lang w:val="en-GB"/>
        </w:rPr>
        <w:t>SPHERA;</w:t>
      </w:r>
    </w:p>
    <w:p w:rsidR="0063576B" w:rsidRPr="00376AFF" w:rsidRDefault="0063576B" w:rsidP="00034CDC">
      <w:pPr>
        <w:pStyle w:val="Paragrafoelenco"/>
        <w:numPr>
          <w:ilvl w:val="0"/>
          <w:numId w:val="17"/>
        </w:numPr>
        <w:jc w:val="both"/>
        <w:rPr>
          <w:lang w:val="en-GB"/>
        </w:rPr>
      </w:pPr>
      <w:del w:id="713" w:author="Amicarelli Andrea (RSE)" w:date="2020-04-13T16:20:00Z">
        <w:r w:rsidRPr="00376AFF" w:rsidDel="0026104E">
          <w:rPr>
            <w:lang w:val="en-GB"/>
          </w:rPr>
          <w:delText xml:space="preserve">2D </w:delText>
        </w:r>
      </w:del>
      <w:ins w:id="714" w:author="Amicarelli Andrea (RSE)" w:date="2020-04-13T16:20:00Z">
        <w:r w:rsidR="0026104E" w:rsidRPr="00376AFF">
          <w:rPr>
            <w:lang w:val="en-GB"/>
          </w:rPr>
          <w:t xml:space="preserve">3D </w:t>
        </w:r>
      </w:ins>
      <w:r w:rsidR="00A979D9" w:rsidRPr="00376AFF">
        <w:rPr>
          <w:lang w:val="en-GB"/>
        </w:rPr>
        <w:t>fields of the main fluid dynamics and SPH variables (</w:t>
      </w:r>
      <w:r w:rsidRPr="00376AFF">
        <w:rPr>
          <w:lang w:val="en-GB"/>
        </w:rPr>
        <w:t xml:space="preserve">“.vtu” </w:t>
      </w:r>
      <w:r w:rsidR="00A979D9" w:rsidRPr="00376AFF">
        <w:rPr>
          <w:lang w:val="en-GB"/>
        </w:rPr>
        <w:t>and</w:t>
      </w:r>
      <w:r w:rsidRPr="00376AFF">
        <w:rPr>
          <w:lang w:val="en-GB"/>
        </w:rPr>
        <w:t xml:space="preserve"> “.pvd”</w:t>
      </w:r>
      <w:r w:rsidR="00A979D9" w:rsidRPr="00376AFF">
        <w:rPr>
          <w:lang w:val="en-GB"/>
        </w:rPr>
        <w:t xml:space="preserve"> file formats)</w:t>
      </w:r>
      <w:r w:rsidRPr="00376AFF">
        <w:rPr>
          <w:lang w:val="en-GB"/>
        </w:rPr>
        <w:t xml:space="preserve"> </w:t>
      </w:r>
      <w:r w:rsidR="00A979D9" w:rsidRPr="00376AFF">
        <w:rPr>
          <w:lang w:val="en-GB"/>
        </w:rPr>
        <w:t xml:space="preserve">for </w:t>
      </w:r>
      <w:r w:rsidRPr="00376AFF">
        <w:rPr>
          <w:lang w:val="en-GB"/>
        </w:rPr>
        <w:t>Paraview (</w:t>
      </w:r>
      <w:r w:rsidR="00A979D9" w:rsidRPr="00376AFF">
        <w:rPr>
          <w:lang w:val="en-GB"/>
        </w:rPr>
        <w:t xml:space="preserve">graphic </w:t>
      </w:r>
      <w:r w:rsidRPr="00376AFF">
        <w:rPr>
          <w:lang w:val="en-GB"/>
        </w:rPr>
        <w:t>FOSS)</w:t>
      </w:r>
      <w:r w:rsidR="00A979D9" w:rsidRPr="00376AFF">
        <w:rPr>
          <w:lang w:val="en-GB"/>
        </w:rPr>
        <w:t xml:space="preserve"> visualization</w:t>
      </w:r>
      <w:r w:rsidRPr="00376AFF">
        <w:rPr>
          <w:lang w:val="en-GB"/>
        </w:rPr>
        <w:t>;</w:t>
      </w:r>
    </w:p>
    <w:p w:rsidR="0063576B" w:rsidRPr="00376AFF" w:rsidRDefault="00A979D9" w:rsidP="00034CDC">
      <w:pPr>
        <w:pStyle w:val="Paragrafoelenco"/>
        <w:numPr>
          <w:ilvl w:val="0"/>
          <w:numId w:val="17"/>
        </w:numPr>
        <w:jc w:val="both"/>
        <w:rPr>
          <w:lang w:val="en-GB"/>
        </w:rPr>
      </w:pPr>
      <w:r w:rsidRPr="00376AFF">
        <w:rPr>
          <w:lang w:val="en-GB"/>
        </w:rPr>
        <w:t>frontier geometry for the boundary treatment SA-SPH (</w:t>
      </w:r>
      <w:r w:rsidR="0063576B" w:rsidRPr="00376AFF">
        <w:rPr>
          <w:lang w:val="en-GB"/>
        </w:rPr>
        <w:t>“.vtk”</w:t>
      </w:r>
      <w:r w:rsidRPr="00376AFF">
        <w:rPr>
          <w:lang w:val="en-GB"/>
        </w:rPr>
        <w:t xml:space="preserve"> format for </w:t>
      </w:r>
      <w:r w:rsidR="0063576B" w:rsidRPr="00376AFF">
        <w:rPr>
          <w:lang w:val="en-GB"/>
        </w:rPr>
        <w:t>Paraview);</w:t>
      </w:r>
    </w:p>
    <w:p w:rsidR="0063576B" w:rsidRPr="00376AFF" w:rsidRDefault="00A979D9" w:rsidP="00034CDC">
      <w:pPr>
        <w:pStyle w:val="Paragrafoelenco"/>
        <w:numPr>
          <w:ilvl w:val="0"/>
          <w:numId w:val="17"/>
        </w:numPr>
        <w:jc w:val="both"/>
        <w:rPr>
          <w:lang w:val="en-GB"/>
        </w:rPr>
      </w:pPr>
      <w:r w:rsidRPr="00376AFF">
        <w:rPr>
          <w:lang w:val="en-GB"/>
        </w:rPr>
        <w:t xml:space="preserve">output files of the boundary treatment scheme </w:t>
      </w:r>
      <w:r w:rsidR="0063576B" w:rsidRPr="00376AFF">
        <w:rPr>
          <w:lang w:val="en-GB"/>
        </w:rPr>
        <w:t>DB-SPH (</w:t>
      </w:r>
      <w:r w:rsidRPr="00376AFF">
        <w:rPr>
          <w:lang w:val="en-GB"/>
        </w:rPr>
        <w:t xml:space="preserve">ref.: folder </w:t>
      </w:r>
      <w:r w:rsidR="0063576B" w:rsidRPr="00376AFF">
        <w:rPr>
          <w:lang w:val="en-GB"/>
        </w:rPr>
        <w:t>“DB_SPH”);</w:t>
      </w:r>
    </w:p>
    <w:p w:rsidR="0063576B" w:rsidRPr="00376AFF" w:rsidRDefault="00A979D9" w:rsidP="00034CDC">
      <w:pPr>
        <w:pStyle w:val="Paragrafoelenco"/>
        <w:numPr>
          <w:ilvl w:val="0"/>
          <w:numId w:val="17"/>
        </w:numPr>
        <w:jc w:val="both"/>
        <w:rPr>
          <w:lang w:val="en-GB"/>
        </w:rPr>
      </w:pPr>
      <w:r w:rsidRPr="00376AFF">
        <w:rPr>
          <w:lang w:val="en-GB"/>
        </w:rPr>
        <w:t xml:space="preserve">output files on the transport of solid bodies in free surface flows </w:t>
      </w:r>
      <w:r w:rsidR="0063576B" w:rsidRPr="00376AFF">
        <w:rPr>
          <w:lang w:val="en-GB"/>
        </w:rPr>
        <w:t>(</w:t>
      </w:r>
      <w:r w:rsidRPr="00376AFF">
        <w:rPr>
          <w:lang w:val="en-GB"/>
        </w:rPr>
        <w:t xml:space="preserve">ref.: folder </w:t>
      </w:r>
      <w:r w:rsidR="0063576B" w:rsidRPr="00376AFF">
        <w:rPr>
          <w:lang w:val="en-GB"/>
        </w:rPr>
        <w:t xml:space="preserve">“Body_dynamics”). </w:t>
      </w:r>
    </w:p>
    <w:p w:rsidR="00C950F3" w:rsidRPr="00376AFF" w:rsidRDefault="00C950F3" w:rsidP="00C950F3">
      <w:pPr>
        <w:spacing w:after="0" w:line="240" w:lineRule="auto"/>
        <w:jc w:val="both"/>
        <w:rPr>
          <w:rFonts w:ascii="Times New Roman" w:hAnsi="Times New Roman"/>
          <w:sz w:val="24"/>
          <w:szCs w:val="24"/>
        </w:rPr>
      </w:pPr>
      <w:commentRangeStart w:id="715"/>
      <w:r w:rsidRPr="00376AFF">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376AFF" w:rsidRDefault="00C950F3" w:rsidP="00C950F3">
      <w:pPr>
        <w:pStyle w:val="Paragrafoelenco"/>
        <w:numPr>
          <w:ilvl w:val="0"/>
          <w:numId w:val="17"/>
        </w:numPr>
        <w:rPr>
          <w:lang w:val="en-GB"/>
        </w:rPr>
      </w:pPr>
      <w:r w:rsidRPr="00376AFF">
        <w:rPr>
          <w:lang w:val="en-GB"/>
        </w:rPr>
        <w:t>while assessing contributions to the interpolation for the monitoring element from fluid particles, find the closest fluid particle within the kernel support of the monitoring element;</w:t>
      </w:r>
    </w:p>
    <w:p w:rsidR="0063576B" w:rsidRPr="00376AFF" w:rsidRDefault="00C950F3" w:rsidP="00C950F3">
      <w:pPr>
        <w:pStyle w:val="Paragrafoelenco"/>
        <w:numPr>
          <w:ilvl w:val="0"/>
          <w:numId w:val="17"/>
        </w:numPr>
        <w:jc w:val="both"/>
        <w:rPr>
          <w:lang w:val="en-GB"/>
        </w:rPr>
      </w:pPr>
      <w:r w:rsidRPr="00376AFF">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715"/>
      <w:r w:rsidRPr="00376AFF">
        <w:rPr>
          <w:rStyle w:val="Rimandocommento"/>
          <w:szCs w:val="20"/>
          <w:lang w:val="en-GB"/>
        </w:rPr>
        <w:commentReference w:id="715"/>
      </w:r>
    </w:p>
    <w:p w:rsidR="007216CE" w:rsidRPr="00376AFF" w:rsidRDefault="007216CE" w:rsidP="007216CE">
      <w:pPr>
        <w:spacing w:after="0" w:line="240" w:lineRule="auto"/>
        <w:jc w:val="both"/>
        <w:rPr>
          <w:ins w:id="716" w:author="Amicarelli Andrea (RSE)" w:date="2020-04-13T16:55:00Z"/>
          <w:rFonts w:ascii="Times New Roman" w:hAnsi="Times New Roman"/>
          <w:sz w:val="24"/>
          <w:szCs w:val="24"/>
        </w:rPr>
      </w:pPr>
      <w:ins w:id="717" w:author="Amicarelli Andrea (RSE)" w:date="2020-04-13T16:55:00Z">
        <w:r w:rsidRPr="00376AFF">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Pr="00376AFF" w:rsidRDefault="006F345C" w:rsidP="0063576B">
      <w:pPr>
        <w:spacing w:after="0" w:line="240" w:lineRule="auto"/>
        <w:jc w:val="both"/>
        <w:rPr>
          <w:sz w:val="24"/>
          <w:szCs w:val="24"/>
        </w:rPr>
      </w:pPr>
    </w:p>
    <w:p w:rsidR="0063576B" w:rsidRPr="00376AFF" w:rsidRDefault="00A979D9" w:rsidP="009A174B">
      <w:pPr>
        <w:pStyle w:val="Amicarellititle3"/>
        <w:numPr>
          <w:ilvl w:val="2"/>
          <w:numId w:val="44"/>
        </w:numPr>
        <w:ind w:left="1225" w:hanging="505"/>
        <w:rPr>
          <w:lang w:val="en-GB"/>
        </w:rPr>
      </w:pPr>
      <w:bookmarkStart w:id="718" w:name="_Toc447005733"/>
      <w:bookmarkStart w:id="719" w:name="_Toc66716459"/>
      <w:r w:rsidRPr="00376AFF">
        <w:rPr>
          <w:lang w:val="en-GB"/>
        </w:rPr>
        <w:t xml:space="preserve">Program units for </w:t>
      </w:r>
      <w:r w:rsidR="0063576B" w:rsidRPr="00376AFF">
        <w:rPr>
          <w:lang w:val="en-GB"/>
        </w:rPr>
        <w:t>pre-processing</w:t>
      </w:r>
      <w:bookmarkEnd w:id="718"/>
      <w:bookmarkEnd w:id="719"/>
    </w:p>
    <w:p w:rsidR="0063576B" w:rsidRPr="00376AFF" w:rsidRDefault="00A979D9"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“Pre_processing” </w:t>
      </w:r>
      <w:r w:rsidRPr="00376AFF">
        <w:rPr>
          <w:rFonts w:ascii="Times New Roman" w:hAnsi="Times New Roman"/>
          <w:sz w:val="24"/>
          <w:szCs w:val="24"/>
        </w:rPr>
        <w:t>cntains the program units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_Ref447801248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11.15</w:t>
      </w:r>
      <w:r w:rsidRPr="00376AFF">
        <w:rPr>
          <w:rFonts w:ascii="Times New Roman" w:hAnsi="Times New Roman"/>
          <w:sz w:val="24"/>
          <w:szCs w:val="24"/>
        </w:rPr>
        <w:fldChar w:fldCharType="end"/>
      </w:r>
      <w:r w:rsidRPr="00376AFF">
        <w:rPr>
          <w:rFonts w:ascii="Times New Roman" w:hAnsi="Times New Roman"/>
          <w:sz w:val="24"/>
          <w:szCs w:val="24"/>
        </w:rPr>
        <w:t xml:space="preserve">) to pro-process the input files of </w:t>
      </w:r>
      <w:r w:rsidR="0063576B" w:rsidRPr="00376AFF">
        <w:rPr>
          <w:rFonts w:ascii="Times New Roman" w:hAnsi="Times New Roman"/>
          <w:sz w:val="24"/>
          <w:szCs w:val="24"/>
        </w:rPr>
        <w:t>SPHERA</w:t>
      </w:r>
      <w:r w:rsidRPr="00376AFF">
        <w:rPr>
          <w:rFonts w:ascii="Times New Roman" w:hAnsi="Times New Roman"/>
          <w:sz w:val="24"/>
          <w:szCs w:val="24"/>
        </w:rPr>
        <w:t>, which are</w:t>
      </w:r>
      <w:r w:rsidR="0063576B" w:rsidRPr="00376AFF">
        <w:rPr>
          <w:rFonts w:ascii="Times New Roman" w:hAnsi="Times New Roman"/>
          <w:sz w:val="24"/>
          <w:szCs w:val="24"/>
        </w:rPr>
        <w:t>:</w:t>
      </w:r>
    </w:p>
    <w:p w:rsidR="0063576B" w:rsidRPr="00376AFF" w:rsidRDefault="00A979D9" w:rsidP="00034CDC">
      <w:pPr>
        <w:pStyle w:val="Paragrafoelenco"/>
        <w:numPr>
          <w:ilvl w:val="0"/>
          <w:numId w:val="18"/>
        </w:numPr>
        <w:jc w:val="both"/>
        <w:rPr>
          <w:lang w:val="en-GB"/>
        </w:rPr>
      </w:pPr>
      <w:r w:rsidRPr="00376AFF">
        <w:rPr>
          <w:lang w:val="en-GB"/>
        </w:rPr>
        <w:t>main input file (</w:t>
      </w:r>
      <w:r w:rsidR="0063576B" w:rsidRPr="00376AFF">
        <w:rPr>
          <w:lang w:val="en-GB"/>
        </w:rPr>
        <w:t xml:space="preserve">“.inp” </w:t>
      </w:r>
      <w:r w:rsidRPr="00376AFF">
        <w:rPr>
          <w:lang w:val="en-GB"/>
        </w:rPr>
        <w:t xml:space="preserve">format </w:t>
      </w:r>
      <w:r w:rsidR="00907E72" w:rsidRPr="00376AFF">
        <w:rPr>
          <w:lang w:val="en-GB"/>
        </w:rPr>
        <w:t xml:space="preserve">is </w:t>
      </w:r>
      <w:r w:rsidRPr="00376AFF">
        <w:rPr>
          <w:lang w:val="en-GB"/>
        </w:rPr>
        <w:t xml:space="preserve">defined in </w:t>
      </w:r>
      <w:r w:rsidR="0063576B" w:rsidRPr="00376AFF">
        <w:rPr>
          <w:lang w:val="en-GB"/>
        </w:rPr>
        <w:t>SPHERA v.</w:t>
      </w:r>
      <w:r w:rsidR="00C54D72" w:rsidRPr="00376AFF">
        <w:rPr>
          <w:lang w:val="en-GB"/>
        </w:rPr>
        <w:t>9.0.0</w:t>
      </w:r>
      <w:r w:rsidR="00907E72" w:rsidRPr="00376AFF">
        <w:rPr>
          <w:lang w:val="en-GB"/>
        </w:rPr>
        <w:t xml:space="preserve">; </w:t>
      </w:r>
      <w:r w:rsidRPr="00376AFF">
        <w:rPr>
          <w:lang w:val="en-GB"/>
        </w:rPr>
        <w:t>user-defined name</w:t>
      </w:r>
      <w:r w:rsidR="0063576B" w:rsidRPr="00376AFF">
        <w:rPr>
          <w:lang w:val="en-GB"/>
        </w:rPr>
        <w:t>);</w:t>
      </w:r>
    </w:p>
    <w:p w:rsidR="0063576B" w:rsidRPr="00376AFF" w:rsidRDefault="00A979D9" w:rsidP="00034CDC">
      <w:pPr>
        <w:pStyle w:val="Paragrafoelenco"/>
        <w:numPr>
          <w:ilvl w:val="0"/>
          <w:numId w:val="18"/>
        </w:numPr>
        <w:jc w:val="both"/>
        <w:rPr>
          <w:lang w:val="en-GB"/>
        </w:rPr>
      </w:pPr>
      <w:r w:rsidRPr="00376AFF">
        <w:rPr>
          <w:lang w:val="en-GB"/>
        </w:rPr>
        <w:t xml:space="preserve">file list for the </w:t>
      </w:r>
      <w:r w:rsidR="0063576B" w:rsidRPr="00376AFF">
        <w:rPr>
          <w:lang w:val="en-GB"/>
        </w:rPr>
        <w:t xml:space="preserve">DB-SPH </w:t>
      </w:r>
      <w:r w:rsidRPr="00376AFF">
        <w:rPr>
          <w:lang w:val="en-GB"/>
        </w:rPr>
        <w:t xml:space="preserve">surface meshes </w:t>
      </w:r>
      <w:r w:rsidR="0063576B" w:rsidRPr="00376AFF">
        <w:rPr>
          <w:lang w:val="en-GB"/>
        </w:rPr>
        <w:t>(“surface_mesh_list.inp”);</w:t>
      </w:r>
    </w:p>
    <w:p w:rsidR="0063576B" w:rsidRPr="00376AFF" w:rsidRDefault="00A979D9" w:rsidP="00034CDC">
      <w:pPr>
        <w:pStyle w:val="Paragrafoelenco"/>
        <w:numPr>
          <w:ilvl w:val="0"/>
          <w:numId w:val="18"/>
        </w:numPr>
        <w:jc w:val="both"/>
        <w:rPr>
          <w:lang w:val="en-GB"/>
        </w:rPr>
      </w:pPr>
      <w:r w:rsidRPr="00376AFF">
        <w:rPr>
          <w:lang w:val="en-GB"/>
        </w:rPr>
        <w:lastRenderedPageBreak/>
        <w:t>ensemble of the files of the DB-SPH surface meshes (</w:t>
      </w:r>
      <w:r w:rsidR="0063576B" w:rsidRPr="00376AFF">
        <w:rPr>
          <w:lang w:val="en-GB"/>
        </w:rPr>
        <w:t>“.ply”</w:t>
      </w:r>
      <w:r w:rsidRPr="00376AFF">
        <w:rPr>
          <w:lang w:val="en-GB"/>
        </w:rPr>
        <w:t xml:space="preserve"> format), which </w:t>
      </w:r>
      <w:r w:rsidR="00907E72" w:rsidRPr="00376AFF">
        <w:rPr>
          <w:lang w:val="en-GB"/>
        </w:rPr>
        <w:t xml:space="preserve">can be </w:t>
      </w:r>
      <w:r w:rsidRPr="00376AFF">
        <w:rPr>
          <w:lang w:val="en-GB"/>
        </w:rPr>
        <w:t xml:space="preserve">generated by </w:t>
      </w:r>
      <w:r w:rsidR="00907E72" w:rsidRPr="00376AFF">
        <w:rPr>
          <w:lang w:val="en-GB"/>
        </w:rPr>
        <w:t xml:space="preserve">means of </w:t>
      </w:r>
      <w:r w:rsidR="0063576B" w:rsidRPr="00376AFF">
        <w:rPr>
          <w:lang w:val="en-GB"/>
        </w:rPr>
        <w:t>S</w:t>
      </w:r>
      <w:r w:rsidRPr="00376AFF">
        <w:rPr>
          <w:lang w:val="en-GB"/>
        </w:rPr>
        <w:t>nappyHexMesh</w:t>
      </w:r>
      <w:r w:rsidR="00907E72" w:rsidRPr="00376AFF">
        <w:rPr>
          <w:lang w:val="en-GB"/>
        </w:rPr>
        <w:t xml:space="preserve"> </w:t>
      </w:r>
      <w:r w:rsidRPr="00376AFF">
        <w:rPr>
          <w:lang w:val="en-GB"/>
        </w:rPr>
        <w:t xml:space="preserve">(FOSS mesh generator, </w:t>
      </w:r>
      <w:r w:rsidR="00907E72" w:rsidRPr="00376AFF">
        <w:rPr>
          <w:lang w:val="en-GB"/>
        </w:rPr>
        <w:t>OpenCFD Ltd</w:t>
      </w:r>
      <w:r w:rsidRPr="00376AFF">
        <w:rPr>
          <w:lang w:val="en-GB"/>
        </w:rPr>
        <w:t>)</w:t>
      </w:r>
      <w:r w:rsidR="0063576B" w:rsidRPr="00376AFF">
        <w:rPr>
          <w:lang w:val="en-GB"/>
        </w:rPr>
        <w:t xml:space="preserve"> o</w:t>
      </w:r>
      <w:r w:rsidRPr="00376AFF">
        <w:rPr>
          <w:lang w:val="en-GB"/>
        </w:rPr>
        <w:t>r</w:t>
      </w:r>
      <w:r w:rsidR="0063576B" w:rsidRPr="00376AFF">
        <w:rPr>
          <w:lang w:val="en-GB"/>
        </w:rPr>
        <w:t xml:space="preserve"> Paraview</w:t>
      </w:r>
      <w:r w:rsidR="00907E72" w:rsidRPr="00376AFF">
        <w:rPr>
          <w:lang w:val="en-GB"/>
        </w:rPr>
        <w:t>.</w:t>
      </w:r>
    </w:p>
    <w:p w:rsidR="00A40270" w:rsidRPr="00376AFF" w:rsidRDefault="00A40270" w:rsidP="00A40270">
      <w:pPr>
        <w:jc w:val="both"/>
      </w:pPr>
    </w:p>
    <w:p w:rsidR="00A40270" w:rsidRPr="00376AFF" w:rsidRDefault="00A40270" w:rsidP="00A40270">
      <w:pPr>
        <w:jc w:val="both"/>
      </w:pPr>
    </w:p>
    <w:tbl>
      <w:tblPr>
        <w:tblW w:w="5000" w:type="pct"/>
        <w:tblLook w:val="04A0" w:firstRow="1" w:lastRow="0" w:firstColumn="1" w:lastColumn="0" w:noHBand="0" w:noVBand="1"/>
      </w:tblPr>
      <w:tblGrid>
        <w:gridCol w:w="2836"/>
        <w:gridCol w:w="7018"/>
      </w:tblGrid>
      <w:tr w:rsidR="0063576B" w:rsidRPr="00376AFF" w:rsidTr="005D1DA9">
        <w:trPr>
          <w:trHeight w:val="301"/>
        </w:trPr>
        <w:tc>
          <w:tcPr>
            <w:tcW w:w="1439" w:type="pct"/>
            <w:tcBorders>
              <w:top w:val="nil"/>
              <w:left w:val="nil"/>
              <w:bottom w:val="nil"/>
              <w:right w:val="nil"/>
            </w:tcBorders>
            <w:shd w:val="clear" w:color="auto" w:fill="auto"/>
            <w:hideMark/>
          </w:tcPr>
          <w:p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dynamically allocated variables.</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derived types of both dynamically and statically allocated variables. (Di Monaco et al., 2011, EACFM; Manenti et al., 2012; JHE; Amicarelli et al., 2013, IJNME; Amicarelli et al., 2015, CAF).</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provide global interfaces to the subroutine diagnostic.</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I/O.</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global (and statically allocated) variable.</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time recording.</w:t>
            </w:r>
          </w:p>
        </w:tc>
      </w:tr>
    </w:tbl>
    <w:p w:rsidR="0063576B" w:rsidRPr="00376AFF" w:rsidRDefault="0063576B" w:rsidP="0063576B">
      <w:pPr>
        <w:spacing w:after="0" w:line="240" w:lineRule="auto"/>
        <w:jc w:val="center"/>
        <w:rPr>
          <w:rFonts w:ascii="Times New Roman" w:hAnsi="Times New Roman"/>
          <w:szCs w:val="24"/>
        </w:rPr>
      </w:pPr>
      <w:bookmarkStart w:id="720" w:name="_Ref447801052"/>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093238">
        <w:rPr>
          <w:rFonts w:ascii="Times New Roman" w:hAnsi="Times New Roman"/>
          <w:noProof/>
          <w:szCs w:val="24"/>
        </w:rPr>
        <w:t>12</w:t>
      </w:r>
      <w:r w:rsidRPr="00376AFF">
        <w:rPr>
          <w:rFonts w:ascii="Times New Roman" w:hAnsi="Times New Roman"/>
          <w:szCs w:val="24"/>
        </w:rPr>
        <w:fldChar w:fldCharType="end"/>
      </w:r>
      <w:bookmarkEnd w:id="720"/>
      <w:r w:rsidRPr="00376AFF">
        <w:rPr>
          <w:rFonts w:ascii="Times New Roman" w:hAnsi="Times New Roman"/>
          <w:szCs w:val="24"/>
        </w:rPr>
        <w:t xml:space="preserve">. Fortran </w:t>
      </w:r>
      <w:r w:rsidR="00010640" w:rsidRPr="00376AFF">
        <w:rPr>
          <w:rFonts w:ascii="Times New Roman" w:hAnsi="Times New Roman"/>
          <w:szCs w:val="24"/>
        </w:rPr>
        <w:t xml:space="preserve">modules </w:t>
      </w:r>
      <w:r w:rsidRPr="00376AFF">
        <w:rPr>
          <w:rFonts w:ascii="Times New Roman" w:hAnsi="Times New Roman"/>
          <w:szCs w:val="24"/>
        </w:rPr>
        <w:t>(“Modules”; SPHERA v.</w:t>
      </w:r>
      <w:r w:rsidR="00C54D72" w:rsidRPr="00376AFF">
        <w:rPr>
          <w:rFonts w:ascii="Times New Roman" w:hAnsi="Times New Roman"/>
          <w:szCs w:val="24"/>
        </w:rPr>
        <w:t>9.0.0</w:t>
      </w:r>
      <w:r w:rsidRPr="00376AFF">
        <w:rPr>
          <w:rFonts w:ascii="Times New Roman" w:hAnsi="Times New Roman"/>
          <w:szCs w:val="24"/>
        </w:rPr>
        <w:t>).</w:t>
      </w:r>
    </w:p>
    <w:p w:rsidR="00A40270" w:rsidRPr="00376AFF" w:rsidRDefault="00A40270" w:rsidP="0063576B">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indices (i,j,k) of the cell (nc) in a 3D domain with ni*nj*nk cells.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cell of indices  (i,j,k).</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create the background positioning grid.</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Ordering the numerical elements on the background positioning grid.</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 function</w:t>
            </w:r>
          </w:p>
        </w:tc>
      </w:tr>
    </w:tbl>
    <w:p w:rsidR="00EC217D" w:rsidRPr="00376AFF" w:rsidRDefault="00ED6D25" w:rsidP="00ED6D25">
      <w:pPr>
        <w:spacing w:after="0" w:line="240" w:lineRule="auto"/>
        <w:jc w:val="center"/>
        <w:rPr>
          <w:rFonts w:ascii="Times New Roman" w:hAnsi="Times New Roman"/>
          <w:szCs w:val="24"/>
        </w:rPr>
      </w:pPr>
      <w:bookmarkStart w:id="721" w:name="_Ref447805731"/>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093238">
        <w:rPr>
          <w:rFonts w:ascii="Times New Roman" w:hAnsi="Times New Roman"/>
          <w:noProof/>
          <w:szCs w:val="24"/>
        </w:rPr>
        <w:t>13</w:t>
      </w:r>
      <w:r w:rsidRPr="00376AFF">
        <w:rPr>
          <w:rFonts w:ascii="Times New Roman" w:hAnsi="Times New Roman"/>
          <w:szCs w:val="24"/>
        </w:rPr>
        <w:fldChar w:fldCharType="end"/>
      </w:r>
      <w:bookmarkEnd w:id="721"/>
      <w:r w:rsidRPr="00376AFF">
        <w:rPr>
          <w:rFonts w:ascii="Times New Roman" w:hAnsi="Times New Roman"/>
          <w:szCs w:val="24"/>
        </w:rPr>
        <w:t xml:space="preserve">. </w:t>
      </w:r>
      <w:r w:rsidR="00010640" w:rsidRPr="00376AFF">
        <w:rPr>
          <w:rFonts w:ascii="Times New Roman" w:hAnsi="Times New Roman"/>
          <w:szCs w:val="24"/>
        </w:rPr>
        <w:t xml:space="preserve">Program units for the neighbouring search, the smoothing operators and the interface detection </w:t>
      </w:r>
      <w:r w:rsidRPr="00376AFF">
        <w:rPr>
          <w:rFonts w:ascii="Times New Roman" w:hAnsi="Times New Roman"/>
          <w:szCs w:val="24"/>
        </w:rPr>
        <w:t>(“Neighbouring_Search”; SPHERA v.</w:t>
      </w:r>
      <w:r w:rsidR="00C54D72" w:rsidRPr="00376AFF">
        <w:rPr>
          <w:rFonts w:ascii="Times New Roman" w:hAnsi="Times New Roman"/>
          <w:szCs w:val="24"/>
        </w:rPr>
        <w:t>9.0.0</w:t>
      </w:r>
      <w:r w:rsidRPr="00376AFF">
        <w:rPr>
          <w:rFonts w:ascii="Times New Roman" w:hAnsi="Times New Roman"/>
          <w:szCs w:val="24"/>
        </w:rPr>
        <w:t>).</w:t>
      </w:r>
    </w:p>
    <w:p w:rsidR="00ED6D25" w:rsidRPr="00376AFF" w:rsidRDefault="00ED6D25" w:rsidP="00ED6D25">
      <w:pPr>
        <w:spacing w:after="0" w:line="240" w:lineRule="auto"/>
        <w:jc w:val="center"/>
        <w:rPr>
          <w:rFonts w:ascii="Times New Roman" w:hAnsi="Times New Roman"/>
          <w:szCs w:val="24"/>
        </w:rPr>
      </w:pPr>
    </w:p>
    <w:p w:rsidR="00A40270" w:rsidRPr="00376AFF" w:rsidRDefault="00A40270" w:rsidP="00ED6D25">
      <w:pPr>
        <w:spacing w:after="0" w:line="240" w:lineRule="auto"/>
        <w:jc w:val="center"/>
        <w:rPr>
          <w:rFonts w:ascii="Times New Roman" w:hAnsi="Times New Roman"/>
          <w:szCs w:val="24"/>
        </w:rPr>
      </w:pPr>
    </w:p>
    <w:p w:rsidR="004C3DF0" w:rsidRPr="00376AFF" w:rsidRDefault="004C3DF0" w:rsidP="00ED6D25">
      <w:pPr>
        <w:spacing w:after="0" w:line="240" w:lineRule="auto"/>
        <w:jc w:val="center"/>
        <w:rPr>
          <w:rFonts w:ascii="Times New Roman" w:hAnsi="Times New Roman"/>
          <w:szCs w:val="24"/>
        </w:rPr>
      </w:pPr>
    </w:p>
    <w:p w:rsidR="00A40270" w:rsidRPr="00376AFF"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376AFF" w:rsidTr="0063576B">
        <w:trPr>
          <w:trHeight w:val="301"/>
        </w:trPr>
        <w:tc>
          <w:tcPr>
            <w:tcW w:w="1936"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to write the free surface height.</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physical quantities at a monitoring point.</w:t>
            </w:r>
          </w:p>
        </w:tc>
      </w:tr>
      <w:tr w:rsidR="00C54D72" w:rsidRPr="00376AFF" w:rsidTr="0063576B">
        <w:trPr>
          <w:trHeight w:val="301"/>
        </w:trPr>
        <w:tc>
          <w:tcPr>
            <w:tcW w:w="1936" w:type="pct"/>
            <w:tcBorders>
              <w:top w:val="nil"/>
              <w:left w:val="nil"/>
              <w:bottom w:val="nil"/>
              <w:right w:val="nil"/>
            </w:tcBorders>
            <w:shd w:val="clear" w:color="auto" w:fill="auto"/>
          </w:tcPr>
          <w:p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concatenate the ".txt" output files and remove the original ones.</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C54D72" w:rsidRPr="00376AFF" w:rsidTr="0063576B">
        <w:trPr>
          <w:trHeight w:val="301"/>
        </w:trPr>
        <w:tc>
          <w:tcPr>
            <w:tcW w:w="1936" w:type="pct"/>
            <w:tcBorders>
              <w:top w:val="nil"/>
              <w:left w:val="nil"/>
              <w:bottom w:val="nil"/>
              <w:right w:val="nil"/>
            </w:tcBorders>
            <w:shd w:val="clear" w:color="auto" w:fill="auto"/>
          </w:tcPr>
          <w:p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 time series update of its expected scalar value), Damage to the Substation Beyond Outage (Dsub, time series update of its expected scalar value), Substation Vulnerability (Vul). Output depends on Ysub (spatial average of the fluid/mixture depth at the DEM grid points, within the substation polygon).</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GetVarPart</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Getting particle values.</w:t>
            </w:r>
          </w:p>
        </w:tc>
      </w:tr>
      <w:tr w:rsidR="00C54D72" w:rsidRPr="00376AFF" w:rsidTr="0063576B">
        <w:trPr>
          <w:trHeight w:val="301"/>
        </w:trPr>
        <w:tc>
          <w:tcPr>
            <w:tcW w:w="1936" w:type="pct"/>
            <w:tcBorders>
              <w:top w:val="nil"/>
              <w:left w:val="nil"/>
              <w:bottom w:val="nil"/>
              <w:right w:val="nil"/>
            </w:tcBorders>
            <w:shd w:val="clear" w:color="auto" w:fill="auto"/>
          </w:tcPr>
          <w:p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the interfaces for bed-load transport phenomena.</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monitoring lines and points.</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Memo_Results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write detailed results for restart. Not recommended.</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the log file.</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63576B">
        <w:trPr>
          <w:trHeight w:val="419"/>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 recording.</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print the interfaces for bed-load transport phenomena.</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Pr="00376AFF" w:rsidRDefault="00EC217D" w:rsidP="00EC217D">
      <w:pPr>
        <w:spacing w:after="0" w:line="240" w:lineRule="auto"/>
        <w:jc w:val="center"/>
        <w:rPr>
          <w:rFonts w:ascii="Times New Roman" w:hAnsi="Times New Roman"/>
          <w:szCs w:val="24"/>
        </w:rPr>
      </w:pPr>
      <w:bookmarkStart w:id="722" w:name="_Ref44780120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14</w:t>
      </w:r>
      <w:r w:rsidR="00131662" w:rsidRPr="00376AFF">
        <w:rPr>
          <w:rFonts w:ascii="Times New Roman" w:hAnsi="Times New Roman"/>
          <w:szCs w:val="24"/>
        </w:rPr>
        <w:fldChar w:fldCharType="end"/>
      </w:r>
      <w:bookmarkEnd w:id="722"/>
      <w:r w:rsidRPr="00376AFF">
        <w:rPr>
          <w:rFonts w:ascii="Times New Roman" w:hAnsi="Times New Roman"/>
          <w:szCs w:val="24"/>
        </w:rPr>
        <w:t xml:space="preserve">. </w:t>
      </w:r>
      <w:r w:rsidR="00A979D9" w:rsidRPr="00376AFF">
        <w:rPr>
          <w:rFonts w:ascii="Times New Roman" w:hAnsi="Times New Roman"/>
          <w:szCs w:val="24"/>
        </w:rPr>
        <w:t xml:space="preserve">Program units for </w:t>
      </w:r>
      <w:r w:rsidRPr="00376AFF">
        <w:rPr>
          <w:rFonts w:ascii="Times New Roman" w:hAnsi="Times New Roman"/>
          <w:szCs w:val="24"/>
        </w:rPr>
        <w:t>post-processing (“Post_processing”;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On the particle colours for visualization purposes.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 (error) messages.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check and management.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bed-load transport.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lines.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points.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control sections (not valid for the flow rate)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ReadInputRestart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ReadRiga</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the flow rate monitoring sections.</w:t>
            </w:r>
          </w:p>
        </w:tc>
      </w:tr>
    </w:tbl>
    <w:p w:rsidR="00EC217D" w:rsidRPr="00376AFF" w:rsidRDefault="00EC217D" w:rsidP="00EC217D">
      <w:pPr>
        <w:spacing w:after="0" w:line="240" w:lineRule="auto"/>
        <w:jc w:val="center"/>
        <w:rPr>
          <w:rFonts w:ascii="Times New Roman" w:hAnsi="Times New Roman"/>
          <w:szCs w:val="24"/>
        </w:rPr>
      </w:pPr>
      <w:bookmarkStart w:id="723" w:name="_Ref44780124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15</w:t>
      </w:r>
      <w:r w:rsidR="00131662" w:rsidRPr="00376AFF">
        <w:rPr>
          <w:rFonts w:ascii="Times New Roman" w:hAnsi="Times New Roman"/>
          <w:szCs w:val="24"/>
        </w:rPr>
        <w:fldChar w:fldCharType="end"/>
      </w:r>
      <w:bookmarkEnd w:id="723"/>
      <w:r w:rsidRPr="00376AFF">
        <w:rPr>
          <w:rFonts w:ascii="Times New Roman" w:hAnsi="Times New Roman"/>
          <w:szCs w:val="24"/>
        </w:rPr>
        <w:t xml:space="preserve">. </w:t>
      </w:r>
      <w:r w:rsidR="00907E72" w:rsidRPr="00376AFF">
        <w:rPr>
          <w:rFonts w:ascii="Times New Roman" w:hAnsi="Times New Roman"/>
          <w:szCs w:val="24"/>
        </w:rPr>
        <w:t xml:space="preserve">Program units for </w:t>
      </w:r>
      <w:r w:rsidRPr="00376AFF">
        <w:rPr>
          <w:rFonts w:ascii="Times New Roman" w:hAnsi="Times New Roman"/>
          <w:szCs w:val="24"/>
        </w:rPr>
        <w:t>pre-processing (“Pre_processing”; SPHERA v.</w:t>
      </w:r>
      <w:r w:rsidR="00C54D72" w:rsidRPr="00376AFF">
        <w:rPr>
          <w:rFonts w:ascii="Times New Roman" w:hAnsi="Times New Roman"/>
          <w:szCs w:val="24"/>
        </w:rPr>
        <w:t>9.0.0</w:t>
      </w:r>
      <w:r w:rsidRPr="00376AFF">
        <w:rPr>
          <w:rFonts w:ascii="Times New Roman" w:hAnsi="Times New Roman"/>
          <w:szCs w:val="24"/>
        </w:rPr>
        <w:t>).</w:t>
      </w:r>
    </w:p>
    <w:p w:rsidR="00A40270" w:rsidRPr="00376AFF"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376AFF" w:rsidTr="008049EF">
        <w:trPr>
          <w:trHeight w:val="301"/>
        </w:trPr>
        <w:tc>
          <w:tcPr>
            <w:tcW w:w="17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c0^2 = E/ro0 is the square of the sound speed within the fluid;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zi is the distance of the particle Pi from the boundary face;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 that the elastic boundary reaction never works.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compute the boundary integral IntWdS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c0^2 = E/ro0 is the square of the sound speed within the fluid;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zi is the distance of the particle Pi from the boundary face;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 that the elastic boundary reaction never works.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boundary volume integrals IntWdV.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the array to store close boundaries and integrals. (Di Monaco et al., 2011, EACFM)</w:t>
            </w:r>
          </w:p>
        </w:tc>
      </w:tr>
      <w:tr w:rsidR="00EC217D" w:rsidRPr="00376AFF" w:rsidTr="008049EF">
        <w:trPr>
          <w:trHeight w:val="419"/>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ComputeKernelTable</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0) = rob = rb/h</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1) = Int W* ro2 dro         (from rob to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2) = Int dW*/dro ro dro     (from rob to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3) = Int dW*/dro ro^2 dro   (from rob to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kerneltab(0:ktrows, 4) = Int dW*/dro ro^3 dro   (from rob to 2)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define boundary faces from 3D geometry.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Definition of the boundary sides.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xpmin: minimum abscissa of intersected segment</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xpmax: maximum abscissa of intersected segment</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interlen: length of the intersected segment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Ncbf: number of close boundary faces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Clobface(1 to Ncbf): list of close boundary faces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LocX(1:SPACEDIM,Ncbf): local coordinates of particle npi with respect each boundary side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Ncbs: number of close boundary sides (= 0, 1,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Cloboside(1:Ncbs): list of close boundary sides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 the first column: the number of the intercepted faces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First phase: for every cell, it excludes (as possibly intercepted) the faces, </w:t>
            </w:r>
            <w:r w:rsidRPr="00376AFF">
              <w:rPr>
                <w:rFonts w:ascii="Times New Roman" w:eastAsia="Times New Roman" w:hAnsi="Times New Roman"/>
                <w:bCs/>
                <w:color w:val="000000"/>
                <w:sz w:val="20"/>
                <w:szCs w:val="20"/>
                <w:lang w:eastAsia="en-GB"/>
              </w:rPr>
              <w:lastRenderedPageBreak/>
              <w:t xml:space="preserve">whose vertices all lie in one of the semispaces (defined by the planes containing the cell faces), which do not include the cell itself.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Func(nc), nc=1, Ncols : values interpolated in columns Col(nc), nc=1, Ncols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nicols: number of columns of dependent variables to be interpolated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icol(): list of columns of dependent variables to be interpolated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ivalue(): list of the "nicols" interpolated values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 a SA-SPH definite integral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 a SA-SPH definite integral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 a SA-SPH definite integral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IntNcbs: number of close boundary sides, which give contribution (= 0, 1,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Intboside(1:IntNcbs): list of close boundary sides, which give contribution</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Computing a SA-SPH definite integral (Di Monaco et al., 2011, EACFM)</w:t>
            </w:r>
          </w:p>
        </w:tc>
      </w:tr>
    </w:tbl>
    <w:p w:rsidR="00EC217D" w:rsidRPr="00376AFF" w:rsidRDefault="00EC217D" w:rsidP="00EC217D">
      <w:pPr>
        <w:spacing w:after="0" w:line="240" w:lineRule="auto"/>
        <w:jc w:val="center"/>
        <w:rPr>
          <w:rFonts w:ascii="Times New Roman" w:hAnsi="Times New Roman"/>
          <w:szCs w:val="24"/>
        </w:rPr>
      </w:pPr>
      <w:bookmarkStart w:id="724" w:name="_Ref44780132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16</w:t>
      </w:r>
      <w:r w:rsidR="00131662" w:rsidRPr="00376AFF">
        <w:rPr>
          <w:rFonts w:ascii="Times New Roman" w:hAnsi="Times New Roman"/>
          <w:szCs w:val="24"/>
        </w:rPr>
        <w:fldChar w:fldCharType="end"/>
      </w:r>
      <w:bookmarkEnd w:id="724"/>
      <w:r w:rsidRPr="00376AFF">
        <w:rPr>
          <w:rFonts w:ascii="Times New Roman" w:hAnsi="Times New Roman"/>
          <w:szCs w:val="24"/>
        </w:rPr>
        <w:t xml:space="preserve">. </w:t>
      </w:r>
      <w:r w:rsidR="00907E72" w:rsidRPr="00376AFF">
        <w:rPr>
          <w:rFonts w:ascii="Times New Roman" w:hAnsi="Times New Roman"/>
          <w:szCs w:val="24"/>
        </w:rPr>
        <w:t xml:space="preserve">Program units for the boundary treatment scheme </w:t>
      </w:r>
      <w:r w:rsidRPr="00376AFF">
        <w:rPr>
          <w:rFonts w:ascii="Times New Roman" w:hAnsi="Times New Roman"/>
          <w:szCs w:val="24"/>
        </w:rPr>
        <w:t>SA-SPH (“SA_SPH”,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376AFF" w:rsidTr="00822C58">
        <w:trPr>
          <w:trHeight w:val="301"/>
        </w:trPr>
        <w:tc>
          <w:tcPr>
            <w:tcW w:w="1678"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RK1 time integration scheme (Euler scheme).</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Heun scheme: explicit RK2 time integration scheme.  </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A4027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376AFF" w:rsidRDefault="00A40270" w:rsidP="00A4027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A4027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w:t>
            </w:r>
            <w:r w:rsidR="00EC217D" w:rsidRPr="00376AFF">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Stopping time.</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Runge-Kutta time integration schemes</w:t>
            </w:r>
          </w:p>
        </w:tc>
      </w:tr>
      <w:tr w:rsidR="00A40270" w:rsidRPr="00376AFF" w:rsidTr="00822C58">
        <w:trPr>
          <w:trHeight w:val="301"/>
        </w:trPr>
        <w:tc>
          <w:tcPr>
            <w:tcW w:w="1678" w:type="pct"/>
            <w:tcBorders>
              <w:top w:val="nil"/>
              <w:left w:val="nil"/>
              <w:bottom w:val="nil"/>
              <w:right w:val="nil"/>
            </w:tcBorders>
            <w:shd w:val="clear" w:color="auto" w:fill="auto"/>
          </w:tcPr>
          <w:p w:rsidR="00A40270" w:rsidRPr="00376AFF" w:rsidRDefault="00A40270"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376AFF" w:rsidRDefault="00A40270"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 time integration for body transport in fluid flows.</w:t>
            </w:r>
          </w:p>
        </w:tc>
      </w:tr>
    </w:tbl>
    <w:p w:rsidR="00EC217D" w:rsidRPr="00376AFF" w:rsidRDefault="00EC217D" w:rsidP="00EC217D">
      <w:pPr>
        <w:spacing w:after="0" w:line="240" w:lineRule="auto"/>
        <w:jc w:val="center"/>
        <w:rPr>
          <w:rFonts w:ascii="Cambria Math" w:hAnsi="Cambria Math"/>
          <w:szCs w:val="24"/>
        </w:rPr>
      </w:pPr>
      <w:bookmarkStart w:id="725" w:name="_Ref44780133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17</w:t>
      </w:r>
      <w:r w:rsidR="00131662" w:rsidRPr="00376AFF">
        <w:rPr>
          <w:rFonts w:ascii="Times New Roman" w:hAnsi="Times New Roman"/>
          <w:szCs w:val="24"/>
        </w:rPr>
        <w:fldChar w:fldCharType="end"/>
      </w:r>
      <w:bookmarkEnd w:id="725"/>
      <w:r w:rsidRPr="00376AFF">
        <w:rPr>
          <w:rFonts w:ascii="Times New Roman" w:hAnsi="Times New Roman"/>
          <w:szCs w:val="24"/>
        </w:rPr>
        <w:t xml:space="preserve">. </w:t>
      </w:r>
      <w:r w:rsidR="00907E72" w:rsidRPr="00376AFF">
        <w:rPr>
          <w:rFonts w:ascii="Times New Roman" w:hAnsi="Times New Roman"/>
          <w:szCs w:val="24"/>
        </w:rPr>
        <w:t xml:space="preserve">Program units for time integration </w:t>
      </w:r>
      <w:r w:rsidRPr="00376AFF">
        <w:rPr>
          <w:rFonts w:ascii="Times New Roman" w:hAnsi="Times New Roman"/>
          <w:szCs w:val="24"/>
        </w:rPr>
        <w:t>(“Time_integration”;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9C355A">
      <w:pPr>
        <w:spacing w:after="0" w:line="240" w:lineRule="auto"/>
        <w:ind w:left="360"/>
        <w:rPr>
          <w:rFonts w:ascii="Times New Roman" w:hAnsi="Times New Roman"/>
          <w:szCs w:val="24"/>
        </w:rPr>
      </w:pPr>
    </w:p>
    <w:p w:rsidR="0063576B" w:rsidRPr="00376AFF" w:rsidRDefault="00980132" w:rsidP="009A174B">
      <w:pPr>
        <w:pStyle w:val="Amicarellititle3"/>
        <w:numPr>
          <w:ilvl w:val="2"/>
          <w:numId w:val="44"/>
        </w:numPr>
        <w:rPr>
          <w:lang w:val="en-GB"/>
        </w:rPr>
      </w:pPr>
      <w:bookmarkStart w:id="726" w:name="_Toc447005734"/>
      <w:bookmarkStart w:id="727" w:name="_Toc66716460"/>
      <w:r w:rsidRPr="00376AFF">
        <w:rPr>
          <w:lang w:val="en-GB"/>
        </w:rPr>
        <w:t xml:space="preserve">Program units for the boundary treatment scheme </w:t>
      </w:r>
      <w:r w:rsidR="0063576B" w:rsidRPr="00376AFF">
        <w:rPr>
          <w:lang w:val="en-GB"/>
        </w:rPr>
        <w:t>SA-SPH</w:t>
      </w:r>
      <w:bookmarkEnd w:id="726"/>
      <w:bookmarkEnd w:id="727"/>
    </w:p>
    <w:p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proofErr w:type="gramStart"/>
      <w:r w:rsidRPr="00376AFF">
        <w:rPr>
          <w:rFonts w:ascii="Times New Roman" w:hAnsi="Times New Roman"/>
          <w:sz w:val="24"/>
          <w:szCs w:val="24"/>
        </w:rPr>
        <w:t xml:space="preserve">folder </w:t>
      </w:r>
      <w:r w:rsidR="0063576B" w:rsidRPr="00376AFF">
        <w:rPr>
          <w:rFonts w:ascii="Times New Roman" w:hAnsi="Times New Roman"/>
          <w:sz w:val="24"/>
          <w:szCs w:val="24"/>
        </w:rPr>
        <w:t xml:space="preserve"> “</w:t>
      </w:r>
      <w:proofErr w:type="gramEnd"/>
      <w:r w:rsidR="0063576B" w:rsidRPr="00376AFF">
        <w:rPr>
          <w:rFonts w:ascii="Times New Roman" w:hAnsi="Times New Roman"/>
          <w:sz w:val="24"/>
          <w:szCs w:val="24"/>
        </w:rPr>
        <w:t xml:space="preserve">SA_SPH” </w:t>
      </w:r>
      <w:r w:rsidRPr="00376AFF">
        <w:rPr>
          <w:rFonts w:ascii="Times New Roman" w:hAnsi="Times New Roman"/>
          <w:sz w:val="24"/>
          <w:szCs w:val="24"/>
        </w:rPr>
        <w:t xml:space="preserve">contains the program units, which are exclusively dedicated to the boundary treatment scheme </w:t>
      </w:r>
      <w:r w:rsidR="0063576B" w:rsidRPr="00376AFF">
        <w:rPr>
          <w:rFonts w:ascii="Times New Roman" w:hAnsi="Times New Roman"/>
          <w:sz w:val="24"/>
          <w:szCs w:val="24"/>
        </w:rPr>
        <w:t>SA-SPH (Di Monaco et al., 2011,</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_Ref341105389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46</w:t>
      </w:r>
      <w:r w:rsidRPr="00376AFF">
        <w:rPr>
          <w:rFonts w:ascii="Times New Roman" w:hAnsi="Times New Roman"/>
          <w:sz w:val="24"/>
          <w:szCs w:val="24"/>
        </w:rPr>
        <w:fldChar w:fldCharType="end"/>
      </w:r>
      <w:r w:rsidRPr="00376AFF">
        <w:rPr>
          <w:rFonts w:ascii="Times New Roman" w:hAnsi="Times New Roman"/>
          <w:sz w:val="24"/>
          <w:szCs w:val="24"/>
        </w:rPr>
        <w:t>]</w:t>
      </w:r>
      <w:r w:rsidR="0063576B" w:rsidRPr="00376AFF">
        <w:rPr>
          <w:rFonts w:ascii="Times New Roman" w:hAnsi="Times New Roman"/>
          <w:sz w:val="24"/>
          <w:szCs w:val="24"/>
        </w:rPr>
        <w:t xml:space="preserve">; </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_Ref447801321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093238" w:rsidRPr="00093238">
        <w:rPr>
          <w:rFonts w:ascii="Times New Roman" w:hAnsi="Times New Roman"/>
          <w:sz w:val="24"/>
          <w:szCs w:val="24"/>
        </w:rPr>
        <w:t>Table 11.16</w:t>
      </w:r>
      <w:r w:rsidR="0063576B" w:rsidRPr="00376AFF">
        <w:rPr>
          <w:rFonts w:ascii="Times New Roman" w:hAnsi="Times New Roman"/>
          <w:sz w:val="24"/>
          <w:szCs w:val="24"/>
        </w:rPr>
        <w:fldChar w:fldCharType="end"/>
      </w:r>
      <w:r w:rsidR="0063576B" w:rsidRPr="00376AFF">
        <w:rPr>
          <w:rFonts w:ascii="Times New Roman" w:hAnsi="Times New Roman"/>
          <w:sz w:val="24"/>
          <w:szCs w:val="24"/>
        </w:rPr>
        <w:t>).</w:t>
      </w:r>
    </w:p>
    <w:p w:rsidR="0063576B" w:rsidRPr="00376AFF" w:rsidRDefault="0063576B" w:rsidP="0063576B">
      <w:pPr>
        <w:spacing w:after="0" w:line="240" w:lineRule="auto"/>
        <w:jc w:val="both"/>
        <w:rPr>
          <w:rFonts w:ascii="Times New Roman" w:hAnsi="Times New Roman"/>
          <w:sz w:val="24"/>
          <w:szCs w:val="24"/>
        </w:rPr>
      </w:pPr>
    </w:p>
    <w:p w:rsidR="0063576B" w:rsidRPr="00376AFF" w:rsidRDefault="00980132" w:rsidP="009A174B">
      <w:pPr>
        <w:pStyle w:val="Amicarellititle3"/>
        <w:rPr>
          <w:b w:val="0"/>
          <w:i w:val="0"/>
          <w:lang w:val="en-GB"/>
        </w:rPr>
      </w:pPr>
      <w:bookmarkStart w:id="728" w:name="_Toc447005735"/>
      <w:bookmarkStart w:id="729" w:name="_Toc66716461"/>
      <w:r w:rsidRPr="00376AFF">
        <w:rPr>
          <w:lang w:val="en-GB"/>
        </w:rPr>
        <w:t>Program units for managing Fortran character variables</w:t>
      </w:r>
      <w:bookmarkEnd w:id="728"/>
      <w:bookmarkEnd w:id="729"/>
    </w:p>
    <w:p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Three minor program units are implemented to manage Fortran character variables: </w:t>
      </w:r>
      <w:r w:rsidR="0063576B" w:rsidRPr="00376AFF">
        <w:rPr>
          <w:rFonts w:ascii="Times New Roman" w:hAnsi="Times New Roman"/>
          <w:sz w:val="24"/>
          <w:szCs w:val="24"/>
        </w:rPr>
        <w:t>“GetToken”</w:t>
      </w:r>
      <w:r w:rsidR="00A40270" w:rsidRPr="00376AFF">
        <w:rPr>
          <w:rFonts w:ascii="Times New Roman" w:hAnsi="Times New Roman"/>
          <w:sz w:val="24"/>
          <w:szCs w:val="24"/>
        </w:rPr>
        <w:t xml:space="preserve"> and </w:t>
      </w:r>
      <w:r w:rsidR="0063576B" w:rsidRPr="00376AFF">
        <w:rPr>
          <w:rFonts w:ascii="Times New Roman" w:hAnsi="Times New Roman"/>
          <w:sz w:val="24"/>
          <w:szCs w:val="24"/>
        </w:rPr>
        <w:t>“lcase” (</w:t>
      </w:r>
      <w:r w:rsidRPr="00376AFF">
        <w:rPr>
          <w:rFonts w:ascii="Times New Roman" w:hAnsi="Times New Roman"/>
          <w:sz w:val="24"/>
          <w:szCs w:val="24"/>
        </w:rPr>
        <w:t xml:space="preserve">folder </w:t>
      </w:r>
      <w:r w:rsidR="0063576B" w:rsidRPr="00376AFF">
        <w:rPr>
          <w:rFonts w:ascii="Times New Roman" w:hAnsi="Times New Roman"/>
          <w:sz w:val="24"/>
          <w:szCs w:val="24"/>
        </w:rPr>
        <w:t>“Strings”).</w:t>
      </w:r>
    </w:p>
    <w:p w:rsidR="0063576B" w:rsidRPr="00376AFF" w:rsidRDefault="0063576B" w:rsidP="009C355A">
      <w:pPr>
        <w:spacing w:after="0" w:line="240" w:lineRule="auto"/>
        <w:ind w:left="360"/>
        <w:rPr>
          <w:rFonts w:ascii="Times New Roman" w:hAnsi="Times New Roman"/>
          <w:sz w:val="24"/>
          <w:szCs w:val="24"/>
        </w:rPr>
      </w:pPr>
    </w:p>
    <w:p w:rsidR="00863855" w:rsidRPr="00376AFF" w:rsidRDefault="00980132" w:rsidP="009A174B">
      <w:pPr>
        <w:pStyle w:val="Amicarellititle3"/>
        <w:numPr>
          <w:ilvl w:val="2"/>
          <w:numId w:val="44"/>
        </w:numPr>
        <w:rPr>
          <w:lang w:val="en-GB"/>
        </w:rPr>
      </w:pPr>
      <w:bookmarkStart w:id="730" w:name="_Toc447005736"/>
      <w:bookmarkStart w:id="731" w:name="_Toc66716462"/>
      <w:r w:rsidRPr="00376AFF">
        <w:rPr>
          <w:lang w:val="en-GB"/>
        </w:rPr>
        <w:t>Program units for time integration</w:t>
      </w:r>
      <w:bookmarkEnd w:id="730"/>
      <w:bookmarkEnd w:id="731"/>
    </w:p>
    <w:p w:rsidR="00863855" w:rsidRPr="00376AFF" w:rsidRDefault="00980132"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863855" w:rsidRPr="00376AFF">
        <w:rPr>
          <w:rFonts w:ascii="Times New Roman" w:hAnsi="Times New Roman"/>
          <w:sz w:val="24"/>
          <w:szCs w:val="24"/>
        </w:rPr>
        <w:t xml:space="preserve">“Time_integration” </w:t>
      </w:r>
      <w:r w:rsidRPr="00376AFF">
        <w:rPr>
          <w:rFonts w:ascii="Times New Roman" w:hAnsi="Times New Roman"/>
          <w:sz w:val="24"/>
          <w:szCs w:val="24"/>
        </w:rPr>
        <w:t xml:space="preserve">contains those program units, which concern RK1 and RK2 time integration schemes </w:t>
      </w:r>
      <w:r w:rsidR="00863855" w:rsidRPr="00376AFF">
        <w:rPr>
          <w:rFonts w:ascii="Times New Roman" w:hAnsi="Times New Roman"/>
          <w:sz w:val="24"/>
          <w:szCs w:val="24"/>
        </w:rPr>
        <w:t>(</w:t>
      </w:r>
      <w:r w:rsidR="00863855" w:rsidRPr="00376AFF">
        <w:rPr>
          <w:rFonts w:ascii="Times New Roman" w:hAnsi="Times New Roman"/>
          <w:sz w:val="24"/>
          <w:szCs w:val="24"/>
        </w:rPr>
        <w:fldChar w:fldCharType="begin"/>
      </w:r>
      <w:r w:rsidR="00863855" w:rsidRPr="00376AFF">
        <w:rPr>
          <w:rFonts w:ascii="Times New Roman" w:hAnsi="Times New Roman"/>
          <w:sz w:val="24"/>
          <w:szCs w:val="24"/>
        </w:rPr>
        <w:instrText xml:space="preserve"> REF _Ref447801331 \h </w:instrText>
      </w:r>
      <w:r w:rsidR="00276BBF" w:rsidRPr="00376AFF">
        <w:rPr>
          <w:rFonts w:ascii="Times New Roman" w:hAnsi="Times New Roman"/>
          <w:sz w:val="24"/>
          <w:szCs w:val="24"/>
        </w:rPr>
        <w:instrText xml:space="preserve"> \* MERGEFORMAT </w:instrText>
      </w:r>
      <w:r w:rsidR="00863855" w:rsidRPr="00376AFF">
        <w:rPr>
          <w:rFonts w:ascii="Times New Roman" w:hAnsi="Times New Roman"/>
          <w:sz w:val="24"/>
          <w:szCs w:val="24"/>
        </w:rPr>
      </w:r>
      <w:r w:rsidR="00863855" w:rsidRPr="00376AFF">
        <w:rPr>
          <w:rFonts w:ascii="Times New Roman" w:hAnsi="Times New Roman"/>
          <w:sz w:val="24"/>
          <w:szCs w:val="24"/>
        </w:rPr>
        <w:fldChar w:fldCharType="separate"/>
      </w:r>
      <w:r w:rsidR="00093238" w:rsidRPr="00093238">
        <w:rPr>
          <w:rFonts w:ascii="Times New Roman" w:hAnsi="Times New Roman"/>
          <w:sz w:val="24"/>
          <w:szCs w:val="24"/>
        </w:rPr>
        <w:t>Table 11.17</w:t>
      </w:r>
      <w:r w:rsidR="00863855" w:rsidRPr="00376AFF">
        <w:rPr>
          <w:rFonts w:ascii="Times New Roman" w:hAnsi="Times New Roman"/>
          <w:sz w:val="24"/>
          <w:szCs w:val="24"/>
        </w:rPr>
        <w:fldChar w:fldCharType="end"/>
      </w:r>
      <w:r w:rsidR="00863855" w:rsidRPr="00376AFF">
        <w:rPr>
          <w:rFonts w:ascii="Times New Roman" w:hAnsi="Times New Roman"/>
          <w:sz w:val="24"/>
          <w:szCs w:val="24"/>
        </w:rPr>
        <w:t>).</w:t>
      </w:r>
    </w:p>
    <w:p w:rsidR="00C54D72" w:rsidRPr="00376AFF" w:rsidRDefault="00C54D72" w:rsidP="00C54D72">
      <w:pPr>
        <w:pStyle w:val="Amicarellititle2"/>
        <w:numPr>
          <w:ilvl w:val="0"/>
          <w:numId w:val="0"/>
        </w:numPr>
        <w:ind w:left="792"/>
      </w:pPr>
    </w:p>
    <w:p w:rsidR="0033014C" w:rsidRPr="00376AFF" w:rsidRDefault="0033014C" w:rsidP="009A174B">
      <w:pPr>
        <w:pStyle w:val="Amicarellititle2"/>
        <w:numPr>
          <w:ilvl w:val="1"/>
          <w:numId w:val="44"/>
        </w:numPr>
      </w:pPr>
      <w:bookmarkStart w:id="732" w:name="_Ref521064729"/>
      <w:bookmarkStart w:id="733" w:name="_Toc66716463"/>
      <w:r w:rsidRPr="00376AFF">
        <w:t>Style formatting</w:t>
      </w:r>
      <w:bookmarkEnd w:id="732"/>
      <w:bookmarkEnd w:id="733"/>
    </w:p>
    <w:p w:rsidR="0033014C" w:rsidRPr="00376AFF" w:rsidRDefault="0033014C" w:rsidP="0033014C">
      <w:pPr>
        <w:spacing w:after="0" w:line="240" w:lineRule="auto"/>
        <w:jc w:val="both"/>
        <w:rPr>
          <w:rFonts w:ascii="Times New Roman" w:hAnsi="Times New Roman"/>
          <w:sz w:val="24"/>
          <w:szCs w:val="24"/>
        </w:rPr>
      </w:pPr>
      <w:r w:rsidRPr="00376AFF">
        <w:rPr>
          <w:rFonts w:ascii="Times New Roman" w:hAnsi="Times New Roman"/>
          <w:sz w:val="24"/>
          <w:szCs w:val="24"/>
        </w:rPr>
        <w:t>SPHERA developers follow the basic rules on Fortran 95 coding, adhere as much as possible to SPHERA file format and the following style formatting rules:</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the subroutine labels at the beginning of </w:t>
      </w:r>
      <w:r w:rsidR="00980132" w:rsidRPr="00376AFF">
        <w:rPr>
          <w:rFonts w:ascii="Times New Roman" w:hAnsi="Times New Roman"/>
          <w:sz w:val="24"/>
          <w:szCs w:val="24"/>
        </w:rPr>
        <w:t xml:space="preserve">each program unit </w:t>
      </w:r>
      <w:r w:rsidRPr="00376AFF">
        <w:rPr>
          <w:rFonts w:ascii="Times New Roman" w:hAnsi="Times New Roman"/>
          <w:sz w:val="24"/>
          <w:szCs w:val="24"/>
        </w:rPr>
        <w:t xml:space="preserve">(title and description) and of </w:t>
      </w:r>
      <w:r w:rsidR="00980132" w:rsidRPr="00376AFF">
        <w:rPr>
          <w:rFonts w:ascii="Times New Roman" w:hAnsi="Times New Roman"/>
          <w:sz w:val="24"/>
          <w:szCs w:val="24"/>
        </w:rPr>
        <w:t>sub-</w:t>
      </w:r>
      <w:r w:rsidRPr="00376AFF">
        <w:rPr>
          <w:rFonts w:ascii="Times New Roman" w:hAnsi="Times New Roman"/>
          <w:sz w:val="24"/>
          <w:szCs w:val="24"/>
        </w:rPr>
        <w:t>section (</w:t>
      </w:r>
      <w:r w:rsidR="00980132" w:rsidRPr="00376AFF">
        <w:rPr>
          <w:rFonts w:ascii="Times New Roman" w:hAnsi="Times New Roman"/>
          <w:sz w:val="24"/>
          <w:szCs w:val="24"/>
        </w:rPr>
        <w:t>“</w:t>
      </w:r>
      <w:r w:rsidRPr="00376AFF">
        <w:rPr>
          <w:rFonts w:ascii="Times New Roman" w:hAnsi="Times New Roman"/>
          <w:sz w:val="24"/>
          <w:szCs w:val="24"/>
        </w:rPr>
        <w:t>modules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declarations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explicit interfaces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allocations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initializations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statements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deallocations</w:t>
      </w:r>
      <w:r w:rsidR="00980132" w:rsidRPr="00376AFF">
        <w:rPr>
          <w:rFonts w:ascii="Times New Roman" w:hAnsi="Times New Roman"/>
          <w:sz w:val="24"/>
          <w:szCs w:val="24"/>
        </w:rPr>
        <w:t>”</w:t>
      </w:r>
      <w:r w:rsidRPr="00376AFF">
        <w:rPr>
          <w:rFonts w:ascii="Times New Roman" w:hAnsi="Times New Roman"/>
          <w:sz w:val="24"/>
          <w:szCs w:val="24"/>
        </w:rPr>
        <w:t>).</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use Fortran 95 standard and portable procedures to be compiled with both gfortran and ifort.</w:t>
      </w:r>
    </w:p>
    <w:p w:rsidR="0033014C" w:rsidRPr="00376AF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376AF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376AFF">
        <w:rPr>
          <w:rFonts w:ascii="Times New Roman" w:hAnsi="Times New Roman"/>
          <w:sz w:val="24"/>
          <w:szCs w:val="24"/>
        </w:rPr>
        <w:t xml:space="preserve">is allowed </w:t>
      </w:r>
      <w:r w:rsidRPr="00376AFF">
        <w:rPr>
          <w:rFonts w:ascii="Times New Roman" w:hAnsi="Times New Roman"/>
          <w:sz w:val="24"/>
          <w:szCs w:val="24"/>
        </w:rPr>
        <w:t>and vice versa.</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write since the first column of each line.</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3 </w:t>
      </w:r>
      <w:r w:rsidR="00980132" w:rsidRPr="00376AFF">
        <w:rPr>
          <w:rFonts w:ascii="Times New Roman" w:hAnsi="Times New Roman"/>
          <w:sz w:val="24"/>
          <w:szCs w:val="24"/>
        </w:rPr>
        <w:t xml:space="preserve">blank </w:t>
      </w:r>
      <w:r w:rsidRPr="00376AFF">
        <w:rPr>
          <w:rFonts w:ascii="Times New Roman" w:hAnsi="Times New Roman"/>
          <w:sz w:val="24"/>
          <w:szCs w:val="24"/>
        </w:rPr>
        <w:t>spaces for indentation.</w:t>
      </w:r>
    </w:p>
    <w:p w:rsidR="0033014C" w:rsidRPr="00376AFF" w:rsidRDefault="0033014C" w:rsidP="00303E20">
      <w:pPr>
        <w:numPr>
          <w:ilvl w:val="0"/>
          <w:numId w:val="2"/>
        </w:numPr>
        <w:spacing w:after="0" w:line="240" w:lineRule="auto"/>
        <w:jc w:val="both"/>
        <w:rPr>
          <w:rFonts w:ascii="Times New Roman" w:hAnsi="Times New Roman"/>
          <w:sz w:val="24"/>
          <w:szCs w:val="24"/>
        </w:rPr>
      </w:pPr>
      <w:r w:rsidRPr="00376AF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For readability and printability, do not write beyond column 80. Here the symbol “&amp;” is put for a new line.</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A comment begins with “! &lt;capitol letter&gt;“ (there is a </w:t>
      </w:r>
      <w:r w:rsidR="00980132" w:rsidRPr="00376AFF">
        <w:rPr>
          <w:rFonts w:ascii="Times New Roman" w:hAnsi="Times New Roman"/>
          <w:sz w:val="24"/>
          <w:szCs w:val="24"/>
        </w:rPr>
        <w:t xml:space="preserve">blank </w:t>
      </w:r>
      <w:r w:rsidRPr="00376AFF">
        <w:rPr>
          <w:rFonts w:ascii="Times New Roman" w:hAnsi="Times New Roman"/>
          <w:sz w:val="24"/>
          <w:szCs w:val="24"/>
        </w:rPr>
        <w:t>space after “!”).</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Any logical expression is written within brackets (e.g.</w:t>
      </w:r>
      <w:r w:rsidR="00980132" w:rsidRPr="00376AFF">
        <w:rPr>
          <w:rFonts w:ascii="Times New Roman" w:hAnsi="Times New Roman"/>
          <w:sz w:val="24"/>
          <w:szCs w:val="24"/>
        </w:rPr>
        <w:t>, “</w:t>
      </w:r>
      <w:r w:rsidRPr="00376AFF">
        <w:rPr>
          <w:rFonts w:ascii="Times New Roman" w:hAnsi="Times New Roman"/>
          <w:sz w:val="24"/>
          <w:szCs w:val="24"/>
        </w:rPr>
        <w:t>(a==b).and.(c==d)”).</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Automatic indentation is allowed only with blank spaces instead of tabs (but the makefile).</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No multiple statements on a line (do not use “;” as a statement separator).</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Do not go to a new line with “&amp;” under the section “declarations”.</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Keywords are written in lower case letters (e.g.: do,if,…).</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Comments are written in UK English.</w:t>
      </w:r>
    </w:p>
    <w:p w:rsidR="0033014C" w:rsidRPr="00376AFF" w:rsidRDefault="0033014C" w:rsidP="0033014C">
      <w:pPr>
        <w:spacing w:after="0" w:line="240" w:lineRule="auto"/>
        <w:rPr>
          <w:rFonts w:ascii="Times New Roman" w:hAnsi="Times New Roman"/>
          <w:sz w:val="24"/>
          <w:szCs w:val="24"/>
        </w:rPr>
      </w:pPr>
      <w:r w:rsidRPr="00376AFF">
        <w:rPr>
          <w:rFonts w:ascii="Times New Roman" w:hAnsi="Times New Roman"/>
          <w:sz w:val="24"/>
          <w:szCs w:val="24"/>
        </w:rPr>
        <w:t>Please, use Microsoft Equation Editor to update the equations of this file or to add new equations.</w:t>
      </w:r>
    </w:p>
    <w:p w:rsidR="000F500C" w:rsidRPr="00376AFF" w:rsidRDefault="000F500C" w:rsidP="00863855">
      <w:pPr>
        <w:spacing w:after="0" w:line="240" w:lineRule="auto"/>
        <w:jc w:val="both"/>
        <w:rPr>
          <w:rFonts w:ascii="Times New Roman" w:hAnsi="Times New Roman"/>
          <w:sz w:val="24"/>
          <w:szCs w:val="24"/>
        </w:rPr>
      </w:pPr>
    </w:p>
    <w:p w:rsidR="00543509" w:rsidRPr="00376AFF" w:rsidRDefault="00543509" w:rsidP="009A174B">
      <w:pPr>
        <w:pStyle w:val="Amicarellititle2"/>
        <w:numPr>
          <w:ilvl w:val="1"/>
          <w:numId w:val="44"/>
        </w:numPr>
      </w:pPr>
      <w:bookmarkStart w:id="734" w:name="_Ref521064837"/>
      <w:bookmarkStart w:id="735" w:name="_Toc66716464"/>
      <w:r w:rsidRPr="00376AFF">
        <w:t>Modifications with respect to SPHERA v.8.0</w:t>
      </w:r>
      <w:bookmarkEnd w:id="734"/>
      <w:bookmarkEnd w:id="735"/>
    </w:p>
    <w:p w:rsidR="00543509" w:rsidRPr="00376AFF" w:rsidRDefault="003469A4" w:rsidP="00543509">
      <w:pPr>
        <w:spacing w:after="0" w:line="240" w:lineRule="auto"/>
        <w:jc w:val="both"/>
        <w:rPr>
          <w:rFonts w:ascii="Times New Roman" w:hAnsi="Times New Roman"/>
          <w:sz w:val="24"/>
          <w:szCs w:val="24"/>
        </w:rPr>
      </w:pPr>
      <w:ins w:id="736" w:author="Amicarelli Andrea (RSE)" w:date="2021-03-15T15:50:00Z">
        <w:r>
          <w:rPr>
            <w:rFonts w:ascii="Times New Roman" w:hAnsi="Times New Roman"/>
            <w:sz w:val="24"/>
            <w:szCs w:val="24"/>
          </w:rPr>
          <w:t>T</w:t>
        </w:r>
        <w:r w:rsidRPr="00376AFF">
          <w:rPr>
            <w:rFonts w:ascii="Times New Roman" w:hAnsi="Times New Roman"/>
            <w:sz w:val="24"/>
            <w:szCs w:val="24"/>
          </w:rPr>
          <w:t xml:space="preserve">he </w:t>
        </w:r>
        <w:proofErr w:type="gramStart"/>
        <w:r w:rsidRPr="00376AFF">
          <w:rPr>
            <w:rFonts w:ascii="Times New Roman" w:hAnsi="Times New Roman"/>
            <w:sz w:val="24"/>
            <w:szCs w:val="24"/>
          </w:rPr>
          <w:t xml:space="preserve">list of modifications </w:t>
        </w:r>
        <w:r>
          <w:rPr>
            <w:rFonts w:ascii="Times New Roman" w:hAnsi="Times New Roman"/>
            <w:sz w:val="24"/>
            <w:szCs w:val="24"/>
          </w:rPr>
          <w:t xml:space="preserve">to </w:t>
        </w:r>
      </w:ins>
      <w:r w:rsidR="00543509" w:rsidRPr="00376AFF">
        <w:rPr>
          <w:rFonts w:ascii="Times New Roman" w:hAnsi="Times New Roman"/>
          <w:sz w:val="24"/>
          <w:szCs w:val="24"/>
        </w:rPr>
        <w:t xml:space="preserve">SPHERA </w:t>
      </w:r>
      <w:r>
        <w:rPr>
          <w:rFonts w:ascii="Times New Roman" w:hAnsi="Times New Roman"/>
          <w:sz w:val="24"/>
          <w:szCs w:val="24"/>
        </w:rPr>
        <w:t>are</w:t>
      </w:r>
      <w:proofErr w:type="gramEnd"/>
      <w:r>
        <w:rPr>
          <w:rFonts w:ascii="Times New Roman" w:hAnsi="Times New Roman"/>
          <w:sz w:val="24"/>
          <w:szCs w:val="24"/>
        </w:rPr>
        <w:t xml:space="preserve"> reported in the github code repository as a git log (SPHERA, [</w:t>
      </w:r>
      <w:r>
        <w:rPr>
          <w:rFonts w:ascii="Times New Roman" w:hAnsi="Times New Roman"/>
          <w:sz w:val="24"/>
          <w:szCs w:val="24"/>
        </w:rPr>
        <w:fldChar w:fldCharType="begin"/>
      </w:r>
      <w:r>
        <w:rPr>
          <w:rFonts w:ascii="Times New Roman" w:hAnsi="Times New Roman"/>
          <w:sz w:val="24"/>
          <w:szCs w:val="24"/>
        </w:rPr>
        <w:instrText xml:space="preserve"> REF _Ref447812094 \r \h </w:instrText>
      </w:r>
      <w:r>
        <w:rPr>
          <w:rFonts w:ascii="Times New Roman" w:hAnsi="Times New Roman"/>
          <w:sz w:val="24"/>
          <w:szCs w:val="24"/>
        </w:rPr>
      </w:r>
      <w:r>
        <w:rPr>
          <w:rFonts w:ascii="Times New Roman" w:hAnsi="Times New Roman"/>
          <w:sz w:val="24"/>
          <w:szCs w:val="24"/>
        </w:rPr>
        <w:fldChar w:fldCharType="separate"/>
      </w:r>
      <w:r w:rsidR="00093238">
        <w:rPr>
          <w:rFonts w:ascii="Times New Roman" w:hAnsi="Times New Roman"/>
          <w:sz w:val="24"/>
          <w:szCs w:val="24"/>
        </w:rPr>
        <w:t>184</w:t>
      </w:r>
      <w:r>
        <w:rPr>
          <w:rFonts w:ascii="Times New Roman" w:hAnsi="Times New Roman"/>
          <w:sz w:val="24"/>
          <w:szCs w:val="24"/>
        </w:rPr>
        <w:fldChar w:fldCharType="end"/>
      </w:r>
      <w:r>
        <w:rPr>
          <w:rFonts w:ascii="Times New Roman" w:hAnsi="Times New Roman"/>
          <w:sz w:val="24"/>
          <w:szCs w:val="24"/>
        </w:rPr>
        <w:t>])</w:t>
      </w:r>
      <w:r w:rsidR="00543509" w:rsidRPr="00376AFF">
        <w:rPr>
          <w:rFonts w:ascii="Times New Roman" w:hAnsi="Times New Roman"/>
          <w:sz w:val="24"/>
          <w:szCs w:val="24"/>
        </w:rPr>
        <w:t>.</w:t>
      </w:r>
    </w:p>
    <w:p w:rsidR="00543509" w:rsidRPr="00376AFF" w:rsidRDefault="00543509" w:rsidP="00863855">
      <w:pPr>
        <w:spacing w:after="0" w:line="240" w:lineRule="auto"/>
        <w:jc w:val="both"/>
        <w:rPr>
          <w:rFonts w:ascii="Times New Roman" w:hAnsi="Times New Roman"/>
          <w:sz w:val="24"/>
          <w:szCs w:val="24"/>
        </w:rPr>
      </w:pPr>
    </w:p>
    <w:p w:rsidR="009E6D1F" w:rsidRPr="00D5453B" w:rsidRDefault="008F388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37" w:name="_Toc447794702"/>
      <w:bookmarkStart w:id="738" w:name="_Toc447794781"/>
      <w:bookmarkStart w:id="739" w:name="_Toc447794866"/>
      <w:bookmarkStart w:id="740" w:name="_Toc447794948"/>
      <w:bookmarkStart w:id="741" w:name="_Toc447795351"/>
      <w:bookmarkStart w:id="742" w:name="_Toc447795458"/>
      <w:bookmarkStart w:id="743" w:name="_Toc66716465"/>
      <w:r w:rsidRPr="00D5453B">
        <w:rPr>
          <w:rFonts w:ascii="Book Antiqua" w:hAnsi="Book Antiqua"/>
          <w:caps/>
          <w:kern w:val="0"/>
          <w:sz w:val="24"/>
          <w:szCs w:val="24"/>
        </w:rPr>
        <w:lastRenderedPageBreak/>
        <w:t>User guide</w:t>
      </w:r>
      <w:bookmarkEnd w:id="737"/>
      <w:bookmarkEnd w:id="738"/>
      <w:bookmarkEnd w:id="739"/>
      <w:bookmarkEnd w:id="740"/>
      <w:bookmarkEnd w:id="741"/>
      <w:bookmarkEnd w:id="742"/>
      <w:bookmarkEnd w:id="743"/>
    </w:p>
    <w:p w:rsidR="001415F2" w:rsidRPr="00376AFF" w:rsidRDefault="001415F2" w:rsidP="00E11905">
      <w:pPr>
        <w:spacing w:after="0" w:line="240" w:lineRule="auto"/>
        <w:jc w:val="both"/>
        <w:rPr>
          <w:rFonts w:ascii="Times New Roman" w:hAnsi="Times New Roman"/>
          <w:sz w:val="24"/>
          <w:szCs w:val="24"/>
        </w:rPr>
      </w:pPr>
      <w:r w:rsidRPr="00376AFF">
        <w:rPr>
          <w:rFonts w:ascii="Times New Roman" w:hAnsi="Times New Roman"/>
          <w:sz w:val="24"/>
          <w:szCs w:val="24"/>
        </w:rPr>
        <w:t>SPHERA installation is straightforward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_Ref449960094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12.1</w:t>
      </w:r>
      <w:r w:rsidRPr="00376AFF">
        <w:rPr>
          <w:rFonts w:ascii="Times New Roman" w:hAnsi="Times New Roman"/>
          <w:sz w:val="24"/>
          <w:szCs w:val="24"/>
        </w:rPr>
        <w:fldChar w:fldCharType="end"/>
      </w:r>
      <w:r w:rsidRPr="00376AFF">
        <w:rPr>
          <w:rFonts w:ascii="Times New Roman" w:hAnsi="Times New Roman"/>
          <w:sz w:val="24"/>
          <w:szCs w:val="24"/>
        </w:rPr>
        <w:t>), even because the executable files are already compiled (with ifort and gfortran, also in debug mode).</w:t>
      </w:r>
    </w:p>
    <w:p w:rsidR="00BE18CC" w:rsidRPr="00376AFF" w:rsidRDefault="009E6D1F" w:rsidP="00E11905">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1415F2" w:rsidRPr="00376AFF">
        <w:rPr>
          <w:rFonts w:ascii="Times New Roman" w:hAnsi="Times New Roman"/>
          <w:sz w:val="24"/>
          <w:szCs w:val="24"/>
        </w:rPr>
        <w:t xml:space="preserve">GitHub </w:t>
      </w:r>
      <w:r w:rsidRPr="00376AFF">
        <w:rPr>
          <w:rFonts w:ascii="Times New Roman" w:hAnsi="Times New Roman"/>
          <w:sz w:val="24"/>
          <w:szCs w:val="24"/>
        </w:rPr>
        <w:t xml:space="preserve">repository contains a sequence of input files, whose associated test cases are either reported on International Journal papers or represent </w:t>
      </w:r>
      <w:r w:rsidR="001415F2" w:rsidRPr="00376AFF">
        <w:rPr>
          <w:rFonts w:ascii="Times New Roman" w:hAnsi="Times New Roman"/>
          <w:sz w:val="24"/>
          <w:szCs w:val="24"/>
        </w:rPr>
        <w:t xml:space="preserve">their </w:t>
      </w:r>
      <w:r w:rsidRPr="00376AFF">
        <w:rPr>
          <w:rFonts w:ascii="Times New Roman" w:hAnsi="Times New Roman"/>
          <w:sz w:val="24"/>
          <w:szCs w:val="24"/>
        </w:rPr>
        <w:t>analogous simplifications.</w:t>
      </w:r>
      <w:r w:rsidR="00BA360E" w:rsidRPr="00376AFF">
        <w:rPr>
          <w:rFonts w:ascii="Times New Roman" w:hAnsi="Times New Roman"/>
          <w:sz w:val="24"/>
          <w:szCs w:val="24"/>
        </w:rPr>
        <w:t xml:space="preserve"> Please refer to SPHERA main references (Sec.</w:t>
      </w:r>
      <w:r w:rsidR="00BE18CC" w:rsidRPr="00376AFF">
        <w:rPr>
          <w:rFonts w:ascii="Times New Roman" w:hAnsi="Times New Roman"/>
          <w:sz w:val="24"/>
          <w:szCs w:val="24"/>
        </w:rPr>
        <w:fldChar w:fldCharType="begin"/>
      </w:r>
      <w:r w:rsidR="00BE18CC" w:rsidRPr="00376AFF">
        <w:rPr>
          <w:rFonts w:ascii="Times New Roman" w:hAnsi="Times New Roman"/>
          <w:sz w:val="24"/>
          <w:szCs w:val="24"/>
        </w:rPr>
        <w:instrText xml:space="preserve"> REF _Ref449959945 \r \h </w:instrText>
      </w:r>
      <w:r w:rsidR="00BE18CC" w:rsidRPr="00376AFF">
        <w:rPr>
          <w:rFonts w:ascii="Times New Roman" w:hAnsi="Times New Roman"/>
          <w:sz w:val="24"/>
          <w:szCs w:val="24"/>
        </w:rPr>
      </w:r>
      <w:r w:rsidR="00BE18CC" w:rsidRPr="00376AFF">
        <w:rPr>
          <w:rFonts w:ascii="Times New Roman" w:hAnsi="Times New Roman"/>
          <w:sz w:val="24"/>
          <w:szCs w:val="24"/>
        </w:rPr>
        <w:fldChar w:fldCharType="separate"/>
      </w:r>
      <w:r w:rsidR="00093238">
        <w:rPr>
          <w:rFonts w:ascii="Times New Roman" w:hAnsi="Times New Roman"/>
          <w:sz w:val="24"/>
          <w:szCs w:val="24"/>
        </w:rPr>
        <w:t>1</w:t>
      </w:r>
      <w:r w:rsidR="00BE18CC" w:rsidRPr="00376AFF">
        <w:rPr>
          <w:rFonts w:ascii="Times New Roman" w:hAnsi="Times New Roman"/>
          <w:sz w:val="24"/>
          <w:szCs w:val="24"/>
        </w:rPr>
        <w:fldChar w:fldCharType="end"/>
      </w:r>
      <w:r w:rsidR="00BA360E" w:rsidRPr="00376AFF">
        <w:rPr>
          <w:rFonts w:ascii="Times New Roman" w:hAnsi="Times New Roman"/>
          <w:sz w:val="24"/>
          <w:szCs w:val="24"/>
        </w:rPr>
        <w:t>)</w:t>
      </w:r>
      <w:r w:rsidR="00D12FD2" w:rsidRPr="00376AFF">
        <w:rPr>
          <w:rFonts w:ascii="Times New Roman" w:hAnsi="Times New Roman"/>
          <w:sz w:val="24"/>
          <w:szCs w:val="24"/>
        </w:rPr>
        <w:t>, the numerical model (Secs.</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_Ref449963218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6</w:t>
      </w:r>
      <w:r w:rsidR="00D12FD2" w:rsidRPr="00376AFF">
        <w:rPr>
          <w:rFonts w:ascii="Times New Roman" w:hAnsi="Times New Roman"/>
          <w:sz w:val="24"/>
          <w:szCs w:val="24"/>
        </w:rPr>
        <w:fldChar w:fldCharType="end"/>
      </w:r>
      <w:proofErr w:type="gramStart"/>
      <w:r w:rsidR="00D12FD2" w:rsidRPr="00376AFF">
        <w:rPr>
          <w:rFonts w:ascii="Times New Roman" w:hAnsi="Times New Roman"/>
          <w:sz w:val="24"/>
          <w:szCs w:val="24"/>
        </w:rPr>
        <w:t>,</w:t>
      </w:r>
      <w:proofErr w:type="gramEnd"/>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_Ref449963221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7</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_Ref449963223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8</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_Ref449963226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9</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696C7A" w:rsidRPr="00376AFF">
        <w:rPr>
          <w:rFonts w:ascii="Times New Roman" w:hAnsi="Times New Roman"/>
          <w:sz w:val="24"/>
          <w:szCs w:val="24"/>
        </w:rPr>
        <w:t xml:space="preserve"> and the verbose template for SPHERA main input file</w:t>
      </w:r>
      <w:r w:rsidR="001415F2" w:rsidRPr="00376AFF">
        <w:rPr>
          <w:rFonts w:ascii="Times New Roman" w:hAnsi="Times New Roman"/>
          <w:sz w:val="24"/>
          <w:szCs w:val="24"/>
        </w:rPr>
        <w:t xml:space="preserve"> (</w:t>
      </w:r>
      <w:r w:rsidR="00D12FD2"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_Ref449960092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093238">
        <w:rPr>
          <w:rFonts w:ascii="Times New Roman" w:hAnsi="Times New Roman"/>
          <w:sz w:val="24"/>
          <w:szCs w:val="24"/>
        </w:rPr>
        <w:t>12.2</w:t>
      </w:r>
      <w:r w:rsidR="001415F2" w:rsidRPr="00376AFF">
        <w:rPr>
          <w:rFonts w:ascii="Times New Roman" w:hAnsi="Times New Roman"/>
          <w:sz w:val="24"/>
          <w:szCs w:val="24"/>
        </w:rPr>
        <w:fldChar w:fldCharType="end"/>
      </w:r>
      <w:r w:rsidR="001415F2" w:rsidRPr="00376AFF">
        <w:rPr>
          <w:rFonts w:ascii="Times New Roman" w:hAnsi="Times New Roman"/>
          <w:sz w:val="24"/>
          <w:szCs w:val="24"/>
        </w:rPr>
        <w:t>)</w:t>
      </w:r>
      <w:r w:rsidR="00D12FD2" w:rsidRPr="00376AFF">
        <w:rPr>
          <w:rFonts w:ascii="Times New Roman" w:hAnsi="Times New Roman"/>
          <w:sz w:val="24"/>
          <w:szCs w:val="24"/>
        </w:rPr>
        <w:t xml:space="preserve">. </w:t>
      </w:r>
      <w:proofErr w:type="gramStart"/>
      <w:r w:rsidR="00D12FD2" w:rsidRPr="00376AFF">
        <w:rPr>
          <w:rFonts w:ascii="Times New Roman" w:hAnsi="Times New Roman"/>
          <w:sz w:val="24"/>
          <w:szCs w:val="24"/>
        </w:rPr>
        <w:t>This</w:t>
      </w:r>
      <w:proofErr w:type="gramEnd"/>
      <w:r w:rsidR="00D12FD2" w:rsidRPr="00376AFF">
        <w:rPr>
          <w:rFonts w:ascii="Times New Roman" w:hAnsi="Times New Roman"/>
          <w:sz w:val="24"/>
          <w:szCs w:val="24"/>
        </w:rPr>
        <w:t xml:space="preserve"> template </w:t>
      </w:r>
      <w:r w:rsidR="001415F2" w:rsidRPr="00376AFF">
        <w:rPr>
          <w:rFonts w:ascii="Times New Roman" w:hAnsi="Times New Roman"/>
          <w:sz w:val="24"/>
          <w:szCs w:val="24"/>
        </w:rPr>
        <w:t>defines and comment</w:t>
      </w:r>
      <w:r w:rsidR="00D12FD2" w:rsidRPr="00376AFF">
        <w:rPr>
          <w:rFonts w:ascii="Times New Roman" w:hAnsi="Times New Roman"/>
          <w:sz w:val="24"/>
          <w:szCs w:val="24"/>
        </w:rPr>
        <w:t>s</w:t>
      </w:r>
      <w:r w:rsidR="00696C7A" w:rsidRPr="00376AFF">
        <w:rPr>
          <w:rFonts w:ascii="Times New Roman" w:hAnsi="Times New Roman"/>
          <w:sz w:val="24"/>
          <w:szCs w:val="24"/>
        </w:rPr>
        <w:t xml:space="preserve"> </w:t>
      </w:r>
      <w:r w:rsidR="001415F2" w:rsidRPr="00376AFF">
        <w:rPr>
          <w:rFonts w:ascii="Times New Roman" w:hAnsi="Times New Roman"/>
          <w:sz w:val="24"/>
          <w:szCs w:val="24"/>
        </w:rPr>
        <w:t xml:space="preserve">all the </w:t>
      </w:r>
      <w:r w:rsidR="00696C7A" w:rsidRPr="00376AFF">
        <w:rPr>
          <w:rFonts w:ascii="Times New Roman" w:hAnsi="Times New Roman"/>
          <w:sz w:val="24"/>
          <w:szCs w:val="24"/>
        </w:rPr>
        <w:t>input parameters</w:t>
      </w:r>
      <w:r w:rsidR="001415F2" w:rsidRPr="00376AFF">
        <w:rPr>
          <w:rFonts w:ascii="Times New Roman" w:hAnsi="Times New Roman"/>
          <w:sz w:val="24"/>
          <w:szCs w:val="24"/>
        </w:rPr>
        <w:t>.</w:t>
      </w:r>
      <w:r w:rsidR="00D12FD2" w:rsidRPr="00376AFF">
        <w:rPr>
          <w:rFonts w:ascii="Times New Roman" w:hAnsi="Times New Roman"/>
          <w:sz w:val="24"/>
          <w:szCs w:val="24"/>
        </w:rPr>
        <w:t xml:space="preserve"> Finally, </w:t>
      </w:r>
      <w:r w:rsidR="001415F2" w:rsidRPr="00376AFF">
        <w:rPr>
          <w:rFonts w:ascii="Times New Roman" w:hAnsi="Times New Roman"/>
          <w:sz w:val="24"/>
          <w:szCs w:val="24"/>
        </w:rPr>
        <w:t>SPHERA v.</w:t>
      </w:r>
      <w:r w:rsidR="00C54D72" w:rsidRPr="00376AFF">
        <w:rPr>
          <w:rFonts w:ascii="Times New Roman" w:hAnsi="Times New Roman"/>
          <w:sz w:val="24"/>
          <w:szCs w:val="24"/>
        </w:rPr>
        <w:t>9.0.0</w:t>
      </w:r>
      <w:r w:rsidR="001415F2" w:rsidRPr="00376AFF">
        <w:rPr>
          <w:rFonts w:ascii="Times New Roman" w:hAnsi="Times New Roman"/>
          <w:sz w:val="24"/>
          <w:szCs w:val="24"/>
        </w:rPr>
        <w:t xml:space="preserve"> </w:t>
      </w:r>
      <w:r w:rsidR="00225A8D" w:rsidRPr="00376AFF">
        <w:rPr>
          <w:rFonts w:ascii="Times New Roman" w:hAnsi="Times New Roman"/>
          <w:sz w:val="24"/>
          <w:szCs w:val="24"/>
        </w:rPr>
        <w:t xml:space="preserve">tutorials </w:t>
      </w:r>
      <w:r w:rsidR="001415F2" w:rsidRPr="00376AFF">
        <w:rPr>
          <w:rFonts w:ascii="Times New Roman" w:hAnsi="Times New Roman"/>
          <w:sz w:val="24"/>
          <w:szCs w:val="24"/>
        </w:rPr>
        <w:t xml:space="preserve">are </w:t>
      </w:r>
      <w:r w:rsidR="00225A8D" w:rsidRPr="00376AFF">
        <w:rPr>
          <w:rFonts w:ascii="Times New Roman" w:hAnsi="Times New Roman"/>
          <w:sz w:val="24"/>
          <w:szCs w:val="24"/>
        </w:rPr>
        <w:t xml:space="preserve">discussed </w:t>
      </w:r>
      <w:r w:rsidR="001415F2" w:rsidRPr="00376AFF">
        <w:rPr>
          <w:rFonts w:ascii="Times New Roman" w:hAnsi="Times New Roman"/>
          <w:sz w:val="24"/>
          <w:szCs w:val="24"/>
        </w:rPr>
        <w:t>in Sec.</w:t>
      </w:r>
      <w:r w:rsidR="00225A8D" w:rsidRPr="00376AFF">
        <w:rPr>
          <w:rFonts w:ascii="Times New Roman" w:hAnsi="Times New Roman"/>
          <w:sz w:val="24"/>
          <w:szCs w:val="24"/>
        </w:rPr>
        <w:fldChar w:fldCharType="begin"/>
      </w:r>
      <w:r w:rsidR="00225A8D" w:rsidRPr="00376AFF">
        <w:rPr>
          <w:rFonts w:ascii="Times New Roman" w:hAnsi="Times New Roman"/>
          <w:sz w:val="24"/>
          <w:szCs w:val="24"/>
        </w:rPr>
        <w:instrText xml:space="preserve"> REF _Ref521064938 \r \h </w:instrText>
      </w:r>
      <w:r w:rsidR="00225A8D" w:rsidRPr="00376AFF">
        <w:rPr>
          <w:rFonts w:ascii="Times New Roman" w:hAnsi="Times New Roman"/>
          <w:sz w:val="24"/>
          <w:szCs w:val="24"/>
        </w:rPr>
      </w:r>
      <w:r w:rsidR="00225A8D" w:rsidRPr="00376AFF">
        <w:rPr>
          <w:rFonts w:ascii="Times New Roman" w:hAnsi="Times New Roman"/>
          <w:sz w:val="24"/>
          <w:szCs w:val="24"/>
        </w:rPr>
        <w:fldChar w:fldCharType="separate"/>
      </w:r>
      <w:r w:rsidR="00093238">
        <w:rPr>
          <w:rFonts w:ascii="Times New Roman" w:hAnsi="Times New Roman"/>
          <w:sz w:val="24"/>
          <w:szCs w:val="24"/>
        </w:rPr>
        <w:t>12.3</w:t>
      </w:r>
      <w:r w:rsidR="00225A8D" w:rsidRPr="00376AFF">
        <w:rPr>
          <w:rFonts w:ascii="Times New Roman" w:hAnsi="Times New Roman"/>
          <w:sz w:val="24"/>
          <w:szCs w:val="24"/>
        </w:rPr>
        <w:fldChar w:fldCharType="end"/>
      </w:r>
      <w:r w:rsidR="001415F2" w:rsidRPr="00376AFF">
        <w:rPr>
          <w:rFonts w:ascii="Times New Roman" w:hAnsi="Times New Roman"/>
          <w:sz w:val="24"/>
          <w:szCs w:val="24"/>
        </w:rPr>
        <w:t>.</w:t>
      </w:r>
    </w:p>
    <w:p w:rsidR="001415F2" w:rsidRPr="00376AFF" w:rsidRDefault="001415F2" w:rsidP="00E11905">
      <w:pPr>
        <w:spacing w:after="0" w:line="240" w:lineRule="auto"/>
        <w:jc w:val="both"/>
        <w:rPr>
          <w:rFonts w:ascii="Times New Roman" w:hAnsi="Times New Roman"/>
          <w:sz w:val="24"/>
          <w:szCs w:val="24"/>
        </w:rPr>
      </w:pPr>
    </w:p>
    <w:p w:rsidR="00863855" w:rsidRPr="00376AFF" w:rsidRDefault="00863855" w:rsidP="009A174B">
      <w:pPr>
        <w:pStyle w:val="Amicarellititle2"/>
        <w:numPr>
          <w:ilvl w:val="1"/>
          <w:numId w:val="44"/>
        </w:numPr>
      </w:pPr>
      <w:bookmarkStart w:id="744" w:name="_Ref449960094"/>
      <w:bookmarkStart w:id="745" w:name="_Toc66716466"/>
      <w:r w:rsidRPr="00376AFF">
        <w:t>Installation</w:t>
      </w:r>
      <w:bookmarkEnd w:id="744"/>
      <w:bookmarkEnd w:id="745"/>
    </w:p>
    <w:p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F546CD" w:rsidRPr="00376AFF">
        <w:rPr>
          <w:rFonts w:ascii="Times New Roman" w:hAnsi="Times New Roman"/>
          <w:sz w:val="24"/>
          <w:szCs w:val="24"/>
        </w:rPr>
        <w:t xml:space="preserve">source and executable </w:t>
      </w:r>
      <w:r w:rsidRPr="00376AFF">
        <w:rPr>
          <w:rFonts w:ascii="Times New Roman" w:hAnsi="Times New Roman"/>
          <w:sz w:val="24"/>
          <w:szCs w:val="24"/>
        </w:rPr>
        <w:t xml:space="preserve">files are distributed on a dedicated Git repository on GitHub </w:t>
      </w:r>
      <w:r w:rsidR="001415F2" w:rsidRPr="00376AFF">
        <w:rPr>
          <w:rFonts w:ascii="Times New Roman" w:hAnsi="Times New Roman"/>
          <w:sz w:val="24"/>
          <w:szCs w:val="24"/>
        </w:rPr>
        <w:t>([</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_Ref447812094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093238">
        <w:rPr>
          <w:rFonts w:ascii="Times New Roman" w:hAnsi="Times New Roman"/>
          <w:sz w:val="24"/>
          <w:szCs w:val="24"/>
        </w:rPr>
        <w:t>184</w:t>
      </w:r>
      <w:r w:rsidR="001415F2" w:rsidRPr="00376AFF">
        <w:rPr>
          <w:rFonts w:ascii="Times New Roman" w:hAnsi="Times New Roman"/>
          <w:sz w:val="24"/>
          <w:szCs w:val="24"/>
        </w:rPr>
        <w:fldChar w:fldCharType="end"/>
      </w:r>
      <w:r w:rsidR="001415F2" w:rsidRPr="00376AFF">
        <w:rPr>
          <w:rFonts w:ascii="Times New Roman" w:hAnsi="Times New Roman"/>
          <w:sz w:val="24"/>
          <w:szCs w:val="24"/>
        </w:rPr>
        <w:t>]). I</w:t>
      </w:r>
      <w:r w:rsidRPr="00376AFF">
        <w:rPr>
          <w:rFonts w:ascii="Times New Roman" w:hAnsi="Times New Roman"/>
          <w:sz w:val="24"/>
          <w:szCs w:val="24"/>
        </w:rPr>
        <w:t xml:space="preserve">n case of need, </w:t>
      </w:r>
      <w:r w:rsidR="001415F2" w:rsidRPr="00376AFF">
        <w:rPr>
          <w:rFonts w:ascii="Times New Roman" w:hAnsi="Times New Roman"/>
          <w:sz w:val="24"/>
          <w:szCs w:val="24"/>
        </w:rPr>
        <w:t xml:space="preserve">do not hesitate to use </w:t>
      </w:r>
      <w:r w:rsidRPr="00376AFF">
        <w:rPr>
          <w:rFonts w:ascii="Times New Roman" w:hAnsi="Times New Roman"/>
          <w:sz w:val="24"/>
          <w:szCs w:val="24"/>
        </w:rPr>
        <w:t xml:space="preserve">SPHERA contact email address </w:t>
      </w:r>
      <w:r w:rsidR="001415F2" w:rsidRPr="00376AFF">
        <w:rPr>
          <w:rFonts w:ascii="Times New Roman" w:hAnsi="Times New Roman"/>
          <w:sz w:val="24"/>
          <w:szCs w:val="24"/>
        </w:rPr>
        <w:t>(</w:t>
      </w:r>
      <w:r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_Ref449960379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093238">
        <w:rPr>
          <w:rFonts w:ascii="Times New Roman" w:hAnsi="Times New Roman"/>
          <w:sz w:val="24"/>
          <w:szCs w:val="24"/>
        </w:rPr>
        <w:t>1</w:t>
      </w:r>
      <w:r w:rsidR="001415F2" w:rsidRPr="00376AFF">
        <w:rPr>
          <w:rFonts w:ascii="Times New Roman" w:hAnsi="Times New Roman"/>
          <w:sz w:val="24"/>
          <w:szCs w:val="24"/>
        </w:rPr>
        <w:fldChar w:fldCharType="end"/>
      </w:r>
      <w:r w:rsidRPr="00376AFF">
        <w:rPr>
          <w:rFonts w:ascii="Times New Roman" w:hAnsi="Times New Roman"/>
          <w:sz w:val="24"/>
          <w:szCs w:val="24"/>
        </w:rPr>
        <w:t>).</w:t>
      </w:r>
    </w:p>
    <w:p w:rsidR="001415F2"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SPHERA executable files are released for Linux OS</w:t>
      </w:r>
      <w:r w:rsidR="00F546CD" w:rsidRPr="00376AFF">
        <w:rPr>
          <w:rFonts w:ascii="Times New Roman" w:hAnsi="Times New Roman"/>
          <w:sz w:val="24"/>
          <w:szCs w:val="24"/>
        </w:rPr>
        <w:t xml:space="preserve"> (compilers: both ifort and gfortran, with OpenMP libraries)</w:t>
      </w:r>
      <w:r w:rsidR="00225A8D" w:rsidRPr="00376AFF">
        <w:rPr>
          <w:rFonts w:ascii="Times New Roman" w:hAnsi="Times New Roman"/>
          <w:sz w:val="24"/>
          <w:szCs w:val="24"/>
        </w:rPr>
        <w:t>.</w:t>
      </w:r>
    </w:p>
    <w:p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only mandatory argument </w:t>
      </w:r>
      <w:r w:rsidR="001415F2" w:rsidRPr="00376AFF">
        <w:rPr>
          <w:rFonts w:ascii="Times New Roman" w:hAnsi="Times New Roman"/>
          <w:sz w:val="24"/>
          <w:szCs w:val="24"/>
        </w:rPr>
        <w:t xml:space="preserve">(in the command line) </w:t>
      </w:r>
      <w:r w:rsidRPr="00376AFF">
        <w:rPr>
          <w:rFonts w:ascii="Times New Roman" w:hAnsi="Times New Roman"/>
          <w:sz w:val="24"/>
          <w:szCs w:val="24"/>
        </w:rPr>
        <w:t xml:space="preserve">of the </w:t>
      </w:r>
      <w:r w:rsidR="001415F2" w:rsidRPr="00376AFF">
        <w:rPr>
          <w:rFonts w:ascii="Times New Roman" w:hAnsi="Times New Roman"/>
          <w:sz w:val="24"/>
          <w:szCs w:val="24"/>
        </w:rPr>
        <w:t xml:space="preserve">chosen </w:t>
      </w:r>
      <w:r w:rsidRPr="00376AFF">
        <w:rPr>
          <w:rFonts w:ascii="Times New Roman" w:hAnsi="Times New Roman"/>
          <w:sz w:val="24"/>
          <w:szCs w:val="24"/>
        </w:rPr>
        <w:t>executable file is the name of the main input file (with</w:t>
      </w:r>
      <w:r w:rsidR="001415F2" w:rsidRPr="00376AFF">
        <w:rPr>
          <w:rFonts w:ascii="Times New Roman" w:hAnsi="Times New Roman"/>
          <w:sz w:val="24"/>
          <w:szCs w:val="24"/>
        </w:rPr>
        <w:t xml:space="preserve">out the </w:t>
      </w:r>
      <w:r w:rsidRPr="00376AFF">
        <w:rPr>
          <w:rFonts w:ascii="Times New Roman" w:hAnsi="Times New Roman"/>
          <w:sz w:val="24"/>
          <w:szCs w:val="24"/>
        </w:rPr>
        <w:t>format extension ”.inp”).</w:t>
      </w:r>
    </w:p>
    <w:p w:rsidR="00F63662" w:rsidRDefault="00F63662" w:rsidP="00863855">
      <w:pPr>
        <w:spacing w:after="0" w:line="240" w:lineRule="auto"/>
        <w:jc w:val="both"/>
        <w:rPr>
          <w:rFonts w:ascii="Times New Roman" w:hAnsi="Times New Roman"/>
          <w:sz w:val="24"/>
        </w:rPr>
      </w:pPr>
    </w:p>
    <w:p w:rsidR="003469A4" w:rsidRDefault="003469A4" w:rsidP="00863855">
      <w:pPr>
        <w:spacing w:after="0" w:line="240" w:lineRule="auto"/>
        <w:jc w:val="both"/>
        <w:rPr>
          <w:rFonts w:ascii="Times New Roman" w:hAnsi="Times New Roman"/>
          <w:sz w:val="24"/>
        </w:rPr>
      </w:pPr>
    </w:p>
    <w:p w:rsidR="003469A4" w:rsidRPr="00376AFF" w:rsidRDefault="003469A4"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376AFF" w:rsidTr="009171AA">
        <w:trPr>
          <w:trHeight w:val="301"/>
        </w:trPr>
        <w:tc>
          <w:tcPr>
            <w:tcW w:w="0" w:type="auto"/>
            <w:tcBorders>
              <w:top w:val="nil"/>
              <w:left w:val="nil"/>
              <w:bottom w:val="nil"/>
              <w:right w:val="nil"/>
            </w:tcBorders>
            <w:shd w:val="clear" w:color="auto" w:fill="auto"/>
            <w:hideMark/>
          </w:tcPr>
          <w:p w:rsidR="004A70F4" w:rsidRPr="00376AFF" w:rsidRDefault="004A70F4" w:rsidP="00F63662">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Suggested v</w:t>
            </w:r>
            <w:r w:rsidR="00374F6E" w:rsidRPr="00376AFF">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 xml:space="preserve">Executable </w:t>
            </w:r>
          </w:p>
          <w:p w:rsidR="004A70F4" w:rsidRPr="00376AFF" w:rsidRDefault="00374F6E"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name:</w:t>
            </w:r>
          </w:p>
          <w:p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Description</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Master subversion compiled by the user</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 mode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 simulations</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sequential simulations</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3D (macro)</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2D (macro)</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Synthetic output</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Verbose output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sidRPr="00376AFF">
              <w:rPr>
                <w:rFonts w:ascii="Times New Roman" w:eastAsia="Times New Roman" w:hAnsi="Times New Roman"/>
                <w:bCs/>
                <w:color w:val="000000"/>
                <w:sz w:val="18"/>
                <w:szCs w:val="18"/>
                <w:lang w:eastAsia="en-GB"/>
              </w:rPr>
              <w:t>nactive</w:t>
            </w:r>
            <w:r w:rsidRPr="00376AFF">
              <w:rPr>
                <w:rFonts w:ascii="Times New Roman" w:eastAsia="Times New Roman" w:hAnsi="Times New Roman"/>
                <w:bCs/>
                <w:color w:val="000000"/>
                <w:sz w:val="18"/>
                <w:szCs w:val="18"/>
                <w:lang w:eastAsia="en-GB"/>
              </w:rPr>
              <w:t>)</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no KTGF scheme (macro, </w:t>
            </w:r>
            <w:r w:rsidR="00374F6E" w:rsidRPr="00376AFF">
              <w:rPr>
                <w:rFonts w:ascii="Times New Roman" w:eastAsia="Times New Roman" w:hAnsi="Times New Roman"/>
                <w:bCs/>
                <w:color w:val="000000"/>
                <w:sz w:val="18"/>
                <w:szCs w:val="18"/>
                <w:lang w:eastAsia="en-GB"/>
              </w:rPr>
              <w:t>nactive</w:t>
            </w:r>
            <w:r w:rsidRPr="00376AFF">
              <w:rPr>
                <w:rFonts w:ascii="Times New Roman" w:eastAsia="Times New Roman" w:hAnsi="Times New Roman"/>
                <w:bCs/>
                <w:color w:val="000000"/>
                <w:sz w:val="18"/>
                <w:szCs w:val="18"/>
                <w:lang w:eastAsia="en-GB"/>
              </w:rPr>
              <w:t>)</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with possible 1-interface 2D erosion criterion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Body transport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 body transport</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SASPH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DBSPH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Leapfrog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Euler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Heun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746" w:name="_Ref39594325"/>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bookmarkEnd w:id="746"/>
      <w:r w:rsidR="00374F6E" w:rsidRPr="00376AFF">
        <w:rPr>
          <w:rStyle w:val="Rimandocommento"/>
          <w:rFonts w:ascii="Times New Roman" w:eastAsia="Times New Roman" w:hAnsi="Times New Roman"/>
          <w:szCs w:val="20"/>
          <w:lang w:eastAsia="it-IT"/>
        </w:rPr>
        <w:commentReference w:id="747"/>
      </w:r>
      <w:r w:rsidRPr="00376AFF">
        <w:rPr>
          <w:rFonts w:ascii="Times New Roman" w:hAnsi="Times New Roman"/>
          <w:sz w:val="20"/>
          <w:szCs w:val="20"/>
        </w:rPr>
        <w:t xml:space="preserve">. </w:t>
      </w:r>
      <w:proofErr w:type="gramStart"/>
      <w:r w:rsidRPr="00376AFF">
        <w:rPr>
          <w:rFonts w:ascii="Times New Roman" w:hAnsi="Times New Roman"/>
          <w:sz w:val="20"/>
          <w:szCs w:val="20"/>
        </w:rPr>
        <w:t>Makefile variables</w:t>
      </w:r>
      <w:r w:rsidR="00374F6E" w:rsidRPr="00376AFF">
        <w:rPr>
          <w:rFonts w:ascii="Times New Roman" w:hAnsi="Times New Roman"/>
          <w:sz w:val="20"/>
          <w:szCs w:val="20"/>
        </w:rPr>
        <w:t xml:space="preserve">; </w:t>
      </w:r>
      <w:r w:rsidRPr="00376AFF">
        <w:rPr>
          <w:rFonts w:ascii="Times New Roman" w:hAnsi="Times New Roman"/>
          <w:sz w:val="20"/>
          <w:szCs w:val="20"/>
        </w:rPr>
        <w:t>macros for the preprocessor directives</w:t>
      </w:r>
      <w:r w:rsidR="00374F6E" w:rsidRPr="00376AFF">
        <w:rPr>
          <w:rFonts w:ascii="Times New Roman" w:hAnsi="Times New Roman"/>
          <w:sz w:val="20"/>
          <w:szCs w:val="20"/>
        </w:rPr>
        <w:t>; executable names</w:t>
      </w:r>
      <w:r w:rsidRPr="00376AFF">
        <w:rPr>
          <w:rFonts w:ascii="Times New Roman" w:hAnsi="Times New Roman"/>
          <w:sz w:val="20"/>
          <w:szCs w:val="20"/>
        </w:rPr>
        <w:t xml:space="preserve"> (Makefile of SPHERA, [</w:t>
      </w:r>
      <w:r w:rsidRPr="00376AFF">
        <w:rPr>
          <w:rFonts w:ascii="Times New Roman" w:hAnsi="Times New Roman"/>
          <w:sz w:val="20"/>
          <w:szCs w:val="20"/>
        </w:rPr>
        <w:fldChar w:fldCharType="begin"/>
      </w:r>
      <w:r w:rsidRPr="00376AFF">
        <w:rPr>
          <w:rFonts w:ascii="Times New Roman" w:hAnsi="Times New Roman"/>
          <w:sz w:val="20"/>
          <w:szCs w:val="20"/>
        </w:rPr>
        <w:instrText xml:space="preserve"> REF _Ref447812094 \r \h  \* MERGEFORMAT </w:instrText>
      </w:r>
      <w:r w:rsidRPr="00376AFF">
        <w:rPr>
          <w:rFonts w:ascii="Times New Roman" w:hAnsi="Times New Roman"/>
          <w:sz w:val="20"/>
          <w:szCs w:val="20"/>
        </w:rPr>
      </w:r>
      <w:r w:rsidRPr="00376AFF">
        <w:rPr>
          <w:rFonts w:ascii="Times New Roman" w:hAnsi="Times New Roman"/>
          <w:sz w:val="20"/>
          <w:szCs w:val="20"/>
        </w:rPr>
        <w:fldChar w:fldCharType="separate"/>
      </w:r>
      <w:r w:rsidR="00093238">
        <w:rPr>
          <w:rFonts w:ascii="Times New Roman" w:hAnsi="Times New Roman"/>
          <w:sz w:val="20"/>
          <w:szCs w:val="20"/>
        </w:rPr>
        <w:t>184</w:t>
      </w:r>
      <w:r w:rsidRPr="00376AFF">
        <w:rPr>
          <w:rFonts w:ascii="Times New Roman" w:hAnsi="Times New Roman"/>
          <w:sz w:val="20"/>
          <w:szCs w:val="20"/>
        </w:rPr>
        <w:fldChar w:fldCharType="end"/>
      </w:r>
      <w:r w:rsidRPr="00376AFF">
        <w:rPr>
          <w:rFonts w:ascii="Times New Roman" w:hAnsi="Times New Roman"/>
          <w:sz w:val="20"/>
          <w:szCs w:val="20"/>
        </w:rPr>
        <w:t>]).</w:t>
      </w:r>
      <w:proofErr w:type="gramEnd"/>
      <w:r w:rsidR="00374F6E" w:rsidRPr="00376AFF">
        <w:rPr>
          <w:rFonts w:ascii="Times New Roman" w:hAnsi="Times New Roman"/>
          <w:sz w:val="20"/>
          <w:szCs w:val="20"/>
        </w:rPr>
        <w:t xml:space="preserve"> The following constraints/incompatibilies are automatically corrected by the Makefile: “KTGF” needs “SASPH“; “SOLID_BODIES” needs “SASPH” and “LEAPFROG”; DBSPH” needs “EULER”. </w:t>
      </w:r>
    </w:p>
    <w:p w:rsidR="003469A4" w:rsidRPr="00376AFF" w:rsidRDefault="003469A4" w:rsidP="003469A4">
      <w:pPr>
        <w:spacing w:after="0" w:line="240" w:lineRule="auto"/>
        <w:jc w:val="both"/>
        <w:rPr>
          <w:rFonts w:ascii="Times New Roman" w:hAnsi="Times New Roman"/>
          <w:sz w:val="24"/>
        </w:rPr>
      </w:pPr>
      <w:ins w:id="748" w:author="Amicarelli Andrea (RSE)" w:date="2020-04-13T17:01:00Z">
        <w:r w:rsidRPr="00376AFF">
          <w:rPr>
            <w:rFonts w:ascii="Times New Roman" w:hAnsi="Times New Roman"/>
            <w:sz w:val="24"/>
          </w:rPr>
          <w:lastRenderedPageBreak/>
          <w:t>The Makefile (under the folder “src”) allows compiling SPHERA under different configurations</w:t>
        </w:r>
      </w:ins>
      <w:ins w:id="749" w:author="Amicarelli Andrea (RSE)" w:date="2020-05-05T18:05:00Z">
        <w:r w:rsidRPr="00376AFF">
          <w:rPr>
            <w:rFonts w:ascii="Times New Roman" w:hAnsi="Times New Roman"/>
            <w:sz w:val="24"/>
          </w:rPr>
          <w:t>, as explained in</w:t>
        </w:r>
      </w:ins>
      <w:r w:rsidRPr="00376AFF">
        <w:rPr>
          <w:rFonts w:ascii="Times New Roman" w:hAnsi="Times New Roman"/>
          <w:sz w:val="24"/>
        </w:rPr>
        <w:t xml:space="preserve"> </w:t>
      </w:r>
      <w:r w:rsidRPr="004E60C5">
        <w:rPr>
          <w:rFonts w:ascii="Times New Roman" w:hAnsi="Times New Roman"/>
          <w:sz w:val="24"/>
          <w:szCs w:val="24"/>
        </w:rPr>
        <w:fldChar w:fldCharType="begin"/>
      </w:r>
      <w:r w:rsidRPr="004E60C5">
        <w:rPr>
          <w:rFonts w:ascii="Times New Roman" w:hAnsi="Times New Roman"/>
          <w:sz w:val="24"/>
          <w:szCs w:val="24"/>
        </w:rPr>
        <w:instrText xml:space="preserve"> REF _Ref39594325 \h </w:instrText>
      </w:r>
      <w:r>
        <w:rPr>
          <w:rFonts w:ascii="Times New Roman" w:hAnsi="Times New Roman"/>
          <w:sz w:val="24"/>
          <w:szCs w:val="24"/>
        </w:rPr>
        <w:instrText xml:space="preserve"> \* MERGEFORMAT </w:instrText>
      </w:r>
      <w:r w:rsidRPr="004E60C5">
        <w:rPr>
          <w:rFonts w:ascii="Times New Roman" w:hAnsi="Times New Roman"/>
          <w:sz w:val="24"/>
          <w:szCs w:val="24"/>
        </w:rPr>
      </w:r>
      <w:r w:rsidRPr="004E60C5">
        <w:rPr>
          <w:rFonts w:ascii="Times New Roman" w:hAnsi="Times New Roman"/>
          <w:sz w:val="24"/>
          <w:szCs w:val="24"/>
        </w:rPr>
        <w:fldChar w:fldCharType="separate"/>
      </w:r>
      <w:commentRangeStart w:id="747"/>
      <w:r w:rsidR="00093238" w:rsidRPr="00093238">
        <w:rPr>
          <w:rFonts w:ascii="Times New Roman" w:hAnsi="Times New Roman"/>
          <w:sz w:val="24"/>
          <w:szCs w:val="24"/>
        </w:rPr>
        <w:t>Table 12.1</w:t>
      </w:r>
      <w:commentRangeEnd w:id="747"/>
      <w:r w:rsidRPr="004E60C5">
        <w:rPr>
          <w:rFonts w:ascii="Times New Roman" w:hAnsi="Times New Roman"/>
          <w:sz w:val="24"/>
          <w:szCs w:val="24"/>
        </w:rPr>
        <w:fldChar w:fldCharType="end"/>
      </w:r>
      <w:r w:rsidRPr="004E60C5">
        <w:rPr>
          <w:rFonts w:ascii="Times New Roman" w:hAnsi="Times New Roman"/>
          <w:sz w:val="24"/>
          <w:szCs w:val="24"/>
        </w:rPr>
        <w:t>.</w:t>
      </w:r>
      <w:r w:rsidRPr="00376AFF">
        <w:rPr>
          <w:rFonts w:ascii="Times New Roman" w:hAnsi="Times New Roman"/>
          <w:sz w:val="24"/>
        </w:rPr>
        <w:t xml:space="preserve"> </w:t>
      </w:r>
      <w:ins w:id="750" w:author="Amicarelli Andrea (RSE)" w:date="2020-04-20T17:08:00Z">
        <w:r w:rsidRPr="00376AFF">
          <w:rPr>
            <w:rFonts w:ascii="Times New Roman" w:hAnsi="Times New Roman"/>
            <w:sz w:val="24"/>
          </w:rPr>
          <w:t xml:space="preserve">SPHERA is optimized by means of the </w:t>
        </w:r>
      </w:ins>
      <w:ins w:id="751" w:author="Amicarelli Andrea (RSE)" w:date="2020-05-05T17:33:00Z">
        <w:r w:rsidRPr="00376AFF">
          <w:rPr>
            <w:rFonts w:ascii="Times New Roman" w:hAnsi="Times New Roman"/>
            <w:sz w:val="24"/>
          </w:rPr>
          <w:t>following features: preprocessor directives</w:t>
        </w:r>
      </w:ins>
      <w:ins w:id="752" w:author="Amicarelli Andrea (RSE)" w:date="2020-05-05T17:34:00Z">
        <w:r w:rsidRPr="00376AFF">
          <w:rPr>
            <w:rFonts w:ascii="Times New Roman" w:hAnsi="Times New Roman"/>
            <w:sz w:val="24"/>
          </w:rPr>
          <w:t xml:space="preserve"> (two macros</w:t>
        </w:r>
      </w:ins>
      <w:ins w:id="753" w:author="Amicarelli Andrea (RSE)" w:date="2020-05-05T17:36:00Z">
        <w:r w:rsidRPr="00376AFF">
          <w:rPr>
            <w:rFonts w:ascii="Times New Roman" w:hAnsi="Times New Roman"/>
            <w:sz w:val="24"/>
          </w:rPr>
          <w:t xml:space="preserve"> are active</w:t>
        </w:r>
      </w:ins>
      <w:ins w:id="754" w:author="Amicarelli Andrea (RSE)" w:date="2020-05-05T17:34:00Z">
        <w:r w:rsidRPr="00376AFF">
          <w:rPr>
            <w:rFonts w:ascii="Times New Roman" w:hAnsi="Times New Roman"/>
            <w:sz w:val="24"/>
          </w:rPr>
          <w:t>)</w:t>
        </w:r>
      </w:ins>
      <w:ins w:id="755" w:author="Amicarelli Andrea (RSE)" w:date="2020-05-05T17:33:00Z">
        <w:r w:rsidRPr="00376AFF">
          <w:rPr>
            <w:rFonts w:ascii="Times New Roman" w:hAnsi="Times New Roman"/>
            <w:sz w:val="24"/>
          </w:rPr>
          <w:t xml:space="preserve">; </w:t>
        </w:r>
      </w:ins>
      <w:ins w:id="756" w:author="Amicarelli Andrea (RSE)" w:date="2020-04-20T17:08:00Z">
        <w:r w:rsidRPr="00376AFF">
          <w:rPr>
            <w:rFonts w:ascii="Times New Roman" w:hAnsi="Times New Roman"/>
            <w:sz w:val="24"/>
          </w:rPr>
          <w:t>compilation options “-O2” (for both the compilers “gfortran” and “ifort”) and “-ipo” (for the compiler “ifort”).</w:t>
        </w:r>
      </w:ins>
    </w:p>
    <w:p w:rsidR="003469A4" w:rsidRPr="00376AFF" w:rsidRDefault="003469A4" w:rsidP="003469A4">
      <w:pPr>
        <w:spacing w:line="240" w:lineRule="auto"/>
        <w:rPr>
          <w:rFonts w:ascii="Times New Roman" w:hAnsi="Times New Roman"/>
          <w:sz w:val="20"/>
          <w:szCs w:val="20"/>
        </w:rPr>
      </w:pPr>
    </w:p>
    <w:p w:rsidR="00863855" w:rsidRPr="00376AFF" w:rsidRDefault="00F546CD" w:rsidP="009A174B">
      <w:pPr>
        <w:pStyle w:val="Amicarellititle2"/>
        <w:numPr>
          <w:ilvl w:val="1"/>
          <w:numId w:val="44"/>
        </w:numPr>
      </w:pPr>
      <w:bookmarkStart w:id="757" w:name="_Toc447005737"/>
      <w:bookmarkStart w:id="758" w:name="_Ref449960092"/>
      <w:bookmarkStart w:id="759" w:name="_Toc66716467"/>
      <w:r w:rsidRPr="00376AFF">
        <w:t xml:space="preserve">Commented template of the main input file of </w:t>
      </w:r>
      <w:r w:rsidR="00863855" w:rsidRPr="00376AFF">
        <w:t>SPHERA v.</w:t>
      </w:r>
      <w:r w:rsidR="00652F0F" w:rsidRPr="00376AFF">
        <w:t>9</w:t>
      </w:r>
      <w:r w:rsidR="00863855" w:rsidRPr="00376AFF">
        <w:t>.0</w:t>
      </w:r>
      <w:bookmarkEnd w:id="757"/>
      <w:bookmarkEnd w:id="758"/>
      <w:r w:rsidR="00225A8D" w:rsidRPr="00376AFF">
        <w:t>.0</w:t>
      </w:r>
      <w:bookmarkEnd w:id="759"/>
    </w:p>
    <w:p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_Ref383597194 \h </w:instrText>
      </w:r>
      <w:r w:rsidR="00276BBF" w:rsidRPr="00376AFF">
        <w:rPr>
          <w:rFonts w:ascii="Times New Roman" w:hAnsi="Times New Roman"/>
          <w:sz w:val="24"/>
          <w:szCs w:val="24"/>
        </w:rPr>
        <w:instrText xml:space="preserve">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b/>
          <w:bCs/>
          <w:sz w:val="24"/>
          <w:szCs w:val="24"/>
          <w:lang w:val="it-IT"/>
        </w:rPr>
        <w:t>Errore. L'origine riferimento non è stata trovata.</w:t>
      </w:r>
      <w:r w:rsidRPr="00376AFF">
        <w:rPr>
          <w:rFonts w:ascii="Times New Roman" w:hAnsi="Times New Roman"/>
          <w:sz w:val="24"/>
          <w:szCs w:val="24"/>
        </w:rPr>
        <w:fldChar w:fldCharType="end"/>
      </w:r>
      <w:r w:rsidRPr="00376AFF">
        <w:rPr>
          <w:rFonts w:ascii="Times New Roman" w:hAnsi="Times New Roman"/>
          <w:sz w:val="24"/>
          <w:szCs w:val="24"/>
        </w:rPr>
        <w:t xml:space="preserve"> </w:t>
      </w:r>
      <w:proofErr w:type="gramStart"/>
      <w:r w:rsidR="00F546CD" w:rsidRPr="00376AFF">
        <w:rPr>
          <w:rFonts w:ascii="Times New Roman" w:hAnsi="Times New Roman"/>
          <w:sz w:val="24"/>
          <w:szCs w:val="24"/>
        </w:rPr>
        <w:t>reports</w:t>
      </w:r>
      <w:proofErr w:type="gramEnd"/>
      <w:r w:rsidR="00F546CD" w:rsidRPr="00376AFF">
        <w:rPr>
          <w:rFonts w:ascii="Times New Roman" w:hAnsi="Times New Roman"/>
          <w:sz w:val="24"/>
          <w:szCs w:val="24"/>
        </w:rPr>
        <w:t xml:space="preserve"> </w:t>
      </w:r>
      <w:del w:id="760" w:author="Amicarelli Andrea (RSE)" w:date="2021-03-15T15:47:00Z">
        <w:r w:rsidR="00F546CD" w:rsidRPr="00376AFF" w:rsidDel="004E60C5">
          <w:rPr>
            <w:rFonts w:ascii="Times New Roman" w:hAnsi="Times New Roman"/>
            <w:sz w:val="24"/>
            <w:szCs w:val="24"/>
          </w:rPr>
          <w:delText>t</w:delText>
        </w:r>
      </w:del>
      <w:ins w:id="761" w:author="Amicarelli Andrea (RSE)" w:date="2021-03-15T15:47:00Z">
        <w:r w:rsidR="004E60C5">
          <w:rPr>
            <w:rFonts w:ascii="Times New Roman" w:hAnsi="Times New Roman"/>
            <w:sz w:val="24"/>
            <w:szCs w:val="24"/>
          </w:rPr>
          <w:t>T</w:t>
        </w:r>
      </w:ins>
      <w:r w:rsidR="00F546CD" w:rsidRPr="00376AFF">
        <w:rPr>
          <w:rFonts w:ascii="Times New Roman" w:hAnsi="Times New Roman"/>
          <w:sz w:val="24"/>
          <w:szCs w:val="24"/>
        </w:rPr>
        <w:t xml:space="preserve">he commented template of the main input file of </w:t>
      </w:r>
      <w:r w:rsidRPr="00376AFF">
        <w:rPr>
          <w:rFonts w:ascii="Times New Roman" w:hAnsi="Times New Roman"/>
          <w:sz w:val="24"/>
          <w:szCs w:val="24"/>
        </w:rPr>
        <w:t xml:space="preserve">SPHERA </w:t>
      </w:r>
      <w:del w:id="762" w:author="Amicarelli Andrea (RSE)" w:date="2021-03-15T15:47:00Z">
        <w:r w:rsidRPr="00376AFF" w:rsidDel="004E60C5">
          <w:rPr>
            <w:rFonts w:ascii="Times New Roman" w:hAnsi="Times New Roman"/>
            <w:sz w:val="24"/>
            <w:szCs w:val="24"/>
          </w:rPr>
          <w:delText>v.</w:delText>
        </w:r>
        <w:r w:rsidR="00C54D72" w:rsidRPr="00376AFF" w:rsidDel="004E60C5">
          <w:rPr>
            <w:rFonts w:ascii="Times New Roman" w:hAnsi="Times New Roman"/>
            <w:sz w:val="24"/>
            <w:szCs w:val="24"/>
          </w:rPr>
          <w:delText>9.0.0</w:delText>
        </w:r>
      </w:del>
      <w:ins w:id="763" w:author="Amicarelli Andrea (RSE)" w:date="2021-03-15T15:47:00Z">
        <w:r w:rsidR="004E60C5">
          <w:rPr>
            <w:rFonts w:ascii="Times New Roman" w:hAnsi="Times New Roman"/>
            <w:sz w:val="24"/>
            <w:szCs w:val="24"/>
          </w:rPr>
          <w:t>is reported in the code repository (</w:t>
        </w:r>
      </w:ins>
      <w:ins w:id="764" w:author="Amicarelli Andrea (RSE)" w:date="2021-03-15T15:48:00Z">
        <w:r w:rsidR="004E60C5">
          <w:rPr>
            <w:rFonts w:ascii="Times New Roman" w:hAnsi="Times New Roman"/>
            <w:sz w:val="24"/>
            <w:szCs w:val="24"/>
          </w:rPr>
          <w:t xml:space="preserve">SPHERA, </w:t>
        </w:r>
      </w:ins>
      <w:r w:rsidR="004E60C5">
        <w:rPr>
          <w:rFonts w:ascii="Times New Roman" w:hAnsi="Times New Roman"/>
          <w:sz w:val="24"/>
          <w:szCs w:val="24"/>
        </w:rPr>
        <w:t>[</w:t>
      </w:r>
      <w:r w:rsidR="004E60C5">
        <w:rPr>
          <w:rFonts w:ascii="Times New Roman" w:hAnsi="Times New Roman"/>
          <w:sz w:val="24"/>
          <w:szCs w:val="24"/>
        </w:rPr>
        <w:fldChar w:fldCharType="begin"/>
      </w:r>
      <w:r w:rsidR="004E60C5">
        <w:rPr>
          <w:rFonts w:ascii="Times New Roman" w:hAnsi="Times New Roman"/>
          <w:sz w:val="24"/>
          <w:szCs w:val="24"/>
        </w:rPr>
        <w:instrText xml:space="preserve"> REF _Ref447812094 \r \h </w:instrText>
      </w:r>
      <w:r w:rsidR="004E60C5">
        <w:rPr>
          <w:rFonts w:ascii="Times New Roman" w:hAnsi="Times New Roman"/>
          <w:sz w:val="24"/>
          <w:szCs w:val="24"/>
        </w:rPr>
      </w:r>
      <w:r w:rsidR="004E60C5">
        <w:rPr>
          <w:rFonts w:ascii="Times New Roman" w:hAnsi="Times New Roman"/>
          <w:sz w:val="24"/>
          <w:szCs w:val="24"/>
        </w:rPr>
        <w:fldChar w:fldCharType="separate"/>
      </w:r>
      <w:r w:rsidR="00093238">
        <w:rPr>
          <w:rFonts w:ascii="Times New Roman" w:hAnsi="Times New Roman"/>
          <w:sz w:val="24"/>
          <w:szCs w:val="24"/>
        </w:rPr>
        <w:t>184</w:t>
      </w:r>
      <w:r w:rsidR="004E60C5">
        <w:rPr>
          <w:rFonts w:ascii="Times New Roman" w:hAnsi="Times New Roman"/>
          <w:sz w:val="24"/>
          <w:szCs w:val="24"/>
        </w:rPr>
        <w:fldChar w:fldCharType="end"/>
      </w:r>
      <w:r w:rsidR="004E60C5">
        <w:rPr>
          <w:rFonts w:ascii="Times New Roman" w:hAnsi="Times New Roman"/>
          <w:sz w:val="24"/>
          <w:szCs w:val="24"/>
        </w:rPr>
        <w:t>]</w:t>
      </w:r>
      <w:ins w:id="765" w:author="Amicarelli Andrea (RSE)" w:date="2021-03-15T15:47:00Z">
        <w:r w:rsidR="004E60C5">
          <w:rPr>
            <w:rFonts w:ascii="Times New Roman" w:hAnsi="Times New Roman"/>
            <w:sz w:val="24"/>
            <w:szCs w:val="24"/>
          </w:rPr>
          <w:t>)</w:t>
        </w:r>
      </w:ins>
      <w:r w:rsidR="004E60C5">
        <w:rPr>
          <w:rFonts w:ascii="Times New Roman" w:hAnsi="Times New Roman"/>
          <w:sz w:val="24"/>
          <w:szCs w:val="24"/>
        </w:rPr>
        <w:t xml:space="preserve"> </w:t>
      </w:r>
      <w:ins w:id="766" w:author="Amicarelli Andrea (RSE)" w:date="2021-03-15T15:49:00Z">
        <w:r w:rsidR="004E60C5">
          <w:rPr>
            <w:rFonts w:ascii="Times New Roman" w:hAnsi="Times New Roman"/>
            <w:sz w:val="24"/>
            <w:szCs w:val="24"/>
          </w:rPr>
          <w:t xml:space="preserve">and is synthesized in </w:t>
        </w:r>
      </w:ins>
      <w:r w:rsidR="004E60C5">
        <w:rPr>
          <w:rFonts w:ascii="Times New Roman" w:hAnsi="Times New Roman"/>
          <w:sz w:val="24"/>
          <w:szCs w:val="24"/>
        </w:rPr>
        <w:fldChar w:fldCharType="begin"/>
      </w:r>
      <w:r w:rsidR="004E60C5">
        <w:rPr>
          <w:rFonts w:ascii="Times New Roman" w:hAnsi="Times New Roman"/>
          <w:sz w:val="24"/>
          <w:szCs w:val="24"/>
        </w:rPr>
        <w:instrText xml:space="preserve"> REF _Ref529882928 \h  \* MERGEFORMAT </w:instrText>
      </w:r>
      <w:r w:rsidR="004E60C5">
        <w:rPr>
          <w:rFonts w:ascii="Times New Roman" w:hAnsi="Times New Roman"/>
          <w:sz w:val="24"/>
          <w:szCs w:val="24"/>
        </w:rPr>
      </w:r>
      <w:r w:rsidR="004E60C5">
        <w:rPr>
          <w:rFonts w:ascii="Times New Roman" w:hAnsi="Times New Roman"/>
          <w:sz w:val="24"/>
          <w:szCs w:val="24"/>
        </w:rPr>
        <w:fldChar w:fldCharType="separate"/>
      </w:r>
      <w:r w:rsidR="00093238" w:rsidRPr="00093238">
        <w:rPr>
          <w:rFonts w:ascii="Times New Roman" w:hAnsi="Times New Roman"/>
          <w:sz w:val="24"/>
          <w:szCs w:val="24"/>
        </w:rPr>
        <w:t>Table 12.2</w:t>
      </w:r>
      <w:r w:rsidR="004E60C5">
        <w:rPr>
          <w:rFonts w:ascii="Times New Roman" w:hAnsi="Times New Roman"/>
          <w:sz w:val="24"/>
          <w:szCs w:val="24"/>
        </w:rPr>
        <w:fldChar w:fldCharType="end"/>
      </w:r>
      <w:r w:rsidRPr="00376AFF">
        <w:rPr>
          <w:rFonts w:ascii="Times New Roman" w:hAnsi="Times New Roman"/>
          <w:sz w:val="24"/>
          <w:szCs w:val="24"/>
        </w:rPr>
        <w:t xml:space="preserve">. </w:t>
      </w:r>
      <w:r w:rsidR="00F546CD" w:rsidRPr="00376AFF">
        <w:rPr>
          <w:rFonts w:ascii="Times New Roman" w:hAnsi="Times New Roman"/>
          <w:sz w:val="24"/>
          <w:szCs w:val="24"/>
        </w:rPr>
        <w:t>The comments define all the input parameters and describe the meaning of their possible values. Further, suggested or default values are reported.</w:t>
      </w:r>
    </w:p>
    <w:p w:rsidR="0096768C" w:rsidRPr="00376AFF"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376AFF" w:rsidTr="0096768C">
        <w:trPr>
          <w:trHeight w:val="301"/>
        </w:trPr>
        <w:tc>
          <w:tcPr>
            <w:tcW w:w="1062" w:type="pct"/>
            <w:tcBorders>
              <w:top w:val="nil"/>
              <w:left w:val="nil"/>
              <w:bottom w:val="nil"/>
              <w:right w:val="nil"/>
            </w:tcBorders>
            <w:shd w:val="clear" w:color="auto" w:fill="auto"/>
            <w:hideMark/>
          </w:tcPr>
          <w:p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case title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Spatial resolution and choice of the boundary treatment scheme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 of the fluid domain boundaries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Vertex connections of the boundary lines/faces of the fluid domain in 2/3D</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fluid and solid phase properties and the scheme for dense granular flows: bulk modulus, viscosity, saturation conditions, internal friction angle, limiting viscosity, maximum viscosity, initial effective porosity, mean diameter of the solid grains.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Final time, </w:t>
            </w:r>
            <w:r w:rsidRPr="00376AFF">
              <w:rPr>
                <w:rFonts w:ascii="Times New Roman" w:eastAsia="Times New Roman" w:hAnsi="Times New Roman"/>
                <w:bCs/>
                <w:i/>
                <w:color w:val="000000"/>
                <w:sz w:val="20"/>
                <w:szCs w:val="20"/>
                <w:lang w:eastAsia="en-GB"/>
              </w:rPr>
              <w:t>CFL</w:t>
            </w:r>
            <w:r w:rsidRPr="00376AFF">
              <w:rPr>
                <w:rFonts w:ascii="Times New Roman" w:eastAsia="Times New Roman" w:hAnsi="Times New Roman"/>
                <w:bCs/>
                <w:color w:val="000000"/>
                <w:sz w:val="20"/>
                <w:szCs w:val="20"/>
                <w:lang w:eastAsia="en-GB"/>
              </w:rPr>
              <w:t xml:space="preserve">, </w:t>
            </w:r>
            <w:r w:rsidRPr="00376AFF">
              <w:rPr>
                <w:rFonts w:ascii="Times New Roman" w:eastAsia="Times New Roman" w:hAnsi="Times New Roman"/>
                <w:bCs/>
                <w:i/>
                <w:color w:val="000000"/>
                <w:sz w:val="20"/>
                <w:szCs w:val="20"/>
                <w:lang w:eastAsia="en-GB"/>
              </w:rPr>
              <w:t>C</w:t>
            </w:r>
            <w:r w:rsidRPr="00376AFF">
              <w:rPr>
                <w:rFonts w:ascii="Symbol" w:eastAsia="Times New Roman" w:hAnsi="Symbol"/>
                <w:bCs/>
                <w:i/>
                <w:color w:val="000000"/>
                <w:sz w:val="20"/>
                <w:szCs w:val="20"/>
                <w:lang w:eastAsia="en-GB"/>
              </w:rPr>
              <w:t></w:t>
            </w:r>
            <w:r w:rsidRPr="00376AFF">
              <w:rPr>
                <w:rFonts w:ascii="Symbol" w:eastAsia="Times New Roman" w:hAnsi="Symbol"/>
                <w:bCs/>
                <w:color w:val="000000"/>
                <w:sz w:val="20"/>
                <w:szCs w:val="20"/>
                <w:lang w:eastAsia="en-GB"/>
              </w:rPr>
              <w:t></w:t>
            </w:r>
            <w:r w:rsidRPr="00376AFF">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Gravity acceleration vector; reference pressure.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the restart files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SPHERA output files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of the monitoring points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and discretization of the monitoring lines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Geometry of the monitoring sections for the flow rate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Pr="00376AFF" w:rsidRDefault="0096768C" w:rsidP="0096768C">
      <w:pPr>
        <w:spacing w:line="240" w:lineRule="auto"/>
        <w:jc w:val="center"/>
        <w:rPr>
          <w:rFonts w:ascii="Times New Roman" w:hAnsi="Times New Roman"/>
          <w:sz w:val="20"/>
          <w:szCs w:val="20"/>
        </w:rPr>
      </w:pPr>
      <w:bookmarkStart w:id="767" w:name="_Ref529882928"/>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093238">
        <w:rPr>
          <w:rFonts w:ascii="Times New Roman" w:hAnsi="Times New Roman"/>
          <w:noProof/>
        </w:rPr>
        <w:t>2</w:t>
      </w:r>
      <w:r w:rsidRPr="00376AFF">
        <w:rPr>
          <w:rFonts w:ascii="Times New Roman" w:hAnsi="Times New Roman"/>
        </w:rPr>
        <w:fldChar w:fldCharType="end"/>
      </w:r>
      <w:bookmarkEnd w:id="767"/>
      <w:r w:rsidRPr="00376AFF">
        <w:rPr>
          <w:rFonts w:ascii="Times New Roman" w:hAnsi="Times New Roman"/>
          <w:sz w:val="20"/>
          <w:szCs w:val="20"/>
        </w:rPr>
        <w:t>. Sections and relevant quantities of the main input file of SPHERA v.9.0.0 ([</w:t>
      </w:r>
      <w:r w:rsidRPr="00376AFF">
        <w:rPr>
          <w:rFonts w:ascii="Times New Roman" w:hAnsi="Times New Roman"/>
          <w:sz w:val="20"/>
          <w:szCs w:val="20"/>
        </w:rPr>
        <w:fldChar w:fldCharType="begin"/>
      </w:r>
      <w:r w:rsidRPr="00376AFF">
        <w:rPr>
          <w:rFonts w:ascii="Times New Roman" w:hAnsi="Times New Roman"/>
          <w:sz w:val="20"/>
          <w:szCs w:val="20"/>
        </w:rPr>
        <w:instrText xml:space="preserve"> REF _Ref447812094 \r \h  \* MERGEFORMAT </w:instrText>
      </w:r>
      <w:r w:rsidRPr="00376AFF">
        <w:rPr>
          <w:rFonts w:ascii="Times New Roman" w:hAnsi="Times New Roman"/>
          <w:sz w:val="20"/>
          <w:szCs w:val="20"/>
        </w:rPr>
      </w:r>
      <w:r w:rsidRPr="00376AFF">
        <w:rPr>
          <w:rFonts w:ascii="Times New Roman" w:hAnsi="Times New Roman"/>
          <w:sz w:val="20"/>
          <w:szCs w:val="20"/>
        </w:rPr>
        <w:fldChar w:fldCharType="separate"/>
      </w:r>
      <w:r w:rsidR="00093238">
        <w:rPr>
          <w:rFonts w:ascii="Times New Roman" w:hAnsi="Times New Roman"/>
          <w:sz w:val="20"/>
          <w:szCs w:val="20"/>
        </w:rPr>
        <w:t>184</w:t>
      </w:r>
      <w:r w:rsidRPr="00376AFF">
        <w:rPr>
          <w:rFonts w:ascii="Times New Roman" w:hAnsi="Times New Roman"/>
          <w:sz w:val="20"/>
          <w:szCs w:val="20"/>
        </w:rPr>
        <w:fldChar w:fldCharType="end"/>
      </w:r>
      <w:r w:rsidRPr="00376AFF">
        <w:rPr>
          <w:rFonts w:ascii="Times New Roman" w:hAnsi="Times New Roman"/>
          <w:sz w:val="20"/>
          <w:szCs w:val="20"/>
        </w:rPr>
        <w:t>]).</w:t>
      </w:r>
    </w:p>
    <w:p w:rsidR="00654BFB" w:rsidRPr="00376AFF" w:rsidRDefault="00654BFB" w:rsidP="004E60C5">
      <w:pPr>
        <w:spacing w:after="0" w:line="240" w:lineRule="auto"/>
        <w:jc w:val="both"/>
        <w:rPr>
          <w:rFonts w:ascii="Times New Roman" w:hAnsi="Times New Roman"/>
          <w:sz w:val="24"/>
          <w:szCs w:val="24"/>
        </w:rPr>
      </w:pPr>
    </w:p>
    <w:p w:rsidR="000F061E" w:rsidRPr="00376AFF" w:rsidRDefault="000F061E" w:rsidP="009A174B">
      <w:pPr>
        <w:pStyle w:val="Amicarellititle2"/>
        <w:numPr>
          <w:ilvl w:val="1"/>
          <w:numId w:val="44"/>
        </w:numPr>
      </w:pPr>
      <w:bookmarkStart w:id="768" w:name="_Ref521064938"/>
      <w:bookmarkStart w:id="769" w:name="_Toc66716468"/>
      <w:bookmarkStart w:id="770" w:name="_Toc447794704"/>
      <w:bookmarkStart w:id="771" w:name="_Toc447794783"/>
      <w:bookmarkStart w:id="772" w:name="_Toc447794868"/>
      <w:bookmarkStart w:id="773" w:name="_Toc447794950"/>
      <w:bookmarkStart w:id="774" w:name="_Toc447795353"/>
      <w:bookmarkStart w:id="775" w:name="_Toc447795460"/>
      <w:bookmarkStart w:id="776" w:name="_Toc441248326"/>
      <w:bookmarkStart w:id="777" w:name="_Toc447005716"/>
      <w:bookmarkStart w:id="778" w:name="_Toc447794703"/>
      <w:bookmarkStart w:id="779" w:name="_Toc447794782"/>
      <w:bookmarkStart w:id="780" w:name="_Toc447794867"/>
      <w:bookmarkStart w:id="781" w:name="_Toc447794949"/>
      <w:bookmarkStart w:id="782" w:name="_Toc447795352"/>
      <w:bookmarkStart w:id="783" w:name="_Toc447795459"/>
      <w:r w:rsidRPr="00376AFF">
        <w:t>Tutorials</w:t>
      </w:r>
      <w:bookmarkEnd w:id="768"/>
      <w:bookmarkEnd w:id="769"/>
    </w:p>
    <w:p w:rsidR="008D1256" w:rsidRPr="00376AFF" w:rsidRDefault="00062990" w:rsidP="008D125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C54D72" w:rsidRPr="00376AFF">
        <w:rPr>
          <w:rFonts w:ascii="Times New Roman" w:hAnsi="Times New Roman"/>
          <w:sz w:val="24"/>
          <w:szCs w:val="24"/>
        </w:rPr>
        <w:t>9.0.0</w:t>
      </w:r>
      <w:r w:rsidRPr="00376AFF">
        <w:rPr>
          <w:rFonts w:ascii="Times New Roman" w:hAnsi="Times New Roman"/>
          <w:sz w:val="24"/>
          <w:szCs w:val="24"/>
        </w:rPr>
        <w:t xml:space="preserve"> is validated on </w:t>
      </w:r>
      <w:r w:rsidR="00E47D3F" w:rsidRPr="00376AFF">
        <w:rPr>
          <w:rFonts w:ascii="Times New Roman" w:hAnsi="Times New Roman"/>
          <w:sz w:val="24"/>
          <w:szCs w:val="24"/>
        </w:rPr>
        <w:t>3</w:t>
      </w:r>
      <w:r w:rsidRPr="00376AFF">
        <w:rPr>
          <w:rFonts w:ascii="Times New Roman" w:hAnsi="Times New Roman"/>
          <w:sz w:val="24"/>
          <w:szCs w:val="24"/>
        </w:rPr>
        <w:t>4 test cases (</w:t>
      </w:r>
      <w:r w:rsidR="00E47D3F" w:rsidRPr="00376AFF">
        <w:rPr>
          <w:rFonts w:ascii="Times New Roman" w:hAnsi="Times New Roman"/>
          <w:sz w:val="24"/>
          <w:szCs w:val="24"/>
        </w:rPr>
        <w:t>following sub-sections), each one having possible variants</w:t>
      </w:r>
      <w:r w:rsidRPr="00376AFF">
        <w:rPr>
          <w:rFonts w:ascii="Times New Roman" w:hAnsi="Times New Roman"/>
          <w:sz w:val="24"/>
          <w:szCs w:val="24"/>
        </w:rPr>
        <w:t xml:space="preserve">. Some of </w:t>
      </w:r>
      <w:r w:rsidR="00E47D3F" w:rsidRPr="00376AFF">
        <w:rPr>
          <w:rFonts w:ascii="Times New Roman" w:hAnsi="Times New Roman"/>
          <w:sz w:val="24"/>
          <w:szCs w:val="24"/>
        </w:rPr>
        <w:t xml:space="preserve">the tutorials </w:t>
      </w:r>
      <w:r w:rsidRPr="00376AFF">
        <w:rPr>
          <w:rFonts w:ascii="Times New Roman" w:hAnsi="Times New Roman"/>
          <w:sz w:val="24"/>
          <w:szCs w:val="24"/>
        </w:rPr>
        <w:t>are published on International Journals and were also carried out with previous versions of the code. Other minor test cases only repre</w:t>
      </w:r>
      <w:r w:rsidR="00E47D3F" w:rsidRPr="00376AFF">
        <w:rPr>
          <w:rFonts w:ascii="Times New Roman" w:hAnsi="Times New Roman"/>
          <w:sz w:val="24"/>
          <w:szCs w:val="24"/>
        </w:rPr>
        <w:t>sent very simple configurations</w:t>
      </w:r>
      <w:r w:rsidRPr="00376AFF">
        <w:rPr>
          <w:rFonts w:ascii="Times New Roman" w:hAnsi="Times New Roman"/>
          <w:sz w:val="24"/>
          <w:szCs w:val="24"/>
        </w:rPr>
        <w:t>.</w:t>
      </w:r>
    </w:p>
    <w:p w:rsidR="00CE765D" w:rsidRPr="00376AFF" w:rsidRDefault="009A5565" w:rsidP="009A174B">
      <w:pPr>
        <w:pStyle w:val="Amicarellititle3"/>
        <w:numPr>
          <w:ilvl w:val="2"/>
          <w:numId w:val="44"/>
        </w:numPr>
        <w:rPr>
          <w:lang w:val="en-GB"/>
        </w:rPr>
      </w:pPr>
      <w:bookmarkStart w:id="784" w:name="_Toc66716469"/>
      <w:r w:rsidRPr="00376AFF">
        <w:rPr>
          <w:lang w:val="en-GB"/>
        </w:rPr>
        <w:lastRenderedPageBreak/>
        <w:t>“</w:t>
      </w:r>
      <w:r w:rsidR="00CE765D" w:rsidRPr="00376AFF">
        <w:rPr>
          <w:lang w:val="en-GB"/>
        </w:rPr>
        <w:t>body</w:t>
      </w:r>
      <w:r w:rsidR="00E767A3" w:rsidRPr="00376AFF">
        <w:rPr>
          <w:lang w:val="en-GB"/>
        </w:rPr>
        <w:t>_</w:t>
      </w:r>
      <w:r w:rsidR="00CE765D" w:rsidRPr="00376AFF">
        <w:rPr>
          <w:lang w:val="en-GB"/>
        </w:rPr>
        <w:t>body_impacts</w:t>
      </w:r>
      <w:r w:rsidRPr="00376AFF">
        <w:rPr>
          <w:lang w:val="en-GB"/>
        </w:rPr>
        <w:t>”</w:t>
      </w:r>
      <w:bookmarkEnd w:id="784"/>
    </w:p>
    <w:p w:rsidR="00990D3E" w:rsidRPr="00376AFF" w:rsidRDefault="0041226A" w:rsidP="00EF34D0">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w:t>
      </w:r>
      <w:r w:rsidR="008368DF" w:rsidRPr="00376AFF">
        <w:rPr>
          <w:rFonts w:ascii="Times New Roman" w:hAnsi="Times New Roman"/>
          <w:sz w:val="24"/>
          <w:szCs w:val="24"/>
        </w:rPr>
        <w:t xml:space="preserve"> in case the published version is unavailable</w:t>
      </w:r>
      <w:r w:rsidRPr="00376AFF">
        <w:rPr>
          <w:rFonts w:ascii="Times New Roman" w:hAnsi="Times New Roman"/>
          <w:sz w:val="24"/>
          <w:szCs w:val="24"/>
        </w:rPr>
        <w:t>.</w:t>
      </w:r>
    </w:p>
    <w:p w:rsidR="000F061E" w:rsidRPr="00376AFF" w:rsidRDefault="006A2D32" w:rsidP="009A174B">
      <w:pPr>
        <w:pStyle w:val="Amicarellititle3"/>
        <w:numPr>
          <w:ilvl w:val="2"/>
          <w:numId w:val="44"/>
        </w:numPr>
        <w:rPr>
          <w:lang w:val="en-GB"/>
        </w:rPr>
      </w:pPr>
      <w:r w:rsidRPr="00376AFF">
        <w:rPr>
          <w:lang w:val="en-GB"/>
        </w:rPr>
        <w:t xml:space="preserve"> </w:t>
      </w:r>
      <w:bookmarkStart w:id="785" w:name="_Toc66716470"/>
      <w:r w:rsidR="009A5565" w:rsidRPr="00376AFF">
        <w:rPr>
          <w:lang w:val="en-GB"/>
        </w:rPr>
        <w:t>“</w:t>
      </w:r>
      <w:r w:rsidR="00E767A3" w:rsidRPr="00376AFF">
        <w:rPr>
          <w:lang w:val="en-GB"/>
        </w:rPr>
        <w:t>body_</w:t>
      </w:r>
      <w:r w:rsidR="000F061E" w:rsidRPr="00376AFF">
        <w:rPr>
          <w:lang w:val="en-GB"/>
        </w:rPr>
        <w:t>boundary_impact</w:t>
      </w:r>
      <w:r w:rsidR="00CE765D" w:rsidRPr="00376AFF">
        <w:rPr>
          <w:lang w:val="en-GB"/>
        </w:rPr>
        <w:t>s</w:t>
      </w:r>
      <w:r w:rsidR="009A5565" w:rsidRPr="00376AFF">
        <w:rPr>
          <w:lang w:val="en-GB"/>
        </w:rPr>
        <w:t>”</w:t>
      </w:r>
      <w:bookmarkEnd w:id="785"/>
    </w:p>
    <w:p w:rsidR="006A2D32" w:rsidRPr="00376AFF" w:rsidRDefault="0001284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376AFF" w:rsidRDefault="00BF5938" w:rsidP="009A174B">
      <w:pPr>
        <w:pStyle w:val="Amicarellititle3"/>
        <w:numPr>
          <w:ilvl w:val="2"/>
          <w:numId w:val="44"/>
        </w:numPr>
        <w:rPr>
          <w:lang w:val="en-GB"/>
        </w:rPr>
      </w:pPr>
      <w:r w:rsidRPr="00376AFF">
        <w:rPr>
          <w:lang w:val="en-GB"/>
        </w:rPr>
        <w:t xml:space="preserve"> </w:t>
      </w:r>
      <w:bookmarkStart w:id="786" w:name="_Toc66716471"/>
      <w:r w:rsidR="009A5565" w:rsidRPr="00376AFF">
        <w:rPr>
          <w:lang w:val="en-GB"/>
        </w:rPr>
        <w:t>“</w:t>
      </w:r>
      <w:r w:rsidR="00B17B54" w:rsidRPr="00376AFF">
        <w:rPr>
          <w:lang w:val="en-GB"/>
        </w:rPr>
        <w:t>dam_breach_ICOLD</w:t>
      </w:r>
      <w:r w:rsidR="00E767A3" w:rsidRPr="00376AFF">
        <w:rPr>
          <w:lang w:val="en-GB"/>
        </w:rPr>
        <w:t>_trunks</w:t>
      </w:r>
      <w:r w:rsidR="009A5565" w:rsidRPr="00376AFF">
        <w:rPr>
          <w:lang w:val="en-GB"/>
        </w:rPr>
        <w:t>”</w:t>
      </w:r>
      <w:bookmarkEnd w:id="786"/>
    </w:p>
    <w:p w:rsidR="00746725" w:rsidRPr="00376AFF" w:rsidRDefault="00746725" w:rsidP="00746725">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w:t>
      </w:r>
      <w:r w:rsidR="00C46DDB" w:rsidRPr="00376AFF">
        <w:rPr>
          <w:rFonts w:ascii="Times New Roman" w:hAnsi="Times New Roman"/>
          <w:sz w:val="24"/>
          <w:szCs w:val="24"/>
        </w:rPr>
        <w:t>4</w:t>
      </w:r>
      <w:r w:rsidRPr="00376AFF">
        <w:rPr>
          <w:rFonts w:ascii="Times New Roman" w:hAnsi="Times New Roman"/>
          <w:sz w:val="24"/>
          <w:szCs w:val="24"/>
        </w:rPr>
        <w:t>, SPHERIC)</w:t>
      </w:r>
      <w:r w:rsidR="00C46DDB" w:rsidRPr="00376AFF">
        <w:rPr>
          <w:rFonts w:ascii="Times New Roman" w:hAnsi="Times New Roman"/>
          <w:sz w:val="24"/>
          <w:szCs w:val="24"/>
        </w:rPr>
        <w:t xml:space="preserve"> and Amicarelli &amp; Agate (2015, SPHERIC)</w:t>
      </w:r>
      <w:r w:rsidRPr="00376AFF">
        <w:rPr>
          <w:rFonts w:ascii="Times New Roman" w:hAnsi="Times New Roman"/>
          <w:sz w:val="24"/>
          <w:szCs w:val="24"/>
        </w:rPr>
        <w:t>. Here, the tutorial is represented by means of the mixture model for dense granular flows of Amicarelli et al. (2017).</w:t>
      </w:r>
    </w:p>
    <w:p w:rsidR="00CE765D" w:rsidRPr="00376AFF" w:rsidRDefault="009A5565" w:rsidP="009A174B">
      <w:pPr>
        <w:pStyle w:val="Amicarellititle3"/>
        <w:numPr>
          <w:ilvl w:val="2"/>
          <w:numId w:val="44"/>
        </w:numPr>
        <w:rPr>
          <w:lang w:val="en-GB"/>
        </w:rPr>
      </w:pPr>
      <w:bookmarkStart w:id="787" w:name="_Toc66716472"/>
      <w:r w:rsidRPr="00376AFF">
        <w:rPr>
          <w:lang w:val="en-GB"/>
        </w:rPr>
        <w:t>“</w:t>
      </w:r>
      <w:r w:rsidR="00CE765D" w:rsidRPr="00376AFF">
        <w:rPr>
          <w:lang w:val="en-GB"/>
        </w:rPr>
        <w:t>db_2bodies</w:t>
      </w:r>
      <w:r w:rsidR="00E47D3F" w:rsidRPr="00376AFF">
        <w:rPr>
          <w:lang w:val="en-GB"/>
        </w:rPr>
        <w:t>”</w:t>
      </w:r>
      <w:bookmarkEnd w:id="787"/>
    </w:p>
    <w:p w:rsidR="006A2D32" w:rsidRPr="00376AFF" w:rsidRDefault="00926A7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788" w:name="_Toc66716473"/>
      <w:r w:rsidRPr="00376AFF">
        <w:rPr>
          <w:lang w:val="en-GB"/>
        </w:rPr>
        <w:t>“</w:t>
      </w:r>
      <w:r w:rsidR="00CE765D" w:rsidRPr="00376AFF">
        <w:rPr>
          <w:lang w:val="en-GB"/>
        </w:rPr>
        <w:t>db_2D_demo</w:t>
      </w:r>
      <w:r w:rsidRPr="00376AFF">
        <w:rPr>
          <w:lang w:val="en-GB"/>
        </w:rPr>
        <w:t>”</w:t>
      </w:r>
      <w:bookmarkEnd w:id="788"/>
    </w:p>
    <w:p w:rsidR="006A2D32" w:rsidRPr="00376AFF" w:rsidRDefault="003417C5" w:rsidP="006A2D32">
      <w:pPr>
        <w:spacing w:after="0" w:line="240" w:lineRule="auto"/>
        <w:jc w:val="both"/>
        <w:rPr>
          <w:rFonts w:ascii="Times New Roman" w:hAnsi="Times New Roman"/>
          <w:sz w:val="24"/>
          <w:szCs w:val="24"/>
        </w:rPr>
      </w:pPr>
      <w:r w:rsidRPr="00376AFF">
        <w:rPr>
          <w:rFonts w:ascii="Times New Roman" w:hAnsi="Times New Roman"/>
          <w:sz w:val="24"/>
          <w:szCs w:val="24"/>
        </w:rPr>
        <w:t>This is a very simple and very fast tutorial representing a 2D dam break (over a flat bottom) at a rough spatial resolution</w:t>
      </w:r>
      <w:r w:rsidR="003A762D" w:rsidRPr="00376AFF">
        <w:rPr>
          <w:rFonts w:ascii="Times New Roman" w:hAnsi="Times New Roman"/>
          <w:sz w:val="24"/>
          <w:szCs w:val="24"/>
        </w:rPr>
        <w:t>.</w:t>
      </w:r>
      <w:r w:rsidRPr="00376AFF">
        <w:rPr>
          <w:rFonts w:ascii="Times New Roman" w:hAnsi="Times New Roman"/>
          <w:sz w:val="24"/>
          <w:szCs w:val="24"/>
        </w:rPr>
        <w:t xml:space="preserve"> Amicarelli et al. (2013</w:t>
      </w:r>
      <w:r w:rsidR="000A3717" w:rsidRPr="00376AFF">
        <w:rPr>
          <w:rFonts w:ascii="Times New Roman" w:hAnsi="Times New Roman"/>
          <w:sz w:val="24"/>
          <w:szCs w:val="24"/>
        </w:rPr>
        <w:t>, RdS</w:t>
      </w:r>
      <w:r w:rsidRPr="00376AFF">
        <w:rPr>
          <w:rFonts w:ascii="Times New Roman" w:hAnsi="Times New Roman"/>
          <w:sz w:val="24"/>
          <w:szCs w:val="24"/>
        </w:rPr>
        <w:t>) completely describes this test case.</w:t>
      </w:r>
      <w:r w:rsidR="000A3717" w:rsidRPr="00376AFF">
        <w:rPr>
          <w:rFonts w:ascii="Times New Roman" w:hAnsi="Times New Roman"/>
          <w:sz w:val="24"/>
          <w:szCs w:val="24"/>
        </w:rPr>
        <w:t xml:space="preserve"> This project report is Open-Access and also includes a synthetic English version.</w:t>
      </w:r>
    </w:p>
    <w:p w:rsidR="009A5565" w:rsidRPr="00376AFF" w:rsidRDefault="009A5565" w:rsidP="009A174B">
      <w:pPr>
        <w:pStyle w:val="Amicarellititle3"/>
        <w:numPr>
          <w:ilvl w:val="2"/>
          <w:numId w:val="44"/>
        </w:numPr>
        <w:rPr>
          <w:lang w:val="en-GB"/>
        </w:rPr>
      </w:pPr>
      <w:bookmarkStart w:id="789" w:name="_Toc66716474"/>
      <w:r w:rsidRPr="00376AFF">
        <w:rPr>
          <w:lang w:val="en-GB"/>
        </w:rPr>
        <w:t>“db_Alpe_Gera”</w:t>
      </w:r>
      <w:bookmarkEnd w:id="789"/>
    </w:p>
    <w:p w:rsidR="006A2D32" w:rsidRPr="00376AFF" w:rsidRDefault="00AE1939"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&amp; Agate (2017). This project report is Open-Access and also includes a synthetic English version.</w:t>
      </w:r>
    </w:p>
    <w:p w:rsidR="009A5565" w:rsidRPr="00376AFF" w:rsidRDefault="009A5565" w:rsidP="009A174B">
      <w:pPr>
        <w:pStyle w:val="Amicarellititle3"/>
        <w:numPr>
          <w:ilvl w:val="2"/>
          <w:numId w:val="44"/>
        </w:numPr>
        <w:rPr>
          <w:lang w:val="en-GB"/>
        </w:rPr>
      </w:pPr>
      <w:bookmarkStart w:id="790" w:name="_Toc66716475"/>
      <w:r w:rsidRPr="00376AFF">
        <w:rPr>
          <w:lang w:val="en-GB"/>
        </w:rPr>
        <w:t>“db_Alpe_Gera_Lanzada_substations”</w:t>
      </w:r>
      <w:bookmarkEnd w:id="790"/>
    </w:p>
    <w:p w:rsidR="006A2D32" w:rsidRPr="00376AFF" w:rsidRDefault="00E31395"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(2018).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791" w:name="_Toc66716476"/>
      <w:r w:rsidRPr="00376AFF">
        <w:rPr>
          <w:lang w:val="en-GB"/>
        </w:rPr>
        <w:t>“</w:t>
      </w:r>
      <w:r w:rsidR="00CE765D" w:rsidRPr="00376AFF">
        <w:rPr>
          <w:lang w:val="en-GB"/>
        </w:rPr>
        <w:t>db_body_exp_UniBas</w:t>
      </w:r>
      <w:r w:rsidRPr="00376AFF">
        <w:rPr>
          <w:lang w:val="en-GB"/>
        </w:rPr>
        <w:t>”</w:t>
      </w:r>
      <w:bookmarkEnd w:id="791"/>
    </w:p>
    <w:p w:rsidR="006A2D32" w:rsidRPr="00376AFF" w:rsidRDefault="006714E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376AFF" w:rsidRDefault="009A5565" w:rsidP="009A174B">
      <w:pPr>
        <w:pStyle w:val="Amicarellititle3"/>
        <w:numPr>
          <w:ilvl w:val="2"/>
          <w:numId w:val="44"/>
        </w:numPr>
        <w:rPr>
          <w:lang w:val="en-GB"/>
        </w:rPr>
      </w:pPr>
      <w:bookmarkStart w:id="792" w:name="_Toc66716477"/>
      <w:r w:rsidRPr="00376AFF">
        <w:rPr>
          <w:lang w:val="en-GB"/>
        </w:rPr>
        <w:t>“</w:t>
      </w:r>
      <w:r w:rsidR="00B17B54" w:rsidRPr="00376AFF">
        <w:rPr>
          <w:lang w:val="en-GB"/>
        </w:rPr>
        <w:t>db_ICOLD</w:t>
      </w:r>
      <w:r w:rsidRPr="00376AFF">
        <w:rPr>
          <w:lang w:val="en-GB"/>
        </w:rPr>
        <w:t>”</w:t>
      </w:r>
      <w:bookmarkEnd w:id="792"/>
    </w:p>
    <w:p w:rsidR="006A2D32" w:rsidRPr="00376AFF" w:rsidRDefault="00C46DDB" w:rsidP="006A2D3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&amp; Agate (2014, SPHERIC). </w:t>
      </w:r>
    </w:p>
    <w:p w:rsidR="009A5565" w:rsidRPr="00376AFF" w:rsidRDefault="009A5565" w:rsidP="009A174B">
      <w:pPr>
        <w:pStyle w:val="Amicarellititle3"/>
        <w:numPr>
          <w:ilvl w:val="2"/>
          <w:numId w:val="44"/>
        </w:numPr>
        <w:rPr>
          <w:lang w:val="en-GB"/>
        </w:rPr>
      </w:pPr>
      <w:bookmarkStart w:id="793" w:name="_Toc66716478"/>
      <w:r w:rsidRPr="00376AFF">
        <w:rPr>
          <w:lang w:val="en-GB"/>
        </w:rPr>
        <w:t>“</w:t>
      </w:r>
      <w:r w:rsidR="00CE765D" w:rsidRPr="00376AFF">
        <w:rPr>
          <w:lang w:val="en-GB"/>
        </w:rPr>
        <w:t>db</w:t>
      </w:r>
      <w:r w:rsidR="00E767A3" w:rsidRPr="00376AFF">
        <w:rPr>
          <w:lang w:val="en-GB"/>
        </w:rPr>
        <w:t>_multi_</w:t>
      </w:r>
      <w:r w:rsidR="00CE765D" w:rsidRPr="00376AFF">
        <w:rPr>
          <w:lang w:val="en-GB"/>
        </w:rPr>
        <w:t>body</w:t>
      </w:r>
      <w:r w:rsidRPr="00376AFF">
        <w:rPr>
          <w:lang w:val="en-GB"/>
        </w:rPr>
        <w:t>”</w:t>
      </w:r>
      <w:bookmarkEnd w:id="793"/>
    </w:p>
    <w:p w:rsidR="00117C1F" w:rsidRPr="00376AFF" w:rsidRDefault="00117C1F" w:rsidP="00117C1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376AFF" w:rsidRDefault="009A5565" w:rsidP="009A174B">
      <w:pPr>
        <w:pStyle w:val="Amicarellititle3"/>
        <w:numPr>
          <w:ilvl w:val="2"/>
          <w:numId w:val="44"/>
        </w:numPr>
        <w:rPr>
          <w:lang w:val="en-GB"/>
        </w:rPr>
      </w:pPr>
      <w:bookmarkStart w:id="794" w:name="_Toc66716479"/>
      <w:r w:rsidRPr="00376AFF">
        <w:rPr>
          <w:lang w:val="en-GB"/>
        </w:rPr>
        <w:t>“</w:t>
      </w:r>
      <w:r w:rsidR="00CE765D" w:rsidRPr="00376AFF">
        <w:rPr>
          <w:lang w:val="en-GB"/>
        </w:rPr>
        <w:t>db_squat_obstacle</w:t>
      </w:r>
      <w:r w:rsidRPr="00376AFF">
        <w:rPr>
          <w:lang w:val="en-GB"/>
        </w:rPr>
        <w:t>”</w:t>
      </w:r>
      <w:bookmarkEnd w:id="794"/>
    </w:p>
    <w:p w:rsidR="003729EF" w:rsidRPr="00376AFF" w:rsidRDefault="003729EF" w:rsidP="003729EF">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9A5565" w:rsidRPr="00376AFF" w:rsidRDefault="009A5565" w:rsidP="009A174B">
      <w:pPr>
        <w:pStyle w:val="Amicarellititle3"/>
        <w:numPr>
          <w:ilvl w:val="2"/>
          <w:numId w:val="44"/>
        </w:numPr>
        <w:rPr>
          <w:lang w:val="en-GB"/>
        </w:rPr>
      </w:pPr>
      <w:bookmarkStart w:id="795" w:name="_Toc66716480"/>
      <w:r w:rsidRPr="00376AFF">
        <w:rPr>
          <w:lang w:val="en-GB"/>
        </w:rPr>
        <w:t>“d</w:t>
      </w:r>
      <w:r w:rsidR="00CE765D" w:rsidRPr="00376AFF">
        <w:rPr>
          <w:lang w:val="en-GB"/>
        </w:rPr>
        <w:t>b_tall_obstacle</w:t>
      </w:r>
      <w:r w:rsidRPr="00376AFF">
        <w:rPr>
          <w:lang w:val="en-GB"/>
        </w:rPr>
        <w:t>”</w:t>
      </w:r>
      <w:bookmarkEnd w:id="795"/>
    </w:p>
    <w:p w:rsidR="0058735B" w:rsidRPr="00376AFF" w:rsidRDefault="0058735B" w:rsidP="0058735B">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376AFF" w:rsidRDefault="009A5565" w:rsidP="009A174B">
      <w:pPr>
        <w:pStyle w:val="Amicarellititle3"/>
        <w:numPr>
          <w:ilvl w:val="2"/>
          <w:numId w:val="44"/>
        </w:numPr>
        <w:rPr>
          <w:lang w:val="en-GB"/>
        </w:rPr>
      </w:pPr>
      <w:bookmarkStart w:id="796" w:name="_Toc66716481"/>
      <w:r w:rsidRPr="00376AFF">
        <w:rPr>
          <w:lang w:val="en-GB"/>
        </w:rPr>
        <w:t>“</w:t>
      </w:r>
      <w:r w:rsidR="00CE765D" w:rsidRPr="00376AFF">
        <w:rPr>
          <w:lang w:val="en-GB"/>
        </w:rPr>
        <w:t>dike_breach_2D_expSchHag12JHR_ID22</w:t>
      </w:r>
      <w:r w:rsidRPr="00376AFF">
        <w:rPr>
          <w:lang w:val="en-GB"/>
        </w:rPr>
        <w:t>”</w:t>
      </w:r>
      <w:bookmarkEnd w:id="796"/>
    </w:p>
    <w:p w:rsidR="00DD5B1F" w:rsidRPr="00376AFF" w:rsidRDefault="00DD5B1F" w:rsidP="00DD5B1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&amp; Agate (2017,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797" w:name="_Toc66716482"/>
      <w:r w:rsidRPr="00376AFF">
        <w:rPr>
          <w:lang w:val="en-GB"/>
        </w:rPr>
        <w:t>“</w:t>
      </w:r>
      <w:r w:rsidR="00CE765D" w:rsidRPr="00376AFF">
        <w:rPr>
          <w:lang w:val="en-GB"/>
        </w:rPr>
        <w:t>edb_2D_demo</w:t>
      </w:r>
      <w:r w:rsidRPr="00376AFF">
        <w:rPr>
          <w:lang w:val="en-GB"/>
        </w:rPr>
        <w:t>”</w:t>
      </w:r>
      <w:bookmarkEnd w:id="797"/>
    </w:p>
    <w:p w:rsidR="003417C5" w:rsidRPr="00376AFF" w:rsidRDefault="003417C5" w:rsidP="003417C5">
      <w:pPr>
        <w:spacing w:after="0" w:line="240" w:lineRule="auto"/>
        <w:jc w:val="both"/>
        <w:rPr>
          <w:rFonts w:ascii="Times New Roman" w:hAnsi="Times New Roman"/>
          <w:sz w:val="24"/>
          <w:szCs w:val="24"/>
        </w:rPr>
      </w:pPr>
      <w:r w:rsidRPr="00376AFF">
        <w:rPr>
          <w:rFonts w:ascii="Times New Roman" w:hAnsi="Times New Roman"/>
          <w:sz w:val="24"/>
          <w:szCs w:val="24"/>
        </w:rPr>
        <w:t>This tutorial of SPHERA v.</w:t>
      </w:r>
      <w:r w:rsidR="00C54D72" w:rsidRPr="00376AFF">
        <w:rPr>
          <w:rFonts w:ascii="Times New Roman" w:hAnsi="Times New Roman"/>
          <w:sz w:val="24"/>
          <w:szCs w:val="24"/>
        </w:rPr>
        <w:t>9.0.0</w:t>
      </w:r>
      <w:r w:rsidRPr="00376AFF">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376AFF" w:rsidRDefault="009A5565" w:rsidP="009A174B">
      <w:pPr>
        <w:pStyle w:val="Amicarellititle3"/>
        <w:numPr>
          <w:ilvl w:val="2"/>
          <w:numId w:val="44"/>
        </w:numPr>
        <w:rPr>
          <w:lang w:val="en-GB"/>
        </w:rPr>
      </w:pPr>
      <w:bookmarkStart w:id="798" w:name="_Toc66716483"/>
      <w:r w:rsidRPr="00376AFF">
        <w:rPr>
          <w:lang w:val="en-GB"/>
        </w:rPr>
        <w:t>“</w:t>
      </w:r>
      <w:r w:rsidR="00CE765D" w:rsidRPr="00376AFF">
        <w:rPr>
          <w:lang w:val="en-GB"/>
        </w:rPr>
        <w:t>edb_2D_FraCap02</w:t>
      </w:r>
      <w:r w:rsidRPr="00376AFF">
        <w:rPr>
          <w:lang w:val="en-GB"/>
        </w:rPr>
        <w:t>”</w:t>
      </w:r>
      <w:bookmarkEnd w:id="798"/>
    </w:p>
    <w:p w:rsidR="006A2D32" w:rsidRPr="00376AFF" w:rsidRDefault="000445E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799" w:name="_Toc66716484"/>
      <w:r w:rsidRPr="00376AFF">
        <w:rPr>
          <w:lang w:val="en-GB"/>
        </w:rPr>
        <w:lastRenderedPageBreak/>
        <w:t>“</w:t>
      </w:r>
      <w:r w:rsidR="00CE765D" w:rsidRPr="00376AFF">
        <w:rPr>
          <w:lang w:val="en-GB"/>
        </w:rPr>
        <w:t>edb_2D_FraCap02_Taipei</w:t>
      </w:r>
      <w:r w:rsidRPr="00376AFF">
        <w:rPr>
          <w:lang w:val="en-GB"/>
        </w:rPr>
        <w:t>”</w:t>
      </w:r>
      <w:bookmarkEnd w:id="799"/>
    </w:p>
    <w:p w:rsidR="001C0899" w:rsidRPr="00376AFF" w:rsidRDefault="001C0899" w:rsidP="001C0899">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800" w:name="_Toc66716485"/>
      <w:r w:rsidRPr="00376AFF">
        <w:rPr>
          <w:lang w:val="en-GB"/>
        </w:rPr>
        <w:t>“</w:t>
      </w:r>
      <w:r w:rsidR="00CE765D" w:rsidRPr="00376AFF">
        <w:rPr>
          <w:lang w:val="en-GB"/>
        </w:rPr>
        <w:t>edb_2D_Spi05</w:t>
      </w:r>
      <w:r w:rsidRPr="00376AFF">
        <w:rPr>
          <w:lang w:val="en-GB"/>
        </w:rPr>
        <w:t>”</w:t>
      </w:r>
      <w:bookmarkEnd w:id="800"/>
    </w:p>
    <w:p w:rsidR="006A2D32" w:rsidRPr="00376AFF" w:rsidRDefault="0071359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801" w:name="_Toc66716486"/>
      <w:r w:rsidRPr="00376AFF">
        <w:rPr>
          <w:lang w:val="en-GB"/>
        </w:rPr>
        <w:t>“</w:t>
      </w:r>
      <w:r w:rsidR="00CE765D" w:rsidRPr="00376AFF">
        <w:rPr>
          <w:lang w:val="en-GB"/>
        </w:rPr>
        <w:t>edb_ICOLD</w:t>
      </w:r>
      <w:r w:rsidRPr="00376AFF">
        <w:rPr>
          <w:lang w:val="en-GB"/>
        </w:rPr>
        <w:t>”</w:t>
      </w:r>
      <w:bookmarkEnd w:id="801"/>
    </w:p>
    <w:p w:rsidR="00333264" w:rsidRPr="00376AFF" w:rsidRDefault="00333264" w:rsidP="00333264">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802" w:name="_Toc66716487"/>
      <w:r w:rsidRPr="00376AFF">
        <w:rPr>
          <w:lang w:val="en-GB"/>
        </w:rPr>
        <w:t>“</w:t>
      </w:r>
      <w:r w:rsidR="00CE765D" w:rsidRPr="00376AFF">
        <w:rPr>
          <w:lang w:val="en-GB"/>
        </w:rPr>
        <w:t>edb_KarlSand</w:t>
      </w:r>
      <w:r w:rsidRPr="00376AFF">
        <w:rPr>
          <w:lang w:val="en-GB"/>
        </w:rPr>
        <w:t>”</w:t>
      </w:r>
      <w:bookmarkEnd w:id="802"/>
    </w:p>
    <w:p w:rsidR="004634DA" w:rsidRPr="00376AFF" w:rsidRDefault="004634DA" w:rsidP="004634D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803" w:name="_Toc66716488"/>
      <w:r w:rsidRPr="00376AFF">
        <w:rPr>
          <w:lang w:val="en-GB"/>
        </w:rPr>
        <w:t>“</w:t>
      </w:r>
      <w:r w:rsidR="00CE765D" w:rsidRPr="00376AFF">
        <w:rPr>
          <w:lang w:val="en-GB"/>
        </w:rPr>
        <w:t>edb_Pon10</w:t>
      </w:r>
      <w:r w:rsidRPr="00376AFF">
        <w:rPr>
          <w:lang w:val="en-GB"/>
        </w:rPr>
        <w:t>”</w:t>
      </w:r>
      <w:bookmarkEnd w:id="803"/>
    </w:p>
    <w:p w:rsidR="00117BA6" w:rsidRPr="00376AFF" w:rsidRDefault="00117BA6" w:rsidP="00117BA6">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9A5565" w:rsidRPr="00376AFF" w:rsidRDefault="009A5565" w:rsidP="009A174B">
      <w:pPr>
        <w:pStyle w:val="Amicarellititle3"/>
        <w:numPr>
          <w:ilvl w:val="2"/>
          <w:numId w:val="44"/>
        </w:numPr>
        <w:rPr>
          <w:lang w:val="en-GB"/>
        </w:rPr>
      </w:pPr>
      <w:bookmarkStart w:id="804" w:name="_Toc66716489"/>
      <w:r w:rsidRPr="00376AFF">
        <w:rPr>
          <w:lang w:val="en-GB"/>
        </w:rPr>
        <w:t>“floating_cube_stability”</w:t>
      </w:r>
      <w:bookmarkEnd w:id="804"/>
    </w:p>
    <w:p w:rsidR="00750CE2" w:rsidRPr="00376AFF" w:rsidRDefault="00750CE2" w:rsidP="00750CE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is a very simple and demonstrative tutorial: a solid cube is leaned on still water (rough resolution). Amicarelli et al. (2014, </w:t>
      </w:r>
      <w:r w:rsidR="005B108D" w:rsidRPr="00376AFF">
        <w:rPr>
          <w:rFonts w:ascii="Times New Roman" w:hAnsi="Times New Roman"/>
          <w:sz w:val="24"/>
          <w:szCs w:val="24"/>
        </w:rPr>
        <w:t>SPHERIC</w:t>
      </w:r>
      <w:r w:rsidRPr="00376AFF">
        <w:rPr>
          <w:rFonts w:ascii="Times New Roman" w:hAnsi="Times New Roman"/>
          <w:sz w:val="24"/>
          <w:szCs w:val="24"/>
        </w:rPr>
        <w:t>) completely describes this test case</w:t>
      </w:r>
      <w:r w:rsidR="005B108D" w:rsidRPr="00376AFF">
        <w:rPr>
          <w:rFonts w:ascii="Times New Roman" w:hAnsi="Times New Roman"/>
          <w:sz w:val="24"/>
          <w:szCs w:val="24"/>
        </w:rPr>
        <w:t>, which is also available on Amicarelli et al. (2014, RdS)</w:t>
      </w:r>
      <w:r w:rsidRPr="00376AFF">
        <w:rPr>
          <w:rFonts w:ascii="Times New Roman" w:hAnsi="Times New Roman"/>
          <w:sz w:val="24"/>
          <w:szCs w:val="24"/>
        </w:rPr>
        <w:t>. This project report is Open-Access and also includes a synthetic English version.</w:t>
      </w:r>
    </w:p>
    <w:p w:rsidR="000F061E" w:rsidRPr="00376AFF" w:rsidRDefault="009A5565" w:rsidP="009A174B">
      <w:pPr>
        <w:pStyle w:val="Amicarellititle3"/>
        <w:numPr>
          <w:ilvl w:val="2"/>
          <w:numId w:val="44"/>
        </w:numPr>
        <w:rPr>
          <w:lang w:val="en-GB"/>
        </w:rPr>
      </w:pPr>
      <w:bookmarkStart w:id="805" w:name="_Toc66716490"/>
      <w:r w:rsidRPr="00376AFF">
        <w:rPr>
          <w:lang w:val="en-GB"/>
        </w:rPr>
        <w:t>“</w:t>
      </w:r>
      <w:r w:rsidR="000F061E" w:rsidRPr="00376AFF">
        <w:rPr>
          <w:lang w:val="en-GB"/>
        </w:rPr>
        <w:t>flushin</w:t>
      </w:r>
      <w:r w:rsidR="00CE765D" w:rsidRPr="00376AFF">
        <w:rPr>
          <w:lang w:val="en-GB"/>
        </w:rPr>
        <w:t>g_2D</w:t>
      </w:r>
      <w:r w:rsidRPr="00376AFF">
        <w:rPr>
          <w:lang w:val="en-GB"/>
        </w:rPr>
        <w:t>”</w:t>
      </w:r>
      <w:bookmarkEnd w:id="805"/>
    </w:p>
    <w:p w:rsidR="006A2D32" w:rsidRPr="00376AFF" w:rsidRDefault="00942CEF"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 SPHERIC)</w:t>
      </w:r>
      <w:del w:id="806" w:author="Amicarelli Andrea (RSE)" w:date="2020-04-13T16:31:00Z">
        <w:r w:rsidRPr="00376AFF" w:rsidDel="002437D3">
          <w:rPr>
            <w:rFonts w:ascii="Times New Roman" w:hAnsi="Times New Roman"/>
            <w:sz w:val="24"/>
            <w:szCs w:val="24"/>
          </w:rPr>
          <w:delText xml:space="preserve"> and Amicarelli &amp; Agate (2015, SPHERIC)</w:delText>
        </w:r>
      </w:del>
      <w:r w:rsidRPr="00376AFF">
        <w:rPr>
          <w:rFonts w:ascii="Times New Roman" w:hAnsi="Times New Roman"/>
          <w:sz w:val="24"/>
          <w:szCs w:val="24"/>
        </w:rPr>
        <w:t>. Here, the tutorial is represented by means of the mixture model for dense granular flows of Amicarelli et al. (2017).</w:t>
      </w:r>
    </w:p>
    <w:p w:rsidR="000F061E" w:rsidRPr="00376AFF" w:rsidRDefault="009A5565" w:rsidP="009A174B">
      <w:pPr>
        <w:pStyle w:val="Amicarellititle3"/>
        <w:numPr>
          <w:ilvl w:val="2"/>
          <w:numId w:val="44"/>
        </w:numPr>
        <w:rPr>
          <w:lang w:val="en-GB"/>
        </w:rPr>
      </w:pPr>
      <w:bookmarkStart w:id="807" w:name="_Toc66716491"/>
      <w:r w:rsidRPr="00376AFF">
        <w:rPr>
          <w:lang w:val="en-GB"/>
        </w:rPr>
        <w:t>“</w:t>
      </w:r>
      <w:r w:rsidR="000F061E" w:rsidRPr="00376AFF">
        <w:rPr>
          <w:lang w:val="en-GB"/>
        </w:rPr>
        <w:t>flushing_3D</w:t>
      </w:r>
      <w:r w:rsidRPr="00376AFF">
        <w:rPr>
          <w:lang w:val="en-GB"/>
        </w:rPr>
        <w:t>”</w:t>
      </w:r>
      <w:bookmarkEnd w:id="807"/>
    </w:p>
    <w:p w:rsidR="000569E6" w:rsidRPr="00376AFF" w:rsidRDefault="000569E6" w:rsidP="000569E6">
      <w:pPr>
        <w:spacing w:after="0" w:line="240" w:lineRule="auto"/>
        <w:jc w:val="both"/>
        <w:rPr>
          <w:rFonts w:ascii="Times New Roman" w:hAnsi="Times New Roman"/>
          <w:sz w:val="24"/>
          <w:szCs w:val="24"/>
        </w:rPr>
      </w:pPr>
      <w:r w:rsidRPr="00376AFF">
        <w:rPr>
          <w:rFonts w:ascii="Times New Roman" w:hAnsi="Times New Roman"/>
          <w:sz w:val="24"/>
          <w:szCs w:val="24"/>
        </w:rPr>
        <w:t>As a 3D version of the previous tutorial, this test case is available on Amicarelli et al. (2014,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808" w:name="_Toc66716492"/>
      <w:r w:rsidRPr="00376AFF">
        <w:rPr>
          <w:lang w:val="en-GB"/>
        </w:rPr>
        <w:t>“</w:t>
      </w:r>
      <w:r w:rsidR="00CE765D" w:rsidRPr="00376AFF">
        <w:rPr>
          <w:lang w:val="en-GB"/>
        </w:rPr>
        <w:t>jet_plate</w:t>
      </w:r>
      <w:r w:rsidRPr="00376AFF">
        <w:rPr>
          <w:lang w:val="en-GB"/>
        </w:rPr>
        <w:t>”</w:t>
      </w:r>
      <w:bookmarkEnd w:id="808"/>
    </w:p>
    <w:p w:rsidR="00381D69" w:rsidRPr="00376AFF" w:rsidRDefault="00381D69" w:rsidP="00381D69">
      <w:pPr>
        <w:spacing w:after="0" w:line="240" w:lineRule="auto"/>
        <w:jc w:val="both"/>
        <w:rPr>
          <w:rFonts w:ascii="Times New Roman" w:hAnsi="Times New Roman"/>
          <w:sz w:val="24"/>
          <w:szCs w:val="24"/>
        </w:rPr>
      </w:pPr>
      <w:r w:rsidRPr="00376AFF">
        <w:rPr>
          <w:rFonts w:ascii="Times New Roman" w:hAnsi="Times New Roman"/>
          <w:sz w:val="24"/>
          <w:szCs w:val="24"/>
        </w:rPr>
        <w:t>The 7 variants of this tutorial are described in Amicarelli et al. (2013) and Amicarelli et al. (2015). Here the DBSPH boundary scheme is treated with automated procedures (Amicarelli &amp; Agate, 2015, SPHERIC) and the scheme for body transport is corrected in terms of no-slip conditions for fluid-body interactions (Amicarelli, 2018, SPHERIC).</w:t>
      </w:r>
    </w:p>
    <w:p w:rsidR="00CE765D" w:rsidRPr="00376AFF" w:rsidRDefault="009A5565" w:rsidP="009A174B">
      <w:pPr>
        <w:pStyle w:val="Amicarellititle3"/>
        <w:numPr>
          <w:ilvl w:val="2"/>
          <w:numId w:val="44"/>
        </w:numPr>
        <w:rPr>
          <w:lang w:val="en-GB"/>
        </w:rPr>
      </w:pPr>
      <w:bookmarkStart w:id="809" w:name="_Toc66716493"/>
      <w:r w:rsidRPr="00376AFF">
        <w:rPr>
          <w:lang w:val="en-GB"/>
        </w:rPr>
        <w:t>“</w:t>
      </w:r>
      <w:r w:rsidR="00CE765D" w:rsidRPr="00376AFF">
        <w:rPr>
          <w:lang w:val="en-GB"/>
        </w:rPr>
        <w:t>rectangular_side_weir_Fr_0_491</w:t>
      </w:r>
      <w:r w:rsidRPr="00376AFF">
        <w:rPr>
          <w:lang w:val="en-GB"/>
        </w:rPr>
        <w:t>”</w:t>
      </w:r>
      <w:bookmarkEnd w:id="809"/>
    </w:p>
    <w:p w:rsidR="006A2D32" w:rsidRPr="00376AFF" w:rsidRDefault="002978A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810" w:name="_Toc66716494"/>
      <w:r w:rsidRPr="00376AFF">
        <w:rPr>
          <w:lang w:val="en-GB"/>
        </w:rPr>
        <w:t>“</w:t>
      </w:r>
      <w:r w:rsidR="00CE765D" w:rsidRPr="00376AFF">
        <w:rPr>
          <w:lang w:val="en-GB"/>
        </w:rPr>
        <w:t>San_Fernando_Lower_van_Norman_dam_liquefaction</w:t>
      </w:r>
      <w:r w:rsidRPr="00376AFF">
        <w:rPr>
          <w:lang w:val="en-GB"/>
        </w:rPr>
        <w:t>”</w:t>
      </w:r>
      <w:bookmarkEnd w:id="810"/>
    </w:p>
    <w:p w:rsidR="000A4B52" w:rsidRPr="00376AFF" w:rsidRDefault="000A4B52" w:rsidP="000A4B5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(2016, SPHERIC). Here, the tutorial is represented by means of the mixture model for dense granular flows of Amicarelli et al. (2017).</w:t>
      </w:r>
    </w:p>
    <w:p w:rsidR="000F061E" w:rsidRPr="00376AFF" w:rsidRDefault="009A5565" w:rsidP="009A174B">
      <w:pPr>
        <w:pStyle w:val="Amicarellititle3"/>
        <w:numPr>
          <w:ilvl w:val="2"/>
          <w:numId w:val="44"/>
        </w:numPr>
        <w:rPr>
          <w:lang w:val="en-GB"/>
        </w:rPr>
      </w:pPr>
      <w:bookmarkStart w:id="811" w:name="_Toc66716495"/>
      <w:r w:rsidRPr="00376AFF">
        <w:rPr>
          <w:lang w:val="en-GB"/>
        </w:rPr>
        <w:t>“</w:t>
      </w:r>
      <w:r w:rsidR="000F061E" w:rsidRPr="00376AFF">
        <w:rPr>
          <w:lang w:val="en-GB"/>
        </w:rPr>
        <w:t>sloshing_tank_TbyTn_0_78</w:t>
      </w:r>
      <w:r w:rsidRPr="00376AFF">
        <w:rPr>
          <w:lang w:val="en-GB"/>
        </w:rPr>
        <w:t>”</w:t>
      </w:r>
      <w:bookmarkEnd w:id="811"/>
    </w:p>
    <w:p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376AFF" w:rsidRDefault="009A5565" w:rsidP="009A174B">
      <w:pPr>
        <w:pStyle w:val="Amicarellititle3"/>
        <w:numPr>
          <w:ilvl w:val="2"/>
          <w:numId w:val="44"/>
        </w:numPr>
        <w:rPr>
          <w:lang w:val="en-GB"/>
        </w:rPr>
      </w:pPr>
      <w:bookmarkStart w:id="812" w:name="_Toc66716496"/>
      <w:r w:rsidRPr="00376AFF">
        <w:rPr>
          <w:lang w:val="en-GB"/>
        </w:rPr>
        <w:t>“</w:t>
      </w:r>
      <w:r w:rsidR="000F061E" w:rsidRPr="00376AFF">
        <w:rPr>
          <w:lang w:val="en-GB"/>
        </w:rPr>
        <w:t>sloshing_tank_TbyTn_1_07</w:t>
      </w:r>
      <w:r w:rsidRPr="00376AFF">
        <w:rPr>
          <w:lang w:val="en-GB"/>
        </w:rPr>
        <w:t>”</w:t>
      </w:r>
      <w:bookmarkEnd w:id="812"/>
    </w:p>
    <w:p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376AFF" w:rsidRDefault="009A5565" w:rsidP="009A174B">
      <w:pPr>
        <w:pStyle w:val="Amicarellititle3"/>
        <w:numPr>
          <w:ilvl w:val="2"/>
          <w:numId w:val="44"/>
        </w:numPr>
        <w:rPr>
          <w:lang w:val="en-GB"/>
        </w:rPr>
      </w:pPr>
      <w:bookmarkStart w:id="813" w:name="_Toc66716497"/>
      <w:r w:rsidRPr="00376AFF">
        <w:rPr>
          <w:lang w:val="en-GB"/>
        </w:rPr>
        <w:t>“</w:t>
      </w:r>
      <w:r w:rsidR="00CE765D" w:rsidRPr="00376AFF">
        <w:rPr>
          <w:lang w:val="en-GB"/>
        </w:rPr>
        <w:t>spherical_Couette_flows</w:t>
      </w:r>
      <w:r w:rsidRPr="00376AFF">
        <w:rPr>
          <w:lang w:val="en-GB"/>
        </w:rPr>
        <w:t>”</w:t>
      </w:r>
      <w:bookmarkEnd w:id="813"/>
    </w:p>
    <w:p w:rsidR="003814B6" w:rsidRPr="00376AFF" w:rsidRDefault="003814B6" w:rsidP="003814B6">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This tutorial is described in Amicarelli (2016, SPHERIC). The tutorial is also available on Amicarelli &amp; </w:t>
      </w:r>
      <w:r w:rsidR="00F81E5C" w:rsidRPr="00376AFF">
        <w:rPr>
          <w:rFonts w:ascii="Times New Roman" w:hAnsi="Times New Roman"/>
          <w:sz w:val="24"/>
          <w:szCs w:val="24"/>
        </w:rPr>
        <w:t>A</w:t>
      </w:r>
      <w:r w:rsidRPr="00376AFF">
        <w:rPr>
          <w:rFonts w:ascii="Times New Roman" w:hAnsi="Times New Roman"/>
          <w:sz w:val="24"/>
          <w:szCs w:val="24"/>
        </w:rPr>
        <w:t>gate (2016,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814" w:name="_Toc66716498"/>
      <w:r w:rsidRPr="00376AFF">
        <w:rPr>
          <w:lang w:val="en-GB"/>
        </w:rPr>
        <w:t>“</w:t>
      </w:r>
      <w:r w:rsidR="00CE765D" w:rsidRPr="00376AFF">
        <w:rPr>
          <w:lang w:val="en-GB"/>
        </w:rPr>
        <w:t>SPH_udb_</w:t>
      </w:r>
      <w:r w:rsidR="006A2D32" w:rsidRPr="00376AFF">
        <w:rPr>
          <w:lang w:val="en-GB"/>
        </w:rPr>
        <w:t>exp_</w:t>
      </w:r>
      <w:r w:rsidR="00CE765D" w:rsidRPr="00376AFF">
        <w:rPr>
          <w:lang w:val="en-GB"/>
        </w:rPr>
        <w:t>Kim2015HYDROL</w:t>
      </w:r>
      <w:r w:rsidRPr="00376AFF">
        <w:rPr>
          <w:lang w:val="en-GB"/>
        </w:rPr>
        <w:t>”</w:t>
      </w:r>
      <w:bookmarkEnd w:id="814"/>
    </w:p>
    <w:p w:rsidR="006A2D32" w:rsidRPr="00376AFF" w:rsidRDefault="00F81E5C"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(2018, SPHERIC). The tutorial is also available on Amicarelli (2017, RdS). This project report is Open-Access and also includes a synthetic English version.</w:t>
      </w:r>
    </w:p>
    <w:p w:rsidR="000F061E" w:rsidRPr="00376AFF" w:rsidRDefault="009A5565" w:rsidP="009A174B">
      <w:pPr>
        <w:pStyle w:val="Amicarellititle3"/>
        <w:numPr>
          <w:ilvl w:val="2"/>
          <w:numId w:val="44"/>
        </w:numPr>
        <w:rPr>
          <w:lang w:val="en-GB"/>
        </w:rPr>
      </w:pPr>
      <w:bookmarkStart w:id="815" w:name="_Toc66716499"/>
      <w:r w:rsidRPr="00376AFF">
        <w:rPr>
          <w:lang w:val="en-GB"/>
        </w:rPr>
        <w:t>“</w:t>
      </w:r>
      <w:r w:rsidR="000F061E" w:rsidRPr="00376AFF">
        <w:rPr>
          <w:lang w:val="en-GB"/>
        </w:rPr>
        <w:t>submerged_landslide</w:t>
      </w:r>
      <w:r w:rsidRPr="00376AFF">
        <w:rPr>
          <w:lang w:val="en-GB"/>
        </w:rPr>
        <w:t>”</w:t>
      </w:r>
      <w:bookmarkEnd w:id="815"/>
    </w:p>
    <w:p w:rsidR="00155D1A" w:rsidRPr="00376AFF" w:rsidRDefault="00155D1A" w:rsidP="00155D1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376AFF" w:rsidRDefault="009A5565" w:rsidP="009A174B">
      <w:pPr>
        <w:pStyle w:val="Amicarellititle3"/>
        <w:numPr>
          <w:ilvl w:val="2"/>
          <w:numId w:val="44"/>
        </w:numPr>
        <w:rPr>
          <w:lang w:val="en-GB"/>
        </w:rPr>
      </w:pPr>
      <w:bookmarkStart w:id="816" w:name="_Toc66716500"/>
      <w:r w:rsidRPr="00376AFF">
        <w:rPr>
          <w:lang w:val="en-GB"/>
        </w:rPr>
        <w:t>“</w:t>
      </w:r>
      <w:r w:rsidR="00B17B54" w:rsidRPr="00376AFF">
        <w:rPr>
          <w:lang w:val="en-GB"/>
        </w:rPr>
        <w:t>still_water_tank</w:t>
      </w:r>
      <w:r w:rsidRPr="00376AFF">
        <w:rPr>
          <w:lang w:val="en-GB"/>
        </w:rPr>
        <w:t>”</w:t>
      </w:r>
      <w:bookmarkEnd w:id="816"/>
    </w:p>
    <w:p w:rsidR="006A2D32" w:rsidRPr="00376AFF" w:rsidRDefault="00C9363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a very simple and rough-resolution 2D test case on hydrostatic conditions.</w:t>
      </w:r>
    </w:p>
    <w:p w:rsidR="00CE765D" w:rsidRPr="00376AFF" w:rsidRDefault="009A5565" w:rsidP="009A174B">
      <w:pPr>
        <w:pStyle w:val="Amicarellititle3"/>
        <w:numPr>
          <w:ilvl w:val="2"/>
          <w:numId w:val="44"/>
        </w:numPr>
        <w:rPr>
          <w:lang w:val="en-GB"/>
        </w:rPr>
      </w:pPr>
      <w:bookmarkStart w:id="817" w:name="_Toc66716501"/>
      <w:r w:rsidRPr="00376AFF">
        <w:rPr>
          <w:lang w:val="en-GB"/>
        </w:rPr>
        <w:t>“</w:t>
      </w:r>
      <w:r w:rsidR="00CE765D" w:rsidRPr="00376AFF">
        <w:rPr>
          <w:lang w:val="en-GB"/>
        </w:rPr>
        <w:t>wave_motion_for_WaveSAX</w:t>
      </w:r>
      <w:r w:rsidRPr="00376AFF">
        <w:rPr>
          <w:lang w:val="en-GB"/>
        </w:rPr>
        <w:t>”</w:t>
      </w:r>
      <w:bookmarkEnd w:id="817"/>
    </w:p>
    <w:p w:rsidR="004E26AC" w:rsidRPr="00376AFF" w:rsidRDefault="004E26AC" w:rsidP="004E26AC">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Peviani et al. (2017,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818" w:name="_Toc66716502"/>
      <w:r w:rsidRPr="00376AFF">
        <w:rPr>
          <w:lang w:val="en-GB"/>
        </w:rPr>
        <w:t>“</w:t>
      </w:r>
      <w:r w:rsidR="00CE765D" w:rsidRPr="00376AFF">
        <w:rPr>
          <w:lang w:val="en-GB"/>
        </w:rPr>
        <w:t>wedges_falls_on_still_water</w:t>
      </w:r>
      <w:r w:rsidRPr="00376AFF">
        <w:rPr>
          <w:lang w:val="en-GB"/>
        </w:rPr>
        <w:t>”</w:t>
      </w:r>
      <w:bookmarkEnd w:id="818"/>
    </w:p>
    <w:p w:rsidR="001750AF" w:rsidRPr="00376AFF" w:rsidRDefault="001750AF" w:rsidP="001750A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Pr="00376AFF" w:rsidRDefault="001750AF" w:rsidP="000F061E">
      <w:pPr>
        <w:spacing w:after="0" w:line="240" w:lineRule="auto"/>
        <w:jc w:val="both"/>
        <w:rPr>
          <w:rFonts w:ascii="Times New Roman" w:hAnsi="Times New Roman"/>
          <w:sz w:val="24"/>
          <w:szCs w:val="24"/>
        </w:rPr>
      </w:pPr>
    </w:p>
    <w:p w:rsidR="00093238" w:rsidRDefault="00093238">
      <w:pPr>
        <w:spacing w:after="0" w:line="240" w:lineRule="auto"/>
        <w:rPr>
          <w:rFonts w:ascii="Times New Roman" w:hAnsi="Times New Roman"/>
          <w:sz w:val="24"/>
          <w:szCs w:val="24"/>
        </w:rPr>
      </w:pPr>
      <w:r>
        <w:rPr>
          <w:rFonts w:ascii="Times New Roman" w:hAnsi="Times New Roman"/>
          <w:sz w:val="24"/>
          <w:szCs w:val="24"/>
        </w:rPr>
        <w:br w:type="page"/>
      </w:r>
    </w:p>
    <w:p w:rsidR="00093238" w:rsidRPr="00376AFF" w:rsidRDefault="00093238" w:rsidP="00093238">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19" w:name="_Toc66716503"/>
      <w:commentRangeStart w:id="820"/>
      <w:r>
        <w:rPr>
          <w:rFonts w:ascii="Book Antiqua" w:hAnsi="Book Antiqua"/>
          <w:caps/>
          <w:kern w:val="0"/>
          <w:sz w:val="24"/>
          <w:szCs w:val="24"/>
        </w:rPr>
        <w:lastRenderedPageBreak/>
        <w:t>Use procedure of t</w:t>
      </w:r>
      <w:r w:rsidRPr="00376AFF">
        <w:rPr>
          <w:rFonts w:ascii="Book Antiqua" w:hAnsi="Book Antiqua"/>
          <w:caps/>
          <w:kern w:val="0"/>
          <w:sz w:val="24"/>
          <w:szCs w:val="24"/>
        </w:rPr>
        <w:t xml:space="preserve">he modelling chain </w:t>
      </w:r>
      <w:r>
        <w:rPr>
          <w:rFonts w:ascii="Book Antiqua" w:hAnsi="Book Antiqua"/>
          <w:caps/>
          <w:kern w:val="0"/>
          <w:sz w:val="24"/>
          <w:szCs w:val="24"/>
        </w:rPr>
        <w:t>of SPHERA</w:t>
      </w:r>
      <w:commentRangeEnd w:id="820"/>
      <w:r>
        <w:rPr>
          <w:rStyle w:val="Rimandocommento"/>
          <w:b w:val="0"/>
          <w:bCs w:val="0"/>
          <w:kern w:val="0"/>
          <w:szCs w:val="20"/>
          <w:lang w:val="it-IT" w:eastAsia="it-IT"/>
        </w:rPr>
        <w:commentReference w:id="820"/>
      </w:r>
      <w:bookmarkEnd w:id="819"/>
    </w:p>
    <w:p w:rsidR="00093238" w:rsidRDefault="00093238" w:rsidP="00093238">
      <w:pPr>
        <w:pStyle w:val="Normale1"/>
        <w:spacing w:line="240" w:lineRule="auto"/>
        <w:jc w:val="both"/>
        <w:rPr>
          <w:rFonts w:ascii="Times New Roman" w:eastAsia="Calibri" w:hAnsi="Times New Roman"/>
          <w:lang w:val="en-GB" w:eastAsia="en-US"/>
        </w:rPr>
      </w:pPr>
      <w:r w:rsidRPr="00376AFF">
        <w:rPr>
          <w:rFonts w:ascii="Times New Roman" w:hAnsi="Times New Roman"/>
          <w:lang w:val="en-GB"/>
        </w:rPr>
        <w:t xml:space="preserve">An overview of the numerical modelling chain of SPHERA is reported in </w:t>
      </w:r>
      <w:r w:rsidRPr="00376AFF">
        <w:rPr>
          <w:rFonts w:ascii="Times New Roman" w:hAnsi="Times New Roman"/>
          <w:lang w:val="en-GB"/>
        </w:rPr>
        <w:fldChar w:fldCharType="begin"/>
      </w:r>
      <w:r w:rsidRPr="00376AFF">
        <w:rPr>
          <w:rFonts w:ascii="Times New Roman" w:hAnsi="Times New Roman"/>
          <w:lang w:val="en-GB"/>
        </w:rPr>
        <w:instrText xml:space="preserve"> REF _Ref520279197 \h </w:instrText>
      </w:r>
      <w:r w:rsidRPr="00376AFF">
        <w:rPr>
          <w:rFonts w:ascii="Times New Roman" w:hAnsi="Times New Roman"/>
          <w:lang w:val="en-GB"/>
        </w:rPr>
      </w:r>
      <w:r w:rsidRPr="00376AFF">
        <w:rPr>
          <w:rFonts w:ascii="Times New Roman" w:hAnsi="Times New Roman"/>
          <w:lang w:val="en-GB"/>
        </w:rPr>
        <w:fldChar w:fldCharType="separate"/>
      </w:r>
      <w:r w:rsidRPr="00376AFF">
        <w:rPr>
          <w:rFonts w:ascii="Times New Roman" w:hAnsi="Times New Roman"/>
        </w:rPr>
        <w:t xml:space="preserve">Figure </w:t>
      </w:r>
      <w:r>
        <w:rPr>
          <w:rFonts w:ascii="Times New Roman" w:hAnsi="Times New Roman"/>
          <w:noProof/>
        </w:rPr>
        <w:t>13</w:t>
      </w:r>
      <w:r w:rsidRPr="00376AFF">
        <w:rPr>
          <w:rFonts w:ascii="Times New Roman" w:hAnsi="Times New Roman"/>
        </w:rPr>
        <w:t>.</w:t>
      </w:r>
      <w:r>
        <w:rPr>
          <w:rFonts w:ascii="Times New Roman" w:hAnsi="Times New Roman"/>
          <w:noProof/>
        </w:rPr>
        <w:t>1</w:t>
      </w:r>
      <w:r w:rsidRPr="00376AFF">
        <w:rPr>
          <w:rFonts w:ascii="Times New Roman" w:hAnsi="Times New Roman"/>
          <w:lang w:val="en-GB"/>
        </w:rPr>
        <w:fldChar w:fldCharType="end"/>
      </w:r>
      <w:r w:rsidRPr="00376AFF">
        <w:rPr>
          <w:rFonts w:ascii="Times New Roman" w:eastAsia="Calibri" w:hAnsi="Times New Roman"/>
          <w:lang w:val="en-GB" w:eastAsia="en-US"/>
        </w:rPr>
        <w:t>.</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RSE tools of the present numerical chain (i.e. SPHERA, DEM2xyz, ply2SPHERA_perimeter, Grid Interpolator) are developed by means of a series of numerical tools: gedit (GNOME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_Ref520298375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text editor), gfortran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_Ref520298441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69</w:t>
      </w:r>
      <w:r w:rsidRPr="00376AFF">
        <w:rPr>
          <w:rFonts w:ascii="Times New Roman" w:hAnsi="Times New Roman"/>
          <w:sz w:val="24"/>
          <w:szCs w:val="24"/>
        </w:rPr>
        <w:fldChar w:fldCharType="end"/>
      </w:r>
      <w:r w:rsidRPr="00376AFF">
        <w:rPr>
          <w:rFonts w:ascii="Times New Roman" w:hAnsi="Times New Roman"/>
          <w:sz w:val="24"/>
          <w:szCs w:val="24"/>
        </w:rPr>
        <w:t>]; Fortran compiler), gmake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_Ref520298593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72</w:t>
      </w:r>
      <w:r w:rsidRPr="00376AFF">
        <w:rPr>
          <w:rFonts w:ascii="Times New Roman" w:hAnsi="Times New Roman"/>
          <w:sz w:val="24"/>
          <w:szCs w:val="24"/>
        </w:rPr>
        <w:fldChar w:fldCharType="end"/>
      </w:r>
      <w:r w:rsidRPr="00376AFF">
        <w:rPr>
          <w:rFonts w:ascii="Times New Roman" w:hAnsi="Times New Roman"/>
          <w:sz w:val="24"/>
          <w:szCs w:val="24"/>
        </w:rPr>
        <w:t>]; for the Makefile execution), gdb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_Ref520298700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debugger), gprof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_Ref520298796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76</w:t>
      </w:r>
      <w:r w:rsidRPr="00376AFF">
        <w:rPr>
          <w:rFonts w:ascii="Times New Roman" w:hAnsi="Times New Roman"/>
          <w:sz w:val="24"/>
          <w:szCs w:val="24"/>
        </w:rPr>
        <w:fldChar w:fldCharType="end"/>
      </w:r>
      <w:r w:rsidRPr="00376AFF">
        <w:rPr>
          <w:rFonts w:ascii="Times New Roman" w:hAnsi="Times New Roman"/>
          <w:sz w:val="24"/>
          <w:szCs w:val="24"/>
        </w:rPr>
        <w:t>]; profiler for scalar executions), Valgrind (Valgrind Developers,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_Ref520298892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204</w:t>
      </w:r>
      <w:r w:rsidRPr="00376AFF">
        <w:rPr>
          <w:rFonts w:ascii="Times New Roman" w:hAnsi="Times New Roman"/>
          <w:sz w:val="24"/>
          <w:szCs w:val="24"/>
        </w:rPr>
        <w:fldChar w:fldCharType="end"/>
      </w:r>
      <w:r w:rsidRPr="00376AFF">
        <w:rPr>
          <w:rFonts w:ascii="Times New Roman" w:hAnsi="Times New Roman"/>
          <w:sz w:val="24"/>
          <w:szCs w:val="24"/>
        </w:rPr>
        <w:t>]; memory management tool), Scalasca (Forschungszentrum Jülich &amp; TU Darmstadt,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_Ref520368768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173</w:t>
      </w:r>
      <w:r w:rsidRPr="00376AFF">
        <w:rPr>
          <w:rFonts w:ascii="Times New Roman" w:hAnsi="Times New Roman"/>
          <w:sz w:val="24"/>
          <w:szCs w:val="24"/>
        </w:rPr>
        <w:fldChar w:fldCharType="end"/>
      </w:r>
      <w:r w:rsidRPr="00376AFF">
        <w:rPr>
          <w:rFonts w:ascii="Times New Roman" w:hAnsi="Times New Roman"/>
          <w:sz w:val="24"/>
          <w:szCs w:val="24"/>
        </w:rPr>
        <w:t>]; code profiler for OMP executions). The RSE tools are developed and distributed with no charge by means of Git (Torvalds et al.,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_Ref520368865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69</w:t>
      </w:r>
      <w:r w:rsidRPr="00376AFF">
        <w:rPr>
          <w:rFonts w:ascii="Times New Roman" w:hAnsi="Times New Roman"/>
          <w:sz w:val="24"/>
          <w:szCs w:val="24"/>
        </w:rPr>
        <w:fldChar w:fldCharType="end"/>
      </w:r>
      <w:r w:rsidRPr="00376AFF">
        <w:rPr>
          <w:rFonts w:ascii="Times New Roman" w:hAnsi="Times New Roman"/>
          <w:sz w:val="24"/>
          <w:szCs w:val="24"/>
        </w:rPr>
        <w:t>]; main “Distributed Version Control System” -DVCS-) and GitHub (GitHub Inc,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_Ref520368866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70</w:t>
      </w:r>
      <w:r w:rsidRPr="00376AFF">
        <w:rPr>
          <w:rFonts w:ascii="Times New Roman" w:hAnsi="Times New Roman"/>
          <w:sz w:val="24"/>
          <w:szCs w:val="24"/>
        </w:rPr>
        <w:fldChar w:fldCharType="end"/>
      </w:r>
      <w:r w:rsidRPr="00376AFF">
        <w:rPr>
          <w:rFonts w:ascii="Times New Roman" w:hAnsi="Times New Roman"/>
          <w:sz w:val="24"/>
          <w:szCs w:val="24"/>
        </w:rPr>
        <w:t>]; main platform for Git-managed software).</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numerical modelling chain is based on free tools: FOSS, freeware or OpenData.</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FOSS tools are defined as “Free/Libre and Open-Source Software” by the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_Ref520369088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 The FOSS tools of the modelling chain are: gedit, gfortran, gmake, gdb, gprof, Valgrind, Scalasca, Git, GDAL, Paraview, DEM2xyz, SnappyHexMesh, ply2SPHERA_perimeter, SPHERA, Grid Interpolator, Image Magick, Gnuplot, Enga</w:t>
      </w:r>
      <w:r>
        <w:rPr>
          <w:rFonts w:ascii="Times New Roman" w:hAnsi="Times New Roman"/>
          <w:sz w:val="24"/>
          <w:szCs w:val="24"/>
        </w:rPr>
        <w:t>u</w:t>
      </w:r>
      <w:r w:rsidRPr="00376AFF">
        <w:rPr>
          <w:rFonts w:ascii="Times New Roman" w:hAnsi="Times New Roman"/>
          <w:sz w:val="24"/>
          <w:szCs w:val="24"/>
        </w:rPr>
        <w:t>ge Digitizer, Virtual Dub.</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“Freeware” tools are simply free software. Two freeware tools are used in the reference modelling chain: GitHub (for public repositories) and GSView.</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“Open-Data” tools are databases available upon public and free access like SRTM3, which belongs to the modelling chain.</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FOSS tools gfortran, gprof and Scalasca can be possibly replaced with more effective codes such as: ifort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Fortran compiler); idb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Fortran debugger); cpuinfo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code profiler for OMP executions); ITAC, Trace Analyzer and VTUNE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code profiler for OMP/MPI executions); Advisor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profiler for executions with code vectorization); TotalView (Rogue Wave Software,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_Ref520371203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199</w:t>
      </w:r>
      <w:r w:rsidRPr="00376AFF">
        <w:rPr>
          <w:rFonts w:ascii="Times New Roman" w:hAnsi="Times New Roman"/>
          <w:sz w:val="24"/>
          <w:szCs w:val="24"/>
        </w:rPr>
        <w:fldChar w:fldCharType="end"/>
      </w:r>
      <w:r w:rsidRPr="00376AFF">
        <w:rPr>
          <w:rFonts w:ascii="Times New Roman" w:hAnsi="Times New Roman"/>
          <w:sz w:val="24"/>
          <w:szCs w:val="24"/>
        </w:rPr>
        <w:t>]; code debugger for parallel executions). Analogously, it is possible to support or replace the other elements of the modelling chain with more effective software, if available (e.g., a DEM with finer spatial resolution).</w:t>
      </w:r>
    </w:p>
    <w:p w:rsidR="00093238" w:rsidRPr="00376AFF" w:rsidRDefault="00093238" w:rsidP="00093238">
      <w:pPr>
        <w:pStyle w:val="Normale1"/>
        <w:spacing w:line="240" w:lineRule="auto"/>
        <w:jc w:val="both"/>
        <w:rPr>
          <w:rFonts w:ascii="Times New Roman" w:eastAsia="Calibri" w:hAnsi="Times New Roman"/>
          <w:lang w:val="en-GB" w:eastAsia="en-US"/>
        </w:rPr>
      </w:pPr>
      <w:r w:rsidRPr="00376AFF">
        <w:rPr>
          <w:rFonts w:ascii="Times New Roman" w:hAnsi="Times New Roman"/>
        </w:rPr>
        <w:t>The replacement of a free tool with a proprietary tool (available with charge) is normally a reversible procedure which does not alter the functioning of the modelling chain.</w:t>
      </w:r>
    </w:p>
    <w:p w:rsidR="00093238" w:rsidRDefault="00093238" w:rsidP="00093238">
      <w:pPr>
        <w:spacing w:after="0" w:line="240" w:lineRule="auto"/>
        <w:jc w:val="both"/>
        <w:rPr>
          <w:rFonts w:ascii="Times New Roman" w:hAnsi="Times New Roman"/>
          <w:sz w:val="24"/>
          <w:szCs w:val="24"/>
        </w:rPr>
      </w:pPr>
    </w:p>
    <w:p w:rsidR="00093238" w:rsidRDefault="00093238" w:rsidP="00093238">
      <w:pPr>
        <w:pStyle w:val="Amicarellititle2"/>
      </w:pPr>
      <w:bookmarkStart w:id="821" w:name="_Toc66716504"/>
      <w:r>
        <w:t>The SRTM3 dataset and further DEM-DTM datasets</w:t>
      </w:r>
      <w:bookmarkEnd w:id="821"/>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Published at the end of 2014, the dataset SRTM3 (USGS,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_Ref520279298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192</w:t>
      </w:r>
      <w:r w:rsidRPr="00376AFF">
        <w:rPr>
          <w:rFonts w:ascii="Times New Roman" w:hAnsi="Times New Roman"/>
          <w:sz w:val="24"/>
          <w:szCs w:val="24"/>
        </w:rPr>
        <w:fldChar w:fldCharType="end"/>
      </w:r>
      <w:r w:rsidRPr="00376AFF">
        <w:rPr>
          <w:rFonts w:ascii="Times New Roman" w:hAnsi="Times New Roman"/>
          <w:sz w:val="24"/>
          <w:szCs w:val="24"/>
        </w:rPr>
        <w:t>]) provides a repository of DEM (“Digital Elevation Models”) with an almost global cover and spatial resolution of 1” (in terms of geographical coordinates) or ca.31m (maximum/coarser spatial resolution in terms of cartographic coordinates). With respect to the former free DEM datasets (finest spatial resolution of 3”), SRTM3 has permitted a relevant improvement in using Open-Access DEM. The SRTM3 products are available in the format “.tif”. Considering its global coverage, SRTM3 provides a root-mean-square error on heights of ca.6m, even though the error kurtosis is very high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_Ref520282493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170</w:t>
      </w:r>
      <w:r w:rsidRPr="00376AFF">
        <w:rPr>
          <w:rFonts w:ascii="Times New Roman" w:hAnsi="Times New Roman"/>
          <w:sz w:val="24"/>
          <w:szCs w:val="24"/>
        </w:rPr>
        <w:fldChar w:fldCharType="end"/>
      </w:r>
      <w:r w:rsidRPr="00376AFF">
        <w:rPr>
          <w:rFonts w:ascii="Times New Roman" w:hAnsi="Times New Roman"/>
          <w:sz w:val="24"/>
          <w:szCs w:val="24"/>
        </w:rPr>
        <w:t>]). However, these estimations refer to almost the whole terrestrial surface, included the high-latitude regions where errors are definitely higher.</w:t>
      </w:r>
    </w:p>
    <w:p w:rsidR="00093238" w:rsidRDefault="00093238" w:rsidP="00093238">
      <w:pPr>
        <w:spacing w:after="0" w:line="240" w:lineRule="auto"/>
        <w:jc w:val="both"/>
        <w:rPr>
          <w:rFonts w:ascii="Times New Roman" w:hAnsi="Times New Roman"/>
          <w:sz w:val="24"/>
          <w:szCs w:val="24"/>
        </w:rPr>
      </w:pPr>
      <w:ins w:id="822" w:author="Amicarelli Andrea (RSE)" w:date="2021-03-15T15:32:00Z">
        <w:r>
          <w:rPr>
            <w:rFonts w:ascii="Times New Roman" w:hAnsi="Times New Roman"/>
            <w:sz w:val="24"/>
            <w:szCs w:val="24"/>
          </w:rPr>
          <w:t>Any additional DEM and DTM files might replace/integrate the SRTM3 DEM files for the current test case.</w:t>
        </w:r>
      </w:ins>
    </w:p>
    <w:p w:rsidR="00093238" w:rsidRPr="00376AFF" w:rsidRDefault="00093238" w:rsidP="00093238">
      <w:pPr>
        <w:spacing w:after="0" w:line="240" w:lineRule="auto"/>
        <w:jc w:val="both"/>
        <w:rPr>
          <w:rFonts w:ascii="Times New Roman" w:hAnsi="Times New Roman"/>
          <w:sz w:val="24"/>
          <w:szCs w:val="24"/>
        </w:rPr>
      </w:pPr>
    </w:p>
    <w:p w:rsidR="00093238" w:rsidRDefault="00093238" w:rsidP="00093238">
      <w:pPr>
        <w:pStyle w:val="Amicarellititle2"/>
      </w:pPr>
      <w:bookmarkStart w:id="823" w:name="_Toc66716505"/>
      <w:r>
        <w:t>GDAL</w:t>
      </w:r>
      <w:bookmarkEnd w:id="823"/>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software tool GDAL (OSGEO,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_Ref520292018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65</w:t>
      </w:r>
      <w:r w:rsidRPr="00376AFF">
        <w:rPr>
          <w:rFonts w:ascii="Times New Roman" w:hAnsi="Times New Roman"/>
          <w:sz w:val="24"/>
          <w:szCs w:val="24"/>
        </w:rPr>
        <w:fldChar w:fldCharType="end"/>
      </w:r>
      <w:r w:rsidRPr="00376AFF">
        <w:rPr>
          <w:rFonts w:ascii="Times New Roman" w:hAnsi="Times New Roman"/>
          <w:sz w:val="24"/>
          <w:szCs w:val="24"/>
        </w:rPr>
        <w:t>]), the main QGIS library, can be used as an independent code. In the frame of the present modelling chain, GDAL allows to convert the DEM file format “.tif” in the alternative format “.</w:t>
      </w:r>
      <w:ins w:id="824" w:author="Amicarelli Andrea (RSE)" w:date="2021-04-14T08:07:00Z">
        <w:r w:rsidR="004032D7">
          <w:rPr>
            <w:rFonts w:ascii="Times New Roman" w:hAnsi="Times New Roman"/>
            <w:sz w:val="24"/>
            <w:szCs w:val="24"/>
          </w:rPr>
          <w:t>asc</w:t>
        </w:r>
      </w:ins>
      <w:del w:id="825" w:author="Amicarelli Andrea (RSE)" w:date="2021-04-14T08:07:00Z">
        <w:r w:rsidRPr="00376AFF" w:rsidDel="004032D7">
          <w:rPr>
            <w:rFonts w:ascii="Times New Roman" w:hAnsi="Times New Roman"/>
            <w:sz w:val="24"/>
            <w:szCs w:val="24"/>
          </w:rPr>
          <w:delText>dem</w:delText>
        </w:r>
      </w:del>
      <w:r w:rsidRPr="00376AFF">
        <w:rPr>
          <w:rFonts w:ascii="Times New Roman" w:hAnsi="Times New Roman"/>
          <w:sz w:val="24"/>
          <w:szCs w:val="24"/>
        </w:rPr>
        <w:t>”.</w:t>
      </w:r>
    </w:p>
    <w:p w:rsidR="00093238" w:rsidRDefault="00093238" w:rsidP="00093238">
      <w:pPr>
        <w:spacing w:after="0" w:line="240" w:lineRule="auto"/>
        <w:jc w:val="both"/>
        <w:rPr>
          <w:rFonts w:ascii="Times New Roman" w:hAnsi="Times New Roman"/>
          <w:sz w:val="24"/>
          <w:szCs w:val="24"/>
        </w:rPr>
      </w:pPr>
    </w:p>
    <w:p w:rsidR="00093238" w:rsidRDefault="00093238" w:rsidP="00093238">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093238" w:rsidRPr="00376AFF" w:rsidTr="0044085B">
        <w:trPr>
          <w:jc w:val="center"/>
        </w:trPr>
        <w:tc>
          <w:tcPr>
            <w:tcW w:w="5000" w:type="pct"/>
            <w:vAlign w:val="center"/>
          </w:tcPr>
          <w:p w:rsidR="00093238" w:rsidRPr="00376AFF" w:rsidRDefault="00093238" w:rsidP="0044085B">
            <w:pPr>
              <w:spacing w:after="0" w:line="240" w:lineRule="auto"/>
              <w:jc w:val="center"/>
              <w:rPr>
                <w:position w:val="-10"/>
                <w:sz w:val="16"/>
                <w:szCs w:val="16"/>
              </w:rPr>
            </w:pPr>
            <w:commentRangeStart w:id="826"/>
            <w:r w:rsidRPr="00376AFF">
              <w:rPr>
                <w:noProof/>
                <w:position w:val="-10"/>
                <w:sz w:val="16"/>
                <w:szCs w:val="16"/>
                <w:lang w:val="it-IT" w:eastAsia="it-IT"/>
              </w:rPr>
              <w:lastRenderedPageBreak/>
              <w:drawing>
                <wp:inline distT="0" distB="0" distL="0" distR="0" wp14:anchorId="23E755B9" wp14:editId="7CD0564C">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16">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826"/>
            <w:r w:rsidRPr="00376AFF">
              <w:rPr>
                <w:rStyle w:val="Rimandocommento"/>
                <w:rFonts w:ascii="Times New Roman" w:eastAsia="Times New Roman" w:hAnsi="Times New Roman"/>
                <w:szCs w:val="20"/>
                <w:lang w:eastAsia="it-IT"/>
              </w:rPr>
              <w:commentReference w:id="826"/>
            </w:r>
          </w:p>
        </w:tc>
      </w:tr>
    </w:tbl>
    <w:p w:rsidR="00093238" w:rsidRPr="00376AFF" w:rsidRDefault="00093238" w:rsidP="00093238">
      <w:pPr>
        <w:spacing w:after="0" w:line="240" w:lineRule="auto"/>
        <w:jc w:val="center"/>
        <w:rPr>
          <w:rFonts w:ascii="Times New Roman" w:hAnsi="Times New Roman"/>
          <w:szCs w:val="24"/>
        </w:rPr>
      </w:pPr>
      <w:bookmarkStart w:id="827" w:name="_Ref52027919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Pr>
          <w:rFonts w:ascii="Times New Roman" w:hAnsi="Times New Roman"/>
          <w:noProof/>
          <w:szCs w:val="24"/>
        </w:rPr>
        <w:t>13</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Pr>
          <w:rFonts w:ascii="Times New Roman" w:hAnsi="Times New Roman"/>
          <w:noProof/>
          <w:szCs w:val="24"/>
        </w:rPr>
        <w:t>1</w:t>
      </w:r>
      <w:r w:rsidRPr="00376AFF">
        <w:rPr>
          <w:rFonts w:ascii="Times New Roman" w:hAnsi="Times New Roman"/>
          <w:szCs w:val="24"/>
        </w:rPr>
        <w:fldChar w:fldCharType="end"/>
      </w:r>
      <w:bookmarkEnd w:id="827"/>
      <w:r w:rsidRPr="00376AFF">
        <w:rPr>
          <w:rFonts w:ascii="Times New Roman" w:hAnsi="Times New Roman"/>
          <w:szCs w:val="24"/>
        </w:rPr>
        <w:t>. FOSS / Freeware / Open-Data tools of the modelling chain for SPHERA.</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28" w:name="_Toc66716506"/>
      <w:commentRangeStart w:id="829"/>
      <w:r w:rsidRPr="00376AFF">
        <w:t>DEM2xyz</w:t>
      </w:r>
      <w:r>
        <w:t>: preliminary elaboration of the raw DEM and DTM files</w:t>
      </w:r>
      <w:commentRangeEnd w:id="829"/>
      <w:r>
        <w:rPr>
          <w:rStyle w:val="Rimandocommento"/>
          <w:b w:val="0"/>
          <w:szCs w:val="20"/>
          <w:lang w:val="it-IT"/>
        </w:rPr>
        <w:commentReference w:id="829"/>
      </w:r>
      <w:bookmarkEnd w:id="828"/>
    </w:p>
    <w:p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“DEM2xyz v.2.0” (RSE SpA) reads a “DEM” file and writes the associated DEM in a corresponding “xyz” file, possibly changing the spatial resolution (as </w:t>
      </w:r>
      <w:r>
        <w:rPr>
          <w:rFonts w:ascii="Times New Roman" w:hAnsi="Times New Roman"/>
          <w:lang w:val="en-GB"/>
        </w:rPr>
        <w:t>requested by the user). In case</w:t>
      </w:r>
    </w:p>
    <w:p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absolute value of the mean latitude is provided with a non-negative value, the following conversion takes place "(</w:t>
      </w:r>
      <w:r w:rsidRPr="00757569">
        <w:rPr>
          <w:rFonts w:ascii="Times New Roman" w:hAnsi="Times New Roman"/>
          <w:i/>
          <w:lang w:val="en-GB"/>
        </w:rPr>
        <w:t>lon</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lat</w:t>
      </w:r>
      <w:r w:rsidRPr="00376AFF">
        <w:rPr>
          <w:rFonts w:ascii="Times New Roman" w:hAnsi="Times New Roman"/>
          <w:lang w:val="en-GB"/>
        </w:rPr>
        <w:t>) in (°) to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xml:space="preserve">) in (m)". In this case, an interpolation (weighted on the inverse of the distance square) is carried out to provide a regular </w:t>
      </w:r>
      <w:ins w:id="830" w:author="Amicarelli Andrea (RSE)" w:date="2021-03-15T15:38:00Z">
        <w:r>
          <w:rPr>
            <w:rFonts w:ascii="Times New Roman" w:hAnsi="Times New Roman"/>
            <w:lang w:val="en-GB"/>
          </w:rPr>
          <w:t>c</w:t>
        </w:r>
        <w:r w:rsidRPr="00376AFF">
          <w:rPr>
            <w:rFonts w:ascii="Times New Roman" w:hAnsi="Times New Roman"/>
            <w:lang w:val="en-GB"/>
          </w:rPr>
          <w:t>art</w:t>
        </w:r>
        <w:r>
          <w:rPr>
            <w:rFonts w:ascii="Times New Roman" w:hAnsi="Times New Roman"/>
            <w:lang w:val="en-GB"/>
          </w:rPr>
          <w:t xml:space="preserve">ographic </w:t>
        </w:r>
      </w:ins>
      <w:r w:rsidRPr="00376AFF">
        <w:rPr>
          <w:rFonts w:ascii="Times New Roman" w:hAnsi="Times New Roman"/>
          <w:lang w:val="en-GB"/>
        </w:rPr>
        <w:t>output grid in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The height of the DEM points which belong to the digging/filling regions (provided in input) is modified. After this treatment, each digging/filling region has null slope. Bathymetry is possibly extruded from the heights of the most upstream and downstream coastline points. The bathymetry/reservoir extrusion is corrected in case the volume reservoir is provided as an input parameter. Multiple reservoirs are admitted. Digging regions cannot overlap each other</w:t>
      </w:r>
      <w:ins w:id="831" w:author="Amicarelli Andrea (RSE)" w:date="2021-03-15T15:39:00Z">
        <w:r w:rsidRPr="00A01540">
          <w:rPr>
            <w:rFonts w:ascii="Times New Roman" w:hAnsi="Times New Roman"/>
            <w:lang w:val="en-GB"/>
          </w:rPr>
          <w:t xml:space="preserve"> </w:t>
        </w:r>
        <w:r>
          <w:rPr>
            <w:rFonts w:ascii="Times New Roman" w:hAnsi="Times New Roman"/>
            <w:lang w:val="en-GB"/>
          </w:rPr>
          <w:t xml:space="preserve">unless </w:t>
        </w:r>
        <w:r w:rsidRPr="00376AFF">
          <w:rPr>
            <w:rFonts w:ascii="Times New Roman" w:hAnsi="Times New Roman"/>
            <w:lang w:val="en-GB"/>
          </w:rPr>
          <w:t xml:space="preserve">they </w:t>
        </w:r>
        <w:r>
          <w:rPr>
            <w:rFonts w:ascii="Times New Roman" w:hAnsi="Times New Roman"/>
            <w:lang w:val="en-GB"/>
          </w:rPr>
          <w:t xml:space="preserve">are </w:t>
        </w:r>
        <w:r w:rsidRPr="00376AFF">
          <w:rPr>
            <w:rFonts w:ascii="Times New Roman" w:hAnsi="Times New Roman"/>
            <w:lang w:val="en-GB"/>
          </w:rPr>
          <w:t>set to the same height</w:t>
        </w:r>
      </w:ins>
      <w:r w:rsidRPr="00376AFF">
        <w:rPr>
          <w:rFonts w:ascii="Times New Roman" w:hAnsi="Times New Roman"/>
          <w:lang w:val="en-GB"/>
        </w:rPr>
        <w:t>. Reservoir/bathymetry regions cannot overlap each other. In case a digging region overlaps a reservoir region, the latter holds the priority. In the presence of a volume correction, two reference shapes are available: "reservoir" and "volcanic lake". DEM2xyz v.2.0 is compatible with SPHERA v.9.0.0 (RSE SpA).</w:t>
      </w:r>
    </w:p>
    <w:p w:rsidR="00093238" w:rsidRDefault="00093238" w:rsidP="00093238">
      <w:pPr>
        <w:pStyle w:val="Normale1"/>
        <w:spacing w:line="240" w:lineRule="auto"/>
        <w:jc w:val="both"/>
        <w:rPr>
          <w:ins w:id="832" w:author="Amicarelli Andrea (RSE)" w:date="2021-03-15T15:40:00Z"/>
          <w:rFonts w:ascii="Times New Roman" w:hAnsi="Times New Roman"/>
          <w:lang w:val="en-GB"/>
        </w:rPr>
      </w:pPr>
      <w:ins w:id="833" w:author="Amicarelli Andrea (RSE)" w:date="2021-03-15T15:40:00Z">
        <w:r>
          <w:rPr>
            <w:rFonts w:ascii="Times New Roman" w:hAnsi="Times New Roman"/>
            <w:lang w:val="en-GB"/>
          </w:rPr>
          <w:t xml:space="preserve">The origin of the reference system of the </w:t>
        </w:r>
        <w:r w:rsidRPr="00376AFF">
          <w:rPr>
            <w:rFonts w:ascii="Times New Roman" w:hAnsi="Times New Roman"/>
            <w:lang w:val="en-GB"/>
          </w:rPr>
          <w:t xml:space="preserve">DEM2xyz </w:t>
        </w:r>
        <w:r>
          <w:rPr>
            <w:rFonts w:ascii="Times New Roman" w:hAnsi="Times New Roman"/>
            <w:lang w:val="en-GB"/>
          </w:rPr>
          <w:t>output is t</w:t>
        </w:r>
        <w:r w:rsidRPr="00376AFF">
          <w:rPr>
            <w:rFonts w:ascii="Times New Roman" w:hAnsi="Times New Roman"/>
            <w:lang w:val="en-GB"/>
          </w:rPr>
          <w:t xml:space="preserve">he lower-left vertex </w:t>
        </w:r>
        <w:r>
          <w:rPr>
            <w:rFonts w:ascii="Times New Roman" w:hAnsi="Times New Roman"/>
            <w:lang w:val="en-GB"/>
          </w:rPr>
          <w:t>of the DEM2xyz input (relative reference system)</w:t>
        </w:r>
        <w:r w:rsidRPr="00376AFF">
          <w:rPr>
            <w:rFonts w:ascii="Times New Roman" w:hAnsi="Times New Roman"/>
            <w:lang w:val="en-GB"/>
          </w:rPr>
          <w:t>.</w:t>
        </w:r>
      </w:ins>
    </w:p>
    <w:p w:rsidR="00093238" w:rsidRDefault="00093238" w:rsidP="00093238">
      <w:pPr>
        <w:pStyle w:val="Normale1"/>
        <w:spacing w:line="240" w:lineRule="auto"/>
        <w:jc w:val="both"/>
        <w:rPr>
          <w:rFonts w:ascii="Times New Roman" w:hAnsi="Times New Roman"/>
          <w:lang w:val="en-GB"/>
        </w:rPr>
      </w:pPr>
    </w:p>
    <w:p w:rsidR="00093238" w:rsidRPr="00376AFF" w:rsidRDefault="00093238" w:rsidP="00093238">
      <w:pPr>
        <w:pStyle w:val="Amicarellititle2"/>
        <w:numPr>
          <w:ilvl w:val="1"/>
          <w:numId w:val="44"/>
        </w:numPr>
      </w:pPr>
      <w:bookmarkStart w:id="834" w:name="_Toc66716507"/>
      <w:commentRangeStart w:id="835"/>
      <w:r>
        <w:t>Paraview</w:t>
      </w:r>
      <w:commentRangeEnd w:id="835"/>
      <w:r>
        <w:rPr>
          <w:rStyle w:val="Rimandocommento"/>
          <w:b w:val="0"/>
          <w:szCs w:val="20"/>
          <w:lang w:val="it-IT"/>
        </w:rPr>
        <w:commentReference w:id="835"/>
      </w:r>
      <w:r>
        <w:t>: post-processing  of the preliminary DEM and DTM files</w:t>
      </w:r>
      <w:bookmarkEnd w:id="834"/>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output files of DEM2xyz (“.txt”</w:t>
      </w:r>
      <w:r>
        <w:rPr>
          <w:rFonts w:ascii="Times New Roman" w:hAnsi="Times New Roman"/>
          <w:lang w:val="en-GB"/>
        </w:rPr>
        <w:t xml:space="preserve"> or “.xyz”</w:t>
      </w:r>
      <w:r w:rsidRPr="00376AFF">
        <w:rPr>
          <w:rFonts w:ascii="Times New Roman" w:hAnsi="Times New Roman"/>
          <w:lang w:val="en-GB"/>
        </w:rPr>
        <w:t>) can be post-processed by means of Paraview</w:t>
      </w:r>
      <w:r>
        <w:rPr>
          <w:rFonts w:ascii="Times New Roman" w:hAnsi="Times New Roman"/>
          <w:lang w:val="en-GB"/>
        </w:rPr>
        <w:t xml:space="preserve"> </w:t>
      </w:r>
      <w:r w:rsidRPr="00376AFF">
        <w:rPr>
          <w:rFonts w:ascii="Times New Roman" w:hAnsi="Times New Roman"/>
        </w:rPr>
        <w:t>(Kitware, [</w:t>
      </w:r>
      <w:r w:rsidRPr="00376AFF">
        <w:rPr>
          <w:rFonts w:ascii="Times New Roman" w:hAnsi="Times New Roman"/>
        </w:rPr>
        <w:fldChar w:fldCharType="begin"/>
      </w:r>
      <w:r w:rsidRPr="00376AFF">
        <w:rPr>
          <w:rFonts w:ascii="Times New Roman" w:hAnsi="Times New Roman"/>
        </w:rPr>
        <w:instrText xml:space="preserve"> REF _Ref520292527 \r \h </w:instrText>
      </w:r>
      <w:r w:rsidRPr="00376AFF">
        <w:rPr>
          <w:rFonts w:ascii="Times New Roman" w:hAnsi="Times New Roman"/>
        </w:rPr>
      </w:r>
      <w:r w:rsidRPr="00376AFF">
        <w:rPr>
          <w:rFonts w:ascii="Times New Roman" w:hAnsi="Times New Roman"/>
        </w:rPr>
        <w:fldChar w:fldCharType="separate"/>
      </w:r>
      <w:r>
        <w:rPr>
          <w:rFonts w:ascii="Times New Roman" w:hAnsi="Times New Roman"/>
        </w:rPr>
        <w:t>153</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lang w:val="en-GB"/>
        </w:rPr>
        <w:t>, by executing the following procedure:</w:t>
      </w:r>
    </w:p>
    <w:p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open the .txt file; change the "Field Delimiter Character" to a blank space by typing one blank space; choose the option “Merge consecutive limiters”;</w:t>
      </w:r>
    </w:p>
    <w:p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“TabletoPoints”;</w:t>
      </w:r>
    </w:p>
    <w:p w:rsidR="00093238"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eventually cut the proper domain especially if the virtual memory is insufficient;</w:t>
      </w:r>
    </w:p>
    <w:p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“Delaunay2D”;</w:t>
      </w:r>
    </w:p>
    <w:p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"Save Data&gt;.ply".</w:t>
      </w:r>
    </w:p>
    <w:p w:rsidR="00093238" w:rsidRDefault="00093238" w:rsidP="00093238">
      <w:pPr>
        <w:pStyle w:val="Normale1"/>
        <w:spacing w:line="240" w:lineRule="auto"/>
        <w:jc w:val="both"/>
        <w:rPr>
          <w:rFonts w:ascii="Times New Roman" w:hAnsi="Times New Roman"/>
          <w:lang w:val="en-GB"/>
        </w:rPr>
      </w:pPr>
      <w:r w:rsidRPr="00C879BF">
        <w:rPr>
          <w:rFonts w:ascii="Times New Roman" w:hAnsi="Times New Roman"/>
          <w:lang w:val="en-GB"/>
        </w:rPr>
        <w:t xml:space="preserve">Paraview also allows to cut the numerical domain (the cuts have to be far enough from the water bodies not to disable the procedures to extrude the water bodies from the DEM), circumscribes the </w:t>
      </w:r>
      <w:r w:rsidRPr="00C879BF">
        <w:rPr>
          <w:rFonts w:ascii="Times New Roman" w:hAnsi="Times New Roman"/>
          <w:lang w:val="en-GB"/>
        </w:rPr>
        <w:lastRenderedPageBreak/>
        <w:t>water bodies, draws the possible filing/digging regions, detects the dam toe and the most upstream point over the coastline of the water bodies.</w:t>
      </w:r>
    </w:p>
    <w:p w:rsidR="00093238" w:rsidRDefault="00093238" w:rsidP="00093238">
      <w:pPr>
        <w:pStyle w:val="Normale1"/>
        <w:spacing w:line="240" w:lineRule="auto"/>
        <w:jc w:val="both"/>
        <w:rPr>
          <w:rFonts w:ascii="Times New Roman" w:hAnsi="Times New Roman"/>
          <w:lang w:val="en-GB"/>
        </w:rPr>
      </w:pPr>
    </w:p>
    <w:p w:rsidR="00093238" w:rsidRPr="00376AFF" w:rsidRDefault="00093238" w:rsidP="00093238">
      <w:pPr>
        <w:pStyle w:val="Amicarellititle2"/>
        <w:numPr>
          <w:ilvl w:val="1"/>
          <w:numId w:val="44"/>
        </w:numPr>
      </w:pPr>
      <w:bookmarkStart w:id="836" w:name="_Ref57193757"/>
      <w:bookmarkStart w:id="837" w:name="_Toc66716508"/>
      <w:commentRangeStart w:id="838"/>
      <w:r w:rsidRPr="00376AFF">
        <w:t>Elaboration</w:t>
      </w:r>
      <w:bookmarkEnd w:id="836"/>
      <w:r w:rsidRPr="00376AFF">
        <w:t xml:space="preserve"> of a unique DEM-DTM integrated surface</w:t>
      </w:r>
      <w:commentRangeEnd w:id="838"/>
      <w:r>
        <w:rPr>
          <w:rStyle w:val="Rimandocommento"/>
          <w:b w:val="0"/>
          <w:i/>
          <w:szCs w:val="20"/>
        </w:rPr>
        <w:commentReference w:id="838"/>
      </w:r>
      <w:bookmarkEnd w:id="837"/>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Hereafter is reported a use procedure for integrating several DEM (Digital Elevation Model) files with the associated DTM (Digital Terrain Model) files in a unique wall boundary for SPH simulations, by means of the following software tools: Paraview (Kitware,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_Ref57191825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154</w:t>
      </w:r>
      <w:r w:rsidRPr="00376AFF">
        <w:rPr>
          <w:rFonts w:ascii="Times New Roman" w:hAnsi="Times New Roman"/>
          <w:sz w:val="24"/>
          <w:szCs w:val="24"/>
        </w:rPr>
        <w:fldChar w:fldCharType="end"/>
      </w:r>
      <w:r w:rsidRPr="00376AFF">
        <w:rPr>
          <w:rFonts w:ascii="Times New Roman" w:hAnsi="Times New Roman"/>
          <w:sz w:val="24"/>
          <w:szCs w:val="24"/>
        </w:rPr>
        <w:t>]); DEM2xyz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_Ref57191845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40</w:t>
      </w:r>
      <w:r w:rsidRPr="00376AFF">
        <w:rPr>
          <w:rFonts w:ascii="Times New Roman" w:hAnsi="Times New Roman"/>
          <w:sz w:val="24"/>
          <w:szCs w:val="24"/>
        </w:rPr>
        <w:fldChar w:fldCharType="end"/>
      </w:r>
      <w:r w:rsidRPr="00376AFF">
        <w:rPr>
          <w:rFonts w:ascii="Times New Roman" w:hAnsi="Times New Roman"/>
          <w:sz w:val="24"/>
          <w:szCs w:val="24"/>
        </w:rPr>
        <w:t>]); ply2SPHERA_perimeter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_Ref520295993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160</w:t>
      </w:r>
      <w:r w:rsidRPr="00376AFF">
        <w:rPr>
          <w:rFonts w:ascii="Times New Roman" w:hAnsi="Times New Roman"/>
          <w:sz w:val="24"/>
          <w:szCs w:val="24"/>
        </w:rPr>
        <w:fldChar w:fldCharType="end"/>
      </w:r>
      <w:r w:rsidRPr="00376AFF">
        <w:rPr>
          <w:rFonts w:ascii="Times New Roman" w:hAnsi="Times New Roman"/>
          <w:sz w:val="24"/>
          <w:szCs w:val="24"/>
        </w:rPr>
        <w:t>]); Grid Interpolator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_Ref520297992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79</w:t>
      </w:r>
      <w:r w:rsidRPr="00376AFF">
        <w:rPr>
          <w:rFonts w:ascii="Times New Roman" w:hAnsi="Times New Roman"/>
          <w:sz w:val="24"/>
          <w:szCs w:val="24"/>
        </w:rPr>
        <w:fldChar w:fldCharType="end"/>
      </w:r>
      <w:r w:rsidRPr="00376AFF">
        <w:rPr>
          <w:rFonts w:ascii="Times New Roman" w:hAnsi="Times New Roman"/>
          <w:sz w:val="24"/>
          <w:szCs w:val="24"/>
        </w:rPr>
        <w:t>]). Specific treatments concern the following items: power lines and electricity pylons, trees, sub-grid roughness, bridges, DTM and DEM intrinsic bugs. The current procedure is composed by the following steps:</w:t>
      </w:r>
    </w:p>
    <w:p w:rsidR="00093238" w:rsidRPr="00376AFF" w:rsidRDefault="00093238" w:rsidP="00093238">
      <w:pPr>
        <w:pStyle w:val="Paragrafoelenco"/>
        <w:numPr>
          <w:ilvl w:val="0"/>
          <w:numId w:val="25"/>
        </w:numPr>
        <w:jc w:val="both"/>
        <w:rPr>
          <w:rFonts w:eastAsia="Calibri"/>
          <w:lang w:val="en-GB"/>
        </w:rPr>
      </w:pPr>
      <w:r>
        <w:rPr>
          <w:rFonts w:eastAsia="Calibri"/>
          <w:lang w:val="en-GB"/>
        </w:rPr>
        <w:t>i</w:t>
      </w:r>
      <w:r w:rsidRPr="00376AFF">
        <w:rPr>
          <w:rFonts w:eastAsia="Calibri"/>
          <w:lang w:val="en-GB"/>
        </w:rPr>
        <w:t>ntegrate the elaborated DTM and DEM 3D surfaces:</w:t>
      </w:r>
    </w:p>
    <w:p w:rsidR="00093238" w:rsidRPr="00376AFF" w:rsidRDefault="00093238" w:rsidP="00093238">
      <w:pPr>
        <w:pStyle w:val="Paragrafoelenco"/>
        <w:numPr>
          <w:ilvl w:val="1"/>
          <w:numId w:val="25"/>
        </w:numPr>
        <w:jc w:val="both"/>
        <w:rPr>
          <w:rFonts w:eastAsia="Calibri"/>
          <w:lang w:val="en-GB"/>
        </w:rPr>
      </w:pPr>
      <w:r>
        <w:rPr>
          <w:rFonts w:eastAsia="Calibri"/>
          <w:lang w:val="en-GB"/>
        </w:rPr>
        <w:t>a</w:t>
      </w:r>
      <w:r w:rsidRPr="00376AFF">
        <w:rPr>
          <w:rFonts w:eastAsia="Calibri"/>
          <w:lang w:val="en-GB"/>
        </w:rPr>
        <w:t xml:space="preserve">ssess the 2D field of the height difference </w:t>
      </w:r>
      <w:r w:rsidRPr="00376AFF">
        <w:rPr>
          <w:lang w:val="en-GB"/>
        </w:rPr>
        <w:t>(</w:t>
      </w:r>
      <w:r w:rsidRPr="00376AFF">
        <w:rPr>
          <w:i/>
          <w:lang w:val="en-GB"/>
        </w:rPr>
        <w:t>z</w:t>
      </w:r>
      <w:r w:rsidRPr="00376AFF">
        <w:rPr>
          <w:i/>
          <w:vertAlign w:val="subscript"/>
          <w:lang w:val="en-GB"/>
        </w:rPr>
        <w:t>diff</w:t>
      </w:r>
      <w:r w:rsidRPr="00376AFF">
        <w:rPr>
          <w:lang w:val="en-GB"/>
        </w:rPr>
        <w:t xml:space="preserve"> -m-) between the DEM and the DTM and save it with the “.csv” format </w:t>
      </w:r>
      <w:r w:rsidRPr="00376AFF">
        <w:rPr>
          <w:rFonts w:eastAsia="Calibri"/>
          <w:lang w:val="en-GB"/>
        </w:rPr>
        <w:t>(“Save Data”; in order to optimize the Virtual Memory in the following steps, select more than 5 significant decimal digits only if necessary);</w:t>
      </w:r>
    </w:p>
    <w:p w:rsidR="00093238" w:rsidRPr="006048FB" w:rsidRDefault="00093238" w:rsidP="00093238">
      <w:pPr>
        <w:pStyle w:val="Paragrafoelenco"/>
        <w:numPr>
          <w:ilvl w:val="1"/>
          <w:numId w:val="25"/>
        </w:numPr>
        <w:jc w:val="both"/>
        <w:rPr>
          <w:rFonts w:eastAsia="Calibri"/>
          <w:lang w:val="en-GB"/>
        </w:rPr>
      </w:pPr>
      <w:r w:rsidRPr="006048FB">
        <w:rPr>
          <w:rFonts w:eastAsia="Calibri"/>
          <w:lang w:val="en-GB"/>
        </w:rPr>
        <w:t xml:space="preserve">ad-hoc treatment of the intrinsic errors due to the definition of the DEM (i.e., a surface described by a 3D function, a single quote being associated with any couple of horizontal coordinates) by means of Paraview (local treatment of the field of </w:t>
      </w:r>
      <w:r w:rsidRPr="006048FB">
        <w:rPr>
          <w:lang w:val="en-GB"/>
        </w:rPr>
        <w:t>z</w:t>
      </w:r>
      <w:r w:rsidRPr="006048FB">
        <w:rPr>
          <w:vertAlign w:val="subscript"/>
          <w:lang w:val="en-GB"/>
        </w:rPr>
        <w:t>diff</w:t>
      </w:r>
      <w:r w:rsidRPr="006048FB">
        <w:rPr>
          <w:lang w:val="en-GB"/>
        </w:rPr>
        <w:t xml:space="preserve">, obstacle by obstacle, where necessary): select the horizontal coordinates of the “digging regions” to feed DEM2xyz (one can use the </w:t>
      </w:r>
      <w:r w:rsidRPr="006048FB">
        <w:rPr>
          <w:rFonts w:eastAsia="Calibri"/>
          <w:lang w:val="en-GB"/>
        </w:rPr>
        <w:t>“Source Splines” for design removing the exceeding decimal digits, provided the precision requested by DEM2xyz):</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fix the elevated permeable obstacles:</w:t>
      </w:r>
    </w:p>
    <w:p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remove the power lines, the electricity pylons and the other truss structures as they are extruded to the ground as impermeable obstacles;</w:t>
      </w:r>
    </w:p>
    <w:p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the tree foliage can be left, except for those trees too close each other whose extrusion to the ground locally form a fictitious “tree impermeable wall”;</w:t>
      </w:r>
    </w:p>
    <w:p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removal of bridges</w:t>
      </w:r>
      <w:r w:rsidRPr="00376AFF">
        <w:rPr>
          <w:lang w:val="en-GB"/>
        </w:rPr>
        <w:t xml:space="preserve"> </w:t>
      </w:r>
      <w:r w:rsidRPr="00376AFF">
        <w:rPr>
          <w:rFonts w:ascii="Times-Roman" w:hAnsi="Times-Roman" w:cs="Times-Roman"/>
          <w:szCs w:val="22"/>
          <w:lang w:val="en-GB"/>
        </w:rPr>
        <w:t xml:space="preserve">as they are extruded to the ground as impermeable obstacles, whereas their depth is limited; </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the clearly fictitious obstacles (i.e., the DEM bugs) from the riverbeds;</w:t>
      </w:r>
    </w:p>
    <w:p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r w:rsidRPr="00376AFF">
        <w:rPr>
          <w:i/>
          <w:lang w:val="en-GB"/>
        </w:rPr>
        <w:t>z</w:t>
      </w:r>
      <w:r w:rsidRPr="00376AFF">
        <w:rPr>
          <w:i/>
          <w:vertAlign w:val="subscript"/>
          <w:lang w:val="en-GB"/>
        </w:rPr>
        <w:t>diff</w:t>
      </w:r>
      <w:r w:rsidRPr="00376AFF">
        <w:rPr>
          <w:rFonts w:eastAsia="Calibri"/>
          <w:lang w:val="en-GB"/>
        </w:rPr>
        <w:t xml:space="preserve"> file from the “.csv” to the “.xyz” format for Grid Interpolator (one can use the commands “cut” and “paste” from Linux terminal);</w:t>
      </w:r>
    </w:p>
    <w:p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r w:rsidRPr="00376AFF">
        <w:rPr>
          <w:i/>
          <w:lang w:val="en-GB"/>
        </w:rPr>
        <w:t>z</w:t>
      </w:r>
      <w:r w:rsidRPr="00376AFF">
        <w:rPr>
          <w:i/>
          <w:vertAlign w:val="subscript"/>
          <w:lang w:val="en-GB"/>
        </w:rPr>
        <w:t>diff</w:t>
      </w:r>
      <w:r w:rsidRPr="00376AFF">
        <w:rPr>
          <w:rFonts w:eastAsia="Calibri"/>
          <w:lang w:val="en-GB"/>
        </w:rPr>
        <w:t xml:space="preserve"> file from the “.xyz” to the “.</w:t>
      </w:r>
      <w:ins w:id="839" w:author="Amicarelli Andrea (RSE)" w:date="2021-04-14T08:08:00Z">
        <w:r w:rsidR="004032D7">
          <w:rPr>
            <w:rFonts w:eastAsia="Calibri"/>
            <w:lang w:val="en-GB"/>
          </w:rPr>
          <w:t>asc</w:t>
        </w:r>
      </w:ins>
      <w:del w:id="840" w:author="Amicarelli Andrea (RSE)" w:date="2021-04-14T08:08:00Z">
        <w:r w:rsidRPr="00376AFF" w:rsidDel="004032D7">
          <w:rPr>
            <w:rFonts w:eastAsia="Calibri"/>
            <w:lang w:val="en-GB"/>
          </w:rPr>
          <w:delText>dem</w:delText>
        </w:r>
      </w:del>
      <w:r w:rsidRPr="00376AFF">
        <w:rPr>
          <w:rFonts w:eastAsia="Calibri"/>
          <w:lang w:val="en-GB"/>
        </w:rPr>
        <w:t>” format by means of Grid Interpolator;</w:t>
      </w:r>
    </w:p>
    <w:p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apply the “digging regions” by means of DEM2xyz to zero the DEM/DTM differences at those nodes where the DEM bugs are selected, and convert the resulting file (variable </w:t>
      </w:r>
      <w:r w:rsidRPr="00376AFF">
        <w:rPr>
          <w:i/>
          <w:lang w:val="en-GB"/>
        </w:rPr>
        <w:t>z</w:t>
      </w:r>
      <w:r w:rsidRPr="00376AFF">
        <w:rPr>
          <w:i/>
          <w:vertAlign w:val="subscript"/>
          <w:lang w:val="en-GB"/>
        </w:rPr>
        <w:t>diff,digs</w:t>
      </w:r>
      <w:r w:rsidRPr="00376AFF">
        <w:rPr>
          <w:rFonts w:eastAsia="Calibri"/>
          <w:lang w:val="en-GB"/>
        </w:rPr>
        <w:t>) from the “.</w:t>
      </w:r>
      <w:ins w:id="841" w:author="Amicarelli Andrea (RSE)" w:date="2021-04-14T08:08:00Z">
        <w:r w:rsidR="004032D7">
          <w:rPr>
            <w:rFonts w:eastAsia="Calibri"/>
            <w:lang w:val="en-GB"/>
          </w:rPr>
          <w:t>asc</w:t>
        </w:r>
      </w:ins>
      <w:del w:id="842" w:author="Amicarelli Andrea (RSE)" w:date="2021-04-14T08:08:00Z">
        <w:r w:rsidRPr="00376AFF" w:rsidDel="004032D7">
          <w:rPr>
            <w:rFonts w:eastAsia="Calibri"/>
            <w:lang w:val="en-GB"/>
          </w:rPr>
          <w:delText>dem</w:delText>
        </w:r>
      </w:del>
      <w:r w:rsidRPr="00376AFF">
        <w:rPr>
          <w:rFonts w:eastAsia="Calibri"/>
          <w:lang w:val="en-GB"/>
        </w:rPr>
        <w:t>” to the “.xyz” format;</w:t>
      </w:r>
    </w:p>
    <w:p w:rsidR="00093238" w:rsidRDefault="00093238" w:rsidP="00093238">
      <w:pPr>
        <w:pStyle w:val="Paragrafoelenco"/>
        <w:numPr>
          <w:ilvl w:val="3"/>
          <w:numId w:val="25"/>
        </w:numPr>
        <w:jc w:val="both"/>
        <w:rPr>
          <w:rFonts w:eastAsia="Calibri"/>
          <w:lang w:val="en-GB"/>
        </w:rPr>
      </w:pPr>
      <w:r w:rsidRPr="00376AFF">
        <w:rPr>
          <w:rFonts w:eastAsia="Calibri"/>
          <w:lang w:val="en-GB"/>
        </w:rPr>
        <w:t xml:space="preserve">upload in Paraview the field of </w:t>
      </w:r>
      <w:r w:rsidRPr="00376AFF">
        <w:rPr>
          <w:i/>
          <w:lang w:val="en-GB"/>
        </w:rPr>
        <w:t>z</w:t>
      </w:r>
      <w:r w:rsidRPr="00376AFF">
        <w:rPr>
          <w:i/>
          <w:vertAlign w:val="subscript"/>
          <w:lang w:val="en-GB"/>
        </w:rPr>
        <w:t>diff,digs</w:t>
      </w:r>
      <w:r w:rsidRPr="00376AFF">
        <w:rPr>
          <w:rFonts w:eastAsia="Calibri"/>
          <w:lang w:val="en-GB"/>
        </w:rPr>
        <w:t xml:space="preserve">, apply the filter </w:t>
      </w:r>
      <w:r w:rsidRPr="00376AFF">
        <w:rPr>
          <w:rFonts w:eastAsia="Calibri"/>
          <w:i/>
          <w:lang w:val="en-GB"/>
        </w:rPr>
        <w:t>h</w:t>
      </w:r>
      <w:r w:rsidRPr="00376AFF">
        <w:rPr>
          <w:rFonts w:eastAsia="Calibri"/>
          <w:i/>
          <w:vertAlign w:val="subscript"/>
          <w:lang w:val="en-GB"/>
        </w:rPr>
        <w:t>f</w:t>
      </w:r>
      <w:r w:rsidRPr="00376AFF">
        <w:rPr>
          <w:rFonts w:eastAsia="Calibri"/>
          <w:lang w:val="en-GB"/>
        </w:rPr>
        <w:t xml:space="preserve"> </w:t>
      </w:r>
      <w:r>
        <w:rPr>
          <w:rFonts w:eastAsia="Calibri"/>
          <w:lang w:val="en-GB"/>
        </w:rPr>
        <w:t>(</w:t>
      </w:r>
      <w:r w:rsidRPr="00376AFF">
        <w:rPr>
          <w:rFonts w:eastAsia="Calibri"/>
          <w:lang w:val="en-GB"/>
        </w:rPr>
        <w:t xml:space="preserve">m) and add the DTM heights to obtain the DEM field of </w:t>
      </w:r>
      <w:r w:rsidRPr="00376AFF">
        <w:rPr>
          <w:rFonts w:eastAsia="Calibri"/>
          <w:i/>
          <w:lang w:val="en-GB"/>
        </w:rPr>
        <w:t>z</w:t>
      </w:r>
      <w:r w:rsidRPr="00376AFF">
        <w:rPr>
          <w:rFonts w:eastAsia="Calibri"/>
          <w:i/>
          <w:vertAlign w:val="subscript"/>
          <w:lang w:val="en-GB"/>
        </w:rPr>
        <w:t>DEM,digs,filter</w:t>
      </w:r>
      <w:r w:rsidRPr="00376AFF">
        <w:rPr>
          <w:rFonts w:eastAsia="Calibri"/>
          <w:lang w:val="en-GB"/>
        </w:rPr>
        <w:t>, filtered with respect to the sub-grid roughness and DEM bugs;</w:t>
      </w:r>
    </w:p>
    <w:p w:rsidR="00093238" w:rsidRDefault="00093238" w:rsidP="00093238">
      <w:pPr>
        <w:pStyle w:val="Paragrafoelenco"/>
        <w:ind w:left="0"/>
        <w:jc w:val="both"/>
      </w:pPr>
      <w:r>
        <w:t>--</w:t>
      </w:r>
    </w:p>
    <w:p w:rsidR="00093238" w:rsidRPr="006048FB" w:rsidRDefault="00093238" w:rsidP="00093238">
      <w:pPr>
        <w:pStyle w:val="Paragrafoelenco"/>
        <w:ind w:left="0"/>
        <w:jc w:val="both"/>
      </w:pPr>
      <w:r w:rsidRPr="006048FB">
        <w:t>The Paraview use procedure for the DEM/DTM elaboration needs a filter for the local height difference between the DEM and the DTM. Hereafter the formulation of a generic filter in case one only uses the integer rounding function (“</w:t>
      </w:r>
      <w:r w:rsidRPr="006048FB">
        <w:rPr>
          <w:i/>
        </w:rPr>
        <w:t>rint</w:t>
      </w:r>
      <w:r w:rsidRPr="006048FB">
        <w:t>”) as discontinuous function. This is the case when using Paraview without Python scripts (Paraview filter “Python Caculator”; no “</w:t>
      </w:r>
      <w:r w:rsidRPr="006048FB">
        <w:rPr>
          <w:i/>
        </w:rPr>
        <w:t>if</w:t>
      </w:r>
      <w:r w:rsidRPr="006048FB">
        <w:t>” construct is available, no other discontinuous function is avilable such as the Heaviside step).</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Pr="00376AFF">
        <w:rPr>
          <w:rFonts w:ascii="Times New Roman" w:eastAsia="Calibri" w:hAnsi="Times New Roman"/>
          <w:lang w:val="en-GB"/>
        </w:rPr>
        <w:t>definition</w:t>
      </w:r>
      <w:r w:rsidRPr="00376AFF">
        <w:rPr>
          <w:rFonts w:ascii="Times New Roman" w:hAnsi="Times New Roman"/>
          <w:lang w:val="en-GB"/>
        </w:rPr>
        <w:t xml:space="preserve"> of the DEM height filtered (</w:t>
      </w:r>
      <w:r w:rsidRPr="00376AFF">
        <w:rPr>
          <w:rFonts w:ascii="Times New Roman" w:hAnsi="Times New Roman"/>
          <w:i/>
          <w:lang w:val="en-GB"/>
        </w:rPr>
        <w:t>z</w:t>
      </w:r>
      <w:r w:rsidRPr="00376AFF">
        <w:rPr>
          <w:rFonts w:ascii="Times New Roman" w:hAnsi="Times New Roman"/>
          <w:i/>
          <w:vertAlign w:val="subscript"/>
          <w:lang w:val="en-GB"/>
        </w:rPr>
        <w:t>DEM,filt</w:t>
      </w:r>
      <w:r w:rsidRPr="00376AFF">
        <w:rPr>
          <w:rFonts w:ascii="Times New Roman" w:hAnsi="Times New Roman"/>
          <w:lang w:val="en-GB"/>
        </w:rPr>
        <w:t>, -m-) depends on the DEM height (</w:t>
      </w:r>
      <w:r w:rsidRPr="00376AFF">
        <w:rPr>
          <w:rFonts w:ascii="Times New Roman" w:hAnsi="Times New Roman"/>
          <w:i/>
          <w:lang w:val="en-GB"/>
        </w:rPr>
        <w:t>z</w:t>
      </w:r>
      <w:r w:rsidRPr="00376AFF">
        <w:rPr>
          <w:rFonts w:ascii="Times New Roman" w:hAnsi="Times New Roman"/>
          <w:i/>
          <w:vertAlign w:val="subscript"/>
          <w:lang w:val="en-GB"/>
        </w:rPr>
        <w:t>DEM</w:t>
      </w:r>
      <w:r>
        <w:rPr>
          <w:rFonts w:ascii="Times New Roman" w:hAnsi="Times New Roman"/>
          <w:lang w:val="en-GB"/>
        </w:rPr>
        <w:t xml:space="preserve">, </w:t>
      </w:r>
      <w:r w:rsidRPr="00376AFF">
        <w:rPr>
          <w:rFonts w:ascii="Times New Roman" w:hAnsi="Times New Roman"/>
          <w:lang w:val="en-GB"/>
        </w:rPr>
        <w:t>m), the DTM height (</w:t>
      </w:r>
      <w:r w:rsidRPr="00376AFF">
        <w:rPr>
          <w:rFonts w:ascii="Times New Roman" w:hAnsi="Times New Roman"/>
          <w:i/>
          <w:lang w:val="en-GB"/>
        </w:rPr>
        <w:t>z</w:t>
      </w:r>
      <w:r w:rsidRPr="00376AFF">
        <w:rPr>
          <w:rFonts w:ascii="Times New Roman" w:hAnsi="Times New Roman"/>
          <w:i/>
          <w:vertAlign w:val="subscript"/>
          <w:lang w:val="en-GB"/>
        </w:rPr>
        <w:t>DTM</w:t>
      </w:r>
      <w:r>
        <w:rPr>
          <w:rFonts w:ascii="Times New Roman" w:hAnsi="Times New Roman"/>
          <w:lang w:val="en-GB"/>
        </w:rPr>
        <w:t>, m</w:t>
      </w:r>
      <w:r w:rsidRPr="00376AFF">
        <w:rPr>
          <w:rFonts w:ascii="Times New Roman" w:hAnsi="Times New Roman"/>
          <w:lang w:val="en-GB"/>
        </w:rPr>
        <w:t>), the filter threshold on the height difference (</w:t>
      </w:r>
      <w:r w:rsidRPr="00376AFF">
        <w:rPr>
          <w:rFonts w:ascii="Times New Roman" w:hAnsi="Times New Roman"/>
          <w:i/>
          <w:lang w:val="en-GB"/>
        </w:rPr>
        <w:t>z</w:t>
      </w:r>
      <w:r w:rsidRPr="00376AFF">
        <w:rPr>
          <w:rFonts w:ascii="Times New Roman" w:hAnsi="Times New Roman"/>
          <w:i/>
          <w:vertAlign w:val="subscript"/>
          <w:lang w:val="en-GB"/>
        </w:rPr>
        <w:t>diff,thr</w:t>
      </w:r>
      <w:r>
        <w:rPr>
          <w:rFonts w:ascii="Times New Roman" w:hAnsi="Times New Roman"/>
          <w:lang w:val="en-GB"/>
        </w:rPr>
        <w:t xml:space="preserve"> m</w:t>
      </w:r>
      <w:r w:rsidRPr="00376AFF">
        <w:rPr>
          <w:rFonts w:ascii="Times New Roman" w:hAnsi="Times New Roman"/>
          <w:lang w:val="en-GB"/>
        </w:rPr>
        <w:t xml:space="preserve">) and the height precision </w:t>
      </w:r>
      <w:r w:rsidRPr="00376AFF">
        <w:rPr>
          <w:rFonts w:ascii="Times New Roman" w:hAnsi="Times New Roman"/>
          <w:i/>
          <w:lang w:val="en-GB"/>
        </w:rPr>
        <w:t>z</w:t>
      </w:r>
      <w:r w:rsidRPr="00376AFF">
        <w:rPr>
          <w:rFonts w:ascii="Times New Roman" w:hAnsi="Times New Roman"/>
          <w:i/>
          <w:vertAlign w:val="subscript"/>
          <w:lang w:val="en-GB"/>
        </w:rPr>
        <w:t>pr</w:t>
      </w:r>
      <w:r w:rsidRPr="00376AFF">
        <w:rPr>
          <w:rFonts w:ascii="Times New Roman" w:hAnsi="Times New Roman"/>
          <w:lang w:val="en-GB"/>
        </w:rPr>
        <w:t xml:space="preserve"> (m):</w:t>
      </w:r>
    </w:p>
    <w:tbl>
      <w:tblPr>
        <w:tblW w:w="5192" w:type="pct"/>
        <w:tblLayout w:type="fixed"/>
        <w:tblLook w:val="01E0" w:firstRow="1" w:lastRow="1" w:firstColumn="1" w:lastColumn="1" w:noHBand="0" w:noVBand="0"/>
      </w:tblPr>
      <w:tblGrid>
        <w:gridCol w:w="9289"/>
        <w:gridCol w:w="943"/>
      </w:tblGrid>
      <w:tr w:rsidR="00093238" w:rsidRPr="00376AFF" w:rsidTr="0044085B">
        <w:tc>
          <w:tcPr>
            <w:tcW w:w="4539" w:type="pct"/>
            <w:vAlign w:val="center"/>
          </w:tcPr>
          <w:p w:rsidR="00093238" w:rsidRPr="00376AFF" w:rsidRDefault="00093238" w:rsidP="0044085B">
            <w:pPr>
              <w:jc w:val="center"/>
            </w:pPr>
            <w:r w:rsidRPr="00376AFF">
              <w:rPr>
                <w:position w:val="-14"/>
              </w:rPr>
              <w:object w:dxaOrig="2240" w:dyaOrig="380">
                <v:shape id="_x0000_i1272" type="#_x0000_t75" style="width:106pt;height:19.7pt" o:ole="">
                  <v:imagedata r:id="rId517" o:title=""/>
                </v:shape>
                <o:OLEObject Type="Embed" ProgID="Equation.3" ShapeID="_x0000_i1272" DrawAspect="Content" ObjectID="_1679893608" r:id="rId518"/>
              </w:object>
            </w:r>
          </w:p>
          <w:p w:rsidR="00093238" w:rsidRPr="00376AFF" w:rsidRDefault="00093238" w:rsidP="0044085B">
            <w:pPr>
              <w:jc w:val="center"/>
            </w:pPr>
            <w:r w:rsidRPr="00376AFF">
              <w:rPr>
                <w:position w:val="-14"/>
              </w:rPr>
              <w:object w:dxaOrig="2060" w:dyaOrig="380">
                <v:shape id="_x0000_i1273" type="#_x0000_t75" style="width:97.95pt;height:19.7pt" o:ole="">
                  <v:imagedata r:id="rId519" o:title=""/>
                </v:shape>
                <o:OLEObject Type="Embed" ProgID="Equation.3" ShapeID="_x0000_i1273" DrawAspect="Content" ObjectID="_1679893609" r:id="rId520"/>
              </w:object>
            </w:r>
          </w:p>
          <w:p w:rsidR="00093238" w:rsidRPr="00376AFF" w:rsidRDefault="00093238" w:rsidP="0044085B">
            <w:pPr>
              <w:jc w:val="center"/>
            </w:pPr>
            <w:r w:rsidRPr="00376AFF">
              <w:rPr>
                <w:position w:val="-34"/>
              </w:rPr>
              <w:object w:dxaOrig="4400" w:dyaOrig="800">
                <v:shape id="_x0000_i1274" type="#_x0000_t75" style="width:207.95pt;height:41.15pt" o:ole="">
                  <v:imagedata r:id="rId521" o:title=""/>
                </v:shape>
                <o:OLEObject Type="Embed" ProgID="Equation.3" ShapeID="_x0000_i1274" DrawAspect="Content" ObjectID="_1679893610" r:id="rId522"/>
              </w:object>
            </w:r>
          </w:p>
          <w:p w:rsidR="00093238" w:rsidRPr="00376AFF" w:rsidRDefault="00093238" w:rsidP="0044085B">
            <w:pPr>
              <w:spacing w:line="240" w:lineRule="auto"/>
              <w:jc w:val="center"/>
              <w:rPr>
                <w:rFonts w:ascii="Times New Roman" w:hAnsi="Times New Roman"/>
                <w:position w:val="-30"/>
                <w:sz w:val="24"/>
                <w:szCs w:val="24"/>
              </w:rPr>
            </w:pPr>
            <w:r w:rsidRPr="00376AFF">
              <w:rPr>
                <w:position w:val="-34"/>
              </w:rPr>
              <w:object w:dxaOrig="3460" w:dyaOrig="800">
                <v:shape id="_x0000_i1275" type="#_x0000_t75" style="width:162.8pt;height:39.8pt" o:ole="">
                  <v:imagedata r:id="rId523" o:title=""/>
                </v:shape>
                <o:OLEObject Type="Embed" ProgID="Equation.3" ShapeID="_x0000_i1275" DrawAspect="Content" ObjectID="_1679893611" r:id="rId524"/>
              </w:object>
            </w:r>
          </w:p>
        </w:tc>
        <w:tc>
          <w:tcPr>
            <w:tcW w:w="461" w:type="pct"/>
            <w:vAlign w:val="center"/>
          </w:tcPr>
          <w:p w:rsidR="00093238" w:rsidRPr="00376AFF" w:rsidRDefault="00093238" w:rsidP="0044085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filter </w:t>
      </w:r>
      <w:r w:rsidRPr="00376AFF">
        <w:rPr>
          <w:rFonts w:ascii="Times New Roman" w:hAnsi="Times New Roman"/>
          <w:i/>
          <w:sz w:val="24"/>
          <w:szCs w:val="24"/>
        </w:rPr>
        <w:t>h</w:t>
      </w:r>
      <w:r w:rsidRPr="00376AFF">
        <w:rPr>
          <w:rFonts w:ascii="Times New Roman" w:hAnsi="Times New Roman"/>
          <w:i/>
          <w:sz w:val="24"/>
          <w:szCs w:val="24"/>
          <w:vertAlign w:val="subscript"/>
        </w:rPr>
        <w:t>f</w:t>
      </w:r>
      <w:r w:rsidRPr="00376AFF">
        <w:rPr>
          <w:rFonts w:ascii="Times New Roman" w:hAnsi="Times New Roman"/>
          <w:sz w:val="24"/>
          <w:szCs w:val="24"/>
        </w:rPr>
        <w:t xml:space="preserve"> for the DEM/DTM roughness is applied for the following reasons:</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not to explicitly simulate possible impermeable obstacles on the riverbed reported on the DEM, but not on the DTM (within the waterbody, water flows on the DTM not on the DEM);</w:t>
      </w:r>
    </w:p>
    <w:p w:rsidR="00093238" w:rsidRPr="00376AFF" w:rsidRDefault="00093238" w:rsidP="00093238">
      <w:pPr>
        <w:pStyle w:val="Paragrafoelenco"/>
        <w:numPr>
          <w:ilvl w:val="0"/>
          <w:numId w:val="27"/>
        </w:numPr>
        <w:jc w:val="both"/>
        <w:rPr>
          <w:rFonts w:eastAsia="Calibri"/>
          <w:lang w:val="en-GB"/>
        </w:rPr>
      </w:pPr>
      <w:proofErr w:type="gramStart"/>
      <w:r w:rsidRPr="00376AFF">
        <w:rPr>
          <w:rFonts w:eastAsia="Calibri"/>
          <w:lang w:val="en-GB"/>
        </w:rPr>
        <w:t>not</w:t>
      </w:r>
      <w:proofErr w:type="gramEnd"/>
      <w:r w:rsidRPr="00376AFF">
        <w:rPr>
          <w:rFonts w:eastAsia="Calibri"/>
          <w:lang w:val="en-GB"/>
        </w:rPr>
        <w:t xml:space="preserve"> to explicitly simulate the roughness elements smaller than the sub-grid scale, already considered by the roughness length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(m) in the wall function for the slip coefficient (Sec.</w:t>
      </w:r>
      <w:r w:rsidRPr="00376AFF">
        <w:rPr>
          <w:rFonts w:eastAsia="Calibri"/>
          <w:lang w:val="en-GB"/>
        </w:rPr>
        <w:fldChar w:fldCharType="begin"/>
      </w:r>
      <w:r w:rsidRPr="00376AFF">
        <w:rPr>
          <w:rFonts w:eastAsia="Calibri"/>
          <w:lang w:val="en-GB"/>
        </w:rPr>
        <w:instrText xml:space="preserve"> REF _Ref57195835 \r \h </w:instrText>
      </w:r>
      <w:r w:rsidRPr="00376AFF">
        <w:rPr>
          <w:rFonts w:eastAsia="Calibri"/>
          <w:lang w:val="en-GB"/>
        </w:rPr>
      </w:r>
      <w:r w:rsidRPr="00376AFF">
        <w:rPr>
          <w:rFonts w:eastAsia="Calibri"/>
          <w:lang w:val="en-GB"/>
        </w:rPr>
        <w:fldChar w:fldCharType="separate"/>
      </w:r>
      <w:r>
        <w:rPr>
          <w:rFonts w:eastAsia="Calibri"/>
          <w:lang w:val="en-GB"/>
        </w:rPr>
        <w:t>6.3</w:t>
      </w:r>
      <w:r w:rsidRPr="00376AFF">
        <w:rPr>
          <w:rFonts w:eastAsia="Calibri"/>
          <w:lang w:val="en-GB"/>
        </w:rPr>
        <w:fldChar w:fldCharType="end"/>
      </w:r>
      <w:r w:rsidRPr="00376AFF">
        <w:rPr>
          <w:rFonts w:eastAsia="Calibri"/>
          <w:lang w:val="en-GB"/>
        </w:rPr>
        <w:t>);</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keep </w:t>
      </w:r>
      <w:r w:rsidRPr="00376AFF">
        <w:rPr>
          <w:i/>
          <w:lang w:val="en-GB"/>
        </w:rPr>
        <w:t>h</w:t>
      </w:r>
      <w:r w:rsidRPr="00376AFF">
        <w:rPr>
          <w:i/>
          <w:vertAlign w:val="subscript"/>
          <w:lang w:val="en-GB"/>
        </w:rPr>
        <w:t>f</w:t>
      </w:r>
      <w:r w:rsidRPr="00376AFF">
        <w:rPr>
          <w:rFonts w:eastAsia="Calibri"/>
          <w:lang w:val="en-GB"/>
        </w:rPr>
        <w:t xml:space="preserve"> compatible with the chosen value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(obtained for example from Davenport’s scale; Plate, 1995, </w:t>
      </w:r>
      <w:commentRangeStart w:id="843"/>
      <w:r w:rsidRPr="00376AFF">
        <w:rPr>
          <w:rFonts w:eastAsia="Calibri"/>
          <w:lang w:val="en-GB"/>
        </w:rPr>
        <w:t>[]</w:t>
      </w:r>
      <w:commentRangeEnd w:id="843"/>
      <w:r w:rsidRPr="00376AFF">
        <w:rPr>
          <w:rStyle w:val="Rimandocommento"/>
          <w:szCs w:val="20"/>
          <w:lang w:val="en-GB"/>
        </w:rPr>
        <w:commentReference w:id="843"/>
      </w:r>
      <w:r w:rsidRPr="00376AFF">
        <w:rPr>
          <w:rFonts w:eastAsia="Calibri"/>
          <w:lang w:val="en-GB"/>
        </w:rPr>
        <w:t xml:space="preserve">), considering that </w:t>
      </w:r>
      <w:r w:rsidRPr="00376AFF">
        <w:rPr>
          <w:rFonts w:eastAsia="Calibri"/>
          <w:i/>
          <w:lang w:val="en-GB"/>
        </w:rPr>
        <w:t>d</w:t>
      </w:r>
      <w:r w:rsidRPr="00376AFF">
        <w:rPr>
          <w:rFonts w:eastAsia="Calibri"/>
          <w:i/>
          <w:vertAlign w:val="subscript"/>
          <w:lang w:val="en-GB"/>
        </w:rPr>
        <w:t>50</w:t>
      </w:r>
      <w:r w:rsidRPr="00376AFF">
        <w:rPr>
          <w:rFonts w:eastAsia="Calibri"/>
          <w:lang w:val="en-GB"/>
        </w:rPr>
        <w:t>=10</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(NSBL under rough-wall regime) and that the equivalent diameter of the sub-grid roughness elements is </w:t>
      </w:r>
      <w:r w:rsidRPr="00376AFF">
        <w:rPr>
          <w:rFonts w:eastAsia="Calibri"/>
          <w:i/>
          <w:lang w:val="en-GB"/>
        </w:rPr>
        <w:t>d</w:t>
      </w:r>
      <w:r w:rsidRPr="00376AFF">
        <w:rPr>
          <w:rFonts w:eastAsia="Calibri"/>
          <w:i/>
          <w:vertAlign w:val="subscript"/>
          <w:lang w:val="en-GB"/>
        </w:rPr>
        <w:t>50</w:t>
      </w:r>
      <w:r w:rsidRPr="00376AFF">
        <w:rPr>
          <w:rFonts w:eastAsia="Calibri"/>
          <w:lang w:val="en-GB"/>
        </w:rPr>
        <w:t>=2</w:t>
      </w:r>
      <w:r w:rsidRPr="00376AFF">
        <w:rPr>
          <w:rFonts w:eastAsia="Calibri"/>
          <w:i/>
          <w:lang w:val="en-GB"/>
        </w:rPr>
        <w:t>H</w:t>
      </w:r>
      <w:r w:rsidRPr="00376AFF">
        <w:rPr>
          <w:rFonts w:eastAsia="Calibri"/>
          <w:lang w:val="en-GB"/>
        </w:rPr>
        <w:t xml:space="preserve">, where </w:t>
      </w:r>
      <w:r w:rsidRPr="00376AFF">
        <w:rPr>
          <w:rFonts w:eastAsia="Calibri"/>
          <w:i/>
          <w:lang w:val="en-GB"/>
        </w:rPr>
        <w:t>H</w:t>
      </w:r>
      <w:r w:rsidRPr="00376AFF">
        <w:rPr>
          <w:rFonts w:eastAsia="Calibri"/>
          <w:lang w:val="en-GB"/>
        </w:rPr>
        <w:t xml:space="preserve"> (m) is the average height of the same elements;</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to reduce of the ad-hoc treatments associated with the DEM bugs;</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ease the imposition of a homogeneous field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not to distinguish the riverbed from the floodplain (in terms of sub-rid roughness); the last choice being feasible provided that the DEM-DTM surface is partitioned accordingly;</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to keep the height precision compatible with the minimum scale of the DEM-DTM explicit roughness (they can be obtained by approximated assessments in Paraview, after comparing the DEM and the DTM).</w:t>
      </w:r>
    </w:p>
    <w:p w:rsidR="00093238" w:rsidRPr="006048FB" w:rsidRDefault="00093238" w:rsidP="00093238">
      <w:pPr>
        <w:pStyle w:val="Paragrafoelenco"/>
        <w:ind w:left="0"/>
        <w:jc w:val="both"/>
      </w:pPr>
      <w:r>
        <w:t>--</w:t>
      </w:r>
    </w:p>
    <w:p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 xml:space="preserve">analogously repeat the previous steps to fix the intrinsic DTM errors (instead of the DEM errors; consider </w:t>
      </w:r>
      <w:r w:rsidRPr="00376AFF">
        <w:rPr>
          <w:rFonts w:eastAsia="Calibri"/>
          <w:i/>
          <w:lang w:val="en-GB"/>
        </w:rPr>
        <w:t>z</w:t>
      </w:r>
      <w:r w:rsidRPr="00376AFF">
        <w:rPr>
          <w:rFonts w:eastAsia="Calibri"/>
          <w:i/>
          <w:vertAlign w:val="subscript"/>
          <w:lang w:val="en-GB"/>
        </w:rPr>
        <w:t>DEM,digs,filter</w:t>
      </w:r>
      <w:r w:rsidRPr="00376AFF">
        <w:rPr>
          <w:rFonts w:eastAsia="Calibri"/>
          <w:lang w:val="en-GB"/>
        </w:rPr>
        <w:t xml:space="preserve">  instead of </w:t>
      </w:r>
      <w:r w:rsidRPr="00376AFF">
        <w:rPr>
          <w:rFonts w:eastAsia="Calibri"/>
          <w:i/>
          <w:lang w:val="en-GB"/>
        </w:rPr>
        <w:t>z</w:t>
      </w:r>
      <w:r w:rsidRPr="00376AFF">
        <w:rPr>
          <w:rFonts w:eastAsia="Calibri"/>
          <w:i/>
          <w:vertAlign w:val="subscript"/>
          <w:lang w:val="en-GB"/>
        </w:rPr>
        <w:t>diff</w:t>
      </w:r>
      <w:r w:rsidRPr="00376AFF">
        <w:rPr>
          <w:rFonts w:eastAsia="Calibri"/>
          <w:lang w:val="en-GB"/>
        </w:rPr>
        <w:t xml:space="preserve"> and do not apply any filter);</w:t>
      </w:r>
    </w:p>
    <w:p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visualize the fixed obstacles removed during the previous steps by means of Paraview as passive targets which do not affect the SPH simulations;</w:t>
      </w:r>
    </w:p>
    <w:p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if necessary, merge two (or more) DEM/DTM adjacent files by means of Paraview:</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the overlapping region in one of the two files;</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from one file the redundant nodes;</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locally seam the boundary region between the two files (filter “Delaunay 2D”);</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merge the two resulting files and the boundary region (filter “Append Datasets”).</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44" w:name="_Toc66716509"/>
      <w:commentRangeStart w:id="845"/>
      <w:r w:rsidRPr="00376AFF">
        <w:t>DEM2xyz</w:t>
      </w:r>
      <w:commentRangeEnd w:id="845"/>
      <w:r>
        <w:t>:</w:t>
      </w:r>
      <w:r w:rsidRPr="00376AFF">
        <w:rPr>
          <w:rStyle w:val="Rimandocommento"/>
          <w:b w:val="0"/>
          <w:szCs w:val="20"/>
        </w:rPr>
        <w:commentReference w:id="845"/>
      </w:r>
      <w:r>
        <w:t xml:space="preserve"> further modifications to the DEM-DTM</w:t>
      </w:r>
      <w:bookmarkEnd w:id="844"/>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above information, derived by Paraview, is transferred over the main input file of DEM2xyz, which is executed again to modify the already computed DEM</w:t>
      </w:r>
      <w:r>
        <w:rPr>
          <w:rFonts w:ascii="Times New Roman" w:hAnsi="Times New Roman"/>
          <w:sz w:val="24"/>
          <w:szCs w:val="24"/>
        </w:rPr>
        <w:t>-DTM</w:t>
      </w:r>
      <w:r w:rsidRPr="00376AFF">
        <w:rPr>
          <w:rFonts w:ascii="Times New Roman" w:hAnsi="Times New Roman"/>
          <w:sz w:val="24"/>
          <w:szCs w:val="24"/>
        </w:rPr>
        <w:t xml:space="preserve">, by reconstructing the bathimetry below the water bodies and the possible assignation of </w:t>
      </w:r>
      <w:r>
        <w:rPr>
          <w:rFonts w:ascii="Times New Roman" w:hAnsi="Times New Roman"/>
          <w:sz w:val="24"/>
          <w:szCs w:val="24"/>
        </w:rPr>
        <w:t xml:space="preserve">other </w:t>
      </w:r>
      <w:r w:rsidRPr="00376AFF">
        <w:rPr>
          <w:rFonts w:ascii="Times New Roman" w:hAnsi="Times New Roman"/>
          <w:sz w:val="24"/>
          <w:szCs w:val="24"/>
        </w:rPr>
        <w:t>digging/filling regions (uniform height within the same region), after a verification/modification on the normal vectors to the surface elements of the DEM.</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46" w:name="_Toc66716510"/>
      <w:commentRangeStart w:id="847"/>
      <w:r>
        <w:t>Paraview</w:t>
      </w:r>
      <w:commentRangeEnd w:id="847"/>
      <w:r>
        <w:rPr>
          <w:rStyle w:val="Rimandocommento"/>
          <w:b w:val="0"/>
          <w:szCs w:val="20"/>
          <w:lang w:val="it-IT"/>
        </w:rPr>
        <w:commentReference w:id="847"/>
      </w:r>
      <w:r>
        <w:t>: post-processing of the final output of DEM2xyz</w:t>
      </w:r>
      <w:bookmarkEnd w:id="846"/>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At this point, Paraview is used again to draw those geometrical figures which are necessary to initialize some variables in the main input file of SPHERA, in order to detect water bodies, earth-filled dams and monitoring elements.</w:t>
      </w:r>
    </w:p>
    <w:p w:rsidR="00093238" w:rsidRDefault="00093238" w:rsidP="00093238">
      <w:pPr>
        <w:spacing w:after="0" w:line="240" w:lineRule="auto"/>
        <w:jc w:val="both"/>
        <w:rPr>
          <w:rFonts w:ascii="Times New Roman" w:hAnsi="Times New Roman"/>
          <w:sz w:val="24"/>
          <w:szCs w:val="24"/>
        </w:rPr>
      </w:pPr>
    </w:p>
    <w:p w:rsidR="00093238" w:rsidRPr="002B4143" w:rsidRDefault="00093238" w:rsidP="00093238">
      <w:pPr>
        <w:pStyle w:val="Amicarellititle3"/>
        <w:numPr>
          <w:ilvl w:val="2"/>
          <w:numId w:val="44"/>
        </w:numPr>
      </w:pPr>
      <w:bookmarkStart w:id="848" w:name="_Toc66716511"/>
      <w:commentRangeStart w:id="849"/>
      <w:r w:rsidRPr="002B4143">
        <w:lastRenderedPageBreak/>
        <w:t>Simple use procedure to design a weir</w:t>
      </w:r>
      <w:commentRangeEnd w:id="849"/>
      <w:r>
        <w:rPr>
          <w:rStyle w:val="Rimandocommento"/>
          <w:b w:val="0"/>
          <w:i w:val="0"/>
          <w:szCs w:val="20"/>
        </w:rPr>
        <w:commentReference w:id="849"/>
      </w:r>
      <w:bookmarkEnd w:id="848"/>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Hereafter a simple and approximated use procedure to elaborate the DEM/DTM surface with Paraview in order to design a weir:</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select a DEM-DTM zone extending 2</w:t>
      </w:r>
      <w:r w:rsidRPr="00376AFF">
        <w:rPr>
          <w:rFonts w:eastAsia="Calibri"/>
          <w:i/>
          <w:lang w:val="en-GB"/>
        </w:rPr>
        <w:t>h</w:t>
      </w:r>
      <w:r w:rsidRPr="00376AFF">
        <w:rPr>
          <w:rFonts w:eastAsia="Calibri"/>
          <w:lang w:val="en-GB"/>
        </w:rPr>
        <w:t xml:space="preserve"> downstream the section considered and whose width is just sufficient to contain the riverbed (feature “select elements with polygone”);</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vertically extrude the selection above up to the domain maximum height (filter “linear Extrusion”);</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execute “Delaunay 3D” triangulation to obtain a tetrahedric grid within the extrusion;</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extract from the extrusion volume the weir front wall (multiple use of the feature “clip”, even to remove the volume exceeding the free-surface height to be imposed, and the filters “Extract Surface” and “Delaunay 3D”) to obtain walls at least 2</w:t>
      </w:r>
      <w:r w:rsidRPr="00376AFF">
        <w:rPr>
          <w:rFonts w:eastAsia="Calibri"/>
          <w:i/>
          <w:lang w:val="en-GB"/>
        </w:rPr>
        <w:t xml:space="preserve">h </w:t>
      </w:r>
      <w:r w:rsidRPr="00376AFF">
        <w:rPr>
          <w:rFonts w:eastAsia="Calibri"/>
          <w:lang w:val="en-GB"/>
        </w:rPr>
        <w:t>thick;</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analogously to the previous step, extract the weir lateral walls and remove the volume exceeding a proper height (larger than the free-surface height to be imposed and sufficient to avoid any lateral overtopping);</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merge the lateral and front walls (filter “Append Datasets”);</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remove the faces useless in the SPH simulation (feature “select elements with polygone” with selection inversion; filter “Extract Selection”);</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check and possibly flip the face normals (filter “Generate Surface Normals” with “Flip Normals” and “splitting”);</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visually check the weir design and save it in “.ply” format for ply2SPHERA_perimeter.</w:t>
      </w:r>
    </w:p>
    <w:p w:rsidR="00093238" w:rsidRDefault="00093238" w:rsidP="00093238">
      <w:pPr>
        <w:spacing w:after="0" w:line="240" w:lineRule="auto"/>
        <w:jc w:val="both"/>
        <w:rPr>
          <w:rFonts w:ascii="Times New Roman" w:hAnsi="Times New Roman"/>
          <w:sz w:val="24"/>
          <w:szCs w:val="24"/>
        </w:rPr>
      </w:pPr>
    </w:p>
    <w:p w:rsidR="00093238" w:rsidRPr="002B4143" w:rsidRDefault="00093238" w:rsidP="00093238">
      <w:pPr>
        <w:pStyle w:val="Amicarellititle2"/>
        <w:numPr>
          <w:ilvl w:val="1"/>
          <w:numId w:val="44"/>
        </w:numPr>
      </w:pPr>
      <w:bookmarkStart w:id="850" w:name="_Toc66716512"/>
      <w:r w:rsidRPr="002B4143">
        <w:t>Modification of the spatial resolution of the DEM-DTM</w:t>
      </w:r>
      <w:bookmarkEnd w:id="850"/>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following steps can be finally executed to possibly modify the spatial resolution of the DEM-DTM already obtained:</w:t>
      </w:r>
    </w:p>
    <w:p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execute again the tool DEM2xyz with a different spatial resolution factor considering the DEM-DTM already elaborated as an input file;</w:t>
      </w:r>
    </w:p>
    <w:p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treat with Paraview the DEM2xyz “.xyz” output file;</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 xml:space="preserve">erase the points with </w:t>
      </w:r>
      <w:r w:rsidRPr="00376AFF">
        <w:rPr>
          <w:rFonts w:eastAsia="Calibri"/>
          <w:i/>
          <w:lang w:val="en-GB"/>
        </w:rPr>
        <w:t>z</w:t>
      </w:r>
      <w:r w:rsidRPr="00376AFF">
        <w:rPr>
          <w:rFonts w:eastAsia="Calibri"/>
          <w:lang w:val="en-GB"/>
        </w:rPr>
        <w:t>=-999m;</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apply the filter “Delaunay2D”;</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erase manually (by means of the Graphic User Interface) the few faces linking points unavailable in the input DEM-DTM;</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translate the DEM-DTM according to the origin of the Cartographic System;</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check the DEM-DTM normals;</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save the DEM-DTM at the new spatial resolution as a “.ply” output file;</w:t>
      </w:r>
    </w:p>
    <w:p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elaborate the “.ply”  DEM-DTM file with ply2SPHERA_perimeter;</w:t>
      </w:r>
    </w:p>
    <w:p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add the ply2SPHERA_perimeter output files among the input files of SPHERA (sections “faces” and “vertices”).</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51" w:name="_Toc66716513"/>
      <w:commentRangeStart w:id="852"/>
      <w:r>
        <w:t>SnappyHexMesh</w:t>
      </w:r>
      <w:commentRangeEnd w:id="852"/>
      <w:r>
        <w:rPr>
          <w:rStyle w:val="Rimandocommento"/>
          <w:b w:val="0"/>
          <w:szCs w:val="20"/>
          <w:lang w:val="it-IT"/>
        </w:rPr>
        <w:commentReference w:id="852"/>
      </w:r>
      <w:bookmarkEnd w:id="851"/>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In case the boundary treatment method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_Ref449963223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8</w:t>
      </w:r>
      <w:r w:rsidRPr="00376AFF">
        <w:rPr>
          <w:rFonts w:ascii="Times New Roman" w:hAnsi="Times New Roman"/>
          <w:sz w:val="24"/>
          <w:szCs w:val="24"/>
        </w:rPr>
        <w:fldChar w:fldCharType="end"/>
      </w:r>
      <w:r w:rsidRPr="00376AFF">
        <w:rPr>
          <w:rFonts w:ascii="Times New Roman" w:hAnsi="Times New Roman"/>
          <w:sz w:val="24"/>
          <w:szCs w:val="24"/>
        </w:rPr>
        <w:t xml:space="preserve"> is used, SnappyHexMesh (OpenFOAM, OpenCFD Ltd,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_Ref520296263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153</w:t>
      </w:r>
      <w:r w:rsidRPr="00376AFF">
        <w:rPr>
          <w:rFonts w:ascii="Times New Roman" w:hAnsi="Times New Roman"/>
          <w:sz w:val="24"/>
          <w:szCs w:val="24"/>
        </w:rPr>
        <w:fldChar w:fldCharType="end"/>
      </w:r>
      <w:r w:rsidRPr="00376AFF">
        <w:rPr>
          <w:rFonts w:ascii="Times New Roman" w:hAnsi="Times New Roman"/>
          <w:sz w:val="24"/>
          <w:szCs w:val="24"/>
        </w:rPr>
        <w:t>]) is used as a surface grid generator for the initial positioning grid of the DB-SPH elements.</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53" w:name="_Toc66716514"/>
      <w:commentRangeStart w:id="854"/>
      <w:r w:rsidRPr="00376AFF">
        <w:t>ply2SPHERA_perimeter</w:t>
      </w:r>
      <w:commentRangeEnd w:id="854"/>
      <w:r w:rsidRPr="00376AFF">
        <w:rPr>
          <w:rStyle w:val="Rimandocommento"/>
          <w:b w:val="0"/>
          <w:szCs w:val="20"/>
        </w:rPr>
        <w:commentReference w:id="854"/>
      </w:r>
      <w:bookmarkEnd w:id="853"/>
    </w:p>
    <w:p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rPr>
        <w:t>The numerical tool ply2SPHERA_perimeter (RSE SpA, [</w:t>
      </w:r>
      <w:r w:rsidRPr="00376AFF">
        <w:rPr>
          <w:rFonts w:ascii="Times New Roman" w:hAnsi="Times New Roman"/>
        </w:rPr>
        <w:fldChar w:fldCharType="begin"/>
      </w:r>
      <w:r w:rsidRPr="00376AFF">
        <w:rPr>
          <w:rFonts w:ascii="Times New Roman" w:hAnsi="Times New Roman"/>
        </w:rPr>
        <w:instrText xml:space="preserve"> REF _Ref520295993 \r \h </w:instrText>
      </w:r>
      <w:r w:rsidRPr="00376AFF">
        <w:rPr>
          <w:rFonts w:ascii="Times New Roman" w:hAnsi="Times New Roman"/>
        </w:rPr>
      </w:r>
      <w:r w:rsidRPr="00376AFF">
        <w:rPr>
          <w:rFonts w:ascii="Times New Roman" w:hAnsi="Times New Roman"/>
        </w:rPr>
        <w:fldChar w:fldCharType="separate"/>
      </w:r>
      <w:r>
        <w:rPr>
          <w:rFonts w:ascii="Times New Roman" w:hAnsi="Times New Roman"/>
        </w:rPr>
        <w:t>160</w:t>
      </w:r>
      <w:r w:rsidRPr="00376AFF">
        <w:rPr>
          <w:rFonts w:ascii="Times New Roman" w:hAnsi="Times New Roman"/>
        </w:rPr>
        <w:fldChar w:fldCharType="end"/>
      </w:r>
      <w:r w:rsidRPr="00376AFF">
        <w:rPr>
          <w:rFonts w:ascii="Times New Roman" w:hAnsi="Times New Roman"/>
        </w:rPr>
        <w:t>]) converts the DEM “</w:t>
      </w:r>
      <w:proofErr w:type="gramStart"/>
      <w:r w:rsidRPr="00376AFF">
        <w:rPr>
          <w:rFonts w:ascii="Times New Roman" w:hAnsi="Times New Roman"/>
        </w:rPr>
        <w:t>.ply</w:t>
      </w:r>
      <w:proofErr w:type="gramEnd"/>
      <w:r w:rsidRPr="00376AFF">
        <w:rPr>
          <w:rFonts w:ascii="Times New Roman" w:hAnsi="Times New Roman"/>
        </w:rPr>
        <w:t>” file in two distinct output files. They have the same format as the sections “VERTICES” and “FACES” of the main input file of SPHERA. It is the vertices and faces of the portion of the DEM within the numerical domain of SPHERA.</w:t>
      </w:r>
    </w:p>
    <w:p w:rsidR="00093238" w:rsidRPr="00376AFF" w:rsidRDefault="00093238" w:rsidP="00093238">
      <w:pPr>
        <w:pStyle w:val="Normale1"/>
        <w:spacing w:line="240" w:lineRule="auto"/>
        <w:jc w:val="both"/>
        <w:rPr>
          <w:rFonts w:ascii="Times New Roman" w:hAnsi="Times New Roman"/>
          <w:lang w:val="en-GB"/>
        </w:rPr>
      </w:pPr>
      <w:commentRangeStart w:id="855"/>
      <w:r w:rsidRPr="00376AFF">
        <w:rPr>
          <w:rFonts w:ascii="Times New Roman" w:hAnsi="Times New Roman"/>
          <w:lang w:val="en-GB"/>
        </w:rPr>
        <w:t xml:space="preserve">“ply2SPHERA_perimeter v.2.0” (RSE SpA) is a minor pre-processing tool of the SPH code SPHERA v.8.0 (RSE SpA). It deals with the format conversion from “.ply” to the format of the </w:t>
      </w:r>
      <w:r w:rsidRPr="00376AFF">
        <w:rPr>
          <w:rFonts w:ascii="Times New Roman" w:hAnsi="Times New Roman"/>
          <w:lang w:val="en-GB"/>
        </w:rPr>
        <w:lastRenderedPageBreak/>
        <w:t>sections “VERTICES” and “FACES” of SPHERA main input file to describe the perimeter of a 3D zone (for 3D simulations) or a 2D zone (for 2D simulations).</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“.ply” input file is located in the working directory. Here, there is also the main input file of ply2SPHERA_perimeter v.2.0: ply2SPHERA_perimeter.inp. This is composed by 3 lines, with the following structure: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&lt;integer_1&gt; &lt;integer_2&gt; &lt;integer_3&gt; ! perimeter_first_vertex_ID (ID of the first vertex of the perimeter); perimeter_first_face_ID (ID of the first face of the perimeter); perimeter_ID (ID of the perimeter)</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&lt;real&gt; ! z_offset (offset of the z-coordinate)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&lt;character&gt; ! ply_file_name (name of the .ply input file)</w:t>
      </w:r>
      <w:commentRangeEnd w:id="855"/>
      <w:r>
        <w:rPr>
          <w:rStyle w:val="Rimandocommento"/>
          <w:rFonts w:ascii="Times New Roman" w:hAnsi="Times New Roman"/>
          <w:szCs w:val="20"/>
        </w:rPr>
        <w:commentReference w:id="855"/>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56" w:name="_Toc66716515"/>
      <w:commentRangeStart w:id="857"/>
      <w:r>
        <w:t>SPHERA</w:t>
      </w:r>
      <w:r w:rsidRPr="00376AFF">
        <w:t xml:space="preserve"> </w:t>
      </w:r>
      <w:commentRangeEnd w:id="857"/>
      <w:r>
        <w:rPr>
          <w:rStyle w:val="Rimandocommento"/>
          <w:b w:val="0"/>
          <w:szCs w:val="20"/>
          <w:lang w:val="it-IT"/>
        </w:rPr>
        <w:commentReference w:id="857"/>
      </w:r>
      <w:bookmarkEnd w:id="856"/>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Once the sections “VERTICES” and “FACES” are obtained from ply2SPHERA_perimeter and the input file for the positioning surface grid is produced by SnappyHexMesh, one completes the remaining sections of the main input file of SPHERA.</w:t>
      </w:r>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3D CFD-SPH code is executed to simulate the propagation of floods in non-stationary regime with transport o granular material and solid bodies (the other application fields the code has been applied to are: fast landslides, sea waves; sloshing fuel tanks; </w:t>
      </w:r>
      <w:del w:id="858" w:author="Amicarelli Andrea (RSE)" w:date="2020-04-13T14:25:00Z">
        <w:r w:rsidRPr="00376AFF" w:rsidDel="00020A50">
          <w:rPr>
            <w:rFonts w:ascii="Times New Roman" w:hAnsi="Times New Roman"/>
            <w:sz w:val="24"/>
            <w:szCs w:val="24"/>
          </w:rPr>
          <w:delText>sediment removal from water reservoirs</w:delText>
        </w:r>
      </w:del>
      <w:ins w:id="859" w:author="Amicarelli Andrea (RSE)" w:date="2020-04-13T14:25:00Z">
        <w:r w:rsidRPr="00376AFF">
          <w:rPr>
            <w:rFonts w:ascii="Times New Roman" w:hAnsi="Times New Roman"/>
            <w:sz w:val="24"/>
            <w:szCs w:val="24"/>
          </w:rPr>
          <w:t>hydroelectric plants</w:t>
        </w:r>
      </w:ins>
      <w:r w:rsidRPr="00376AFF">
        <w:rPr>
          <w:rFonts w:ascii="Times New Roman" w:hAnsi="Times New Roman"/>
          <w:sz w:val="24"/>
          <w:szCs w:val="24"/>
        </w:rPr>
        <w:t>).</w:t>
      </w:r>
      <w:r>
        <w:rPr>
          <w:rFonts w:ascii="Times New Roman" w:hAnsi="Times New Roman"/>
          <w:sz w:val="24"/>
          <w:szCs w:val="24"/>
        </w:rPr>
        <w:t xml:space="preserve"> </w:t>
      </w:r>
      <w:ins w:id="860" w:author="Amicarelli Andrea (RSE)" w:date="2021-03-15T10:56:00Z">
        <w:r>
          <w:rPr>
            <w:rFonts w:ascii="Times New Roman" w:hAnsi="Times New Roman"/>
            <w:sz w:val="24"/>
            <w:szCs w:val="24"/>
          </w:rPr>
          <w:t>The present documentation file is completely dedicated to this code.</w:t>
        </w:r>
      </w:ins>
    </w:p>
    <w:p w:rsidR="00093238" w:rsidRPr="00376AFF"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61" w:name="_Toc66716516"/>
      <w:r>
        <w:t>Gnuplot</w:t>
      </w:r>
      <w:commentRangeStart w:id="862"/>
      <w:r w:rsidRPr="00376AFF">
        <w:t xml:space="preserve"> </w:t>
      </w:r>
      <w:commentRangeEnd w:id="862"/>
      <w:r>
        <w:rPr>
          <w:rStyle w:val="Rimandocommento"/>
          <w:b w:val="0"/>
          <w:szCs w:val="20"/>
          <w:lang w:val="it-IT"/>
        </w:rPr>
        <w:commentReference w:id="862"/>
      </w:r>
      <w:bookmarkEnd w:id="861"/>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output files of SPHERA which contain the profiles (1D) of the fluid dynamics variables are visualized by means of Gnuplot (Williams &amp; Kelley,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_Ref520297260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69</w:t>
      </w:r>
      <w:r w:rsidRPr="00376AFF">
        <w:rPr>
          <w:rFonts w:ascii="Times New Roman" w:hAnsi="Times New Roman"/>
          <w:sz w:val="24"/>
          <w:szCs w:val="24"/>
        </w:rPr>
        <w:fldChar w:fldCharType="end"/>
      </w:r>
      <w:r w:rsidRPr="00376AFF">
        <w:rPr>
          <w:rFonts w:ascii="Times New Roman" w:hAnsi="Times New Roman"/>
          <w:sz w:val="24"/>
          <w:szCs w:val="24"/>
        </w:rPr>
        <w:t xml:space="preserve">]), which returns the output file in the “.eps” format.  </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63" w:name="_Toc66716517"/>
      <w:r>
        <w:t>GSView</w:t>
      </w:r>
      <w:commentRangeStart w:id="864"/>
      <w:r w:rsidRPr="00376AFF">
        <w:t xml:space="preserve"> </w:t>
      </w:r>
      <w:commentRangeEnd w:id="864"/>
      <w:r>
        <w:rPr>
          <w:rStyle w:val="Rimandocommento"/>
          <w:b w:val="0"/>
          <w:szCs w:val="20"/>
          <w:lang w:val="it-IT"/>
        </w:rPr>
        <w:commentReference w:id="864"/>
      </w:r>
      <w:bookmarkEnd w:id="863"/>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These files are read by GSView (Ghostgum Software Pty Ltd,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_Ref520297384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79</w:t>
      </w:r>
      <w:r w:rsidRPr="00376AFF">
        <w:rPr>
          <w:rFonts w:ascii="Times New Roman" w:hAnsi="Times New Roman"/>
          <w:sz w:val="24"/>
          <w:szCs w:val="24"/>
        </w:rPr>
        <w:fldChar w:fldCharType="end"/>
      </w:r>
      <w:r w:rsidRPr="00376AFF">
        <w:rPr>
          <w:rFonts w:ascii="Times New Roman" w:hAnsi="Times New Roman"/>
          <w:sz w:val="24"/>
          <w:szCs w:val="24"/>
        </w:rPr>
        <w:t xml:space="preserve">]) and converted in the “.png” format. </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65" w:name="_Toc66716518"/>
      <w:commentRangeStart w:id="866"/>
      <w:r>
        <w:t>Engauge Digitizer</w:t>
      </w:r>
      <w:commentRangeEnd w:id="866"/>
      <w:r>
        <w:rPr>
          <w:rStyle w:val="Rimandocommento"/>
          <w:b w:val="0"/>
          <w:szCs w:val="20"/>
          <w:lang w:val="it-IT"/>
        </w:rPr>
        <w:commentReference w:id="866"/>
      </w:r>
      <w:bookmarkEnd w:id="865"/>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profiles simulated are compared with the analogous experimental (or numerical) profiles available from experimental images or the scientific literature (indexed journals; Open-Data archives). In these cases it is normally admitted the digitization of experimental and numerical profiles from published sources by means of Enga</w:t>
      </w:r>
      <w:r>
        <w:rPr>
          <w:rFonts w:ascii="Times New Roman" w:hAnsi="Times New Roman"/>
          <w:sz w:val="24"/>
          <w:szCs w:val="24"/>
        </w:rPr>
        <w:t>u</w:t>
      </w:r>
      <w:r w:rsidRPr="00376AFF">
        <w:rPr>
          <w:rFonts w:ascii="Times New Roman" w:hAnsi="Times New Roman"/>
          <w:sz w:val="24"/>
          <w:szCs w:val="24"/>
        </w:rPr>
        <w:t>ge Digitizer (Mitchell et al.,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_Ref520297567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48</w:t>
      </w:r>
      <w:r w:rsidRPr="00376AFF">
        <w:rPr>
          <w:rFonts w:ascii="Times New Roman" w:hAnsi="Times New Roman"/>
          <w:sz w:val="24"/>
          <w:szCs w:val="24"/>
        </w:rPr>
        <w:fldChar w:fldCharType="end"/>
      </w:r>
      <w:r w:rsidRPr="00376AFF">
        <w:rPr>
          <w:rFonts w:ascii="Times New Roman" w:hAnsi="Times New Roman"/>
          <w:sz w:val="24"/>
          <w:szCs w:val="24"/>
        </w:rPr>
        <w:t>]), with proper citation of the source, in order to validate the code.</w:t>
      </w:r>
    </w:p>
    <w:p w:rsidR="00093238" w:rsidRPr="00376AFF"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67" w:name="_Toc66716519"/>
      <w:commentRangeStart w:id="868"/>
      <w:r w:rsidRPr="00376AFF">
        <w:t>Grid Interpolator</w:t>
      </w:r>
      <w:commentRangeEnd w:id="868"/>
      <w:r w:rsidRPr="00376AFF">
        <w:rPr>
          <w:rStyle w:val="Rimandocommento"/>
          <w:b w:val="0"/>
          <w:szCs w:val="20"/>
        </w:rPr>
        <w:commentReference w:id="868"/>
      </w:r>
      <w:r>
        <w:t>: post-processing of the 2D output fields of SPHERA</w:t>
      </w:r>
      <w:bookmarkEnd w:id="867"/>
    </w:p>
    <w:p w:rsidR="00093238" w:rsidRDefault="00093238" w:rsidP="00093238">
      <w:pPr>
        <w:pStyle w:val="Normale1"/>
        <w:spacing w:line="240" w:lineRule="auto"/>
        <w:jc w:val="both"/>
        <w:rPr>
          <w:rFonts w:ascii="Times New Roman" w:hAnsi="Times New Roman"/>
          <w:lang w:val="en-GB"/>
        </w:rPr>
      </w:pPr>
      <w:proofErr w:type="gramStart"/>
      <w:r w:rsidRPr="00376AFF">
        <w:rPr>
          <w:rFonts w:ascii="Times New Roman" w:hAnsi="Times New Roman"/>
        </w:rPr>
        <w:t>The output files of SPHERA which contains the synthetic fluid dynamics fields need a following elaboration by means of Grid Interpolator (RS</w:t>
      </w:r>
      <w:proofErr w:type="gramEnd"/>
      <w:r w:rsidRPr="00376AFF">
        <w:rPr>
          <w:rFonts w:ascii="Times New Roman" w:hAnsi="Times New Roman"/>
        </w:rPr>
        <w:t>E SpA, [</w:t>
      </w:r>
      <w:r w:rsidRPr="00376AFF">
        <w:rPr>
          <w:rFonts w:ascii="Times New Roman" w:hAnsi="Times New Roman"/>
        </w:rPr>
        <w:fldChar w:fldCharType="begin"/>
      </w:r>
      <w:r w:rsidRPr="00376AFF">
        <w:rPr>
          <w:rFonts w:ascii="Times New Roman" w:hAnsi="Times New Roman"/>
        </w:rPr>
        <w:instrText xml:space="preserve"> REF _Ref520297992 \r \h </w:instrText>
      </w:r>
      <w:r w:rsidRPr="00376AFF">
        <w:rPr>
          <w:rFonts w:ascii="Times New Roman" w:hAnsi="Times New Roman"/>
        </w:rPr>
      </w:r>
      <w:r w:rsidRPr="00376AFF">
        <w:rPr>
          <w:rFonts w:ascii="Times New Roman" w:hAnsi="Times New Roman"/>
        </w:rPr>
        <w:fldChar w:fldCharType="separate"/>
      </w:r>
      <w:r>
        <w:rPr>
          <w:rFonts w:ascii="Times New Roman" w:hAnsi="Times New Roman"/>
        </w:rPr>
        <w:t>79</w:t>
      </w:r>
      <w:r w:rsidRPr="00376AFF">
        <w:rPr>
          <w:rFonts w:ascii="Times New Roman" w:hAnsi="Times New Roman"/>
        </w:rPr>
        <w:fldChar w:fldCharType="end"/>
      </w:r>
      <w:r w:rsidRPr="00376AFF">
        <w:rPr>
          <w:rFonts w:ascii="Times New Roman" w:hAnsi="Times New Roman"/>
        </w:rPr>
        <w:t>]).</w:t>
      </w:r>
    </w:p>
    <w:p w:rsidR="00093238" w:rsidRPr="00376AFF" w:rsidRDefault="00093238" w:rsidP="00093238">
      <w:pPr>
        <w:pStyle w:val="Normale1"/>
        <w:spacing w:line="240" w:lineRule="auto"/>
        <w:jc w:val="both"/>
        <w:rPr>
          <w:rFonts w:ascii="Times New Roman" w:hAnsi="Times New Roman"/>
          <w:lang w:val="en-GB"/>
        </w:rPr>
      </w:pPr>
      <w:commentRangeStart w:id="869"/>
      <w:r w:rsidRPr="00376AFF">
        <w:rPr>
          <w:rFonts w:ascii="Times New Roman" w:hAnsi="Times New Roman"/>
          <w:lang w:val="en-GB"/>
        </w:rPr>
        <w:t>Grid Interpolator v.2.0 (RSE SpA) reads a 3D field of values from an input grid and interpolates them on an output grid with a different spatial resolution. The input file is a xyz file (with two additional ad-hoc lines at the beginning). The output field is available in both the file formats xyz and DEM. This tool is also useful to post-process the 2D fields of the maximum specific flow rate and the maximum water depth as estimated by SPHERA v.9.0.0 (RSE SpA).</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Two additional lines are reported at the beginning of the xyz input file “input_field.prn”, as in the following example: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n_points_in       x_min       y_min       z_min       x_max       y_max       z_max      dx_out      dy_out      dz_out</w:t>
      </w:r>
      <w:r w:rsidRPr="00376AFF">
        <w:rPr>
          <w:rFonts w:ascii="Times New Roman" w:hAnsi="Times New Roman"/>
          <w:lang w:val="en-GB"/>
        </w:rPr>
        <w:cr/>
        <w:t xml:space="preserve">       21822  1152.77000    71.07100     0.00000 25779.70000  9926.20000     1.00000     9.47609     9.47609     1.00000</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lastRenderedPageBreak/>
        <w:t>“</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with the following parameter definition: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n_points_in: number of points in the input file;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x_min: minimum x-coordinate;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y_min: minimum y-coordinate;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z_min: minimum z-coordinate;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x_max: maximum x-coordinate;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y_max: maximum y-coordinate;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z_max: maximum z-coordinate;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dx_out: spatial resolution of the output field along the x-axis direction;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dy_out: spatial resolution of the output field along the y-axis direction;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dz_out: spatial resolution of the output field along the z-axis direction.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format of the first additional line does not alter the tool execution.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Fortran format specifier of the second additional line is ‘(i12,9(g12.5))’ .</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conversion from cartographic to geographic horizontal coordinates follow the same assumptions reported in DEM2xyz (RSE SpA). Here the linear conversion formula is inverted, with no need to express the latitude and longitude increments (already computed within the numerical chain of SPHERA by DEM2xyz):</w:t>
      </w:r>
    </w:p>
    <w:tbl>
      <w:tblPr>
        <w:tblW w:w="5000" w:type="pct"/>
        <w:tblLook w:val="01E0" w:firstRow="1" w:lastRow="1" w:firstColumn="1" w:lastColumn="1" w:noHBand="0" w:noVBand="0"/>
      </w:tblPr>
      <w:tblGrid>
        <w:gridCol w:w="8945"/>
        <w:gridCol w:w="909"/>
      </w:tblGrid>
      <w:tr w:rsidR="00093238" w:rsidRPr="00376AFF" w:rsidTr="0044085B">
        <w:tc>
          <w:tcPr>
            <w:tcW w:w="4539" w:type="pct"/>
            <w:vAlign w:val="center"/>
          </w:tcPr>
          <w:p w:rsidR="00093238" w:rsidRPr="00376AFF" w:rsidRDefault="00093238" w:rsidP="0044085B">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7440" w:dyaOrig="620">
                <v:shape id="_x0000_i1276" type="#_x0000_t75" style="width:372.5pt;height:30.85pt" o:ole="">
                  <v:imagedata r:id="rId525" o:title=""/>
                </v:shape>
                <o:OLEObject Type="Embed" ProgID="Equation.3" ShapeID="_x0000_i1276" DrawAspect="Content" ObjectID="_1679893612" r:id="rId526"/>
              </w:object>
            </w:r>
          </w:p>
          <w:p w:rsidR="00093238" w:rsidRPr="00376AFF" w:rsidRDefault="00093238" w:rsidP="0044085B">
            <w:pPr>
              <w:spacing w:line="240" w:lineRule="auto"/>
              <w:jc w:val="center"/>
              <w:rPr>
                <w:rFonts w:ascii="Times New Roman" w:hAnsi="Times New Roman"/>
                <w:sz w:val="24"/>
                <w:szCs w:val="24"/>
              </w:rPr>
            </w:pPr>
            <w:r w:rsidRPr="00376AFF">
              <w:rPr>
                <w:rFonts w:ascii="Times New Roman" w:hAnsi="Times New Roman"/>
                <w:position w:val="-28"/>
                <w:sz w:val="24"/>
                <w:szCs w:val="24"/>
              </w:rPr>
              <w:object w:dxaOrig="6940" w:dyaOrig="660">
                <v:shape id="_x0000_i1277" type="#_x0000_t75" style="width:347.5pt;height:33.1pt" o:ole="">
                  <v:imagedata r:id="rId527" o:title=""/>
                </v:shape>
                <o:OLEObject Type="Embed" ProgID="Equation.3" ShapeID="_x0000_i1277" DrawAspect="Content" ObjectID="_1679893613" r:id="rId528"/>
              </w:object>
            </w:r>
          </w:p>
        </w:tc>
        <w:tc>
          <w:tcPr>
            <w:tcW w:w="461" w:type="pct"/>
            <w:vAlign w:val="center"/>
          </w:tcPr>
          <w:p w:rsidR="00093238" w:rsidRPr="00376AFF" w:rsidRDefault="00093238" w:rsidP="0044085B">
            <w:pPr>
              <w:pStyle w:val="Didascalia"/>
              <w:keepNext/>
              <w:spacing w:after="0"/>
              <w:rPr>
                <w:rFonts w:ascii="Times New Roman" w:eastAsia="Times New Roman" w:hAnsi="Times New Roman"/>
                <w:b w:val="0"/>
                <w:bCs w:val="0"/>
                <w:color w:val="auto"/>
                <w:sz w:val="24"/>
                <w:szCs w:val="24"/>
                <w:lang w:eastAsia="it-IT"/>
              </w:rPr>
            </w:pPr>
          </w:p>
        </w:tc>
      </w:tr>
    </w:tbl>
    <w:commentRangeEnd w:id="869"/>
    <w:p w:rsidR="00093238" w:rsidRPr="00376AFF" w:rsidRDefault="00093238" w:rsidP="00093238">
      <w:pPr>
        <w:spacing w:after="0" w:line="240" w:lineRule="auto"/>
        <w:jc w:val="both"/>
        <w:rPr>
          <w:rFonts w:ascii="Times New Roman" w:hAnsi="Times New Roman"/>
          <w:sz w:val="24"/>
          <w:szCs w:val="24"/>
        </w:rPr>
      </w:pPr>
      <w:r>
        <w:rPr>
          <w:rStyle w:val="Rimandocommento"/>
          <w:rFonts w:ascii="Times New Roman" w:eastAsia="Times New Roman" w:hAnsi="Times New Roman"/>
          <w:szCs w:val="20"/>
          <w:lang w:val="it-IT" w:eastAsia="it-IT"/>
        </w:rPr>
        <w:commentReference w:id="869"/>
      </w:r>
    </w:p>
    <w:p w:rsidR="00093238" w:rsidRPr="00376AFF" w:rsidRDefault="00093238" w:rsidP="00093238">
      <w:pPr>
        <w:pStyle w:val="Amicarellititle2"/>
        <w:numPr>
          <w:ilvl w:val="1"/>
          <w:numId w:val="44"/>
        </w:numPr>
      </w:pPr>
      <w:bookmarkStart w:id="870" w:name="_Toc66716520"/>
      <w:commentRangeStart w:id="871"/>
      <w:r>
        <w:t>Paraview</w:t>
      </w:r>
      <w:commentRangeEnd w:id="871"/>
      <w:r>
        <w:rPr>
          <w:rStyle w:val="Rimandocommento"/>
          <w:b w:val="0"/>
          <w:szCs w:val="20"/>
          <w:lang w:val="it-IT"/>
        </w:rPr>
        <w:commentReference w:id="871"/>
      </w:r>
      <w:r>
        <w:t>: post-processing and visualization of the 2D and 3D output fields of SPHERA</w:t>
      </w:r>
      <w:bookmarkEnd w:id="870"/>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Paraview shows the (2D and 3D) fluid dynamics fields produced by SPHERA and returns the associated image files. </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72" w:name="_Toc66716521"/>
      <w:commentRangeStart w:id="873"/>
      <w:r>
        <w:t>Image Magick</w:t>
      </w:r>
      <w:commentRangeEnd w:id="873"/>
      <w:r>
        <w:rPr>
          <w:rStyle w:val="Rimandocommento"/>
          <w:b w:val="0"/>
          <w:szCs w:val="20"/>
          <w:lang w:val="it-IT"/>
        </w:rPr>
        <w:commentReference w:id="873"/>
      </w:r>
      <w:bookmarkEnd w:id="872"/>
    </w:p>
    <w:p w:rsidR="00093238" w:rsidRDefault="00093238" w:rsidP="00093238">
      <w:pPr>
        <w:spacing w:after="0" w:line="240" w:lineRule="auto"/>
        <w:jc w:val="both"/>
        <w:rPr>
          <w:rFonts w:ascii="Times New Roman" w:hAnsi="Times New Roman"/>
          <w:sz w:val="24"/>
          <w:szCs w:val="24"/>
        </w:rPr>
      </w:pPr>
      <w:ins w:id="874" w:author="Amicarelli Andrea (RSE)" w:date="2021-03-15T14:43:00Z">
        <w:r>
          <w:rPr>
            <w:rFonts w:ascii="Times New Roman" w:hAnsi="Times New Roman"/>
            <w:sz w:val="24"/>
            <w:szCs w:val="24"/>
          </w:rPr>
          <w:t xml:space="preserve">The images above </w:t>
        </w:r>
      </w:ins>
      <w:r w:rsidRPr="00376AFF">
        <w:rPr>
          <w:rFonts w:ascii="Times New Roman" w:hAnsi="Times New Roman"/>
          <w:sz w:val="24"/>
          <w:szCs w:val="24"/>
        </w:rPr>
        <w:t>are concatenated in “.gif” animations by means of Image Magick (ImageMagick Studio LLC,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_Ref520298107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90</w:t>
      </w:r>
      <w:r w:rsidRPr="00376AFF">
        <w:rPr>
          <w:rFonts w:ascii="Times New Roman" w:hAnsi="Times New Roman"/>
          <w:sz w:val="24"/>
          <w:szCs w:val="24"/>
        </w:rPr>
        <w:fldChar w:fldCharType="end"/>
      </w:r>
      <w:r w:rsidRPr="00376AFF">
        <w:rPr>
          <w:rFonts w:ascii="Times New Roman" w:hAnsi="Times New Roman"/>
          <w:sz w:val="24"/>
          <w:szCs w:val="24"/>
        </w:rPr>
        <w:t xml:space="preserve">]). </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75" w:name="_Toc66716522"/>
      <w:commentRangeStart w:id="876"/>
      <w:r>
        <w:t>Virtual Dub</w:t>
      </w:r>
      <w:commentRangeEnd w:id="876"/>
      <w:r>
        <w:rPr>
          <w:rStyle w:val="Rimandocommento"/>
          <w:b w:val="0"/>
          <w:szCs w:val="20"/>
          <w:lang w:val="it-IT"/>
        </w:rPr>
        <w:commentReference w:id="876"/>
      </w:r>
      <w:bookmarkEnd w:id="875"/>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compression of these animations, necessary in case the concatenation involves many files, is carried out by means of Virtual Dub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_Ref485728379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213</w:t>
      </w:r>
      <w:r w:rsidRPr="00376AFF">
        <w:rPr>
          <w:rFonts w:ascii="Times New Roman" w:hAnsi="Times New Roman"/>
          <w:sz w:val="24"/>
          <w:szCs w:val="24"/>
        </w:rPr>
        <w:fldChar w:fldCharType="end"/>
      </w:r>
      <w:r w:rsidRPr="00376AFF">
        <w:rPr>
          <w:rFonts w:ascii="Times New Roman" w:hAnsi="Times New Roman"/>
          <w:sz w:val="24"/>
          <w:szCs w:val="24"/>
        </w:rPr>
        <w:t>]), which returns an “.avi” video output file.</w:t>
      </w:r>
    </w:p>
    <w:p w:rsidR="000F061E" w:rsidRPr="00376AFF" w:rsidRDefault="000F061E" w:rsidP="000F061E">
      <w:pPr>
        <w:spacing w:after="0" w:line="240" w:lineRule="auto"/>
        <w:jc w:val="both"/>
        <w:rPr>
          <w:rFonts w:ascii="Times New Roman" w:hAnsi="Times New Roman"/>
          <w:sz w:val="24"/>
          <w:szCs w:val="24"/>
        </w:rPr>
      </w:pPr>
    </w:p>
    <w:p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77" w:name="_Toc447794706"/>
      <w:bookmarkStart w:id="878" w:name="_Toc447794785"/>
      <w:bookmarkStart w:id="879" w:name="_Toc447794870"/>
      <w:bookmarkStart w:id="880" w:name="_Toc447794952"/>
      <w:bookmarkStart w:id="881" w:name="_Toc447795355"/>
      <w:bookmarkStart w:id="882" w:name="_Toc447795462"/>
      <w:bookmarkStart w:id="883" w:name="_Toc66716523"/>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r w:rsidRPr="00D5453B">
        <w:rPr>
          <w:rFonts w:ascii="Book Antiqua" w:hAnsi="Book Antiqua"/>
          <w:caps/>
          <w:kern w:val="0"/>
          <w:sz w:val="24"/>
          <w:szCs w:val="24"/>
        </w:rPr>
        <w:lastRenderedPageBreak/>
        <w:t>SPHERA acknowledgments</w:t>
      </w:r>
      <w:bookmarkEnd w:id="877"/>
      <w:bookmarkEnd w:id="878"/>
      <w:bookmarkEnd w:id="879"/>
      <w:bookmarkEnd w:id="880"/>
      <w:bookmarkEnd w:id="881"/>
      <w:bookmarkEnd w:id="882"/>
      <w:bookmarkEnd w:id="883"/>
    </w:p>
    <w:p w:rsidR="00EF1258" w:rsidRPr="00376AFF" w:rsidRDefault="00EF1258" w:rsidP="000D77F1">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v.9.0.0 </w:t>
      </w:r>
      <w:r w:rsidR="008473ED" w:rsidRPr="00376AFF">
        <w:rPr>
          <w:rFonts w:ascii="Times New Roman" w:hAnsi="Times New Roman"/>
          <w:sz w:val="24"/>
          <w:szCs w:val="24"/>
        </w:rPr>
        <w:t>(</w:t>
      </w:r>
      <w:r w:rsidRPr="00376AFF">
        <w:rPr>
          <w:rFonts w:ascii="Times New Roman" w:hAnsi="Times New Roman"/>
          <w:sz w:val="24"/>
          <w:szCs w:val="24"/>
        </w:rPr>
        <w:t>RSE SpA</w:t>
      </w:r>
      <w:r w:rsidR="008473ED" w:rsidRPr="00376AFF">
        <w:rPr>
          <w:rFonts w:ascii="Times New Roman" w:hAnsi="Times New Roman"/>
          <w:sz w:val="24"/>
          <w:szCs w:val="24"/>
        </w:rPr>
        <w:t>)</w:t>
      </w:r>
      <w:r w:rsidRPr="00376AFF">
        <w:rPr>
          <w:rFonts w:ascii="Times New Roman" w:hAnsi="Times New Roman"/>
          <w:sz w:val="24"/>
          <w:szCs w:val="24"/>
        </w:rPr>
        <w:t xml:space="preserve"> </w:t>
      </w:r>
      <w:r w:rsidR="008473ED" w:rsidRPr="00376AFF">
        <w:rPr>
          <w:rFonts w:ascii="Times New Roman" w:hAnsi="Times New Roman"/>
          <w:sz w:val="24"/>
          <w:szCs w:val="24"/>
        </w:rPr>
        <w:t xml:space="preserve">is realised </w:t>
      </w:r>
      <w:r w:rsidRPr="00376AFF">
        <w:rPr>
          <w:rFonts w:ascii="Times New Roman" w:hAnsi="Times New Roman"/>
          <w:sz w:val="24"/>
          <w:szCs w:val="24"/>
        </w:rPr>
        <w:t>thanks to the funding “Fondo di Ricerca per il Sistema Elettrico” within the frame of a Program Agreement between RSE SpA and the Italian Ministry of Economic Development (Ministero dello Sviluppo Economico).</w:t>
      </w:r>
    </w:p>
    <w:p w:rsidR="000D77F1" w:rsidRPr="00376AFF" w:rsidRDefault="000D77F1" w:rsidP="000D77F1">
      <w:pPr>
        <w:spacing w:after="0" w:line="240" w:lineRule="auto"/>
        <w:jc w:val="both"/>
        <w:rPr>
          <w:rFonts w:ascii="Times New Roman" w:hAnsi="Times New Roman"/>
          <w:sz w:val="24"/>
          <w:szCs w:val="24"/>
        </w:rPr>
      </w:pPr>
      <w:r w:rsidRPr="00376AFF">
        <w:rPr>
          <w:rFonts w:ascii="Times New Roman" w:hAnsi="Times New Roman"/>
          <w:sz w:val="24"/>
          <w:szCs w:val="24"/>
        </w:rPr>
        <w:t>SPHERA has been financed by the Research Fund for the Italian Electrical System</w:t>
      </w:r>
      <w:r w:rsidR="00EA2957" w:rsidRPr="00376AFF">
        <w:rPr>
          <w:rFonts w:ascii="Times New Roman" w:hAnsi="Times New Roman"/>
          <w:sz w:val="24"/>
          <w:szCs w:val="24"/>
        </w:rPr>
        <w:t xml:space="preserve"> (for “Ricerca di Sistema </w:t>
      </w:r>
      <w:r w:rsidRPr="00376AFF">
        <w:rPr>
          <w:rFonts w:ascii="Times New Roman" w:hAnsi="Times New Roman"/>
          <w:sz w:val="24"/>
          <w:szCs w:val="24"/>
        </w:rPr>
        <w:t xml:space="preserve">-RdS-”), at different stages: </w:t>
      </w:r>
    </w:p>
    <w:p w:rsidR="006C0892" w:rsidRPr="00376AFF" w:rsidRDefault="006C0892" w:rsidP="006C0892">
      <w:pPr>
        <w:pStyle w:val="Paragrafoelenco"/>
        <w:numPr>
          <w:ilvl w:val="0"/>
          <w:numId w:val="3"/>
        </w:numPr>
        <w:rPr>
          <w:lang w:val="en-GB"/>
        </w:rPr>
      </w:pPr>
      <w:r w:rsidRPr="00376AFF">
        <w:rPr>
          <w:lang w:val="en-GB"/>
        </w:rPr>
        <w:t>under the second period of RdS (2003-2005), where CESI SpA was the only beneficiary of the Research Fund for the Italian Electrical System;</w:t>
      </w:r>
    </w:p>
    <w:p w:rsidR="006C0892" w:rsidRPr="00376AFF" w:rsidRDefault="006C0892" w:rsidP="006C0892">
      <w:pPr>
        <w:pStyle w:val="Paragrafoelenco"/>
        <w:numPr>
          <w:ilvl w:val="0"/>
          <w:numId w:val="3"/>
        </w:numPr>
        <w:rPr>
          <w:lang w:val="en-GB"/>
        </w:rPr>
      </w:pPr>
      <w:r w:rsidRPr="00376AFF">
        <w:rPr>
          <w:lang w:val="en-GB"/>
        </w:rPr>
        <w:t>under the Contract Agreement between CESI Ricerca SpA and the Italian Ministry of Economic Development for the of RdS period 2006-2008, in compliance with the Decree of 8 March 2006;</w:t>
      </w:r>
    </w:p>
    <w:p w:rsidR="006C0892" w:rsidRPr="00376AFF" w:rsidRDefault="006C0892" w:rsidP="006C0892">
      <w:pPr>
        <w:pStyle w:val="Paragrafoelenco"/>
        <w:numPr>
          <w:ilvl w:val="0"/>
          <w:numId w:val="3"/>
        </w:numPr>
        <w:rPr>
          <w:lang w:val="en-GB"/>
        </w:rPr>
      </w:pPr>
      <w:r w:rsidRPr="00376AFF">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376AFF" w:rsidRDefault="006C0892" w:rsidP="006C0892">
      <w:pPr>
        <w:pStyle w:val="Paragrafoelenco"/>
        <w:numPr>
          <w:ilvl w:val="0"/>
          <w:numId w:val="3"/>
        </w:numPr>
        <w:rPr>
          <w:lang w:val="en-GB"/>
        </w:rPr>
      </w:pPr>
      <w:r w:rsidRPr="00376AFF">
        <w:rPr>
          <w:lang w:val="en-GB"/>
        </w:rPr>
        <w:t>under the Contract Agreement between RSE SpA and the Italian Ministry of Economic Development for the of RdS period 2012-2014, in compliance with the Decree of November 9, 2012 (Project Manager Antonella Frigerio);</w:t>
      </w:r>
    </w:p>
    <w:p w:rsidR="006C0892" w:rsidRPr="00376AFF" w:rsidRDefault="006C0892" w:rsidP="006C0892">
      <w:pPr>
        <w:pStyle w:val="Paragrafoelenco"/>
        <w:numPr>
          <w:ilvl w:val="0"/>
          <w:numId w:val="3"/>
        </w:numPr>
        <w:rPr>
          <w:lang w:val="en-GB"/>
        </w:rPr>
      </w:pPr>
      <w:r w:rsidRPr="00376AFF">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376AFF" w:rsidRDefault="00707F3E" w:rsidP="00707F3E">
      <w:pPr>
        <w:pStyle w:val="Paragrafoelenco"/>
        <w:numPr>
          <w:ilvl w:val="0"/>
          <w:numId w:val="3"/>
        </w:numPr>
        <w:rPr>
          <w:lang w:val="en-GB"/>
        </w:rPr>
      </w:pPr>
      <w:commentRangeStart w:id="884"/>
      <w:r w:rsidRPr="00376AFF">
        <w:rPr>
          <w:lang w:val="en-GB"/>
        </w:rPr>
        <w:t>in compliance with the Decree of Minister of Economic Development April 16, 2018; Project: “2.5 Modelli e strumenti di intervento, anche preventivo, per la difesa e il miglioramento della sicurezza e della resilienza delle reti” - Ricerca di Sistema (2.5 Models and action tools for the safety and resilience of the power grids - Research on the Italian Energy System); Project Manager: Francesco Apadula (formerly Antonella Frigerio); Agreement between the Italian Ministry of Economic Development and RSE SpA 2019-2021.</w:t>
      </w:r>
      <w:commentRangeEnd w:id="884"/>
      <w:r w:rsidRPr="00376AFF">
        <w:rPr>
          <w:lang w:val="en-GB"/>
        </w:rPr>
        <w:commentReference w:id="884"/>
      </w:r>
      <w:r w:rsidRPr="00376AFF">
        <w:rPr>
          <w:lang w:val="en-GB"/>
        </w:rPr>
        <w:t xml:space="preserve"> </w:t>
      </w:r>
    </w:p>
    <w:p w:rsidR="000D77F1" w:rsidRPr="00376AFF" w:rsidRDefault="000D77F1" w:rsidP="000D77F1">
      <w:pPr>
        <w:spacing w:after="0" w:line="240" w:lineRule="auto"/>
        <w:rPr>
          <w:rFonts w:ascii="Times New Roman" w:hAnsi="Times New Roman"/>
          <w:sz w:val="24"/>
          <w:szCs w:val="24"/>
        </w:rPr>
      </w:pPr>
      <w:r w:rsidRPr="00376AF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376AFF" w:rsidRDefault="00174D96" w:rsidP="00174D96">
      <w:pPr>
        <w:pStyle w:val="Paragrafoelenco"/>
        <w:numPr>
          <w:ilvl w:val="0"/>
          <w:numId w:val="3"/>
        </w:numPr>
        <w:rPr>
          <w:lang w:val="en-GB"/>
        </w:rPr>
      </w:pPr>
      <w:r w:rsidRPr="00376AFF">
        <w:rPr>
          <w:lang w:val="en-GB"/>
        </w:rPr>
        <w:t>HPCEFM7b -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376AFF" w:rsidRDefault="00174D96" w:rsidP="00174D96">
      <w:pPr>
        <w:pStyle w:val="Paragrafoelenco"/>
        <w:numPr>
          <w:ilvl w:val="0"/>
          <w:numId w:val="3"/>
        </w:numPr>
        <w:rPr>
          <w:lang w:val="en-GB"/>
        </w:rPr>
      </w:pPr>
      <w:r w:rsidRPr="00376AFF">
        <w:rPr>
          <w:lang w:val="en-GB"/>
        </w:rPr>
        <w:t>HPCEFM17 -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376AFF" w:rsidRDefault="00174D96" w:rsidP="00174D96">
      <w:pPr>
        <w:pStyle w:val="Paragrafoelenco"/>
        <w:numPr>
          <w:ilvl w:val="0"/>
          <w:numId w:val="3"/>
        </w:numPr>
        <w:rPr>
          <w:lang w:val="en-GB"/>
        </w:rPr>
      </w:pPr>
      <w:r w:rsidRPr="00376AFF">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376AFF" w:rsidRDefault="00174D96" w:rsidP="00174D96">
      <w:pPr>
        <w:pStyle w:val="Paragrafoelenco"/>
        <w:numPr>
          <w:ilvl w:val="0"/>
          <w:numId w:val="3"/>
        </w:numPr>
        <w:rPr>
          <w:lang w:val="en-GB"/>
        </w:rPr>
      </w:pPr>
      <w:r w:rsidRPr="00376AFF">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376AFF" w:rsidRDefault="00174D96" w:rsidP="00174D96">
      <w:pPr>
        <w:pStyle w:val="Paragrafoelenco"/>
        <w:numPr>
          <w:ilvl w:val="0"/>
          <w:numId w:val="3"/>
        </w:numPr>
        <w:rPr>
          <w:lang w:val="en-GB"/>
        </w:rPr>
      </w:pPr>
      <w:r w:rsidRPr="00376AFF">
        <w:rPr>
          <w:lang w:val="en-GB"/>
        </w:rPr>
        <w:lastRenderedPageBreak/>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376AFF" w:rsidRDefault="00174D96" w:rsidP="00174D96">
      <w:pPr>
        <w:pStyle w:val="Paragrafoelenco"/>
        <w:numPr>
          <w:ilvl w:val="0"/>
          <w:numId w:val="3"/>
        </w:numPr>
        <w:rPr>
          <w:lang w:val="en-GB"/>
        </w:rPr>
      </w:pPr>
      <w:r w:rsidRPr="00376AF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376AFF" w:rsidRDefault="000D77F1" w:rsidP="00303E20">
      <w:pPr>
        <w:pStyle w:val="Paragrafoelenco"/>
        <w:numPr>
          <w:ilvl w:val="0"/>
          <w:numId w:val="3"/>
        </w:numPr>
        <w:rPr>
          <w:lang w:val="en-GB"/>
        </w:rPr>
      </w:pPr>
      <w:r w:rsidRPr="00376AFF">
        <w:rPr>
          <w:lang w:val="en-GB"/>
        </w:rPr>
        <w:t xml:space="preserve">HSPHMI14 - High performance computing for Lagrangian numerical models to simulate free surface and multi-phase flows (SPH) and the scalar transport in turbulent </w:t>
      </w:r>
      <w:r w:rsidR="006B25C9" w:rsidRPr="00376AFF">
        <w:rPr>
          <w:lang w:val="en-GB"/>
        </w:rPr>
        <w:t>flows (MIcromixing); June 2014 -</w:t>
      </w:r>
      <w:r w:rsidRPr="00376AFF">
        <w:rPr>
          <w:lang w:val="en-GB"/>
        </w:rPr>
        <w:t xml:space="preserve"> March 2015; Amicarelli A., G. Agate, G. Leuzzi, P. Monti, R. Guandalini, S. Sibilla; HPC Italian National Research Project (ISCRA-C2); competit</w:t>
      </w:r>
      <w:r w:rsidR="006C0892" w:rsidRPr="00376AFF">
        <w:rPr>
          <w:lang w:val="en-GB"/>
        </w:rPr>
        <w:t>ive call for instrumental funds.</w:t>
      </w:r>
    </w:p>
    <w:p w:rsidR="00A62711" w:rsidRPr="00376AFF" w:rsidRDefault="00A62711" w:rsidP="006C0892">
      <w:pPr>
        <w:spacing w:after="0" w:line="240" w:lineRule="auto"/>
        <w:jc w:val="both"/>
        <w:rPr>
          <w:rFonts w:ascii="Times New Roman" w:hAnsi="Times New Roman"/>
          <w:sz w:val="24"/>
          <w:szCs w:val="24"/>
        </w:rPr>
      </w:pPr>
      <w:commentRangeStart w:id="885"/>
      <w:r w:rsidRPr="00376AFF">
        <w:rPr>
          <w:rFonts w:ascii="Times New Roman" w:hAnsi="Times New Roman"/>
          <w:sz w:val="24"/>
          <w:szCs w:val="24"/>
        </w:rPr>
        <w:t>The FOSS versions of SPHERA have been supported in RSE and promoted by: the Department Director Michel de Nigris; the Deputy Director, Project Manager and Research Team Manager Antonella Frigerio; the Project Manager Francesco Apadula (since 2020); the Research Team Manager Guido Pirovano (2016-2020); the Research Team Manager Massimo Meghella (2015-2016).</w:t>
      </w:r>
      <w:commentRangeEnd w:id="885"/>
      <w:r w:rsidRPr="00376AFF">
        <w:rPr>
          <w:rStyle w:val="Rimandocommento"/>
          <w:rFonts w:ascii="Times New Roman" w:eastAsia="Times New Roman" w:hAnsi="Times New Roman"/>
          <w:szCs w:val="20"/>
          <w:lang w:eastAsia="it-IT"/>
        </w:rPr>
        <w:commentReference w:id="885"/>
      </w:r>
    </w:p>
    <w:p w:rsidR="006C0892" w:rsidRPr="00376AFF" w:rsidRDefault="006C0892" w:rsidP="006C0892">
      <w:pPr>
        <w:spacing w:after="0" w:line="240" w:lineRule="auto"/>
        <w:jc w:val="both"/>
        <w:rPr>
          <w:rFonts w:ascii="Times New Roman" w:hAnsi="Times New Roman"/>
          <w:sz w:val="24"/>
          <w:szCs w:val="24"/>
        </w:rPr>
      </w:pPr>
    </w:p>
    <w:p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86" w:name="_Toc447794707"/>
      <w:bookmarkStart w:id="887" w:name="_Toc447794786"/>
      <w:bookmarkStart w:id="888" w:name="_Toc447794871"/>
      <w:bookmarkStart w:id="889" w:name="_Toc447794953"/>
      <w:bookmarkStart w:id="890" w:name="_Toc447795356"/>
      <w:bookmarkStart w:id="891" w:name="_Toc447795463"/>
      <w:bookmarkStart w:id="892" w:name="_Toc66716524"/>
      <w:r w:rsidRPr="00D5453B">
        <w:rPr>
          <w:rFonts w:ascii="Book Antiqua" w:hAnsi="Book Antiqua"/>
          <w:caps/>
          <w:kern w:val="0"/>
          <w:sz w:val="24"/>
          <w:szCs w:val="24"/>
        </w:rPr>
        <w:lastRenderedPageBreak/>
        <w:t>SPHERA registration</w:t>
      </w:r>
      <w:bookmarkEnd w:id="886"/>
      <w:bookmarkEnd w:id="887"/>
      <w:bookmarkEnd w:id="888"/>
      <w:bookmarkEnd w:id="889"/>
      <w:bookmarkEnd w:id="890"/>
      <w:bookmarkEnd w:id="891"/>
      <w:bookmarkEnd w:id="892"/>
    </w:p>
    <w:p w:rsidR="00F85184" w:rsidRPr="00376AFF" w:rsidRDefault="000D77F1" w:rsidP="000D77F1">
      <w:pPr>
        <w:spacing w:after="0" w:line="240" w:lineRule="auto"/>
        <w:rPr>
          <w:rFonts w:ascii="Times New Roman" w:hAnsi="Times New Roman"/>
          <w:sz w:val="24"/>
          <w:szCs w:val="24"/>
        </w:rPr>
      </w:pPr>
      <w:r w:rsidRPr="00376AFF">
        <w:rPr>
          <w:rFonts w:ascii="Times New Roman" w:hAnsi="Times New Roman"/>
          <w:sz w:val="24"/>
          <w:szCs w:val="24"/>
        </w:rPr>
        <w:t>SPHERA v.8.0 Copyright is registered (“Registro pubblico speciale per i programmi per elaboratore, SIAE”, Italy).</w:t>
      </w:r>
      <w:r w:rsidR="00F21C8B" w:rsidRPr="00376AFF">
        <w:rPr>
          <w:rFonts w:ascii="Times New Roman" w:hAnsi="Times New Roman"/>
          <w:sz w:val="24"/>
          <w:szCs w:val="24"/>
        </w:rPr>
        <w:t xml:space="preserve"> </w:t>
      </w:r>
      <w:r w:rsidR="00F85184" w:rsidRPr="00376AFF">
        <w:rPr>
          <w:rFonts w:ascii="Times New Roman" w:hAnsi="Times New Roman"/>
          <w:sz w:val="24"/>
          <w:szCs w:val="24"/>
        </w:rPr>
        <w:t>Since SPHERA v.8.0, the code has been developed on a public GitHub repository.</w:t>
      </w:r>
    </w:p>
    <w:p w:rsidR="006C2568" w:rsidRPr="00376AFF" w:rsidRDefault="006C2568" w:rsidP="000D77F1">
      <w:pPr>
        <w:spacing w:after="0" w:line="240" w:lineRule="auto"/>
        <w:rPr>
          <w:rFonts w:ascii="Times New Roman" w:hAnsi="Times New Roman"/>
          <w:sz w:val="24"/>
          <w:szCs w:val="24"/>
        </w:rPr>
      </w:pPr>
    </w:p>
    <w:p w:rsidR="006C2568" w:rsidRPr="00D5453B" w:rsidRDefault="006C2568"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93" w:name="_Toc66716525"/>
      <w:bookmarkStart w:id="894" w:name="_Ref341105863"/>
      <w:bookmarkStart w:id="895" w:name="_GoBack"/>
      <w:bookmarkEnd w:id="895"/>
      <w:r w:rsidRPr="00D5453B">
        <w:rPr>
          <w:rFonts w:ascii="Book Antiqua" w:hAnsi="Book Antiqua"/>
          <w:caps/>
          <w:kern w:val="0"/>
          <w:sz w:val="24"/>
          <w:szCs w:val="24"/>
        </w:rPr>
        <w:lastRenderedPageBreak/>
        <w:t>References</w:t>
      </w:r>
      <w:bookmarkEnd w:id="893"/>
    </w:p>
    <w:p w:rsidR="001D07BE" w:rsidRPr="00376AFF" w:rsidRDefault="001D07BE" w:rsidP="001D07BE">
      <w:pPr>
        <w:pStyle w:val="Amicarellibiblio"/>
      </w:pPr>
      <w:bookmarkStart w:id="896" w:name="_Ref355092535"/>
      <w:bookmarkEnd w:id="894"/>
      <w:r w:rsidRPr="00376AFF">
        <w:t>Adami S., X.Y. Hu, N.A. Adams; 2012; A generalized wall boundary condition for smoothed particle hydrodynamics; Journal of Computational Physics, 231:7057–7075.</w:t>
      </w:r>
      <w:bookmarkEnd w:id="896"/>
    </w:p>
    <w:p w:rsidR="004B071E" w:rsidRPr="00376AFF" w:rsidRDefault="004B071E" w:rsidP="00FB5588">
      <w:pPr>
        <w:pStyle w:val="Amicarellibiblio"/>
      </w:pPr>
      <w:r w:rsidRPr="00376AFF">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376AFF" w:rsidRDefault="00197935" w:rsidP="003A5C36">
      <w:pPr>
        <w:pStyle w:val="Amicarellibiblio"/>
      </w:pPr>
      <w:bookmarkStart w:id="897" w:name="_Ref520967512"/>
      <w:bookmarkStart w:id="898" w:name="_Ref448240584"/>
      <w:r w:rsidRPr="00376AFF">
        <w:rPr>
          <w:szCs w:val="22"/>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897"/>
    </w:p>
    <w:p w:rsidR="003A5C36" w:rsidRPr="00376AFF" w:rsidRDefault="003A5C36" w:rsidP="003A5C36">
      <w:pPr>
        <w:pStyle w:val="Amicarellibiblio"/>
      </w:pPr>
      <w:r w:rsidRPr="00376AFF">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898"/>
    </w:p>
    <w:p w:rsidR="00417A02" w:rsidRPr="00376AFF" w:rsidRDefault="00417A02" w:rsidP="003A5C36">
      <w:pPr>
        <w:pStyle w:val="Amicarellibiblio"/>
      </w:pPr>
      <w:bookmarkStart w:id="899" w:name="_Ref448247883"/>
      <w:r w:rsidRPr="00376AFF">
        <w:t>Amicarelli A., G. Agate, 2014; SPH modelling of granular flows, 9th SPHERIC ERCOFTAC International ERCOFTAC Workshop:17-24, Paris</w:t>
      </w:r>
      <w:bookmarkEnd w:id="899"/>
    </w:p>
    <w:p w:rsidR="007F28CF" w:rsidRPr="00376AFF" w:rsidRDefault="007F28CF" w:rsidP="007F28CF">
      <w:pPr>
        <w:pStyle w:val="Amicarellibiblio"/>
      </w:pPr>
      <w:bookmarkStart w:id="900" w:name="_Ref392757051"/>
      <w:bookmarkStart w:id="901" w:name="_Ref447811096"/>
      <w:r w:rsidRPr="00376AFF">
        <w:t>Amicarelli A., G. Agate, R. Guandalini; 2013; A 3D Fully Lagrangian Smoothed Particle</w:t>
      </w:r>
      <w:bookmarkEnd w:id="900"/>
      <w:r w:rsidRPr="00376AFF">
        <w:t xml:space="preserve"> Hydrodynamics model with both volume and surface discrete elements; International Journal for Numerical Methods in Engineering, 95: 419–450, DOI: 10.1002/nme.4514.</w:t>
      </w:r>
      <w:bookmarkEnd w:id="901"/>
    </w:p>
    <w:p w:rsidR="00DA6063" w:rsidRPr="00376AFF" w:rsidRDefault="00DA6063" w:rsidP="00DA6063">
      <w:pPr>
        <w:pStyle w:val="Amicarellibiblio"/>
      </w:pPr>
      <w:bookmarkStart w:id="902" w:name="_Ref520967925"/>
      <w:bookmarkStart w:id="903" w:name="_Ref447810426"/>
      <w:r w:rsidRPr="00376AFF">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902"/>
    </w:p>
    <w:p w:rsidR="009F3AAC" w:rsidRPr="00376AFF" w:rsidRDefault="009F3AAC" w:rsidP="007F28CF">
      <w:pPr>
        <w:pStyle w:val="Amicarellibiblio"/>
      </w:pPr>
      <w:bookmarkStart w:id="904" w:name="_Ref521059265"/>
      <w:r w:rsidRPr="00376AFF">
        <w:t>Amicarelli A., R. Albano, D. Mirauda, G. Agate, A. Sole, R. Guandalini; 2015; A Smoothed Particle Hydrodynamics model for 3D solid body transport in free surface flows; Computers &amp; Fluids, 116:205–228. DOI 10.1016/j.compfluid.2015.04.018</w:t>
      </w:r>
      <w:bookmarkEnd w:id="903"/>
      <w:bookmarkEnd w:id="904"/>
    </w:p>
    <w:p w:rsidR="009F4EB5" w:rsidRPr="00376AFF" w:rsidRDefault="00CF4C3E" w:rsidP="008F6FC8">
      <w:pPr>
        <w:pStyle w:val="Amicarellibiblio"/>
      </w:pPr>
      <w:bookmarkStart w:id="905" w:name="_Ref520373754"/>
      <w:r w:rsidRPr="00376AFF">
        <w:t>Amicarelli A., B. Kocak, S. Sibilla, J. Grabe; 2017; A 3D Smoothed Particle Hydrodynamics model for erosional dam-break floods; International Journal of Computational Fluid Dynamics, 31(10):413-434; DOI 10.1080/10618562.2017.1422731   ; JCR Impact Factor: 0.983.</w:t>
      </w:r>
      <w:bookmarkEnd w:id="905"/>
    </w:p>
    <w:p w:rsidR="001D07BE" w:rsidRPr="00376AFF" w:rsidRDefault="001D07BE" w:rsidP="001D07BE">
      <w:pPr>
        <w:pStyle w:val="Amicarellibiblio"/>
      </w:pPr>
      <w:bookmarkStart w:id="906" w:name="_Ref341167858"/>
      <w:r w:rsidRPr="00376AFF">
        <w:t>Amicarelli A., J.-C. Marongiu, F. Leboeuf, J. Leduc, J. Caro; 2011; SPH truncation error in estimating a 3D function; Computers &amp; Fluids, 44:279-296.</w:t>
      </w:r>
      <w:bookmarkEnd w:id="906"/>
      <w:r w:rsidRPr="00376AFF">
        <w:t xml:space="preserve"> </w:t>
      </w:r>
    </w:p>
    <w:p w:rsidR="001D07BE" w:rsidRPr="00376AFF" w:rsidRDefault="001D07BE" w:rsidP="001D07BE">
      <w:pPr>
        <w:pStyle w:val="Amicarellibiblio"/>
      </w:pPr>
      <w:bookmarkStart w:id="907" w:name="_Ref341167859"/>
      <w:r w:rsidRPr="00376AFF">
        <w:t>Amicarelli A., J.-C. Marongiu, F. Leboeuf, J. Leduc, M. Neuhauser, Le Fang, J. Caro; 2011; SPH truncation error in estimating a 3D derivative; International Journal for Numerical Methods in Engineering, 87(7):677-700.</w:t>
      </w:r>
      <w:bookmarkEnd w:id="907"/>
      <w:r w:rsidRPr="00376AFF">
        <w:t xml:space="preserve"> </w:t>
      </w:r>
    </w:p>
    <w:p w:rsidR="003A7E14" w:rsidRPr="00376AFF" w:rsidRDefault="003A7E14" w:rsidP="003A7E14">
      <w:pPr>
        <w:pStyle w:val="Amicarellibiblio"/>
      </w:pPr>
      <w:bookmarkStart w:id="908" w:name="_Ref341106915"/>
      <w:r w:rsidRPr="00376AFF">
        <w:t>Anghileri M., L.M.L. Castelletti, E. Francesconi, A. Milanese, M. Pittofrati; 2011; Rigid body water impact - experimental tests and numerical simulations using the SPH method; International Journal of Impact Engineering, 38:141-151.</w:t>
      </w:r>
      <w:bookmarkEnd w:id="908"/>
    </w:p>
    <w:p w:rsidR="00A3103F" w:rsidRPr="00376AFF" w:rsidRDefault="00A3103F" w:rsidP="00A3103F">
      <w:pPr>
        <w:pStyle w:val="Amicarellibiblio"/>
      </w:pPr>
      <w:bookmarkStart w:id="909" w:name="_Ref353446435"/>
      <w:bookmarkStart w:id="910" w:name="_Ref392664067"/>
      <w:r w:rsidRPr="00376AFF">
        <w:t xml:space="preserve">Antoci C, Gallati M, Sibilla S.; 2007; </w:t>
      </w:r>
      <w:hyperlink r:id="rId529" w:history="1">
        <w:r w:rsidRPr="00376AFF">
          <w:t>Numerical simulation of fluid-structure interaction by SPH</w:t>
        </w:r>
      </w:hyperlink>
      <w:r w:rsidRPr="00376AFF">
        <w:t>; Computers &amp; Structures, 85(11-14):879-890.</w:t>
      </w:r>
      <w:bookmarkEnd w:id="909"/>
      <w:bookmarkEnd w:id="910"/>
    </w:p>
    <w:p w:rsidR="0065632F" w:rsidRPr="00376AFF" w:rsidRDefault="0065632F" w:rsidP="0065632F">
      <w:pPr>
        <w:pStyle w:val="Amicarellibiblio"/>
      </w:pPr>
      <w:bookmarkStart w:id="911" w:name="_Ref355102495"/>
      <w:bookmarkStart w:id="912" w:name="_Ref416452881"/>
      <w:r w:rsidRPr="00376AFF">
        <w:t>Antuono M, Colagrossi A, Marrone S, Lugni C.; 2011; Propagation of gravity waves through a SPH</w:t>
      </w:r>
      <w:bookmarkEnd w:id="911"/>
      <w:r w:rsidRPr="00376AFF">
        <w:t xml:space="preserve"> scheme with numerical diffusive terms; Computer Physics Communications, 182(4):866-877.</w:t>
      </w:r>
      <w:bookmarkEnd w:id="912"/>
    </w:p>
    <w:bookmarkStart w:id="913" w:name="_Ref392885699"/>
    <w:p w:rsidR="003A7E14" w:rsidRPr="00376AFF" w:rsidRDefault="003A7E14" w:rsidP="003A7E14">
      <w:pPr>
        <w:pStyle w:val="Amicarellibiblio"/>
      </w:pPr>
      <w:r w:rsidRPr="00376AFF">
        <w:fldChar w:fldCharType="begin"/>
      </w:r>
      <w:r w:rsidRPr="00376AFF">
        <w:instrText xml:space="preserve"> HYPERLINK "http://www.sciencedirect.com/science/article/pii/S0045793013002879" </w:instrText>
      </w:r>
      <w:r w:rsidRPr="00376AFF">
        <w:fldChar w:fldCharType="separate"/>
      </w:r>
      <w:r w:rsidRPr="00376AFF">
        <w:t>Areti K</w:t>
      </w:r>
      <w:r w:rsidRPr="00376AFF">
        <w:fldChar w:fldCharType="end"/>
      </w:r>
      <w:r w:rsidRPr="00376AFF">
        <w:t xml:space="preserve">., </w:t>
      </w:r>
      <w:hyperlink r:id="rId530" w:history="1">
        <w:r w:rsidRPr="00376AFF">
          <w:t>K. Hendrickson</w:t>
        </w:r>
      </w:hyperlink>
      <w:r w:rsidRPr="00376AFF">
        <w:t xml:space="preserve">, </w:t>
      </w:r>
      <w:hyperlink r:id="rId531" w:history="1">
        <w:r w:rsidRPr="00376AFF">
          <w:t>D.K.P. Yue</w:t>
        </w:r>
      </w:hyperlink>
      <w:r w:rsidRPr="00376AFF">
        <w:t xml:space="preserve">; 2013; SPH for incompressible free-surface flows. Part II: Performance of a modified SPH method; </w:t>
      </w:r>
      <w:hyperlink r:id="rId532" w:tooltip="Go to Computers &amp; Fluids on ScienceDirect" w:history="1">
        <w:r w:rsidRPr="00376AFF">
          <w:t>Computers &amp; Fluids</w:t>
        </w:r>
      </w:hyperlink>
      <w:r w:rsidRPr="00376AFF">
        <w:t>, 86(5): 510–536, DOI: 10.1016/j.compfluid.2013.07.016</w:t>
      </w:r>
      <w:bookmarkEnd w:id="913"/>
    </w:p>
    <w:p w:rsidR="00100196" w:rsidRPr="00376AFF" w:rsidRDefault="00100196" w:rsidP="00100196">
      <w:pPr>
        <w:pStyle w:val="Amicarellibiblio"/>
      </w:pPr>
      <w:bookmarkStart w:id="914" w:name="_Ref520374383"/>
      <w:r w:rsidRPr="00376AFF">
        <w:t>Armstrong L.M., S. Gu, K.H. Luo; 2010; Study of wall-to-bed heat transfer in a bubbling fluidised bed using the kinetic theory of granular flow; International Journal of Heat and Mass Transfer, 53(21-22):4949-4959.</w:t>
      </w:r>
      <w:bookmarkEnd w:id="914"/>
    </w:p>
    <w:p w:rsidR="004B071E" w:rsidRPr="00376AFF" w:rsidRDefault="004B071E" w:rsidP="00FB5588">
      <w:pPr>
        <w:pStyle w:val="Amicarellibiblio"/>
      </w:pPr>
      <w:r w:rsidRPr="00376AFF">
        <w:t>Ataie-Ashtiani B., G. Shobeyri; 2008; Numerical simulation of landslide impulsive waves by incompressible smoothed particle hydrodynamics; Int. J. Numer. Meth. Fluids 56, 209–232.</w:t>
      </w:r>
    </w:p>
    <w:p w:rsidR="001D07BE" w:rsidRPr="00376AFF" w:rsidRDefault="001D07BE" w:rsidP="001D07BE">
      <w:pPr>
        <w:pStyle w:val="Amicarellibiblio"/>
      </w:pPr>
      <w:bookmarkStart w:id="915" w:name="_Ref327274323"/>
      <w:r w:rsidRPr="00376AFF">
        <w:t>Basa M., N.J. Quinlan, M. Lastiwka; 2009; Robustness and accuracy of SPH formulations for viscous flow; International Journal for Numerical Methods in Fluids, 60(10):1127-1148.</w:t>
      </w:r>
      <w:bookmarkEnd w:id="915"/>
    </w:p>
    <w:bookmarkStart w:id="916" w:name="_Ref414469080"/>
    <w:p w:rsidR="001D07BE" w:rsidRPr="00376AFF" w:rsidRDefault="001D07BE" w:rsidP="001D07BE">
      <w:pPr>
        <w:pStyle w:val="Amicarellibiblio"/>
      </w:pPr>
      <w:r w:rsidRPr="00376AFF">
        <w:fldChar w:fldCharType="begin"/>
      </w:r>
      <w:r w:rsidRPr="00376AFF">
        <w:instrText xml:space="preserve"> HYPERLINK "http://adsabs.harvard.edu/cgi-bin/author_form?author=Bate,+M&amp;fullauthor=Bate,%20Matthew%20R.&amp;charset=UTF-8&amp;db_key=AST" </w:instrText>
      </w:r>
      <w:r w:rsidRPr="00376AFF">
        <w:fldChar w:fldCharType="separate"/>
      </w:r>
      <w:r w:rsidRPr="00376AFF">
        <w:t>Bate M.R.</w:t>
      </w:r>
      <w:r w:rsidRPr="00376AFF">
        <w:fldChar w:fldCharType="end"/>
      </w:r>
      <w:r w:rsidRPr="00376AFF">
        <w:t>; 2012; Stellar, brown dwarf and multiple star properties from a radiation hydrodynamical simulation of star cluster formation; Monthly Notices of the Royal Astronomical Society, 419(4):3115-3146.</w:t>
      </w:r>
      <w:bookmarkEnd w:id="916"/>
    </w:p>
    <w:p w:rsidR="004B071E" w:rsidRPr="00376AFF" w:rsidRDefault="004B071E" w:rsidP="00FB5588">
      <w:pPr>
        <w:pStyle w:val="Amicarellibiblio"/>
      </w:pPr>
      <w:r w:rsidRPr="00376AFF">
        <w:t xml:space="preserve">Bauer A., V. Springel; 2012; Subsonic turbulence in smoothed particle hydrodynamics and moving-mesh simulations; Mon. Not. R. Astron. Soc., </w:t>
      </w:r>
      <w:hyperlink r:id="rId533" w:history="1">
        <w:r w:rsidRPr="00376AFF">
          <w:t xml:space="preserve">423(3), </w:t>
        </w:r>
      </w:hyperlink>
      <w:r w:rsidRPr="00376AFF">
        <w:t>2558–2578, doi:10.1111/j.1365-2966.2012.21058.x</w:t>
      </w:r>
    </w:p>
    <w:p w:rsidR="004B071E" w:rsidRPr="00376AFF" w:rsidRDefault="004B071E" w:rsidP="00FB5588">
      <w:pPr>
        <w:pStyle w:val="Amicarellibiblio"/>
      </w:pPr>
      <w:r w:rsidRPr="00376AFF">
        <w:t>Berzi D., F.C. Bossi, E. Larcan; 2012; Collapse of granular-liquid mixtures over rigid, inclined beds; PHYSICAL REVIEW E 85, 051308:1-5.</w:t>
      </w:r>
    </w:p>
    <w:p w:rsidR="004B071E" w:rsidRPr="00376AFF" w:rsidRDefault="004B071E" w:rsidP="00FB5588">
      <w:pPr>
        <w:pStyle w:val="Amicarellibiblio"/>
      </w:pPr>
      <w:r w:rsidRPr="00376AFF">
        <w:t>Berzi D., J.T. Jenkins; 2008; Approximate analytical solutions in a model for highly concentrated granular-fluid flows; PHYSICAL REVIEW E 78, 011304:1-10.</w:t>
      </w:r>
    </w:p>
    <w:p w:rsidR="004B071E" w:rsidRPr="00376AFF" w:rsidRDefault="004B071E" w:rsidP="00FB5588">
      <w:pPr>
        <w:pStyle w:val="Amicarellibiblio"/>
      </w:pPr>
      <w:r w:rsidRPr="00376AFF">
        <w:t>Berzi D., J.T. Jenkins; 2011; Surface flows of inelastic spheres; PHYSICS OF FLUIDS 23, 013303:1-8.</w:t>
      </w:r>
    </w:p>
    <w:p w:rsidR="004B071E" w:rsidRPr="00376AFF" w:rsidRDefault="004B071E" w:rsidP="00FB5588">
      <w:pPr>
        <w:pStyle w:val="Amicarellibiblio"/>
      </w:pPr>
      <w:r w:rsidRPr="00376AFF">
        <w:t>Bonelli S., D. Marot; 2010; Micromechanical modeling of internal erosion; European Journal of Environmental and Civil Engineering, 15(8): 1207-1224.</w:t>
      </w:r>
    </w:p>
    <w:p w:rsidR="004B071E" w:rsidRPr="00376AFF" w:rsidRDefault="004B071E" w:rsidP="00FB5588">
      <w:pPr>
        <w:pStyle w:val="Amicarellibiblio"/>
      </w:pPr>
      <w:r w:rsidRPr="00376AFF">
        <w:t>Bonet J. and T.-S.L. Lok; “Variational and momentum preservation aspects of Smooth Particle Hydrodynamic formulations”; Comput. Methods Appl. Mech. Engrg., 180 (1999) 97-115.</w:t>
      </w:r>
    </w:p>
    <w:p w:rsidR="004B071E" w:rsidRPr="00376AFF" w:rsidRDefault="004B071E" w:rsidP="00FB5588">
      <w:pPr>
        <w:pStyle w:val="Amicarellibiblio"/>
      </w:pPr>
      <w:r w:rsidRPr="00376AFF">
        <w:t>Bonet J., M. X. Rodriguez-Paz; “Hamiltonian formulation of the variable-h SPH equations”; Journal of Computational Physics, 209 (2005), 541–558.</w:t>
      </w:r>
    </w:p>
    <w:p w:rsidR="004B071E" w:rsidRPr="00376AFF" w:rsidRDefault="004B071E" w:rsidP="00FB5588">
      <w:pPr>
        <w:pStyle w:val="Amicarellibiblio"/>
      </w:pPr>
      <w:r w:rsidRPr="00376AFF">
        <w:lastRenderedPageBreak/>
        <w:t>Bouscasse B., A. Colagrossi, S. Marrone, M. Antuono; 2013; Nonlinear water wave interaction with floating bodies in SPH; Journal of Fluids and Structures, 42: 112–129.</w:t>
      </w:r>
    </w:p>
    <w:p w:rsidR="004B071E" w:rsidRPr="00376AFF" w:rsidRDefault="004B071E" w:rsidP="00FB5588">
      <w:pPr>
        <w:pStyle w:val="Amicarellibiblio"/>
      </w:pPr>
      <w:r w:rsidRPr="00376AFF">
        <w:t>Bui Ha H., K. Sako, R. Fukagawa; 2007; Numerical simulation of soil–water interaction using smoothed particle hydrodynamics (SPH) method; Journal of Terramechanics, 44: 339–346</w:t>
      </w:r>
    </w:p>
    <w:p w:rsidR="004B071E" w:rsidRPr="00376AFF" w:rsidRDefault="004B071E" w:rsidP="00FB5588">
      <w:pPr>
        <w:pStyle w:val="Amicarellibiblio"/>
      </w:pPr>
      <w:r w:rsidRPr="00376AFF">
        <w:t>Bui Ha H., R. Fukagawa, K. Sako, S. Ohno; 2008; Lagrangian meshfree particles method (SPH) for large deformation and failure flows of geomaterial using elastic–plastic soil constitutive model; Int. J. Numer. Anal. Meth. Geomech., 32:1537–1570.</w:t>
      </w:r>
    </w:p>
    <w:bookmarkStart w:id="917" w:name="_Ref392884269"/>
    <w:p w:rsidR="001D07BE" w:rsidRPr="00376AFF" w:rsidRDefault="001D07BE" w:rsidP="001D07BE">
      <w:pPr>
        <w:pStyle w:val="Amicarellibiblio"/>
      </w:pPr>
      <w:r w:rsidRPr="00376AFF">
        <w:fldChar w:fldCharType="begin"/>
      </w:r>
      <w:r w:rsidRPr="00376AFF">
        <w:instrText xml:space="preserve"> HYPERLINK "http://www.sciencedirect.com/science/article/pii/S0304389411006601" </w:instrText>
      </w:r>
      <w:r w:rsidRPr="00376AFF">
        <w:fldChar w:fldCharType="separate"/>
      </w:r>
      <w:r w:rsidRPr="00376AFF">
        <w:t>Busini</w:t>
      </w:r>
      <w:r w:rsidRPr="00376AFF">
        <w:fldChar w:fldCharType="end"/>
      </w:r>
      <w:r w:rsidRPr="00376AFF">
        <w:t xml:space="preserve"> V., </w:t>
      </w:r>
      <w:hyperlink r:id="rId534" w:history="1">
        <w:r w:rsidRPr="00376AFF">
          <w:t>E. Marzo</w:t>
        </w:r>
      </w:hyperlink>
      <w:r w:rsidRPr="00376AFF">
        <w:t xml:space="preserve">, </w:t>
      </w:r>
      <w:hyperlink r:id="rId535" w:history="1">
        <w:r w:rsidRPr="00376AFF">
          <w:t>A. Callioni</w:t>
        </w:r>
      </w:hyperlink>
      <w:r w:rsidRPr="00376AFF">
        <w:t xml:space="preserve">, </w:t>
      </w:r>
      <w:hyperlink r:id="rId536" w:history="1">
        <w:r w:rsidRPr="00376AFF">
          <w:t>R. Rota</w:t>
        </w:r>
      </w:hyperlink>
      <w:r w:rsidRPr="00376AFF">
        <w:t xml:space="preserve">; 2011; Definition of a short-cut methodology for assessing earthquake-related Na-Tech risk; </w:t>
      </w:r>
      <w:hyperlink r:id="rId537" w:tooltip="Go to Journal of Hazardous Materials on ScienceDirect" w:history="1">
        <w:r w:rsidRPr="00376AFF">
          <w:t>Journal of Hazardous Materials</w:t>
        </w:r>
      </w:hyperlink>
      <w:r w:rsidRPr="00376AFF">
        <w:t>, 192(1); 329–339; DOI:10.1016/j.jhazmat.2011.05.022</w:t>
      </w:r>
      <w:bookmarkEnd w:id="917"/>
    </w:p>
    <w:p w:rsidR="004B071E" w:rsidRPr="00376AFF" w:rsidRDefault="004B071E" w:rsidP="00FB5588">
      <w:pPr>
        <w:pStyle w:val="Amicarellibiblio"/>
      </w:pPr>
      <w:r w:rsidRPr="00376AFF">
        <w:t>Cao Z., Z. Yue, G. Pender; 2011; Landslide dam failure and flood hydraulics. Part I: experimental investigation; Nat Hazards, 59:1003–1019; DOI 10.1007/s11069-011-9814-8</w:t>
      </w:r>
    </w:p>
    <w:p w:rsidR="004B071E" w:rsidRPr="00376AFF" w:rsidRDefault="004B071E" w:rsidP="00FB5588">
      <w:pPr>
        <w:pStyle w:val="Amicarellibiblio"/>
      </w:pPr>
      <w:r w:rsidRPr="00376AFF">
        <w:t>Cao Z., Z. Yue, G. Pender; 2011; Landslide dam failure and flood hydraulics. Part II: coupled mathematical modelling; Nat Hazards; 59:1021–1045; DOI 10.1007/s11069-011-9815-7</w:t>
      </w:r>
    </w:p>
    <w:p w:rsidR="004B071E" w:rsidRPr="00376AFF" w:rsidRDefault="004B071E" w:rsidP="00FB5588">
      <w:pPr>
        <w:pStyle w:val="Amicarellibiblio"/>
      </w:pPr>
      <w:bookmarkStart w:id="918" w:name="_Toc348440833"/>
      <w:bookmarkStart w:id="919" w:name="_Toc348441011"/>
      <w:bookmarkStart w:id="920" w:name="_Toc348441426"/>
      <w:bookmarkStart w:id="921" w:name="_Toc348453245"/>
      <w:r w:rsidRPr="00376AFF">
        <w:t>Capone T., A. Panizzo, J.J. Monaghan; 2010; SPH modelling of water waves generated by submarine landslides; Journal of Hydraulic Research, 48, Extra Issue (2010), pp. 80–84.</w:t>
      </w:r>
      <w:bookmarkEnd w:id="918"/>
      <w:bookmarkEnd w:id="919"/>
      <w:bookmarkEnd w:id="920"/>
      <w:bookmarkEnd w:id="921"/>
    </w:p>
    <w:p w:rsidR="004B071E" w:rsidRPr="00376AFF" w:rsidRDefault="004B071E" w:rsidP="00FB5588">
      <w:pPr>
        <w:pStyle w:val="Amicarellibiblio"/>
      </w:pPr>
      <w:bookmarkStart w:id="922" w:name="_Ref448248240"/>
      <w:r w:rsidRPr="00376AFF">
        <w:t>Chauchat J., M. Médale; 2010; A three-dimensional numerical model for incompressible two-phase flow of a granular bed submitted to a laminar shearing flow; Comput. Methods Appl. Mech. Engrg. 199: 439–449.</w:t>
      </w:r>
      <w:bookmarkEnd w:id="922"/>
    </w:p>
    <w:p w:rsidR="0070405D" w:rsidRPr="00376AFF" w:rsidRDefault="0070405D" w:rsidP="0065632F">
      <w:pPr>
        <w:pStyle w:val="Amicarellibiblio"/>
      </w:pPr>
      <w:bookmarkStart w:id="923" w:name="_Ref520906114"/>
      <w:r w:rsidRPr="00376AFF">
        <w:t>Chow M., L. Taylor, M. Chow; 1996; Time of outage restoration analysis in distribution systems; IEEE Transactions on Power Delivery. 11(3):1652-1658.</w:t>
      </w:r>
      <w:bookmarkEnd w:id="923"/>
    </w:p>
    <w:p w:rsidR="0065632F" w:rsidRPr="00376AFF" w:rsidRDefault="00280422" w:rsidP="0065632F">
      <w:pPr>
        <w:pStyle w:val="Amicarellibiblio"/>
      </w:pPr>
      <w:hyperlink r:id="rId538" w:history="1">
        <w:bookmarkStart w:id="924" w:name="_Ref326849350"/>
        <w:r w:rsidR="0065632F" w:rsidRPr="00376AFF">
          <w:t>Colagrossi A, Landrini M.; 2003; Numerical simulation of interfacial flows by smoothed particle Hydrodynamics; Journal of Computational Physics, 191(2):448-475.</w:t>
        </w:r>
        <w:bookmarkEnd w:id="924"/>
        <w:r w:rsidR="0065632F" w:rsidRPr="00376AFF">
          <w:t xml:space="preserve"> </w:t>
        </w:r>
      </w:hyperlink>
    </w:p>
    <w:p w:rsidR="004B071E" w:rsidRPr="00376AFF" w:rsidRDefault="004B071E" w:rsidP="00FB5588">
      <w:pPr>
        <w:pStyle w:val="Amicarellibiblio"/>
      </w:pPr>
      <w:r w:rsidRPr="00376AFF">
        <w:t>Colombo P., F. Coleselli; 1996; Elementi di geotecnica:1-500; Zanichelli.</w:t>
      </w:r>
    </w:p>
    <w:p w:rsidR="004B071E" w:rsidRPr="00376AFF" w:rsidRDefault="004B071E" w:rsidP="00FB5588">
      <w:pPr>
        <w:pStyle w:val="Amicarellibiblio"/>
      </w:pPr>
      <w:r w:rsidRPr="00376AFF">
        <w:t>Costabile P.; 2006; Propagazione di onde di dam break su fondo erodibile; XXX Convegno di Idraulica e Costruzioni Idrauliche (IDRA).</w:t>
      </w:r>
    </w:p>
    <w:p w:rsidR="00242D54" w:rsidRPr="00376AFF" w:rsidRDefault="00242D54" w:rsidP="00242D54">
      <w:pPr>
        <w:pStyle w:val="Amicarellibiblio"/>
      </w:pPr>
      <w:bookmarkStart w:id="925" w:name="_Ref520905439"/>
      <w:bookmarkStart w:id="926" w:name="_Ref520292351"/>
      <w:r w:rsidRPr="00376AFF">
        <w:t>Crawford M., S. Seidel; 2013; Weathering the storm: building business resilience to climate change. Center for climate and energy solutions: Arlington, VA.</w:t>
      </w:r>
      <w:bookmarkEnd w:id="925"/>
    </w:p>
    <w:p w:rsidR="003B7F5A" w:rsidRPr="00376AFF" w:rsidRDefault="003B7F5A" w:rsidP="00FB5588">
      <w:pPr>
        <w:pStyle w:val="Amicarellibiblio"/>
      </w:pPr>
      <w:bookmarkStart w:id="927" w:name="_Ref57191845"/>
      <w:r w:rsidRPr="00376AFF">
        <w:t>DEM2xyz v.1.0 (RSE SpA); Amicarelli A.; FOSS; https://github.com/AndreaAmicarelliRSE/DEM2xyz</w:t>
      </w:r>
      <w:bookmarkEnd w:id="926"/>
      <w:bookmarkEnd w:id="927"/>
    </w:p>
    <w:p w:rsidR="004B071E" w:rsidRPr="00376AFF" w:rsidRDefault="004B071E" w:rsidP="00FB5588">
      <w:pPr>
        <w:pStyle w:val="Amicarellibiblio"/>
      </w:pPr>
      <w:r w:rsidRPr="00376AFF">
        <w:t xml:space="preserve">De Leffe M., D. Le Touzé and B. Alessandrini; 2009; Normal Flux Method at the boundary for SPH; Proceedings of the 4th Spheric Workshop, 150-157, Nantes (France). </w:t>
      </w:r>
    </w:p>
    <w:p w:rsidR="00A3103F" w:rsidRPr="00376AFF" w:rsidRDefault="00A3103F" w:rsidP="00A3103F">
      <w:pPr>
        <w:pStyle w:val="Amicarellibiblio"/>
      </w:pPr>
      <w:bookmarkStart w:id="928" w:name="_Ref341167265"/>
      <w:r w:rsidRPr="00376AFF">
        <w:t>Delorme L., A.Colagrossi, A. Souto-Iglesias, R. Zamora-Rodriguez, E. Botia-Vera; 2009; A set of canonical problems in sloshing, Part I: Pressure field in forced roll-comparison between experimental results and SPH; Ocean Engineering, 36:168–178.</w:t>
      </w:r>
      <w:bookmarkEnd w:id="928"/>
    </w:p>
    <w:p w:rsidR="004B071E" w:rsidRPr="00376AFF" w:rsidRDefault="004B071E" w:rsidP="00FB5588">
      <w:pPr>
        <w:pStyle w:val="Amicarellibiblio"/>
      </w:pPr>
      <w:r w:rsidRPr="00376AFF">
        <w:t>Dey S.; 1999; Sediment threshold; Applied Mathematical Modelling, 23: 399-417.</w:t>
      </w:r>
    </w:p>
    <w:p w:rsidR="004B071E" w:rsidRPr="00376AFF" w:rsidRDefault="004B071E" w:rsidP="00FB5588">
      <w:pPr>
        <w:pStyle w:val="Amicarellibiblio"/>
      </w:pPr>
      <w:r w:rsidRPr="00376AFF">
        <w:t>De Padova D., M. Mossa, S. Sibilla, E. Torti; 2013; 3D SPH modelling of hydraulic jump in a very large channel; Journal of Hydraulic Research, 51(2):158-173; DOI: 10.1080/00221686.2012.736883</w:t>
      </w:r>
    </w:p>
    <w:p w:rsidR="004B071E" w:rsidRPr="00376AFF" w:rsidRDefault="004B071E" w:rsidP="00FB5588">
      <w:pPr>
        <w:pStyle w:val="Amicarellibiblio"/>
      </w:pPr>
      <w:r w:rsidRPr="00376AFF">
        <w:t>Dilts G.A.; “Moving-least-squares-particle hydropdynamics – I. Consistency and stability”; International Journal for Numerical Methods in Engineering; (1999), 44, 1115-1155.</w:t>
      </w:r>
    </w:p>
    <w:p w:rsidR="001D07BE" w:rsidRPr="00376AFF" w:rsidRDefault="001D07BE" w:rsidP="001D07BE">
      <w:pPr>
        <w:pStyle w:val="Amicarellibiblio"/>
      </w:pPr>
      <w:bookmarkStart w:id="929" w:name="_Ref341105389"/>
      <w:r w:rsidRPr="00376AFF">
        <w:t>Di Monaco A., S. Manenti, M. Gallati, S. Sibilla, G. Agate, R. Guandalini; 2011; SPH modeling of solid boundaries through a semi-analytic approach. Engineering Applications of Computational Fluid Mechanics, 5(1):1–15.</w:t>
      </w:r>
      <w:bookmarkEnd w:id="929"/>
    </w:p>
    <w:p w:rsidR="004B071E" w:rsidRPr="00376AFF" w:rsidRDefault="004B071E" w:rsidP="00FB5588">
      <w:pPr>
        <w:pStyle w:val="Amicarellibiblio"/>
      </w:pPr>
      <w:r w:rsidRPr="00376AFF">
        <w:t>Dubois F.; 2001; Partial Riemann problem, boundary conditions and gas dynamics; In Absorbing Boundaries and Layers, Domain Decomposition Methods: Applications to large scale computations, 16-77, Nova Science Publishers Inc.</w:t>
      </w:r>
    </w:p>
    <w:p w:rsidR="00187CC4" w:rsidRPr="00376AFF" w:rsidRDefault="00187CC4" w:rsidP="00FB5588">
      <w:pPr>
        <w:pStyle w:val="Amicarellibiblio"/>
      </w:pPr>
      <w:bookmarkStart w:id="930" w:name="_Ref520297567"/>
      <w:r w:rsidRPr="00376AFF">
        <w:t>Enga</w:t>
      </w:r>
      <w:r w:rsidR="0054433B">
        <w:t>u</w:t>
      </w:r>
      <w:r w:rsidRPr="00376AFF">
        <w:t>ge Digitizer (Mitchell et al.), https://github.com/markummitchell/engauge-digitizer</w:t>
      </w:r>
      <w:bookmarkEnd w:id="930"/>
    </w:p>
    <w:p w:rsidR="004B071E" w:rsidRPr="00376AFF" w:rsidRDefault="004B071E" w:rsidP="00FB5588">
      <w:pPr>
        <w:pStyle w:val="Amicarellibiblio"/>
      </w:pPr>
      <w:r w:rsidRPr="00376AFF">
        <w:t>Espa P., Sibilla S., Gallati M.; 2008; SPH simulations of a vertical 2-D liquid jet introduced from the bottom of a free-surface rectangular tank; Adv. Appl. Fluid Mech., 3:105-140.</w:t>
      </w:r>
    </w:p>
    <w:p w:rsidR="004B071E" w:rsidRPr="00376AFF" w:rsidRDefault="004B071E" w:rsidP="00FB5588">
      <w:pPr>
        <w:pStyle w:val="Amicarellibiblio"/>
      </w:pPr>
      <w:r w:rsidRPr="00376AFF">
        <w:t>Espa P. S. Sibilla; 2014; Experimental Study of the Scour Regimes Downstream of an Apron for Intermediate Tailwater Depth Conditions; Journal of Applied Fluid Mechanics, 7(4):611-624.</w:t>
      </w:r>
    </w:p>
    <w:p w:rsidR="004B071E" w:rsidRPr="00376AFF" w:rsidRDefault="004B071E" w:rsidP="00FB5588">
      <w:pPr>
        <w:pStyle w:val="Amicarellibiblio"/>
      </w:pPr>
      <w:r w:rsidRPr="00376AFF">
        <w:t xml:space="preserve">European Commission; 2003; Floods: European research for better predictions and management solutions; Press Release Database, Brussels, 13 October 2003, IP/03/1381; </w:t>
      </w:r>
      <w:hyperlink r:id="rId539" w:history="1">
        <w:r w:rsidRPr="00376AFF">
          <w:t>http://europa.eu/rapid/press-release_IP-03-1381_en.htm</w:t>
        </w:r>
      </w:hyperlink>
    </w:p>
    <w:p w:rsidR="004B071E" w:rsidRPr="00376AFF" w:rsidRDefault="004B071E" w:rsidP="00FB5588">
      <w:pPr>
        <w:pStyle w:val="Amicarellibiblio"/>
      </w:pPr>
      <w:r w:rsidRPr="00376AFF">
        <w:t>Faltinsen O.M., O.F. Rognebakke, I.A. Lukovsky, A.N. Timokha; 2000; Multidimensional modal analysis of nonlinear sloshing in a rectangular tank with finite water depth; J Fluid Mech., 407, 201–34.</w:t>
      </w:r>
    </w:p>
    <w:p w:rsidR="004B071E" w:rsidRPr="00376AFF" w:rsidRDefault="004B071E" w:rsidP="00FB5588">
      <w:pPr>
        <w:pStyle w:val="Amicarellibiblio"/>
      </w:pPr>
      <w:r w:rsidRPr="00376AFF">
        <w:t>Fan X., C.X. Tang, C.J. van Westen, D. Alkema; 2012; Simulating dam-breach flood scenarios of the Tangjiashan landslide dam induced by the Wenchuan Earthquake; Nat. Hazards Earth Syst. Sci., 12:3031–3044.</w:t>
      </w:r>
    </w:p>
    <w:p w:rsidR="004B071E" w:rsidRPr="00376AFF" w:rsidRDefault="004B071E" w:rsidP="00FB5588">
      <w:pPr>
        <w:pStyle w:val="Amicarellibiblio"/>
      </w:pPr>
      <w:r w:rsidRPr="00376AFF">
        <w:t>Farahani, R., Dalrymple, R., Hérault, A., and Bilotta, G. (2014). ”Three-Dimensional SPH Modeling of a Bar/Rip Channel System.” J. Waterway, Port, Coastal, Ocean Eng., 140(1), 82–99.</w:t>
      </w:r>
    </w:p>
    <w:p w:rsidR="006B0406" w:rsidRPr="00376AFF" w:rsidRDefault="006B0406" w:rsidP="006B0406">
      <w:pPr>
        <w:pStyle w:val="Amicarellibiblio"/>
      </w:pPr>
      <w:r w:rsidRPr="00376AFF">
        <w:t>Feldman J. and J. Bonet; 2007; Dynamic refinement and boundary contact forces in SPH with applications in fluid flow problems; Int. J. Numer. Meth. Engng; 72,295–324.</w:t>
      </w:r>
    </w:p>
    <w:p w:rsidR="004B071E" w:rsidRPr="00376AFF" w:rsidRDefault="004B071E" w:rsidP="00FB5588">
      <w:pPr>
        <w:pStyle w:val="Amicarellibiblio"/>
      </w:pPr>
      <w:r w:rsidRPr="00376AFF">
        <w:t xml:space="preserve">Ferrand M., D.R.P. Laurence, B.D. Rogers, D. Violeau; 2010; Improved time scheme integration approach for dealing with semi analytical boundary conditions in SPARTACUS2D; Proc. 5th International SPHERIC Workshop,  98-105. </w:t>
      </w:r>
    </w:p>
    <w:p w:rsidR="001D07BE" w:rsidRPr="00376AFF" w:rsidRDefault="001D07BE" w:rsidP="00FB5588">
      <w:pPr>
        <w:pStyle w:val="Amicarellibiblio"/>
      </w:pPr>
      <w:bookmarkStart w:id="931" w:name="_Ref341105709"/>
      <w:r w:rsidRPr="00376AFF">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931"/>
      <w:r w:rsidRPr="00376AFF">
        <w:t xml:space="preserve"> </w:t>
      </w:r>
    </w:p>
    <w:p w:rsidR="004B071E" w:rsidRPr="00376AFF" w:rsidRDefault="004B071E" w:rsidP="00FB5588">
      <w:pPr>
        <w:pStyle w:val="Amicarellibiblio"/>
      </w:pPr>
      <w:r w:rsidRPr="00376AFF">
        <w:t>Ferrand M., D. Violeau, B.D. Rogers, D.R.P. Laurence; 2011; Consistent wall boundary treatment for laminar and turbulent flows in SPH; Proc. 6th International SPHERIC Workshop, 275-282.</w:t>
      </w:r>
    </w:p>
    <w:p w:rsidR="00FB5588" w:rsidRPr="00376AFF" w:rsidRDefault="00FB5588" w:rsidP="00FB5588">
      <w:pPr>
        <w:pStyle w:val="Amicarellibiblio"/>
      </w:pPr>
      <w:bookmarkStart w:id="932" w:name="_Ref392881892"/>
      <w:r w:rsidRPr="00376AFF">
        <w:t>Ferrari A., M. Dumbser, E. F. Toro, A. Armanini; 2009; A new 3D parallel SPH scheme for free surface flows; Computers &amp; Fluids, 38:1203-1217.</w:t>
      </w:r>
      <w:bookmarkEnd w:id="932"/>
    </w:p>
    <w:p w:rsidR="004B071E" w:rsidRPr="00376AFF" w:rsidRDefault="004B071E" w:rsidP="00FB5588">
      <w:pPr>
        <w:pStyle w:val="Amicarellibiblio"/>
      </w:pPr>
      <w:r w:rsidRPr="00376AFF">
        <w:t>Fraccarollo L., Capart H.; 2002; Riemann wave description of erosional dam-break flows; J. Fluid Mech., 461, 183-228.</w:t>
      </w:r>
    </w:p>
    <w:p w:rsidR="004B071E" w:rsidRPr="00376AFF" w:rsidRDefault="004B071E" w:rsidP="00FB5588">
      <w:pPr>
        <w:pStyle w:val="Amicarellibiblio"/>
      </w:pPr>
      <w:r w:rsidRPr="00376AFF">
        <w:t>Fraccarollo L., H. Capart, Y. Zech; 2003; A Godunov method for the computation of erosional shallow water transients; Int. J. Numer. Meth. Fluids, 41: 951–976.</w:t>
      </w:r>
    </w:p>
    <w:p w:rsidR="00BD2AA1" w:rsidRPr="00376AFF" w:rsidRDefault="00BD2AA1" w:rsidP="00BD2AA1">
      <w:pPr>
        <w:pStyle w:val="Amicarellibiblio"/>
      </w:pPr>
      <w:bookmarkStart w:id="933" w:name="_Ref520369088"/>
      <w:bookmarkStart w:id="934" w:name="_Ref414469083"/>
      <w:r w:rsidRPr="00376AFF">
        <w:t>Free Software Foundation http://www.fsf.org/</w:t>
      </w:r>
      <w:bookmarkEnd w:id="933"/>
    </w:p>
    <w:p w:rsidR="001D07BE" w:rsidRPr="00376AFF" w:rsidRDefault="00280422" w:rsidP="001D07BE">
      <w:pPr>
        <w:pStyle w:val="Amicarellibiblio"/>
      </w:pPr>
      <w:hyperlink r:id="rId540" w:history="1">
        <w:r w:rsidR="001D07BE" w:rsidRPr="00376AFF">
          <w:t>Frenk C.S.</w:t>
        </w:r>
      </w:hyperlink>
      <w:r w:rsidR="001D07BE" w:rsidRPr="00376AFF">
        <w:t xml:space="preserve">; S.D.M. </w:t>
      </w:r>
      <w:hyperlink r:id="rId541" w:history="1">
        <w:r w:rsidR="001D07BE" w:rsidRPr="00376AFF">
          <w:t>White,</w:t>
        </w:r>
      </w:hyperlink>
      <w:r w:rsidR="001D07BE" w:rsidRPr="00376AFF">
        <w:t xml:space="preserve"> P. </w:t>
      </w:r>
      <w:hyperlink r:id="rId542" w:history="1">
        <w:r w:rsidR="001D07BE" w:rsidRPr="00376AFF">
          <w:t>Bode, J.</w:t>
        </w:r>
      </w:hyperlink>
      <w:r w:rsidR="001D07BE" w:rsidRPr="00376AFF">
        <w:t xml:space="preserve">R. </w:t>
      </w:r>
      <w:hyperlink r:id="rId543" w:history="1">
        <w:r w:rsidR="001D07BE" w:rsidRPr="00376AFF">
          <w:t xml:space="preserve">Bond, </w:t>
        </w:r>
      </w:hyperlink>
      <w:r w:rsidR="001D07BE" w:rsidRPr="00376AFF">
        <w:t xml:space="preserve">G.L. </w:t>
      </w:r>
      <w:hyperlink r:id="rId544" w:history="1">
        <w:r w:rsidR="001D07BE" w:rsidRPr="00376AFF">
          <w:t xml:space="preserve">Bryan, </w:t>
        </w:r>
      </w:hyperlink>
      <w:r w:rsidR="001D07BE" w:rsidRPr="00376AFF">
        <w:t xml:space="preserve">R. </w:t>
      </w:r>
      <w:hyperlink r:id="rId545" w:history="1">
        <w:r w:rsidR="001D07BE" w:rsidRPr="00376AFF">
          <w:t xml:space="preserve">Cen, H.M.P. </w:t>
        </w:r>
      </w:hyperlink>
      <w:hyperlink r:id="rId546" w:history="1">
        <w:r w:rsidR="001D07BE" w:rsidRPr="00376AFF">
          <w:t xml:space="preserve">Couchman, </w:t>
        </w:r>
      </w:hyperlink>
      <w:r w:rsidR="001D07BE" w:rsidRPr="00376AFF">
        <w:t xml:space="preserve">A.E. </w:t>
      </w:r>
      <w:hyperlink r:id="rId547" w:history="1">
        <w:r w:rsidR="001D07BE" w:rsidRPr="00376AFF">
          <w:t>Evrard</w:t>
        </w:r>
      </w:hyperlink>
      <w:r w:rsidR="001D07BE" w:rsidRPr="00376AFF">
        <w:t xml:space="preserve">, N. </w:t>
      </w:r>
      <w:hyperlink r:id="rId548" w:history="1">
        <w:r w:rsidR="001D07BE" w:rsidRPr="00376AFF">
          <w:t xml:space="preserve">Gnedin, </w:t>
        </w:r>
      </w:hyperlink>
      <w:r w:rsidR="001D07BE" w:rsidRPr="00376AFF">
        <w:t xml:space="preserve">A. </w:t>
      </w:r>
      <w:hyperlink r:id="rId549" w:history="1">
        <w:r w:rsidR="001D07BE" w:rsidRPr="00376AFF">
          <w:t xml:space="preserve">Jenkins, A.M. </w:t>
        </w:r>
      </w:hyperlink>
      <w:hyperlink r:id="rId550" w:history="1">
        <w:r w:rsidR="001D07BE" w:rsidRPr="00376AFF">
          <w:t xml:space="preserve">Khokhlov, </w:t>
        </w:r>
      </w:hyperlink>
      <w:r w:rsidR="001D07BE" w:rsidRPr="00376AFF">
        <w:t xml:space="preserve">A. </w:t>
      </w:r>
      <w:hyperlink r:id="rId551" w:history="1">
        <w:r w:rsidR="001D07BE" w:rsidRPr="00376AFF">
          <w:t xml:space="preserve">Klypin, J.F. </w:t>
        </w:r>
      </w:hyperlink>
      <w:hyperlink r:id="rId552" w:history="1">
        <w:r w:rsidR="001D07BE" w:rsidRPr="00376AFF">
          <w:t>Navarro, M.L.</w:t>
        </w:r>
      </w:hyperlink>
      <w:r w:rsidR="001D07BE" w:rsidRPr="00376AFF">
        <w:t xml:space="preserve"> </w:t>
      </w:r>
      <w:hyperlink r:id="rId553" w:history="1">
        <w:r w:rsidR="001D07BE" w:rsidRPr="00376AFF">
          <w:t>Norman, J.P.</w:t>
        </w:r>
      </w:hyperlink>
      <w:r w:rsidR="001D07BE" w:rsidRPr="00376AFF">
        <w:t xml:space="preserve"> </w:t>
      </w:r>
      <w:hyperlink r:id="rId554" w:history="1">
        <w:r w:rsidR="001D07BE" w:rsidRPr="00376AFF">
          <w:t xml:space="preserve">Ostriker, </w:t>
        </w:r>
      </w:hyperlink>
      <w:r w:rsidR="001D07BE" w:rsidRPr="00376AFF">
        <w:t xml:space="preserve">J.M. </w:t>
      </w:r>
      <w:hyperlink r:id="rId555" w:history="1">
        <w:r w:rsidR="001D07BE" w:rsidRPr="00376AFF">
          <w:t xml:space="preserve">Owen, </w:t>
        </w:r>
      </w:hyperlink>
      <w:r w:rsidR="001D07BE" w:rsidRPr="00376AFF">
        <w:t xml:space="preserve">F.R. </w:t>
      </w:r>
      <w:hyperlink r:id="rId556" w:history="1">
        <w:r w:rsidR="001D07BE" w:rsidRPr="00376AFF">
          <w:t xml:space="preserve">Pearce, </w:t>
        </w:r>
      </w:hyperlink>
      <w:r w:rsidR="001D07BE" w:rsidRPr="00376AFF">
        <w:t xml:space="preserve">U.-L. </w:t>
      </w:r>
      <w:hyperlink r:id="rId557" w:history="1">
        <w:r w:rsidR="001D07BE" w:rsidRPr="00376AFF">
          <w:t xml:space="preserve">Pen, </w:t>
        </w:r>
      </w:hyperlink>
      <w:r w:rsidR="001D07BE" w:rsidRPr="00376AFF">
        <w:t xml:space="preserve">M. </w:t>
      </w:r>
      <w:hyperlink r:id="rId558" w:history="1">
        <w:r w:rsidR="001D07BE" w:rsidRPr="00376AFF">
          <w:t xml:space="preserve">Steinmetz, P.A. </w:t>
        </w:r>
      </w:hyperlink>
      <w:hyperlink r:id="rId559" w:history="1">
        <w:r w:rsidR="001D07BE" w:rsidRPr="00376AFF">
          <w:t xml:space="preserve">Thomas, J.V. </w:t>
        </w:r>
      </w:hyperlink>
      <w:hyperlink r:id="rId560" w:history="1">
        <w:r w:rsidR="001D07BE" w:rsidRPr="00376AFF">
          <w:t xml:space="preserve">Villumsen, J.W. </w:t>
        </w:r>
      </w:hyperlink>
      <w:hyperlink r:id="rId561" w:history="1">
        <w:r w:rsidR="001D07BE" w:rsidRPr="00376AFF">
          <w:t xml:space="preserve">Wadsley, </w:t>
        </w:r>
      </w:hyperlink>
      <w:r w:rsidR="001D07BE" w:rsidRPr="00376AFF">
        <w:t xml:space="preserve">M.S. </w:t>
      </w:r>
      <w:hyperlink r:id="rId562" w:history="1">
        <w:r w:rsidR="001D07BE" w:rsidRPr="00376AFF">
          <w:t xml:space="preserve">Warren, G. </w:t>
        </w:r>
      </w:hyperlink>
      <w:hyperlink r:id="rId563" w:history="1">
        <w:r w:rsidR="001D07BE" w:rsidRPr="00376AFF">
          <w:t xml:space="preserve">Xu, G. </w:t>
        </w:r>
      </w:hyperlink>
      <w:hyperlink r:id="rId564" w:history="1">
        <w:r w:rsidR="001D07BE" w:rsidRPr="00376AFF">
          <w:t xml:space="preserve">Yepes; </w:t>
        </w:r>
      </w:hyperlink>
      <w:r w:rsidR="001D07BE" w:rsidRPr="00376AFF">
        <w:t>1999; The Santa Barbara Cluster Comparison Project: A Comparison of Cosmological Hydrodynamics Solutions; The Astrophysical Journal, 525(2):554-582.</w:t>
      </w:r>
      <w:bookmarkEnd w:id="934"/>
    </w:p>
    <w:p w:rsidR="004B071E" w:rsidRPr="00376AFF" w:rsidRDefault="004B071E" w:rsidP="00FB5588">
      <w:pPr>
        <w:pStyle w:val="Amicarellibiblio"/>
      </w:pPr>
      <w:r w:rsidRPr="00376AFF">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376AFF">
          <w:t>5”</w:t>
        </w:r>
      </w:smartTag>
      <w:r w:rsidRPr="00376AFF">
        <w:t>.</w:t>
      </w:r>
    </w:p>
    <w:p w:rsidR="00126070" w:rsidRPr="00376AFF" w:rsidRDefault="00126070" w:rsidP="00126070">
      <w:pPr>
        <w:pStyle w:val="Amicarellibiblio"/>
      </w:pPr>
      <w:bookmarkStart w:id="935" w:name="_Ref520292018"/>
      <w:r w:rsidRPr="00376AFF">
        <w:t xml:space="preserve">GDAL (OSGEO); </w:t>
      </w:r>
      <w:hyperlink r:id="rId565" w:history="1">
        <w:r w:rsidRPr="00376AFF">
          <w:t>https://github.com/OSGeo/gdal</w:t>
        </w:r>
      </w:hyperlink>
      <w:bookmarkEnd w:id="935"/>
    </w:p>
    <w:p w:rsidR="00034CDC" w:rsidRPr="00376AFF" w:rsidRDefault="00034CDC" w:rsidP="009B0157">
      <w:pPr>
        <w:pStyle w:val="Amicarellibiblio"/>
      </w:pPr>
      <w:bookmarkStart w:id="936" w:name="_Ref520298700"/>
      <w:bookmarkStart w:id="937" w:name="_Ref520298375"/>
      <w:r w:rsidRPr="00376AFF">
        <w:t>gdb (GNU, Free Software Foundation), https://www.gnu.org/software/gdb/</w:t>
      </w:r>
      <w:bookmarkEnd w:id="936"/>
    </w:p>
    <w:p w:rsidR="009B0157" w:rsidRPr="00376AFF" w:rsidRDefault="009B0157" w:rsidP="009B0157">
      <w:pPr>
        <w:pStyle w:val="Amicarellibiblio"/>
      </w:pPr>
      <w:r w:rsidRPr="00376AFF">
        <w:t>gedit (GNOME Foundation), https://wiki.gnome.org/Apps/Gedit</w:t>
      </w:r>
      <w:bookmarkEnd w:id="937"/>
    </w:p>
    <w:p w:rsidR="004B071E" w:rsidRPr="00376AFF" w:rsidRDefault="004B071E" w:rsidP="00FB5588">
      <w:pPr>
        <w:pStyle w:val="Amicarellibiblio"/>
      </w:pPr>
      <w:r w:rsidRPr="00376AFF">
        <w:t xml:space="preserve">GEO-SLOPE International Ltd; The Lower San Fernando Dam; QUAKE/W Example File: Lower SanFernando Dam.doc; </w:t>
      </w:r>
      <w:hyperlink r:id="rId566" w:history="1">
        <w:r w:rsidRPr="00376AFF">
          <w:t>www.geo-slope.com</w:t>
        </w:r>
      </w:hyperlink>
    </w:p>
    <w:p w:rsidR="0026738A" w:rsidRPr="00376AFF" w:rsidRDefault="0026738A" w:rsidP="0026738A">
      <w:pPr>
        <w:pStyle w:val="Amicarellibiblio"/>
      </w:pPr>
      <w:bookmarkStart w:id="938" w:name="_Ref520368865"/>
      <w:bookmarkStart w:id="939" w:name="_Ref520298441"/>
      <w:bookmarkStart w:id="940" w:name="_Ref520297260"/>
      <w:bookmarkStart w:id="941" w:name="_Ref345062922"/>
      <w:r w:rsidRPr="00376AFF">
        <w:t xml:space="preserve">Git (Torvalds et al.), </w:t>
      </w:r>
      <w:hyperlink r:id="rId567" w:history="1">
        <w:r w:rsidRPr="00376AFF">
          <w:t>https://github.com/git/git</w:t>
        </w:r>
      </w:hyperlink>
      <w:bookmarkEnd w:id="938"/>
    </w:p>
    <w:p w:rsidR="0026738A" w:rsidRPr="00376AFF" w:rsidRDefault="0026738A" w:rsidP="0026738A">
      <w:pPr>
        <w:pStyle w:val="Amicarellibiblio"/>
      </w:pPr>
      <w:bookmarkStart w:id="942" w:name="_Ref520368866"/>
      <w:r w:rsidRPr="00376AFF">
        <w:t>GitHub; GitHub Inc.; www.github.com</w:t>
      </w:r>
      <w:bookmarkEnd w:id="942"/>
    </w:p>
    <w:p w:rsidR="00EF14C3" w:rsidRPr="00376AFF" w:rsidRDefault="00EF14C3" w:rsidP="00B2376C">
      <w:pPr>
        <w:pStyle w:val="Amicarellibiblio"/>
      </w:pPr>
      <w:r w:rsidRPr="00376AFF">
        <w:t>gfortran (GNU, Free Software Foundation), http://gcc.gnu.org/fortran/</w:t>
      </w:r>
      <w:bookmarkEnd w:id="939"/>
    </w:p>
    <w:p w:rsidR="00EF14C3" w:rsidRPr="00376AFF" w:rsidRDefault="00EF14C3" w:rsidP="00B2376C">
      <w:pPr>
        <w:pStyle w:val="Amicarellibiblio"/>
      </w:pPr>
      <w:bookmarkStart w:id="943" w:name="_Ref520298593"/>
      <w:r w:rsidRPr="00376AFF">
        <w:t>GNU Make (GNU, Free Software Foundation), https://www.gnu.org/software/make/</w:t>
      </w:r>
      <w:bookmarkEnd w:id="943"/>
    </w:p>
    <w:p w:rsidR="00B2376C" w:rsidRPr="00376AFF" w:rsidRDefault="00B2376C" w:rsidP="00B2376C">
      <w:pPr>
        <w:pStyle w:val="Amicarellibiblio"/>
      </w:pPr>
      <w:r w:rsidRPr="00376AFF">
        <w:t>Gnuplot (Williams &amp; Kelley), http://www.gnuplot.info/</w:t>
      </w:r>
      <w:bookmarkEnd w:id="940"/>
    </w:p>
    <w:p w:rsidR="003A7E14" w:rsidRPr="00376AFF" w:rsidRDefault="003A7E14" w:rsidP="003A7E14">
      <w:pPr>
        <w:pStyle w:val="Amicarellibiblio"/>
      </w:pPr>
      <w:r w:rsidRPr="00376AFF">
        <w:t>Gómez-Gesteira M., R.A. Dalrymple; 2004; Using a 3D SPH Method for Wave Impact on a Tall Structure; J. Waterways, Port, Coastal, Ocean Engineering, 130(2):63-69.</w:t>
      </w:r>
      <w:bookmarkEnd w:id="941"/>
      <w:r w:rsidRPr="00376AFF">
        <w:t xml:space="preserve"> </w:t>
      </w:r>
    </w:p>
    <w:p w:rsidR="004B071E" w:rsidRPr="00376AFF" w:rsidRDefault="004B071E" w:rsidP="00FB5588">
      <w:pPr>
        <w:pStyle w:val="Amicarellibiblio"/>
      </w:pPr>
      <w:r w:rsidRPr="00376AFF">
        <w:t>Gotoh H., T. Sakai; 2006; Key issues in the particle method for computation of wave breaking; Coastal Engineering, 53:171–179.</w:t>
      </w:r>
    </w:p>
    <w:p w:rsidR="00034CDC" w:rsidRPr="00376AFF" w:rsidRDefault="00034CDC" w:rsidP="00FB5588">
      <w:pPr>
        <w:pStyle w:val="Amicarellibiblio"/>
      </w:pPr>
      <w:bookmarkStart w:id="944" w:name="_Ref520298796"/>
      <w:bookmarkStart w:id="945" w:name="_Ref395621260"/>
      <w:r w:rsidRPr="00376AFF">
        <w:t>gprof (GNU, Free Software Foundation), http://sourceware.org/binutils/docs/gprof/</w:t>
      </w:r>
      <w:bookmarkEnd w:id="944"/>
    </w:p>
    <w:p w:rsidR="0065632F" w:rsidRPr="00376AFF" w:rsidRDefault="0065632F" w:rsidP="00FB5588">
      <w:pPr>
        <w:pStyle w:val="Amicarellibiblio"/>
      </w:pPr>
      <w:r w:rsidRPr="00376AFF">
        <w:t>Grabe, J., B. Stefanova; 2014; Numerical modeling of saturated soils, based on Smoothed Particle Hydrodynamics (SPH). Part 1: Seepage analysis. geotechnik 37(3):</w:t>
      </w:r>
      <w:bookmarkEnd w:id="945"/>
      <w:r w:rsidRPr="00376AFF">
        <w:t>191-197.</w:t>
      </w:r>
    </w:p>
    <w:p w:rsidR="001D07BE" w:rsidRPr="00376AFF" w:rsidRDefault="001D07BE" w:rsidP="001D07BE">
      <w:pPr>
        <w:pStyle w:val="Amicarellibiblio"/>
      </w:pPr>
      <w:bookmarkStart w:id="946" w:name="_Ref353446866"/>
      <w:r w:rsidRPr="00376AFF">
        <w:t>Grenier N., M. Antuono, A. Colagrossi, D. Le Touzé, B. Alessandrini; 2009; An Hamiltonian interface SPH formulation for multi-fluid and free surface flows. Journal of Computational Physics, 228:8380–8393.</w:t>
      </w:r>
      <w:bookmarkEnd w:id="946"/>
    </w:p>
    <w:p w:rsidR="00635928" w:rsidRPr="00376AFF" w:rsidRDefault="00635928" w:rsidP="00FB5588">
      <w:pPr>
        <w:pStyle w:val="Amicarellibiblio"/>
      </w:pPr>
      <w:bookmarkStart w:id="947" w:name="_Ref520297992"/>
      <w:bookmarkStart w:id="948" w:name="_Ref520297384"/>
      <w:r w:rsidRPr="00376AFF">
        <w:t>Grid Interpolator v.1.0 (RSE SpA); Amicarelli A.; FOSS; https://github.com/AndreaAmicarelliRSE/Grid_Interpolator</w:t>
      </w:r>
      <w:bookmarkEnd w:id="947"/>
    </w:p>
    <w:p w:rsidR="003D6B50" w:rsidRPr="00376AFF" w:rsidRDefault="003D6B50" w:rsidP="00FB5588">
      <w:pPr>
        <w:pStyle w:val="Amicarellibiblio"/>
      </w:pPr>
      <w:r w:rsidRPr="00376AFF">
        <w:t>GSView (Ghostgum Software Pty Ltd)</w:t>
      </w:r>
      <w:hyperlink r:id="rId568" w:tooltip="Email to this author" w:history="1">
        <w:r w:rsidRPr="00376AFF">
          <w:t>,</w:t>
        </w:r>
      </w:hyperlink>
      <w:bookmarkStart w:id="949" w:name="corrAuthorTitle"/>
      <w:bookmarkEnd w:id="949"/>
      <w:r w:rsidRPr="00376AFF">
        <w:t xml:space="preserve"> </w:t>
      </w:r>
      <w:hyperlink r:id="rId569" w:history="1">
        <w:r w:rsidRPr="00376AFF">
          <w:t>https://www.ghostscript.com/</w:t>
        </w:r>
      </w:hyperlink>
      <w:bookmarkEnd w:id="948"/>
    </w:p>
    <w:p w:rsidR="004B071E" w:rsidRPr="00376AFF" w:rsidRDefault="004B071E" w:rsidP="00FB5588">
      <w:pPr>
        <w:pStyle w:val="Amicarellibiblio"/>
      </w:pPr>
      <w:r w:rsidRPr="00376AFF">
        <w:t>Gudehus G., R.O. Cudmani, A.B: Libreros-Bertini, M.M. Bühler; 2004; In-plane and anti-plane strong shaking of soil systems and structures; Soil Dynamics and Earthquake Engineering, 24(4):319-342; DOI: 10.1016/j.soildyn.2003.12.007</w:t>
      </w:r>
    </w:p>
    <w:p w:rsidR="004B071E" w:rsidRPr="00376AFF" w:rsidRDefault="004B071E" w:rsidP="00FB5588">
      <w:pPr>
        <w:pStyle w:val="Amicarellibiblio"/>
      </w:pPr>
      <w:r w:rsidRPr="00376AFF">
        <w:t>Guzzetti F.; 2015; Frane e alluvioni, una lunga storia italiana; ECOSCIENZA, 3:12-13.</w:t>
      </w:r>
    </w:p>
    <w:p w:rsidR="003A7E14" w:rsidRPr="00376AFF" w:rsidRDefault="003A7E14" w:rsidP="003A7E14">
      <w:pPr>
        <w:pStyle w:val="Amicarellibiblio"/>
      </w:pPr>
      <w:bookmarkStart w:id="950" w:name="_Ref341106958"/>
      <w:bookmarkStart w:id="951" w:name="_Ref341106957"/>
      <w:r w:rsidRPr="00376AFF">
        <w:t>Hashemi M.R., R. Fatehi, M.T. Manzari; 2012; A modified SPH method for simulating motion of rigid bodies in Newtonian fluid flows; International Journal of Non-Linear Mechanics, 47:626–638.</w:t>
      </w:r>
      <w:bookmarkEnd w:id="950"/>
    </w:p>
    <w:p w:rsidR="003A7E14" w:rsidRPr="00376AFF" w:rsidRDefault="003A7E14" w:rsidP="003A7E14">
      <w:pPr>
        <w:pStyle w:val="Amicarellibiblio"/>
      </w:pPr>
      <w:r w:rsidRPr="00376AFF">
        <w:t>Hashemi M.R., R. Fatehi, M.T. Manzari; 2011; SPH simulation of interacting solid bodies suspended in a shear flow of an Oldroyd-B fluid; Journal of Non-Newtonian Fluid Mechanics, 166:1239–1252.</w:t>
      </w:r>
      <w:bookmarkEnd w:id="951"/>
    </w:p>
    <w:p w:rsidR="003A7E14" w:rsidRPr="00376AFF" w:rsidRDefault="003A7E14" w:rsidP="003A7E14">
      <w:pPr>
        <w:pStyle w:val="Amicarellibiblio"/>
      </w:pPr>
      <w:bookmarkStart w:id="952" w:name="_Ref341161712"/>
      <w:r w:rsidRPr="00376AFF">
        <w:t>Hay A., A. Leroyer, M. Visonneau; 2006; H-adaptive Navier–Stokes simulations of free-surface flows around</w:t>
      </w:r>
      <w:bookmarkEnd w:id="952"/>
      <w:r w:rsidRPr="00376AFF">
        <w:t xml:space="preserve"> moving bodies; J Mar Sci Technol, 11:1–18. </w:t>
      </w:r>
    </w:p>
    <w:p w:rsidR="003101E5" w:rsidRPr="00376AFF" w:rsidRDefault="003101E5" w:rsidP="003101E5">
      <w:pPr>
        <w:pStyle w:val="Amicarellibiblio"/>
      </w:pPr>
      <w:bookmarkStart w:id="953" w:name="_Ref520905115"/>
      <w:r w:rsidRPr="00376AFF">
        <w:t>Hazus-MH; 2011; Technical Manual, Multi-hazard Loss Estimation Methodology, Flood Model; Department of Homeland Security, Federal Emergency Management Agency, Mitigation Division, Washington, D.C.</w:t>
      </w:r>
      <w:bookmarkEnd w:id="953"/>
      <w:r w:rsidRPr="00376AFF">
        <w:t xml:space="preserve"> </w:t>
      </w:r>
    </w:p>
    <w:p w:rsidR="004B071E" w:rsidRPr="00376AFF" w:rsidRDefault="004B071E" w:rsidP="00FB5588">
      <w:pPr>
        <w:pStyle w:val="Amicarellibiblio"/>
      </w:pPr>
      <w:r w:rsidRPr="00376AFF">
        <w:t>Herle I., G. Gudehus; 1999; Determination of parameters of a hypoplastic constitutive model from properties of grain assemblies; Mechanics of Cohesive-Frictional Materials, 4(5):461-486.</w:t>
      </w:r>
    </w:p>
    <w:p w:rsidR="006A2E7E" w:rsidRPr="00376AFF" w:rsidRDefault="006A2E7E" w:rsidP="00FB5588">
      <w:pPr>
        <w:pStyle w:val="Amicarellibiblio"/>
      </w:pPr>
      <w:bookmarkStart w:id="954" w:name="_Ref520905322"/>
      <w:r w:rsidRPr="00376AFF">
        <w:t>Holmes M.; 2015; Water infrastructure vulnerability due to dependency on third party infrastructure sectors; School of Civil Engineering and Geosciences, Newcastle University, May 2015; Doctorate thesis.</w:t>
      </w:r>
      <w:bookmarkEnd w:id="954"/>
    </w:p>
    <w:p w:rsidR="004B071E" w:rsidRPr="00376AFF" w:rsidRDefault="004B071E" w:rsidP="00FB5588">
      <w:pPr>
        <w:pStyle w:val="Amicarellibiblio"/>
      </w:pPr>
      <w:r w:rsidRPr="00376AFF">
        <w:t>ICOLD - Committee on Computational Aspects of Analysis and Design of Dams; 2013; 12th Benchmark Workshop on Numerical Analysis of Dams (Graz, Austria), Theme C.</w:t>
      </w:r>
    </w:p>
    <w:p w:rsidR="004C6594" w:rsidRPr="00376AFF" w:rsidRDefault="004C6594" w:rsidP="00FB5588">
      <w:pPr>
        <w:pStyle w:val="Amicarellibiblio"/>
      </w:pPr>
      <w:bookmarkStart w:id="955" w:name="_Ref520298107"/>
      <w:r w:rsidRPr="00376AFF">
        <w:t>Image Magick (ImageMagick Studio LLC), https://www.imagemagick.org</w:t>
      </w:r>
      <w:bookmarkEnd w:id="955"/>
    </w:p>
    <w:p w:rsidR="0041312A" w:rsidRPr="00376AFF" w:rsidRDefault="0041312A" w:rsidP="0041312A">
      <w:pPr>
        <w:pStyle w:val="Amicarellibiblio"/>
      </w:pPr>
      <w:bookmarkStart w:id="956" w:name="_Ref485633420"/>
      <w:r w:rsidRPr="00376AFF">
        <w:t xml:space="preserve">Intel Corporation, </w:t>
      </w:r>
      <w:hyperlink r:id="rId570" w:history="1">
        <w:r w:rsidRPr="00376AFF">
          <w:t>www.intel.com</w:t>
        </w:r>
      </w:hyperlink>
      <w:bookmarkEnd w:id="956"/>
    </w:p>
    <w:p w:rsidR="004B071E" w:rsidRPr="00376AFF" w:rsidRDefault="004B071E" w:rsidP="00FB5588">
      <w:pPr>
        <w:pStyle w:val="Amicarellibiblio"/>
      </w:pPr>
      <w:r w:rsidRPr="00376AFF">
        <w:lastRenderedPageBreak/>
        <w:t>Inutsuka S.; 2002; Reformulation of smoothed particle hydrodynamics with Riemann solver; Journal of Computational Physics, 179, 238–267.</w:t>
      </w:r>
    </w:p>
    <w:p w:rsidR="004B071E" w:rsidRPr="00376AFF" w:rsidRDefault="004B071E" w:rsidP="00FB5588">
      <w:pPr>
        <w:pStyle w:val="Amicarellibiblio"/>
      </w:pPr>
      <w:r w:rsidRPr="00376AFF">
        <w:t>Johnson G.R., S.R. Beissel; “Normalized Smoothing functions for impact computations”; Int. Jour. Num. Methods Eng. 1996, 39: 2725-2741.</w:t>
      </w:r>
    </w:p>
    <w:p w:rsidR="003A7E14" w:rsidRPr="00376AFF" w:rsidRDefault="003A7E14" w:rsidP="003A7E14">
      <w:pPr>
        <w:pStyle w:val="Amicarellibiblio"/>
      </w:pPr>
      <w:bookmarkStart w:id="957" w:name="_Ref341107029"/>
      <w:r w:rsidRPr="00376AFF">
        <w:t>Kajtar J.B.; J. J. Monaghan; 2010; On the dynamics of swimming linked bodies. European Journal of Mechanics B/Fluids, 29:377-386.</w:t>
      </w:r>
      <w:bookmarkEnd w:id="957"/>
    </w:p>
    <w:p w:rsidR="003A7E14" w:rsidRPr="00376AFF" w:rsidRDefault="003A7E14" w:rsidP="003A7E14">
      <w:pPr>
        <w:pStyle w:val="Amicarellibiblio"/>
      </w:pPr>
      <w:bookmarkStart w:id="958" w:name="_Ref341107030"/>
      <w:r w:rsidRPr="00376AFF">
        <w:t>Kajtar J.B.; J.J. Monaghan; 2012; On the swimming of fish like bodies near free and fixed boundaries; European Journal of Mechanics B/Fluids, 33:1–13.</w:t>
      </w:r>
      <w:bookmarkEnd w:id="958"/>
    </w:p>
    <w:p w:rsidR="004B071E" w:rsidRPr="00376AFF" w:rsidRDefault="004B071E" w:rsidP="00FB5588">
      <w:pPr>
        <w:pStyle w:val="Amicarellibiblio"/>
      </w:pPr>
      <w:r w:rsidRPr="00376AFF">
        <w:t>Kamrath P., Disse M., Hammer M., J. Kongeter; 2006; Assessment of Discharge through a Dike Breach and Simulation of Flood Wave Propagation; Natural Hazards, 38:63–78; DOI 10.1007/s11069-005-8600-x</w:t>
      </w:r>
    </w:p>
    <w:p w:rsidR="004B071E" w:rsidRPr="00376AFF" w:rsidRDefault="004B071E" w:rsidP="00FB5588">
      <w:pPr>
        <w:pStyle w:val="Amicarellibiblio"/>
      </w:pPr>
      <w:r w:rsidRPr="00376AFF">
        <w:t>Kirkpatrick, W.M.; 1965; Effects of Grain Size and Grading on the Shearing Behaviour of Granular Materials; Proceedings of the Sixth International Conference on Soil Mechanics and Foundation Engineering, 1:273-277.</w:t>
      </w:r>
    </w:p>
    <w:p w:rsidR="004B071E" w:rsidRPr="00376AFF" w:rsidRDefault="004B071E" w:rsidP="00FB5588">
      <w:pPr>
        <w:pStyle w:val="Amicarellibiblio"/>
      </w:pPr>
      <w:r w:rsidRPr="00376AFF">
        <w:t>Kleefsman K.M.T., G. Fekken, A.E.P. Veldman, B. Iwanowski, B. Buchner; 2005; A volume of-fluid based simulation method for wave impact problems; Journal of Computational Physics, 206, 363–393.</w:t>
      </w:r>
    </w:p>
    <w:p w:rsidR="004B071E" w:rsidRPr="00376AFF" w:rsidRDefault="004B071E" w:rsidP="00FB5588">
      <w:pPr>
        <w:pStyle w:val="Amicarellibiblio"/>
      </w:pPr>
      <w:r w:rsidRPr="00376AFF">
        <w:t>Komatina D., M. Jovanovic; 1997; Experimental study of steady and unsteady free surface flows with water-clay mixtures; Journal of Hydraulic Research, 35(5): 579-590.</w:t>
      </w:r>
    </w:p>
    <w:p w:rsidR="001D07BE" w:rsidRPr="00376AFF" w:rsidRDefault="001D07BE" w:rsidP="001D07BE">
      <w:pPr>
        <w:pStyle w:val="Amicarellibiblio"/>
      </w:pPr>
      <w:bookmarkStart w:id="959" w:name="_Ref392882464"/>
      <w:r w:rsidRPr="00376AFF">
        <w:t xml:space="preserve">Koukouvinis P.K., J.S. Anagnostopoulos, D.E. Papantonis; 2013; An improved MUSCL treatment for the SPH-ALE method: comparison with the standard SPH method for the jet impingement case; International Journal for Numerical Methods in Fluids, </w:t>
      </w:r>
      <w:hyperlink r:id="rId571" w:history="1">
        <w:r w:rsidRPr="00376AFF">
          <w:t>71</w:t>
        </w:r>
      </w:hyperlink>
      <w:r w:rsidRPr="00376AFF">
        <w:t>(9): 1152–1177. DOI: 10.1002/fld.3706</w:t>
      </w:r>
      <w:bookmarkEnd w:id="959"/>
    </w:p>
    <w:p w:rsidR="004B071E" w:rsidRPr="00376AFF" w:rsidRDefault="004B071E" w:rsidP="00FB5588">
      <w:pPr>
        <w:pStyle w:val="Amicarellibiblio"/>
      </w:pPr>
      <w:r w:rsidRPr="00376AFF">
        <w:t xml:space="preserve">Kramer S.L.; 1996; Geotechnical Earthquake Engineering:1- 653; </w:t>
      </w:r>
      <w:hyperlink r:id="rId572" w:history="1">
        <w:r w:rsidRPr="00376AFF">
          <w:t>Prentice Hall</w:t>
        </w:r>
      </w:hyperlink>
      <w:r w:rsidRPr="00376AFF">
        <w:t>.</w:t>
      </w:r>
    </w:p>
    <w:p w:rsidR="004B071E" w:rsidRPr="00376AFF" w:rsidRDefault="004B071E" w:rsidP="00FB5588">
      <w:pPr>
        <w:pStyle w:val="Amicarellibiblio"/>
      </w:pPr>
      <w:bookmarkStart w:id="960" w:name="_Ref448250704"/>
      <w:r w:rsidRPr="00376AFF">
        <w:t xml:space="preserve">Kumar D., A.K. Patra, E.B. Pitman, H. Chi; 2013; </w:t>
      </w:r>
      <w:hyperlink r:id="rId573" w:history="1">
        <w:r w:rsidRPr="00376AFF">
          <w:t>Parallel Godunov smoothed particle hydrodynamics (SPH) with improved treatment of Boundary Conditions and an application to granular flows</w:t>
        </w:r>
      </w:hyperlink>
      <w:r w:rsidRPr="00376AFF">
        <w:t>; Computer Physics Communications, 184-10, 2277-2286.</w:t>
      </w:r>
      <w:bookmarkEnd w:id="960"/>
    </w:p>
    <w:p w:rsidR="00E77347" w:rsidRPr="00376AFF" w:rsidRDefault="00E77347" w:rsidP="00FB5588">
      <w:pPr>
        <w:pStyle w:val="Amicarellibiblio"/>
      </w:pPr>
      <w:bookmarkStart w:id="961" w:name="_Ref520379750"/>
      <w:r w:rsidRPr="00376AFF">
        <w:t>Kumaran V.; 2015; Kinetic theory for sheared granular flows; C. R. Physique 16:51-61.</w:t>
      </w:r>
      <w:bookmarkEnd w:id="961"/>
    </w:p>
    <w:p w:rsidR="004B071E" w:rsidRPr="00376AFF" w:rsidRDefault="004B071E" w:rsidP="00FB5588">
      <w:pPr>
        <w:pStyle w:val="Amicarellibiblio"/>
      </w:pPr>
      <w:r w:rsidRPr="00376AFF">
        <w:t>Kvicinsky S., J.L. Kueny, F. Avellan, E. Parkinson; “Experimental and numerical analysis of free surface flows in a rotating bucket”; 1st IAHR Symposium on Hydraulic Machinery and Systems; 2002; 483-490.</w:t>
      </w:r>
    </w:p>
    <w:p w:rsidR="004B071E" w:rsidRPr="00376AFF" w:rsidRDefault="004B071E" w:rsidP="00FB5588">
      <w:pPr>
        <w:pStyle w:val="Amicarellibiblio"/>
      </w:pPr>
      <w:bookmarkStart w:id="962" w:name="_Toc348440830"/>
      <w:bookmarkStart w:id="963" w:name="_Toc348440919"/>
      <w:bookmarkStart w:id="964" w:name="_Toc348441008"/>
      <w:bookmarkStart w:id="965" w:name="_Toc348441423"/>
      <w:bookmarkStart w:id="966" w:name="_Toc348453242"/>
      <w:r w:rsidRPr="00376AFF">
        <w:t>Lajeunesse E, Mangeney-Castelnau a, Vilotte JP. Spreading of a granular mass on a horizontal plane. Physics of Fluids 2004; 16(7):2371, doi:10.1063/1.1736611.</w:t>
      </w:r>
      <w:bookmarkEnd w:id="962"/>
      <w:bookmarkEnd w:id="963"/>
      <w:bookmarkEnd w:id="964"/>
      <w:bookmarkEnd w:id="965"/>
      <w:bookmarkEnd w:id="966"/>
    </w:p>
    <w:p w:rsidR="004B071E" w:rsidRPr="00376AFF" w:rsidRDefault="004B071E" w:rsidP="00FB5588">
      <w:pPr>
        <w:pStyle w:val="Amicarellibiblio"/>
      </w:pPr>
      <w:r w:rsidRPr="00376AFF">
        <w:t>Lambe T.W., R.V. Whitman; 1979; Soil mechanics:1-553; Wiley.</w:t>
      </w:r>
    </w:p>
    <w:p w:rsidR="004B071E" w:rsidRPr="00376AFF" w:rsidRDefault="004B071E" w:rsidP="00FB5588">
      <w:pPr>
        <w:pStyle w:val="Amicarellibiblio"/>
      </w:pPr>
      <w:r w:rsidRPr="00376AFF">
        <w:t>Landau L.D., E.M. Lifshitz; 1959; Fluid Mechanics (Volume 6 of A Course of Theoretical Physics); 1-551.</w:t>
      </w:r>
    </w:p>
    <w:p w:rsidR="004B071E" w:rsidRPr="00376AFF" w:rsidRDefault="004B071E" w:rsidP="00FB5588">
      <w:pPr>
        <w:pStyle w:val="Amicarellibiblio"/>
      </w:pPr>
      <w:r w:rsidRPr="00376AFF">
        <w:t>Lastiwka M., N. Quinlan, M. Basa; “Adaptive particle distribution for Smoothed Particle Hydrodynamics”; Int. J. Numer. Meth. Fluids, 47(2005), 1403–1409.</w:t>
      </w:r>
    </w:p>
    <w:p w:rsidR="004B071E" w:rsidRPr="00376AFF" w:rsidRDefault="004B071E" w:rsidP="00FB5588">
      <w:pPr>
        <w:pStyle w:val="Amicarellibiblio"/>
      </w:pPr>
      <w:r w:rsidRPr="00376AFF">
        <w:t>Le Touzé D., J. Biddiscombe, A. Colagrossi, E. Jacquin, F. Leboeuf, J.-C. Marongiu, N. Quinlan, A. Amicarelli, M. Antuono, D. Barcarolo, M. Basa, J. Caro, M. De Leffe, N. Grenier, P.-M. Guilcher, M. Kerhuel, Fang Le, L. Lobovský, S. Marrone, A. Marsh, G. Oger, E. Parkinson, J. Soumagne; 2011; Next-generation Multi-mechanics Simulation Engine in a Highly Interactive Environment; Procedia Computer Science 7, 292–293.</w:t>
      </w:r>
    </w:p>
    <w:p w:rsidR="004B071E" w:rsidRPr="00376AFF" w:rsidRDefault="004B071E" w:rsidP="00FB5588">
      <w:pPr>
        <w:pStyle w:val="Amicarellibiblio"/>
      </w:pPr>
      <w:r w:rsidRPr="00376AFF">
        <w:t>Leduc J., J.C. Marongiu, F. Leboeuf, M. Lance, E. Parkinson; 2010; Improvement of multiphase model using preconditioned Riemann solvers; Proceedings of the 5th International SPHERIC Workshop, 2010.</w:t>
      </w:r>
    </w:p>
    <w:p w:rsidR="004B071E" w:rsidRPr="00376AFF" w:rsidRDefault="004B071E" w:rsidP="00FB5588">
      <w:pPr>
        <w:pStyle w:val="Amicarellibiblio"/>
      </w:pPr>
      <w:r w:rsidRPr="00376AFF">
        <w:t>Leonardi M., T. Rung; 2013; SPH Modelling of Bed Erosion for Water/Soil-Interaction; 8th SPHERIC ERCOFTAC International Workshop, 139-144, Trondheim (Norway).</w:t>
      </w:r>
    </w:p>
    <w:p w:rsidR="003A7E14" w:rsidRPr="00376AFF" w:rsidRDefault="003A7E14" w:rsidP="003A7E14">
      <w:pPr>
        <w:pStyle w:val="Amicarellibiblio"/>
      </w:pPr>
      <w:r w:rsidRPr="00376AFF">
        <w:t>Le Touzé D., J. Biddiscombe, A. Colagrossi, E. Jacquin, F. Leboeuf, J.-C. Marongiu, N. Quinlan, A. Amicarelli, M. Antuono, D. Barcarolo, M. Basa, J. Caro, M. De Leffe, N. Grenier, P.-M. Guilcher, M. Kerhuel, Fang Le, L. Lobovský, S. Marrone, A. Marsh, G. Oger, E. Parkinson, J. Soumagne; 2011; Next-generation Multi-mechanics Simulation Engine in a Highly Interactive Environment; Procedia Computer Science 7, 292–293.</w:t>
      </w:r>
    </w:p>
    <w:p w:rsidR="004B071E" w:rsidRPr="00376AFF" w:rsidRDefault="004B071E" w:rsidP="00FB5588">
      <w:pPr>
        <w:pStyle w:val="Amicarellibiblio"/>
      </w:pPr>
      <w:r w:rsidRPr="00376AFF">
        <w:t>Lin P., Wu Y., Bai J., Lin Q.; 2011; A numerical study of dam-break flow and sediment transport from a quake lake; Journal of Earthquake and Tsunami, 5(5):401–428; DOI: 10.1142/S1793431111001169</w:t>
      </w:r>
    </w:p>
    <w:p w:rsidR="004B071E" w:rsidRPr="00376AFF" w:rsidRDefault="004B071E" w:rsidP="00FB5588">
      <w:pPr>
        <w:pStyle w:val="Amicarellibiblio"/>
      </w:pPr>
      <w:r w:rsidRPr="00376AFF">
        <w:t xml:space="preserve">Liu M.B., G.R. Liu; </w:t>
      </w:r>
      <w:r w:rsidR="00E15061" w:rsidRPr="00376AFF">
        <w:t xml:space="preserve">2006; </w:t>
      </w:r>
      <w:r w:rsidRPr="00376AFF">
        <w:t>Restoring particle consistency in smoothed particle hydrodynamics; Applied Numerical Mathematics, 56</w:t>
      </w:r>
      <w:r w:rsidR="00E15061" w:rsidRPr="00376AFF">
        <w:t>:</w:t>
      </w:r>
      <w:r w:rsidRPr="00376AFF">
        <w:t>19–36.</w:t>
      </w:r>
    </w:p>
    <w:p w:rsidR="0065632F" w:rsidRPr="00376AFF" w:rsidRDefault="0065632F" w:rsidP="0065632F">
      <w:pPr>
        <w:pStyle w:val="Amicarellibiblio"/>
      </w:pPr>
      <w:bookmarkStart w:id="967" w:name="_Ref353447086"/>
      <w:r w:rsidRPr="00376AFF">
        <w:t>Liu MB, Liu GR.; 2010; Smoothed Particle Hydrodynamics (SPH): an Overview and Recent Developments; Arch Comput Methods Eng, 17:25–76.</w:t>
      </w:r>
      <w:bookmarkEnd w:id="967"/>
    </w:p>
    <w:p w:rsidR="001D07BE" w:rsidRPr="00376AFF" w:rsidRDefault="001D07BE" w:rsidP="001D07BE">
      <w:pPr>
        <w:pStyle w:val="Amicarellibiblio"/>
      </w:pPr>
      <w:bookmarkStart w:id="968" w:name="_Ref353447176"/>
      <w:r w:rsidRPr="00376AFF">
        <w:t>Liu M.B., G.R. Liu, K.Y. Lam; 2003; Constructing smoothing functions in smoothed particle hydrodynamics with applications; Journal of Computational and Applied Mathematics, 155:263-284.</w:t>
      </w:r>
      <w:bookmarkEnd w:id="968"/>
    </w:p>
    <w:p w:rsidR="004B071E" w:rsidRPr="00376AFF" w:rsidRDefault="004B071E" w:rsidP="00FB5588">
      <w:pPr>
        <w:pStyle w:val="Amicarellibiblio"/>
      </w:pPr>
      <w:r w:rsidRPr="00376AFF">
        <w:t>Liu W.K., S. Jun, Y. F. Zhang; 1995; Reproducing Kernel Particle Methods; International Journal for Numerical Methods in Fluids, 20:1081-1106.</w:t>
      </w:r>
    </w:p>
    <w:p w:rsidR="004B071E" w:rsidRPr="00376AFF" w:rsidRDefault="004B071E" w:rsidP="00FB5588">
      <w:pPr>
        <w:pStyle w:val="Amicarellibiblio"/>
      </w:pPr>
      <w:bookmarkStart w:id="969" w:name="_Ref448250561"/>
      <w:r w:rsidRPr="00376AFF">
        <w:t>Liu X., H. Xu, S. Shao, P. Lin; 2013; An improved incompressible SPH model for simulation of wave-structure interaction Computers and Fluids 71, 113-123.</w:t>
      </w:r>
      <w:bookmarkEnd w:id="969"/>
    </w:p>
    <w:p w:rsidR="004B071E" w:rsidRPr="00376AFF" w:rsidRDefault="004B071E" w:rsidP="00FB5588">
      <w:pPr>
        <w:pStyle w:val="Amicarellibiblio"/>
      </w:pPr>
      <w:r w:rsidRPr="00376AFF">
        <w:t>Lominé F., L. Scholtès, L. Sibille, P. Poullain ; 2013; Modeling of fluid–solid interaction in granular media with coupled lattice Boltzmann/discrete element methods: application to piping erosion; Int. J. Numer. Anal. Meth. Geomech, 37:577–596.</w:t>
      </w:r>
    </w:p>
    <w:p w:rsidR="004B071E" w:rsidRPr="00376AFF" w:rsidRDefault="004B071E" w:rsidP="00FB5588">
      <w:pPr>
        <w:pStyle w:val="Amicarellibiblio"/>
      </w:pPr>
      <w:bookmarkStart w:id="970" w:name="_Toc348440831"/>
      <w:bookmarkStart w:id="971" w:name="_Toc348440920"/>
      <w:bookmarkStart w:id="972" w:name="_Toc348441009"/>
      <w:bookmarkStart w:id="973" w:name="_Toc348441424"/>
      <w:bookmarkStart w:id="974" w:name="_Toc348453243"/>
      <w:r w:rsidRPr="00376AFF">
        <w:t>Lube G, Huppert HE, Sparks RSJ, Hallworth Ma. Axisymmetric collapses of granular columns. Journal of Fluid Mechanics, Jun 2004; 508:175–199, doi:10.1017/S0022112004009036.</w:t>
      </w:r>
      <w:bookmarkEnd w:id="970"/>
      <w:bookmarkEnd w:id="971"/>
      <w:bookmarkEnd w:id="972"/>
      <w:bookmarkEnd w:id="973"/>
      <w:bookmarkEnd w:id="974"/>
    </w:p>
    <w:p w:rsidR="004B071E" w:rsidRPr="00376AFF" w:rsidRDefault="004B071E" w:rsidP="00FB5588">
      <w:pPr>
        <w:pStyle w:val="Amicarellibiblio"/>
      </w:pPr>
      <w:bookmarkStart w:id="975" w:name="_Ref448249600"/>
      <w:r w:rsidRPr="00376AFF">
        <w:lastRenderedPageBreak/>
        <w:t>Macia F., L.M. Gonzalez, J.L. Cercos-Pita; A. Souto-Iglesias; 2012; A Boundary Integral SPH Formulation - Consistency and Applications to ISPH and WCSPH-; Progress of Theoretical Physics, 128-3, 439-462.</w:t>
      </w:r>
      <w:bookmarkEnd w:id="975"/>
    </w:p>
    <w:p w:rsidR="0093217A" w:rsidRPr="00376AFF" w:rsidRDefault="0093217A" w:rsidP="00FB5588">
      <w:pPr>
        <w:pStyle w:val="Amicarellibiblio"/>
      </w:pPr>
      <w:bookmarkStart w:id="976" w:name="_Ref520906215"/>
      <w:bookmarkStart w:id="977" w:name="_Ref447811118"/>
      <w:r w:rsidRPr="00376AFF">
        <w:t>Maliszewski P., C. Perrings; 2012; Factors in the resilience of electrical power distribution infrastructures; Applied Geography, 32:668-679.</w:t>
      </w:r>
      <w:bookmarkEnd w:id="976"/>
    </w:p>
    <w:p w:rsidR="004B071E" w:rsidRPr="00376AFF" w:rsidRDefault="004B071E" w:rsidP="00FB5588">
      <w:pPr>
        <w:pStyle w:val="Amicarellibiblio"/>
      </w:pPr>
      <w:bookmarkStart w:id="978" w:name="_Ref57185004"/>
      <w:r w:rsidRPr="00376AFF">
        <w:t>Manenti S., S. Sibilla, M. Gallati, G. Agate, R. Guandalini; 2012; SPH Simulation of Sediment Flushing Induced by a Rapid Water Flow; Journal of Hydraulic Engineering ASCE 138(3): 2</w:t>
      </w:r>
      <w:r w:rsidR="00E96526" w:rsidRPr="00376AFF">
        <w:t>72</w:t>
      </w:r>
      <w:r w:rsidRPr="00376AFF">
        <w:t>-</w:t>
      </w:r>
      <w:r w:rsidR="00E96526" w:rsidRPr="00376AFF">
        <w:t>284</w:t>
      </w:r>
      <w:r w:rsidRPr="00376AFF">
        <w:t>.</w:t>
      </w:r>
      <w:bookmarkEnd w:id="977"/>
      <w:bookmarkEnd w:id="978"/>
      <w:r w:rsidRPr="00376AFF">
        <w:t xml:space="preserve"> </w:t>
      </w:r>
    </w:p>
    <w:p w:rsidR="004B071E" w:rsidRPr="00376AFF" w:rsidRDefault="004B071E" w:rsidP="00FB5588">
      <w:pPr>
        <w:pStyle w:val="Amicarellibiblio"/>
      </w:pPr>
      <w:r w:rsidRPr="00376AFF">
        <w:t>Marongiu J.-C.; 2007; Méthode numérique lagrangienne pour la simulation d'écoulements à surface libre - Application aux turbines Pelton; PhD thesis, Ecole Centrale de Lyon (France).</w:t>
      </w:r>
    </w:p>
    <w:p w:rsidR="001D07BE" w:rsidRPr="00376AFF" w:rsidRDefault="001D07BE" w:rsidP="001D07BE">
      <w:pPr>
        <w:pStyle w:val="Amicarellibiblio"/>
      </w:pPr>
      <w:bookmarkStart w:id="979" w:name="_Ref341105325"/>
      <w:r w:rsidRPr="00376AFF">
        <w:t xml:space="preserve">Marongiu J.C.; F. Leboeuf, J. </w:t>
      </w:r>
      <w:hyperlink r:id="rId574" w:history="1">
        <w:r w:rsidRPr="00376AFF">
          <w:t>C</w:t>
        </w:r>
      </w:hyperlink>
      <w:r w:rsidRPr="00376AFF">
        <w:t xml:space="preserve">aro, E. Parkinson; 2010; Free surface flows simulations in Pelton turbines using an hybrid SPH-ALE method; </w:t>
      </w:r>
      <w:hyperlink r:id="rId575" w:history="1">
        <w:r w:rsidRPr="00376AFF">
          <w:t>J. Hydraul. Res.</w:t>
        </w:r>
      </w:hyperlink>
      <w:r w:rsidRPr="00376AFF">
        <w:t>, 47:40–49.</w:t>
      </w:r>
      <w:bookmarkEnd w:id="979"/>
      <w:r w:rsidRPr="00376AFF">
        <w:t xml:space="preserve"> </w:t>
      </w:r>
    </w:p>
    <w:p w:rsidR="004B071E" w:rsidRPr="00376AFF" w:rsidRDefault="004B071E" w:rsidP="00FB5588">
      <w:pPr>
        <w:pStyle w:val="Amicarellibiblio"/>
      </w:pPr>
      <w:r w:rsidRPr="00376AFF">
        <w:t xml:space="preserve">Marongiu J.C., F. Leboeuf, E. Parkinson; 2007; </w:t>
      </w:r>
      <w:hyperlink r:id="rId576" w:history="1">
        <w:r w:rsidRPr="00376AFF">
          <w:t>Numerical simulation of the flow in a Pelton turbine using the meshless method smoothed particle hydrodynamics: a new simple solid boundary treatment</w:t>
        </w:r>
      </w:hyperlink>
      <w:r w:rsidRPr="00376AFF">
        <w:t>; Proceeding of the institution of mechanical engineering- Part A, Journal of Power and Energy, 221-A6, 849-856.</w:t>
      </w:r>
    </w:p>
    <w:p w:rsidR="00EC4C35" w:rsidRPr="00376AFF" w:rsidRDefault="00EC4C35" w:rsidP="00FB5588">
      <w:pPr>
        <w:pStyle w:val="Amicarellibiblio"/>
      </w:pPr>
      <w:bookmarkStart w:id="980" w:name="_Ref520379157"/>
      <w:bookmarkStart w:id="981" w:name="_Ref392882049"/>
      <w:r w:rsidRPr="00376AFF">
        <w:t xml:space="preserve">Marrone S., M. Antuono, A. Colagrossi, G. Colicchio, D. Le Touzé, G. Graziani; 2011; </w:t>
      </w:r>
      <w:r w:rsidRPr="00376AFF">
        <w:t>-SPH model for simulating violent impact flows; Comput. Methods Appl. Mech. Engrg., 200:1526-1542.</w:t>
      </w:r>
      <w:bookmarkEnd w:id="980"/>
    </w:p>
    <w:p w:rsidR="0065632F" w:rsidRPr="00376AFF" w:rsidRDefault="0065632F" w:rsidP="00FB5588">
      <w:pPr>
        <w:pStyle w:val="Amicarellibiblio"/>
      </w:pPr>
      <w:r w:rsidRPr="00376AFF">
        <w:t>Marrone S., B. Bouscasse, A. Colagrossi, M. Antuono; 2012; Study of ship wave breaking patterns using 3D parallel SPH simulations; Computers &amp; Fluids, 69:54–66.</w:t>
      </w:r>
      <w:bookmarkEnd w:id="981"/>
    </w:p>
    <w:p w:rsidR="0065632F" w:rsidRPr="00376AFF" w:rsidRDefault="0065632F" w:rsidP="00FB5588">
      <w:pPr>
        <w:pStyle w:val="Amicarellibiblio"/>
      </w:pPr>
      <w:bookmarkStart w:id="982" w:name="_Ref355102506"/>
      <w:r w:rsidRPr="00376AFF">
        <w:t>Marrone S, Colagrossi A, Antuono M, Lugni C, Tulin M.P.: 2011; A 2D+t SPH model to study the breaking wave pattern generated by fast ships; Journal of Fluids and Structures, 27:1199-1215.</w:t>
      </w:r>
      <w:bookmarkEnd w:id="982"/>
    </w:p>
    <w:p w:rsidR="001D07BE" w:rsidRPr="00376AFF" w:rsidRDefault="001D07BE" w:rsidP="00FB5588">
      <w:pPr>
        <w:pStyle w:val="Amicarellibiblio"/>
      </w:pPr>
      <w:bookmarkStart w:id="983" w:name="_Ref353453319"/>
      <w:r w:rsidRPr="00376AFF">
        <w:t xml:space="preserve">Maurel B., S. Potapov, J. Fabis, A. Combescure; 2009; </w:t>
      </w:r>
      <w:hyperlink r:id="rId577" w:history="1">
        <w:r w:rsidRPr="00376AFF">
          <w:t>Full SPH fluid–shell interaction for leakage simulation in explicit dynamics</w:t>
        </w:r>
      </w:hyperlink>
      <w:r w:rsidRPr="00376AFF">
        <w:t> ; International Journal for Numerical Methods in Engineering, 80(2):210–234.</w:t>
      </w:r>
      <w:bookmarkEnd w:id="983"/>
      <w:r w:rsidRPr="00376AFF">
        <w:t xml:space="preserve"> </w:t>
      </w:r>
    </w:p>
    <w:p w:rsidR="001D07BE" w:rsidRPr="00376AFF" w:rsidRDefault="001D07BE" w:rsidP="00FB5588">
      <w:pPr>
        <w:pStyle w:val="Amicarellibiblio"/>
      </w:pPr>
      <w:bookmarkStart w:id="984" w:name="_Ref392147289"/>
      <w:r w:rsidRPr="00376AFF">
        <w:t>Mayrhofer A., B.D. Rogers, D. Violeau, M. Ferrand; 2013; Investigation of wall bounded flows using SPH and the uni fied semi-analytical wall boundary conditions; Computer Physics Communications, 184: 2515–2527.</w:t>
      </w:r>
      <w:bookmarkEnd w:id="984"/>
    </w:p>
    <w:p w:rsidR="0065632F" w:rsidRPr="00376AFF" w:rsidRDefault="0065632F" w:rsidP="00FB5588">
      <w:pPr>
        <w:pStyle w:val="Amicarellibiblio"/>
      </w:pPr>
      <w:r w:rsidRPr="00376AFF">
        <w:t>Mayrhofer A, Rogers BD, Violeau D, Ferrand M.; 2013; Investigation of wall bounded flows using SPH and the uni fied semi-analytical wall boundary conditions. Computer Physics Communications 184, 2515–2527.</w:t>
      </w:r>
    </w:p>
    <w:p w:rsidR="003B63B4" w:rsidRPr="00376AFF" w:rsidRDefault="003B63B4" w:rsidP="003B63B4">
      <w:pPr>
        <w:pStyle w:val="Amicarellibiblio"/>
      </w:pPr>
      <w:bookmarkStart w:id="985" w:name="_Ref510167128"/>
      <w:bookmarkStart w:id="986" w:name="_Ref345062746"/>
      <w:r w:rsidRPr="00376AFF">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985"/>
    </w:p>
    <w:p w:rsidR="003A7E14" w:rsidRPr="00376AFF" w:rsidRDefault="003A7E14" w:rsidP="003A7E14">
      <w:pPr>
        <w:pStyle w:val="Amicarellibiblio"/>
      </w:pPr>
      <w:r w:rsidRPr="00376AFF">
        <w:t>Mirauda D., M. Greco, A. Volpe Plantamura; 2011; Influence of the entropic parameter on the flow geometry and morphology; Proc. World Academy of Science, Engineering and Technology, ICWEE 2011, Phuket, Thailand; 1357–1362.</w:t>
      </w:r>
      <w:bookmarkEnd w:id="986"/>
    </w:p>
    <w:p w:rsidR="00FB5588" w:rsidRPr="00376AFF" w:rsidRDefault="00FB5588" w:rsidP="00FB5588">
      <w:pPr>
        <w:pStyle w:val="Amicarellibiblio"/>
      </w:pPr>
      <w:bookmarkStart w:id="987" w:name="_Ref392881894"/>
      <w:r w:rsidRPr="00376AFF">
        <w:t>Molteni D., A. Colagrossi; 2009; A simple procedure to improve the pressure evaluation in hydrodynamic context using the SPH; Computer Physics Communications, 180:861–872.</w:t>
      </w:r>
      <w:bookmarkEnd w:id="987"/>
    </w:p>
    <w:p w:rsidR="004B071E" w:rsidRPr="00376AFF" w:rsidRDefault="004B071E" w:rsidP="00FB5588">
      <w:pPr>
        <w:pStyle w:val="Amicarellibiblio"/>
      </w:pPr>
      <w:r w:rsidRPr="00376AFF">
        <w:t>Monaghan J. J.; 1992; Smoothed Particle Hydrodynamics; Annu. Rev. Astron. Astrophys, 30, 543-74.</w:t>
      </w:r>
    </w:p>
    <w:p w:rsidR="004B071E" w:rsidRPr="00376AFF" w:rsidRDefault="004B071E" w:rsidP="00FB5588">
      <w:pPr>
        <w:pStyle w:val="Amicarellibiblio"/>
      </w:pPr>
      <w:r w:rsidRPr="00376AFF">
        <w:t>Monaghan J.J. 1994; Simulating Free Surface Flows with SPH; Journal of Computational Physics, 110, 399-406.</w:t>
      </w:r>
    </w:p>
    <w:p w:rsidR="0065632F" w:rsidRPr="00376AFF" w:rsidRDefault="0065632F" w:rsidP="00FB5588">
      <w:pPr>
        <w:pStyle w:val="Amicarellibiblio"/>
      </w:pPr>
      <w:bookmarkStart w:id="988" w:name="_Ref341105676"/>
      <w:r w:rsidRPr="00376AFF">
        <w:t>Monaghan JJ. Smoothed particle hydrodynamics; 2005; Rep. Prog. Phys., 68:1703–1759.</w:t>
      </w:r>
      <w:bookmarkEnd w:id="988"/>
    </w:p>
    <w:p w:rsidR="004B071E" w:rsidRPr="00376AFF" w:rsidRDefault="004B071E" w:rsidP="00FB5588">
      <w:pPr>
        <w:pStyle w:val="Amicarellibiblio"/>
      </w:pPr>
      <w:r w:rsidRPr="00376AFF">
        <w:t>Monaghan J.J., J.C. Lattanzio; 1985; A refined method for astrophysical problems. Astronomy and Astrophysics, 149, 135-143.</w:t>
      </w:r>
    </w:p>
    <w:p w:rsidR="001D07BE" w:rsidRPr="00376AFF" w:rsidRDefault="001D07BE" w:rsidP="00FB5588">
      <w:pPr>
        <w:pStyle w:val="Amicarellibiblio"/>
      </w:pPr>
      <w:bookmarkStart w:id="989" w:name="_Ref355093271"/>
      <w:r w:rsidRPr="00376AFF">
        <w:t>Monaghan J.J., J.B. Kajtar; 2009; SPH particle boundary forces for arbitrary boundaries. Computer Physics Communications, 180:1811–1820.</w:t>
      </w:r>
      <w:bookmarkEnd w:id="989"/>
    </w:p>
    <w:p w:rsidR="00614AF7" w:rsidRPr="00376AFF" w:rsidRDefault="00614AF7" w:rsidP="00614AF7">
      <w:pPr>
        <w:pStyle w:val="Amicarellibiblio"/>
      </w:pPr>
      <w:bookmarkStart w:id="990" w:name="_Ref341106801"/>
      <w:r w:rsidRPr="00376AFF">
        <w:t>Monaghan J.J., A. Kos, N. Issa; 2003; Fluid motion generated by impact; Journal of Waterway, Port, Coastal and Ocean</w:t>
      </w:r>
      <w:bookmarkEnd w:id="990"/>
      <w:r w:rsidRPr="00376AFF">
        <w:t xml:space="preserve"> Engineering, 129:250–259.</w:t>
      </w:r>
    </w:p>
    <w:p w:rsidR="004B071E" w:rsidRPr="00376AFF" w:rsidRDefault="00280422" w:rsidP="00FB5588">
      <w:pPr>
        <w:pStyle w:val="Amicarellibiblio"/>
      </w:pPr>
      <w:hyperlink r:id="rId578" w:tooltip="Show Author Details" w:history="1">
        <w:r w:rsidR="004B071E" w:rsidRPr="00376AFF">
          <w:t>Monaghan J.J.</w:t>
        </w:r>
      </w:hyperlink>
      <w:r w:rsidR="004B071E" w:rsidRPr="00376AFF">
        <w:t>, A. Raflee</w:t>
      </w:r>
      <w:hyperlink r:id="rId579" w:tooltip="Show Author Details" w:history="1">
        <w:r w:rsidR="004B071E" w:rsidRPr="00376AFF">
          <w:t>;</w:t>
        </w:r>
      </w:hyperlink>
      <w:r w:rsidR="004B071E" w:rsidRPr="00376AFF">
        <w:t xml:space="preserve"> 2013; A simple SPH algorithm for multi-fluid flow with high density ratios; </w:t>
      </w:r>
      <w:hyperlink r:id="rId580" w:tooltip="Go to the information page for this source" w:history="1">
        <w:r w:rsidR="004B071E" w:rsidRPr="00376AFF">
          <w:t>International Journal for Numerical Methods in Fluids</w:t>
        </w:r>
      </w:hyperlink>
      <w:r w:rsidR="004B071E" w:rsidRPr="00376AFF">
        <w:t xml:space="preserve">, 71(5):537-561. </w:t>
      </w:r>
    </w:p>
    <w:p w:rsidR="004B071E" w:rsidRPr="00376AFF" w:rsidRDefault="004B071E" w:rsidP="00FB5588">
      <w:pPr>
        <w:pStyle w:val="Amicarellibiblio"/>
      </w:pPr>
      <w:bookmarkStart w:id="991" w:name="_Ref449949176"/>
      <w:r w:rsidRPr="00376AFF">
        <w:t>Morrison F. A.; 2013; An Introduction to Fluid Mechanics, Cambridge University Press, New York.</w:t>
      </w:r>
      <w:bookmarkEnd w:id="991"/>
    </w:p>
    <w:p w:rsidR="004B071E" w:rsidRPr="00376AFF" w:rsidRDefault="00280422" w:rsidP="00FB5588">
      <w:pPr>
        <w:pStyle w:val="Amicarellibiblio"/>
      </w:pPr>
      <w:hyperlink r:id="rId581" w:history="1">
        <w:r w:rsidR="004B071E" w:rsidRPr="00376AFF">
          <w:t>Moulinec C</w:t>
        </w:r>
      </w:hyperlink>
      <w:r w:rsidR="004B071E" w:rsidRPr="00376AFF">
        <w:t xml:space="preserve">., R.Issa, J.C. </w:t>
      </w:r>
      <w:hyperlink r:id="rId582" w:history="1">
        <w:r w:rsidR="004B071E" w:rsidRPr="00376AFF">
          <w:t>Marongiu</w:t>
        </w:r>
      </w:hyperlink>
      <w:r w:rsidR="004B071E" w:rsidRPr="00376AFF">
        <w:t xml:space="preserve">, D. </w:t>
      </w:r>
      <w:hyperlink r:id="rId583" w:history="1">
        <w:r w:rsidR="004B071E" w:rsidRPr="00376AFF">
          <w:t>Violeau</w:t>
        </w:r>
      </w:hyperlink>
      <w:r w:rsidR="004B071E" w:rsidRPr="00376AFF">
        <w:t>; “Parallel 3-D SPH simulations”; CMES-COMPUTER MODELING IN ENGINEERING &amp; SCIENCES, 25-3 (2008) , 133-147.</w:t>
      </w:r>
    </w:p>
    <w:p w:rsidR="004B071E" w:rsidRPr="00376AFF" w:rsidRDefault="00280422" w:rsidP="00FB5588">
      <w:pPr>
        <w:pStyle w:val="Amicarellibiblio"/>
      </w:pPr>
      <w:hyperlink r:id="rId584" w:history="1">
        <w:r w:rsidR="004B071E" w:rsidRPr="00376AFF">
          <w:t>Nestor</w:t>
        </w:r>
      </w:hyperlink>
      <w:r w:rsidR="004B071E" w:rsidRPr="00376AFF">
        <w:t xml:space="preserve"> R.M., </w:t>
      </w:r>
      <w:hyperlink r:id="rId585" w:history="1">
        <w:r w:rsidR="004B071E" w:rsidRPr="00376AFF">
          <w:t>N.J. Quinlan</w:t>
        </w:r>
      </w:hyperlink>
      <w:r w:rsidR="004B071E" w:rsidRPr="00376AFF">
        <w:t xml:space="preserve">; 2013; Application of the meshless finite volume particle method to flow-induced motion of a rigid body; </w:t>
      </w:r>
      <w:hyperlink r:id="rId586" w:tooltip="Go to Computers &amp; Fluids on ScienceDirect" w:history="1">
        <w:r w:rsidR="004B071E" w:rsidRPr="00376AFF">
          <w:t>Computers &amp; Fluids</w:t>
        </w:r>
      </w:hyperlink>
      <w:r w:rsidR="004B071E" w:rsidRPr="00376AFF">
        <w:t xml:space="preserve">, </w:t>
      </w:r>
      <w:hyperlink r:id="rId587" w:tooltip="Go to table of contents for this volume/issue" w:history="1">
        <w:r w:rsidR="004B071E" w:rsidRPr="00376AFF">
          <w:t>88</w:t>
        </w:r>
      </w:hyperlink>
      <w:r w:rsidR="004B071E" w:rsidRPr="00376AFF">
        <w:t>:386–399.</w:t>
      </w:r>
    </w:p>
    <w:p w:rsidR="001D07BE" w:rsidRPr="00376AFF" w:rsidRDefault="001D07BE" w:rsidP="001D07BE">
      <w:pPr>
        <w:pStyle w:val="Amicarellibiblio"/>
      </w:pPr>
      <w:bookmarkStart w:id="992" w:name="_Ref392882952"/>
      <w:r w:rsidRPr="00376AFF">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992"/>
      <w:r w:rsidRPr="00376AFF">
        <w:t xml:space="preserve"> </w:t>
      </w:r>
    </w:p>
    <w:p w:rsidR="004B071E" w:rsidRPr="00376AFF" w:rsidRDefault="004B071E" w:rsidP="00FB5588">
      <w:pPr>
        <w:pStyle w:val="Amicarellibiblio"/>
      </w:pPr>
      <w:r w:rsidRPr="00376AFF">
        <w:t>Nguyen H.H. , D. Marot, F. Bendahmane; 2012; Erodibility characterisation for suffusion process in cohesive soil by two types of hydraulic loading; Houille Blanche, 6: 54-60.</w:t>
      </w:r>
    </w:p>
    <w:p w:rsidR="004B071E" w:rsidRPr="00376AFF" w:rsidRDefault="004B071E" w:rsidP="00FB5588">
      <w:pPr>
        <w:pStyle w:val="Amicarellibiblio"/>
      </w:pPr>
      <w:r w:rsidRPr="00376AFF">
        <w:t>Niemunis, A., Herle I.; 1997; Hypoplastic model for cohesionless soils with elastic strain range, Mechanics of Cohesive-Frictional Materials, 2 (4), pp. 279-299.</w:t>
      </w:r>
    </w:p>
    <w:p w:rsidR="003A7E14" w:rsidRPr="00376AFF" w:rsidRDefault="003A7E14" w:rsidP="003A7E14">
      <w:pPr>
        <w:pStyle w:val="Amicarellibiblio"/>
      </w:pPr>
      <w:bookmarkStart w:id="993" w:name="_Ref341106852"/>
      <w:r w:rsidRPr="00376AFF">
        <w:t>Omidvar P., P.K. Stansby, B.D. Rogers; 2012; SPH for 3D floating bodies using variable mass particle distribution; International Journal for Numerical Methods in Fluids, 72(4):427-452; DOI: 10.1002/fld.3749</w:t>
      </w:r>
      <w:bookmarkEnd w:id="993"/>
    </w:p>
    <w:p w:rsidR="003A7E14" w:rsidRPr="00376AFF" w:rsidRDefault="003A7E14" w:rsidP="003A7E14">
      <w:pPr>
        <w:pStyle w:val="Amicarellibiblio"/>
      </w:pPr>
      <w:bookmarkStart w:id="994" w:name="_Ref341106851"/>
      <w:r w:rsidRPr="00376AFF">
        <w:lastRenderedPageBreak/>
        <w:t>Omidvar P., P.K. Stansby, B.D. Rogers; 2012; Wave body interaction in 2D using smoothed particle hydrodynamics (SPH) with variable particle mass; International Journal for Numerical Methods in Fluids, 68:686–705.</w:t>
      </w:r>
      <w:bookmarkEnd w:id="994"/>
    </w:p>
    <w:p w:rsidR="007F28CF" w:rsidRPr="00376AFF" w:rsidRDefault="007F28CF" w:rsidP="007F28CF">
      <w:pPr>
        <w:pStyle w:val="Amicarellibiblio"/>
      </w:pPr>
      <w:bookmarkStart w:id="995" w:name="_Ref341107075"/>
      <w:r w:rsidRPr="00376AFF">
        <w:t>Oger G., M. Doring, B. Alessandrini, P. Ferrant; 2006; Impulse-based rigid body interaction</w:t>
      </w:r>
      <w:bookmarkEnd w:id="995"/>
      <w:r w:rsidRPr="00376AFF">
        <w:t xml:space="preserve"> in SPH; Journal of Computational Physics, 213:803–822.</w:t>
      </w:r>
    </w:p>
    <w:p w:rsidR="004B071E" w:rsidRPr="00376AFF" w:rsidRDefault="004B071E" w:rsidP="00FB5588">
      <w:pPr>
        <w:pStyle w:val="Amicarellibiblio"/>
      </w:pPr>
      <w:r w:rsidRPr="00376AFF">
        <w:t xml:space="preserve">Oger G., M. Doring, B. Alessandrini and P. Ferrant; </w:t>
      </w:r>
      <w:r w:rsidR="009C3966" w:rsidRPr="00376AFF">
        <w:t xml:space="preserve">2007; </w:t>
      </w:r>
      <w:r w:rsidRPr="00376AFF">
        <w:t>“An improved SPH method: Towards higher order convergence”; Journal of Computational Physics 225</w:t>
      </w:r>
      <w:r w:rsidR="009C3966" w:rsidRPr="00376AFF">
        <w:t>:</w:t>
      </w:r>
      <w:r w:rsidRPr="00376AFF">
        <w:t>1472–1492.</w:t>
      </w:r>
    </w:p>
    <w:p w:rsidR="00903A00" w:rsidRPr="00376AFF" w:rsidRDefault="00903A00" w:rsidP="00903A00">
      <w:pPr>
        <w:pStyle w:val="Amicarellibiblio"/>
      </w:pPr>
      <w:bookmarkStart w:id="996" w:name="_Ref520296263"/>
      <w:bookmarkStart w:id="997" w:name="_Ref520292527"/>
      <w:r w:rsidRPr="00376AFF">
        <w:t>OpenFOAM (OpenCFD Ltd), https://github.com/OpenFOAM/OpenFOAM-dev, https://github.com/isoAdvector/isoAdvector</w:t>
      </w:r>
      <w:bookmarkEnd w:id="996"/>
    </w:p>
    <w:p w:rsidR="0079794E" w:rsidRPr="00376AFF" w:rsidRDefault="0079794E" w:rsidP="00FB5588">
      <w:pPr>
        <w:pStyle w:val="Amicarellibiblio"/>
      </w:pPr>
      <w:bookmarkStart w:id="998" w:name="_Ref57191825"/>
      <w:r w:rsidRPr="00376AFF">
        <w:t>Paraview (Kitware), https://github.com/Kitware/ParaView</w:t>
      </w:r>
      <w:bookmarkEnd w:id="997"/>
      <w:bookmarkEnd w:id="998"/>
    </w:p>
    <w:p w:rsidR="004B071E" w:rsidRPr="00376AFF" w:rsidRDefault="004B071E" w:rsidP="00FB5588">
      <w:pPr>
        <w:pStyle w:val="Amicarellibiblio"/>
      </w:pPr>
      <w:r w:rsidRPr="00376AFF">
        <w:t>Pasqualini; 1983; Standard penetration test S.P.T.; Conferenze di Geotecnica di Torino, XI ciclo, “Parametri di progetto da prove in situ”: 1-94; 28Nov1983-01Dec1983, Torino (Italy).</w:t>
      </w:r>
    </w:p>
    <w:p w:rsidR="0065632F" w:rsidRPr="00376AFF" w:rsidRDefault="0065632F" w:rsidP="0065632F">
      <w:pPr>
        <w:pStyle w:val="Amicarellibiblio"/>
      </w:pPr>
      <w:bookmarkStart w:id="999" w:name="_Ref392152861"/>
      <w:bookmarkStart w:id="1000" w:name="_Ref341167074"/>
      <w:r w:rsidRPr="00376AFF">
        <w:t>Patel M.H., R. Vignjevic, J.C.  Campbell;  2009; An SPH Technique for Evaluating the Behaviour of Ships In Extreme Ocean Waves; International Journal of Maritime Engineering, 151:39-47.</w:t>
      </w:r>
      <w:bookmarkEnd w:id="999"/>
      <w:r w:rsidRPr="00376AFF">
        <w:t xml:space="preserve"> </w:t>
      </w:r>
    </w:p>
    <w:p w:rsidR="001D07BE" w:rsidRPr="00376AFF" w:rsidRDefault="001D07BE" w:rsidP="001D07BE">
      <w:pPr>
        <w:pStyle w:val="Amicarellibiblio"/>
      </w:pPr>
      <w:bookmarkStart w:id="1001" w:name="_Ref341167488"/>
      <w:r w:rsidRPr="00376AFF">
        <w:t>Pastor M., B. Haddad, G. Sorbino, S. Cuomo, V. Drempetic; 2009; A depth-integrated, coupled SPH model for flow-like landslides and related phenomena; Int. J. Numer. Anal. Meth. Geomech., 33:143–172.</w:t>
      </w:r>
      <w:bookmarkEnd w:id="1001"/>
    </w:p>
    <w:bookmarkEnd w:id="1000"/>
    <w:p w:rsidR="004B071E" w:rsidRPr="00376AFF" w:rsidRDefault="004B071E" w:rsidP="00FB5588">
      <w:pPr>
        <w:pStyle w:val="Amicarellibiblio"/>
      </w:pPr>
      <w:r w:rsidRPr="00376AFF">
        <w:t xml:space="preserve">Patel M.H., R. Vignjevic, J.C.  Campbell; 2009; An SPH Technique for Evaluating the Behaviour of Ships In Extreme Ocean Waves;  International Journal of Maritime Engineering, 151, 39-47. </w:t>
      </w:r>
    </w:p>
    <w:p w:rsidR="004B071E" w:rsidRPr="00376AFF" w:rsidRDefault="004B071E" w:rsidP="00FB5588">
      <w:pPr>
        <w:pStyle w:val="Amicarellibiblio"/>
      </w:pPr>
      <w:r w:rsidRPr="00376AFF">
        <w:t>Peralta C., A. Melatos, M. Giacobello, A. Ooi; 2008; Superfluid spherical Couette flow; Journal of Fluid Mechanics, 609:221-274; DOI: 10.1017/S002211200800236X</w:t>
      </w:r>
    </w:p>
    <w:p w:rsidR="00EC7AD1" w:rsidRPr="00376AFF" w:rsidRDefault="00EC7AD1" w:rsidP="00FB5588">
      <w:pPr>
        <w:pStyle w:val="Amicarellibiblio"/>
      </w:pPr>
      <w:bookmarkStart w:id="1002" w:name="_Ref520295993"/>
      <w:r w:rsidRPr="00376AFF">
        <w:t>ply2SPHERA_perimeter v.1.0 (RSE SpA); Amicarelli A.; FOSS; https://github.com/AndreaAmicarelliRSE/ply2SPHERA_perimeter</w:t>
      </w:r>
      <w:bookmarkEnd w:id="1002"/>
    </w:p>
    <w:p w:rsidR="004B071E" w:rsidRPr="00376AFF" w:rsidRDefault="004B071E" w:rsidP="00FB5588">
      <w:pPr>
        <w:pStyle w:val="Amicarellibiblio"/>
      </w:pPr>
      <w:r w:rsidRPr="00376AFF">
        <w:t>Pontillo M.; 2010; Trasporto ed “entrainment” di sedimenti in alvei mobili; PhD thesis, Università degli studi di Napoli Federico II.</w:t>
      </w:r>
    </w:p>
    <w:p w:rsidR="001D07BE" w:rsidRPr="00376AFF" w:rsidRDefault="001D07BE" w:rsidP="001D07BE">
      <w:pPr>
        <w:pStyle w:val="Amicarellibiblio"/>
      </w:pPr>
      <w:bookmarkStart w:id="1003" w:name="_Ref392885315"/>
      <w:r w:rsidRPr="00376AFF">
        <w:t xml:space="preserve">Price, D.J.; 2012; </w:t>
      </w:r>
      <w:hyperlink r:id="rId588" w:history="1">
        <w:r w:rsidRPr="00376AFF">
          <w:t>Smoothed Particle Hydrodynamics and Magnetohydrodynamics</w:t>
        </w:r>
      </w:hyperlink>
      <w:r w:rsidRPr="00376AFF">
        <w:t>; J. Comp. Phys., 231(3): 759-794.</w:t>
      </w:r>
      <w:bookmarkEnd w:id="1003"/>
    </w:p>
    <w:bookmarkStart w:id="1004" w:name="_Ref414469082"/>
    <w:p w:rsidR="001D07BE" w:rsidRPr="00376AFF" w:rsidRDefault="001D07BE" w:rsidP="001D07BE">
      <w:pPr>
        <w:pStyle w:val="Amicarellibiblio"/>
      </w:pPr>
      <w:r w:rsidRPr="00376AFF">
        <w:fldChar w:fldCharType="begin"/>
      </w:r>
      <w:r w:rsidRPr="00376AFF">
        <w:instrText xml:space="preserve"> HYPERLINK "http://adsabs.harvard.edu/cgi-bin/author_form?author=Price,+D&amp;fullauthor=Price,%20Daniel%20J.&amp;charset=UTF-8&amp;db_key=AST" </w:instrText>
      </w:r>
      <w:r w:rsidRPr="00376AFF">
        <w:fldChar w:fldCharType="separate"/>
      </w:r>
      <w:r w:rsidRPr="00376AFF">
        <w:t>Price D.J.</w:t>
      </w:r>
      <w:r w:rsidRPr="00376AFF">
        <w:fldChar w:fldCharType="end"/>
      </w:r>
      <w:r w:rsidRPr="00376AFF">
        <w:t xml:space="preserve">; C. </w:t>
      </w:r>
      <w:hyperlink r:id="rId589" w:history="1">
        <w:r w:rsidRPr="00376AFF">
          <w:t>Federrath</w:t>
        </w:r>
      </w:hyperlink>
      <w:r w:rsidRPr="00376AFF">
        <w:t xml:space="preserve">; 2010; </w:t>
      </w:r>
      <w:proofErr w:type="gramStart"/>
      <w:r w:rsidRPr="00376AFF">
        <w:t>A</w:t>
      </w:r>
      <w:proofErr w:type="gramEnd"/>
      <w:r w:rsidRPr="00376AFF">
        <w:t xml:space="preserve"> comparison between grid and particle methods on the statistics of driven, supersonic, isothermal turbulence; Monthly Notices of the Royal Astronomical Society, 406(3):1659-1674.</w:t>
      </w:r>
      <w:bookmarkEnd w:id="1004"/>
    </w:p>
    <w:p w:rsidR="004B071E" w:rsidRPr="00376AFF" w:rsidRDefault="004B071E" w:rsidP="00FB5588">
      <w:pPr>
        <w:pStyle w:val="Amicarellibiblio"/>
      </w:pPr>
      <w:bookmarkStart w:id="1005" w:name="_Ref449700759"/>
      <w:r w:rsidRPr="00376AFF">
        <w:t xml:space="preserve">Price, D.J., J.J. Monaghan; 2007; </w:t>
      </w:r>
      <w:hyperlink r:id="rId590" w:history="1">
        <w:r w:rsidRPr="00376AFF">
          <w:t>An energy conserving formalism for adaptive gravitational force softening in SPH and N-body codes</w:t>
        </w:r>
      </w:hyperlink>
      <w:r w:rsidRPr="00376AFF">
        <w:t>; MNRAS, 374, 1347-1358.</w:t>
      </w:r>
      <w:bookmarkEnd w:id="1005"/>
    </w:p>
    <w:p w:rsidR="0065632F" w:rsidRPr="00376AFF" w:rsidRDefault="0065632F" w:rsidP="00FB5588">
      <w:pPr>
        <w:pStyle w:val="Amicarellibiblio"/>
      </w:pPr>
      <w:r w:rsidRPr="00376AFF">
        <w:t>Progetto AVI - Aree Vulnerate Italiane; CNR; 1999-2016; http://sici.irpi.cnr.it/avi.htm</w:t>
      </w:r>
    </w:p>
    <w:p w:rsidR="0065632F" w:rsidRPr="00376AFF" w:rsidRDefault="0065632F" w:rsidP="00FB5588">
      <w:pPr>
        <w:pStyle w:val="Amicarellibiblio"/>
      </w:pPr>
      <w:r w:rsidRPr="00376AFF">
        <w:t>Quinlan N. J., M. Basa, M. Lastiwka; “Truncation error in mesh-free particle methods”; Int. J. Numer. Meth. Engng, 66 (2006), 2064–2085.</w:t>
      </w:r>
    </w:p>
    <w:p w:rsidR="004B071E" w:rsidRPr="00376AFF" w:rsidRDefault="004B071E" w:rsidP="00FB5588">
      <w:pPr>
        <w:pStyle w:val="Amicarellibiblio"/>
      </w:pPr>
      <w:bookmarkStart w:id="1006" w:name="_Ref449706167"/>
      <w:r w:rsidRPr="00376AFF">
        <w:t>Randles R. W., L.D. Libertsky; 1996; Smoothed Particle Hydrodynamics. Some recent improvements and applications; Comput. Methods Appl. Mech. Engrg., 139:375-408.</w:t>
      </w:r>
      <w:bookmarkEnd w:id="1006"/>
    </w:p>
    <w:p w:rsidR="002E52A9" w:rsidRPr="00376AFF" w:rsidRDefault="002E52A9" w:rsidP="00FB5588">
      <w:pPr>
        <w:pStyle w:val="Amicarellibiblio"/>
      </w:pPr>
      <w:bookmarkStart w:id="1007" w:name="_Ref520906464"/>
      <w:r w:rsidRPr="00376AFF">
        <w:t>Reed D.; 2008; Electric utility distribution analysis for extreme winds; Journal of wind engineering and industrial aerodynamics, 96(1):123-140.</w:t>
      </w:r>
      <w:bookmarkEnd w:id="1007"/>
    </w:p>
    <w:p w:rsidR="004B071E" w:rsidRPr="00376AFF" w:rsidRDefault="004B071E" w:rsidP="00FB5588">
      <w:pPr>
        <w:pStyle w:val="Amicarellibiblio"/>
      </w:pPr>
      <w:r w:rsidRPr="00376AFF">
        <w:t>Regazzoni P.-L., D. Marot; 2013; A comparative analysis of interface erosion tests; Nat Hazards, 67:937–950.</w:t>
      </w:r>
    </w:p>
    <w:p w:rsidR="004B071E" w:rsidRPr="00376AFF" w:rsidRDefault="004B071E" w:rsidP="005C72CA">
      <w:pPr>
        <w:pStyle w:val="Amicarellibiblio"/>
        <w:numPr>
          <w:ilvl w:val="0"/>
          <w:numId w:val="0"/>
        </w:numPr>
        <w:ind w:left="360"/>
      </w:pPr>
      <w:r w:rsidRPr="00376AFF">
        <w:t>DOI 10.1007/s11069-013-0620-3</w:t>
      </w:r>
    </w:p>
    <w:p w:rsidR="005C72CA" w:rsidRPr="00376AFF" w:rsidRDefault="005C72CA" w:rsidP="005C72CA">
      <w:pPr>
        <w:pStyle w:val="Amicarellibiblio"/>
      </w:pPr>
      <w:bookmarkStart w:id="1008" w:name="_Ref520282493"/>
      <w:r w:rsidRPr="00376AFF">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1008"/>
    </w:p>
    <w:p w:rsidR="004B071E" w:rsidRPr="00376AFF" w:rsidRDefault="004B071E" w:rsidP="00FB5588">
      <w:pPr>
        <w:pStyle w:val="Amicarellibiblio"/>
      </w:pPr>
      <w:bookmarkStart w:id="1009" w:name="_Toc348440832"/>
      <w:bookmarkStart w:id="1010" w:name="_Toc348440921"/>
      <w:bookmarkStart w:id="1011" w:name="_Toc348441010"/>
      <w:bookmarkStart w:id="1012" w:name="_Toc348441425"/>
      <w:bookmarkStart w:id="1013" w:name="_Toc348453244"/>
      <w:r w:rsidRPr="00376AFF">
        <w:t>Rzadkiewicz, S., C. Mariotti, and P. Heinrich (1997). Numerical simulation of submarine landslides and their hydraulic effects. Journal of Waterway, Port, Coastal and Ocean Eng. 123 (4), 149-157.</w:t>
      </w:r>
      <w:bookmarkEnd w:id="1009"/>
      <w:bookmarkEnd w:id="1010"/>
      <w:bookmarkEnd w:id="1011"/>
      <w:bookmarkEnd w:id="1012"/>
      <w:bookmarkEnd w:id="1013"/>
    </w:p>
    <w:p w:rsidR="004B071E" w:rsidRPr="00376AFF" w:rsidRDefault="004B071E" w:rsidP="00FB5588">
      <w:pPr>
        <w:pStyle w:val="Amicarellibiblio"/>
      </w:pPr>
      <w:r w:rsidRPr="00376AFF">
        <w:t>Salvati P., C. Bianchi, M. Rossi, F. Guzzetti; 2010; Societal landslide and flood risk in Italy; Nat. Hazards Earth Syst. Sci., 10:465-483, doi:10.5194/nhess-10-465-2010</w:t>
      </w:r>
    </w:p>
    <w:p w:rsidR="008F6E4C" w:rsidRPr="00376AFF" w:rsidRDefault="008F6E4C" w:rsidP="008F6E4C">
      <w:pPr>
        <w:pStyle w:val="Amicarellibiblio"/>
      </w:pPr>
      <w:bookmarkStart w:id="1014" w:name="_Ref520368768"/>
      <w:r w:rsidRPr="00376AFF">
        <w:t>Scalasca (Forschungszentrum Jülich &amp; TU Darmstadt), http://www.scalasca.org/</w:t>
      </w:r>
      <w:bookmarkEnd w:id="1014"/>
    </w:p>
    <w:p w:rsidR="00116C36" w:rsidRPr="00376AFF" w:rsidRDefault="00116C36" w:rsidP="00FB5588">
      <w:pPr>
        <w:pStyle w:val="Amicarellibiblio"/>
      </w:pPr>
      <w:bookmarkStart w:id="1015" w:name="_Ref520379408"/>
      <w:r w:rsidRPr="00376AFF">
        <w:t>Schaeffer D.G.; 1987; Instability in the Evolution Equations Describing Incompressible Granular Flow; Journal of Differential Equations, 66:19-50.</w:t>
      </w:r>
      <w:bookmarkEnd w:id="1015"/>
    </w:p>
    <w:p w:rsidR="004B071E" w:rsidRPr="00376AFF" w:rsidRDefault="004B071E" w:rsidP="00FB5588">
      <w:pPr>
        <w:pStyle w:val="Amicarellibiblio"/>
      </w:pPr>
      <w:r w:rsidRPr="00376AFF">
        <w:t>Schmocker L., W.H. Hager; 2012; Plane dike-breach due to overtopping: effects of sediment, dike height and discharge; Journal of Hydraulic Research, 50(6): 576-586.</w:t>
      </w:r>
    </w:p>
    <w:p w:rsidR="004B071E" w:rsidRPr="00376AFF" w:rsidRDefault="004B071E" w:rsidP="00FB5588">
      <w:pPr>
        <w:pStyle w:val="Amicarellibiblio"/>
      </w:pPr>
      <w:r w:rsidRPr="00376AFF">
        <w:t>Seed H.B., Idriss I.M., Lee K.L., Makdisi F.I.; 1975; Dynamic analysis of the slide in the lower san Fernando dam during the earthquake of February 9, 1971; ASCE J Geotech Eng Div, 101(9):889-911.</w:t>
      </w:r>
    </w:p>
    <w:p w:rsidR="004B071E" w:rsidRPr="00376AFF" w:rsidRDefault="004B071E" w:rsidP="00FB5588">
      <w:pPr>
        <w:pStyle w:val="Amicarellibiblio"/>
      </w:pPr>
      <w:bookmarkStart w:id="1016" w:name="_Ref449949045"/>
      <w:r w:rsidRPr="00376AFF">
        <w:t>Seminara, G., L. Solari, G. Parker; 2002; Bed load at low Shields stress on arbitrarily sloping beds: Failure of the Bagnold hypothesis: Water Resour. Res. 38(11): 1249, doi:10.1029/2001WR000681.</w:t>
      </w:r>
      <w:bookmarkEnd w:id="1016"/>
    </w:p>
    <w:p w:rsidR="003A7E14" w:rsidRPr="00376AFF" w:rsidRDefault="003A7E14" w:rsidP="003A7E14">
      <w:pPr>
        <w:pStyle w:val="Amicarellibiblio"/>
      </w:pPr>
      <w:bookmarkStart w:id="1017" w:name="_Ref341105412"/>
      <w:r w:rsidRPr="00376AFF">
        <w:t>Seungtaik O., K. Younghee, R. Byung-Seok; 2009; Impulse-based Boundary Force (IBF). Computer, animation and virtual worlds, 20:215–224.</w:t>
      </w:r>
      <w:bookmarkEnd w:id="1017"/>
    </w:p>
    <w:p w:rsidR="00A3103F" w:rsidRPr="00376AFF" w:rsidRDefault="00A3103F" w:rsidP="00A3103F">
      <w:pPr>
        <w:pStyle w:val="Amicarellibiblio"/>
      </w:pPr>
      <w:bookmarkStart w:id="1018" w:name="_Ref353447499"/>
      <w:r w:rsidRPr="00376AFF">
        <w:t>Shao J.R., H.Q. Li, G.R. Liu, M.B. Liu; 2012; An improved SPH method for modeling liquid sloshing dynamics; Computers and Structures, 100-101:18–26.</w:t>
      </w:r>
      <w:bookmarkEnd w:id="1018"/>
    </w:p>
    <w:p w:rsidR="004B071E" w:rsidRPr="00376AFF" w:rsidRDefault="004B071E" w:rsidP="00FB5588">
      <w:pPr>
        <w:pStyle w:val="Amicarellibiblio"/>
      </w:pPr>
      <w:r w:rsidRPr="00376AFF">
        <w:t>Shepard D.; 1968; A two-dimensional interpolation function for irregularly spaced points. Proceedings of A.C.M National Conference, 517–524, New York (USA).</w:t>
      </w:r>
    </w:p>
    <w:p w:rsidR="004B071E" w:rsidRPr="00376AFF" w:rsidRDefault="004B071E" w:rsidP="00FB5588">
      <w:pPr>
        <w:pStyle w:val="Amicarellibiblio"/>
      </w:pPr>
      <w:r w:rsidRPr="00376AFF">
        <w:lastRenderedPageBreak/>
        <w:t>Shields A.; 1936; Application of similarity principles and turbulence research to bed-load movement; Ph.D. dissertation, Institute of Technology, Berlin (in German).</w:t>
      </w:r>
    </w:p>
    <w:p w:rsidR="004B071E" w:rsidRPr="00376AFF" w:rsidRDefault="004B071E" w:rsidP="00FB5588">
      <w:pPr>
        <w:pStyle w:val="Amicarellibiblio"/>
      </w:pPr>
      <w:r w:rsidRPr="00376AFF">
        <w:t>Shiels D., A. Leonard, A. Roshko; 2001; Flow-induced vibration of a circular cylinder at limiting structural parameters, Journal of Fluids and Structures, 15(1):3–21, doi:10.1006/jfls.2000.0330</w:t>
      </w:r>
    </w:p>
    <w:p w:rsidR="004B071E" w:rsidRPr="00376AFF" w:rsidRDefault="004B071E" w:rsidP="00FB5588">
      <w:pPr>
        <w:pStyle w:val="Amicarellibiblio"/>
      </w:pPr>
      <w:r w:rsidRPr="00376AFF">
        <w:t>Singh V.P., P.D. Scarlatos, J.G. Collins, M.R. Jourdan; 1988; Breach erosion of earthfill dams (BEED) model; Natural Hazards, 1(2):161-180.</w:t>
      </w:r>
    </w:p>
    <w:p w:rsidR="00883CCE" w:rsidRPr="00376AFF" w:rsidRDefault="003A6D17" w:rsidP="00883CCE">
      <w:pPr>
        <w:pStyle w:val="Amicarellibiblio"/>
      </w:pPr>
      <w:bookmarkStart w:id="1019" w:name="_Ref447812094"/>
      <w:r w:rsidRPr="00376AFF">
        <w:t>“SPHERA v.9</w:t>
      </w:r>
      <w:r w:rsidR="00883CCE" w:rsidRPr="00376AFF">
        <w:t>.0</w:t>
      </w:r>
      <w:r w:rsidRPr="00376AFF">
        <w:t>.0</w:t>
      </w:r>
      <w:r w:rsidR="00883CCE" w:rsidRPr="00376AFF">
        <w:t xml:space="preserve">” (RSE SpA), </w:t>
      </w:r>
      <w:hyperlink r:id="rId591" w:history="1">
        <w:r w:rsidR="00883CCE" w:rsidRPr="00376AFF">
          <w:t>https://github.com/AndreaAmicarelliRSE/SPHERA</w:t>
        </w:r>
      </w:hyperlink>
      <w:bookmarkEnd w:id="1019"/>
    </w:p>
    <w:p w:rsidR="004B071E" w:rsidRPr="00376AFF" w:rsidRDefault="004B071E" w:rsidP="00FB5588">
      <w:pPr>
        <w:pStyle w:val="Amicarellibiblio"/>
      </w:pPr>
      <w:r w:rsidRPr="00376AFF">
        <w:t>Spinewine B.; 2005; Two-layer flow behavior and the effects of granular dilatancy in dam-break induced sheet-flow; PhD Thesis, Faculté des sciences appliquées, Université catholique de Louvain.</w:t>
      </w:r>
    </w:p>
    <w:bookmarkStart w:id="1020" w:name="_Ref345062953"/>
    <w:p w:rsidR="003A7E14" w:rsidRPr="00376AFF" w:rsidRDefault="003A7E14" w:rsidP="003A7E14">
      <w:pPr>
        <w:pStyle w:val="Amicarellibiblio"/>
      </w:pPr>
      <w:r w:rsidRPr="00376AFF">
        <w:fldChar w:fldCharType="begin"/>
      </w:r>
      <w:r w:rsidRPr="00376AFF">
        <w:instrText>HYPERLINK "http://www.scopus.com/authid/detail.url?authorId=8730013500&amp;amp;eid=2-s2.0-34247257289" \o "Show Author Details"</w:instrText>
      </w:r>
      <w:r w:rsidRPr="00376AFF">
        <w:fldChar w:fldCharType="separate"/>
      </w:r>
      <w:r w:rsidRPr="00376AFF">
        <w:t>Soares-Frazão S</w:t>
      </w:r>
      <w:r w:rsidRPr="00376AFF">
        <w:fldChar w:fldCharType="end"/>
      </w:r>
      <w:r w:rsidRPr="00376AFF">
        <w:t>.</w:t>
      </w:r>
      <w:proofErr w:type="gramStart"/>
      <w:r w:rsidRPr="00376AFF">
        <w:t>A.,</w:t>
      </w:r>
      <w:proofErr w:type="gramEnd"/>
      <w:r w:rsidRPr="00376AFF">
        <w:t xml:space="preserve"> Y. </w:t>
      </w:r>
      <w:hyperlink r:id="rId592" w:history="1">
        <w:r w:rsidRPr="00376AFF">
          <w:t>Zech</w:t>
        </w:r>
      </w:hyperlink>
      <w:r w:rsidRPr="00376AFF">
        <w:t xml:space="preserve">; 2007; Experimental study of dam-break flow against an isolated obstacle; </w:t>
      </w:r>
      <w:hyperlink r:id="rId593" w:history="1">
        <w:r w:rsidRPr="00376AFF">
          <w:t>Journal of Hydraulic Research</w:t>
        </w:r>
      </w:hyperlink>
      <w:r w:rsidRPr="00376AFF">
        <w:t>, 45(Supplement 1):27-36.</w:t>
      </w:r>
      <w:bookmarkEnd w:id="1020"/>
    </w:p>
    <w:p w:rsidR="004B071E" w:rsidRPr="00376AFF" w:rsidRDefault="004B071E" w:rsidP="00FB5588">
      <w:pPr>
        <w:pStyle w:val="Amicarellibiblio"/>
      </w:pPr>
      <w:r w:rsidRPr="00376AFF">
        <w:t>Soares-Frazao S., Y. Zech; 2011; HLLC scheme with novel wave-speed estimators appropriate for two-dimensional shallow-water flow on erodible bed; Int. J. Numer. Meth. Fluids, 66:1019–1036.</w:t>
      </w:r>
    </w:p>
    <w:p w:rsidR="004B071E" w:rsidRPr="00376AFF" w:rsidRDefault="004B071E" w:rsidP="00FB5588">
      <w:pPr>
        <w:pStyle w:val="Amicarellibiblio"/>
      </w:pPr>
      <w:bookmarkStart w:id="1021" w:name="_Ref448250470"/>
      <w:r w:rsidRPr="00376AFF">
        <w:t>Souto-Iglesias A., L. Delorme, L. Pérez-Rojas, S. Abril-Pérez; 2006; Liquid moment amplitude assessment in sloshing type problems with smooth particle hydrodynamics; Ocean Engineering, 33, 1462–1484.</w:t>
      </w:r>
      <w:bookmarkEnd w:id="1021"/>
    </w:p>
    <w:p w:rsidR="004B071E" w:rsidRPr="00376AFF" w:rsidRDefault="004B071E" w:rsidP="00FB5588">
      <w:pPr>
        <w:pStyle w:val="Amicarellibiblio"/>
      </w:pPr>
      <w:r w:rsidRPr="00376AFF">
        <w:t>Souto-Iglesias A., F. Macià, L.M. González, J.L. Cercos-Pita; 2013; On the consistency of MPS; Computer Physics Communications, 184-3, 732-745.</w:t>
      </w:r>
    </w:p>
    <w:p w:rsidR="001D07BE" w:rsidRPr="00376AFF" w:rsidRDefault="001D07BE" w:rsidP="001D07BE">
      <w:pPr>
        <w:pStyle w:val="Amicarellibiblio"/>
      </w:pPr>
      <w:bookmarkStart w:id="1022" w:name="_Ref353447624"/>
      <w:r w:rsidRPr="00376AFF">
        <w:t>Souto Iglesias A., L. Perez Rojas, R.Z. Rodriguez; 2004 ; Simulation of anti-roll tanks and sloshing type</w:t>
      </w:r>
      <w:bookmarkEnd w:id="1022"/>
      <w:r w:rsidRPr="00376AFF">
        <w:t xml:space="preserve"> problems with smoothed particle hydrodynamics; Ocean Engineering, 31:1169–1192.</w:t>
      </w:r>
    </w:p>
    <w:p w:rsidR="004B071E" w:rsidRPr="00376AFF" w:rsidRDefault="004B071E" w:rsidP="00FB5588">
      <w:pPr>
        <w:pStyle w:val="Amicarellibiblio"/>
      </w:pPr>
      <w:r w:rsidRPr="00376AFF">
        <w:t>Spinewine B.; 2005; Two-layer flow behavior and the effects of granular dilatancy in dam-break induced sheet-flow; PhD Thesis, Faculté des sciences appliquées, Université catholique de Louvain.</w:t>
      </w:r>
    </w:p>
    <w:p w:rsidR="00665FCE" w:rsidRPr="00376AFF" w:rsidRDefault="00665FCE" w:rsidP="00665FCE">
      <w:pPr>
        <w:pStyle w:val="Amicarellibiblio"/>
      </w:pPr>
      <w:bookmarkStart w:id="1023" w:name="_Ref520279298"/>
      <w:r w:rsidRPr="00376AFF">
        <w:t xml:space="preserve">SRTM3/DTED1 (USGS); </w:t>
      </w:r>
      <w:hyperlink r:id="rId594" w:history="1">
        <w:r w:rsidRPr="00376AFF">
          <w:t>http://earthexplorer.usgs.gov/</w:t>
        </w:r>
      </w:hyperlink>
      <w:bookmarkEnd w:id="1023"/>
    </w:p>
    <w:p w:rsidR="004B071E" w:rsidRPr="00376AFF" w:rsidRDefault="004B071E" w:rsidP="00FB5588">
      <w:pPr>
        <w:pStyle w:val="Amicarellibiblio"/>
      </w:pPr>
      <w:r w:rsidRPr="00376AFF">
        <w:t>Stefanova, B., J. Grabe; 2014; SPH model of water jet erosion in granular soils with a boundary layer of liquefied soil; International Symposium on Geomechanics Micro to Macro, September 1-3, 2014, Cambridge, UK.</w:t>
      </w:r>
    </w:p>
    <w:p w:rsidR="004B071E" w:rsidRPr="00376AFF" w:rsidRDefault="004B071E" w:rsidP="00FB5588">
      <w:pPr>
        <w:pStyle w:val="Amicarellibiblio"/>
      </w:pPr>
      <w:r w:rsidRPr="00376AFF">
        <w:t>Stefanova B., K. Seitz, J. Bubel, J. Grabe; 2012; Water-Soil Interaction Simulation using Smoothed Particle Hydrodynamics; ICSE6 Paris (27-31 August 2012), ICSE6-201:695-704.</w:t>
      </w:r>
    </w:p>
    <w:p w:rsidR="004B071E" w:rsidRPr="00376AFF" w:rsidRDefault="004B071E" w:rsidP="00FB5588">
      <w:pPr>
        <w:pStyle w:val="Amicarellibiblio"/>
      </w:pPr>
      <w:r w:rsidRPr="00376AFF">
        <w:t xml:space="preserve">Swartenbroekx C., Y. Zech, S. Soares-Frazão; 2013; Two-dimensional two-layer shallow water model for dam break flows with significant bed load transport; Int. J. Numer. Meth. Fluids, </w:t>
      </w:r>
      <w:hyperlink r:id="rId595" w:history="1">
        <w:r w:rsidRPr="00376AFF">
          <w:t>73(5):</w:t>
        </w:r>
      </w:hyperlink>
      <w:r w:rsidRPr="00376AFF">
        <w:t>477–508;  DOI: 10.1002/fld.3809</w:t>
      </w:r>
    </w:p>
    <w:p w:rsidR="004B071E" w:rsidRPr="00376AFF" w:rsidRDefault="004B071E" w:rsidP="00FB5588">
      <w:pPr>
        <w:pStyle w:val="Amicarellibiblio"/>
      </w:pPr>
      <w:r w:rsidRPr="00376AFF">
        <w:t xml:space="preserve">Szewc K., J. Pozorski, J.-P. Minier; 2012; Analysis of the incompressibility constraint in the smoothed particle hydrodynamics method; International Journal for Numerical Methods in Engineering, </w:t>
      </w:r>
      <w:hyperlink r:id="rId596" w:history="1">
        <w:r w:rsidRPr="00376AFF">
          <w:t>92(4):</w:t>
        </w:r>
      </w:hyperlink>
      <w:r w:rsidRPr="00376AFF">
        <w:t>343–369, DOI: 10.1002/nme.4339</w:t>
      </w:r>
    </w:p>
    <w:p w:rsidR="004B071E" w:rsidRPr="00376AFF" w:rsidRDefault="004B071E" w:rsidP="00FB5588">
      <w:pPr>
        <w:pStyle w:val="Amicarellibiblio"/>
      </w:pPr>
      <w:r w:rsidRPr="00376AFF">
        <w:t>Terzaghi, K.; 1943; Theoretical soil mechanics; New York, London: Wiley.</w:t>
      </w:r>
    </w:p>
    <w:p w:rsidR="004B071E" w:rsidRPr="00376AFF" w:rsidRDefault="00280422" w:rsidP="00FB5588">
      <w:pPr>
        <w:pStyle w:val="Amicarellibiblio"/>
      </w:pPr>
      <w:hyperlink r:id="rId597" w:history="1">
        <w:r w:rsidR="004B071E" w:rsidRPr="00376AFF">
          <w:t>Torti</w:t>
        </w:r>
      </w:hyperlink>
      <w:r w:rsidR="004B071E" w:rsidRPr="00376AFF">
        <w:t xml:space="preserve"> E., </w:t>
      </w:r>
      <w:hyperlink r:id="rId598" w:history="1">
        <w:r w:rsidR="004B071E" w:rsidRPr="00376AFF">
          <w:t>S. Sibilla</w:t>
        </w:r>
      </w:hyperlink>
      <w:r w:rsidR="004B071E" w:rsidRPr="00376AFF">
        <w:t xml:space="preserve">, </w:t>
      </w:r>
      <w:hyperlink r:id="rId599" w:history="1">
        <w:r w:rsidR="004B071E" w:rsidRPr="00376AFF">
          <w:t>M. Raboni</w:t>
        </w:r>
      </w:hyperlink>
      <w:r w:rsidR="004B071E" w:rsidRPr="00376AFF">
        <w:t xml:space="preserve">; 2013; An Eulerian–Lagrangian method for the simulation of the oxygen concentration dissolved by a two-phase turbulent jet system; </w:t>
      </w:r>
      <w:hyperlink r:id="rId600" w:tooltip="Go to Computers &amp; Structures on ScienceDirect" w:history="1">
        <w:r w:rsidR="004B071E" w:rsidRPr="00376AFF">
          <w:t>Computers &amp; Structures</w:t>
        </w:r>
      </w:hyperlink>
      <w:r w:rsidR="004B071E" w:rsidRPr="00376AFF">
        <w:t xml:space="preserve">, </w:t>
      </w:r>
      <w:hyperlink r:id="rId601" w:tooltip="Go to table of contents for this volume/issue" w:history="1">
        <w:r w:rsidR="004B071E" w:rsidRPr="00376AFF">
          <w:t>129</w:t>
        </w:r>
      </w:hyperlink>
      <w:r w:rsidR="004B071E" w:rsidRPr="00376AFF">
        <w:t>:207–217.</w:t>
      </w:r>
    </w:p>
    <w:p w:rsidR="00AA5D0A" w:rsidRPr="00376AFF" w:rsidRDefault="00AA5D0A" w:rsidP="00FB5588">
      <w:pPr>
        <w:pStyle w:val="Amicarellibiblio"/>
      </w:pPr>
      <w:bookmarkStart w:id="1024" w:name="_Ref520371203"/>
      <w:r w:rsidRPr="00376AFF">
        <w:t>TotalView (Rogue Wave Software), https://www.roguewave.com/products-services/totalview</w:t>
      </w:r>
      <w:bookmarkEnd w:id="1024"/>
    </w:p>
    <w:p w:rsidR="004B071E" w:rsidRPr="00376AFF" w:rsidRDefault="004B071E" w:rsidP="00FB5588">
      <w:pPr>
        <w:pStyle w:val="Amicarellibiblio"/>
      </w:pPr>
      <w:r w:rsidRPr="00376AFF">
        <w:t>Ulrich, C.; 2013; Smoothed-Particle-Hydrodynamics simulation of port hydrodynamics problems; Schirftenreihe Schiffbau der Technischen Universität Hamburg-Harburg, Report Nr. 671. PhD Thesis. Technische Universität Hamburg-Harburg, Hamburg. Schiffbau.</w:t>
      </w:r>
    </w:p>
    <w:p w:rsidR="004B071E" w:rsidRPr="00376AFF" w:rsidRDefault="004B071E" w:rsidP="00FB5588">
      <w:pPr>
        <w:pStyle w:val="Amicarellibiblio"/>
      </w:pPr>
      <w:r w:rsidRPr="00376AFF">
        <w:t xml:space="preserve">USGS; 2012; The Los Angeles dam story; http://earthquake.usgs.gov/learn/publications/la-damstory/ </w:t>
      </w:r>
    </w:p>
    <w:p w:rsidR="00A3103F" w:rsidRPr="00376AFF" w:rsidRDefault="00A3103F" w:rsidP="00A3103F">
      <w:pPr>
        <w:pStyle w:val="Amicarellibiblio"/>
      </w:pPr>
      <w:bookmarkStart w:id="1025" w:name="_Ref353454870"/>
      <w:r w:rsidRPr="00376AFF">
        <w:t xml:space="preserve">Vacondio R, Rogers BD, Stansby PK, Mignosa P, Feldman J.; 2013; Variable resolution for SPH: a dynamic particle coalescing and splitting scheme; Comput. Methods Appl. Mech. Engrg., 256:132-148, doi: </w:t>
      </w:r>
      <w:hyperlink r:id="rId602" w:history="1">
        <w:r w:rsidRPr="00376AFF">
          <w:t>http://dx.doi.org/10.1016/j.cma.2012.12.014</w:t>
        </w:r>
      </w:hyperlink>
      <w:bookmarkEnd w:id="1025"/>
    </w:p>
    <w:p w:rsidR="0065632F" w:rsidRPr="00376AFF" w:rsidRDefault="0065632F" w:rsidP="0065632F">
      <w:pPr>
        <w:pStyle w:val="Amicarellibiblio"/>
      </w:pPr>
      <w:bookmarkStart w:id="1026" w:name="_Ref353451683"/>
      <w:r w:rsidRPr="00376AFF">
        <w:t>Vacondio R, Rogers BD, Stansby P, Mignosa P.; 2012; SPH Modeling of Shallow Flow with Open Boundaries for Practical Flood Simulation; J. Hydraul. Eng., 138(6):530–541.</w:t>
      </w:r>
      <w:bookmarkEnd w:id="1026"/>
      <w:r w:rsidRPr="00376AFF">
        <w:t xml:space="preserve"> </w:t>
      </w:r>
    </w:p>
    <w:p w:rsidR="00034CDC" w:rsidRPr="00376AFF" w:rsidRDefault="00034CDC" w:rsidP="003A7E14">
      <w:pPr>
        <w:pStyle w:val="Amicarellibiblio"/>
      </w:pPr>
      <w:bookmarkStart w:id="1027" w:name="_Ref520298892"/>
      <w:bookmarkStart w:id="1028" w:name="_Ref414546693"/>
      <w:r w:rsidRPr="00376AFF">
        <w:t>Valgrind (Valgrind Developers), http://valgrind.org/</w:t>
      </w:r>
      <w:bookmarkEnd w:id="1027"/>
    </w:p>
    <w:p w:rsidR="003A7E14" w:rsidRPr="00376AFF" w:rsidRDefault="00280422" w:rsidP="003A7E14">
      <w:pPr>
        <w:pStyle w:val="Amicarellibiblio"/>
      </w:pPr>
      <w:hyperlink r:id="rId603" w:tooltip="Show Author Details" w:history="1">
        <w:r w:rsidR="003A7E14" w:rsidRPr="00376AFF">
          <w:t>Valizadeh A.</w:t>
        </w:r>
      </w:hyperlink>
      <w:r w:rsidR="003A7E14" w:rsidRPr="00376AFF">
        <w:t xml:space="preserve">, J.J. Monaghan; 2012; Smoothed particle hydrodynamics simulations of turbulence in fixed and rotating boxes in two dimensions with no-slip boundaries; </w:t>
      </w:r>
      <w:hyperlink r:id="rId604" w:tooltip="Go to the information page for this source" w:history="1">
        <w:r w:rsidR="003A7E14" w:rsidRPr="00376AFF">
          <w:t>Physics of Fluids</w:t>
        </w:r>
      </w:hyperlink>
      <w:r w:rsidR="003A7E14" w:rsidRPr="00376AFF">
        <w:t>, 24(3), Article number 035107.</w:t>
      </w:r>
      <w:bookmarkEnd w:id="1028"/>
    </w:p>
    <w:p w:rsidR="004B071E" w:rsidRPr="00376AFF" w:rsidRDefault="004B071E" w:rsidP="00FB5588">
      <w:pPr>
        <w:pStyle w:val="Amicarellibiblio"/>
      </w:pPr>
      <w:r w:rsidRPr="00376AFF">
        <w:t>Van Leer B.; “Towards the ultimate conservative difference scheme v. a second order sequel to Godunov’s method”; Journal of Computational Physics; 32 (1979), 101-136.</w:t>
      </w:r>
    </w:p>
    <w:p w:rsidR="004B071E" w:rsidRPr="00376AFF" w:rsidRDefault="004B071E" w:rsidP="00FB5588">
      <w:pPr>
        <w:pStyle w:val="Amicarellibiblio"/>
      </w:pPr>
      <w:bookmarkStart w:id="1029" w:name="_Ref47607582"/>
      <w:r w:rsidRPr="00376AFF">
        <w:t>Van Rijn L.C.; 1982; The prediction of Bed-Forms and Alluvial Roughness; Report, Delft Hydraulics laboratory; The Netherlands.</w:t>
      </w:r>
      <w:bookmarkEnd w:id="1029"/>
    </w:p>
    <w:p w:rsidR="004B071E" w:rsidRPr="00376AFF" w:rsidRDefault="004B071E" w:rsidP="00FB5588">
      <w:pPr>
        <w:pStyle w:val="Amicarellibiblio"/>
      </w:pPr>
      <w:bookmarkStart w:id="1030" w:name="_Ref449947422"/>
      <w:r w:rsidRPr="00376AFF">
        <w:t>Van Rijn L.C.; 1993; Principles of sediment transport in rivers, estuaries, and coastal seas; Aqua Publications.</w:t>
      </w:r>
      <w:bookmarkEnd w:id="1030"/>
    </w:p>
    <w:p w:rsidR="0065632F" w:rsidRPr="00376AFF" w:rsidRDefault="0065632F" w:rsidP="0065632F">
      <w:pPr>
        <w:pStyle w:val="Amicarellibiblio"/>
      </w:pPr>
      <w:bookmarkStart w:id="1031" w:name="_Ref353451977"/>
      <w:r w:rsidRPr="00376AFF">
        <w:t>Vaughan G.L.; 2009; The SPH equations for fluids. International Journal for Numerical Methods in Engineering, 79:1392–1418.</w:t>
      </w:r>
      <w:bookmarkEnd w:id="1031"/>
      <w:r w:rsidRPr="00376AFF">
        <w:t xml:space="preserve"> </w:t>
      </w:r>
    </w:p>
    <w:p w:rsidR="001D07BE" w:rsidRPr="00376AFF" w:rsidRDefault="001D07BE" w:rsidP="001D07BE">
      <w:pPr>
        <w:pStyle w:val="Amicarellibiblio"/>
      </w:pPr>
      <w:bookmarkStart w:id="1032" w:name="_Ref341105485"/>
      <w:r w:rsidRPr="00376AFF">
        <w:t>Vila J.P.; 1999; On particle weighted methods and Smooth Particle Hydrodynamics; Mathematical Models and Methods in Applied Sciences, 9(2):161-209.</w:t>
      </w:r>
      <w:bookmarkEnd w:id="1032"/>
    </w:p>
    <w:p w:rsidR="003A7E14" w:rsidRPr="00376AFF" w:rsidRDefault="003A7E14" w:rsidP="003A7E14">
      <w:pPr>
        <w:pStyle w:val="Amicarellibiblio"/>
      </w:pPr>
      <w:r w:rsidRPr="00376AFF">
        <w:t>Violeau D.; 2012; Fluid mechanics and the SPH method: theory and applications. Oxford University Press, Oxford.</w:t>
      </w:r>
    </w:p>
    <w:bookmarkStart w:id="1033" w:name="_Ref392883327"/>
    <w:p w:rsidR="003A7E14" w:rsidRPr="00376AFF" w:rsidRDefault="003A7E14" w:rsidP="003A7E14">
      <w:pPr>
        <w:pStyle w:val="Amicarellibiblio"/>
      </w:pPr>
      <w:r w:rsidRPr="00376AFF">
        <w:fldChar w:fldCharType="begin"/>
      </w:r>
      <w:r w:rsidRPr="00376AFF">
        <w:instrText xml:space="preserve"> HYPERLINK "http://adsabs.harvard.edu/cgi-bin/author_form?author=Violeau,+D&amp;fullauthor=Violeau,%20Damien&amp;charset=UTF-8&amp;db_key=PHY" </w:instrText>
      </w:r>
      <w:r w:rsidRPr="00376AFF">
        <w:fldChar w:fldCharType="separate"/>
      </w:r>
      <w:r w:rsidRPr="00376AFF">
        <w:t>Violeau D.</w:t>
      </w:r>
      <w:r w:rsidRPr="00376AFF">
        <w:fldChar w:fldCharType="end"/>
      </w:r>
      <w:r w:rsidRPr="00376AFF">
        <w:t xml:space="preserve">; A. Leroy; 2014; </w:t>
      </w:r>
      <w:proofErr w:type="gramStart"/>
      <w:r w:rsidRPr="00376AFF">
        <w:t>On</w:t>
      </w:r>
      <w:proofErr w:type="gramEnd"/>
      <w:r w:rsidRPr="00376AFF">
        <w:t xml:space="preserve"> the maximum time step in weakly compressible SPH; Journal of Computational Physics, 256: 388-415.</w:t>
      </w:r>
      <w:bookmarkEnd w:id="1033"/>
    </w:p>
    <w:p w:rsidR="009B0157" w:rsidRPr="00376AFF" w:rsidRDefault="009B0157" w:rsidP="009B0157">
      <w:pPr>
        <w:pStyle w:val="Amicarellibiblio"/>
      </w:pPr>
      <w:bookmarkStart w:id="1034" w:name="_Ref485728379"/>
      <w:r w:rsidRPr="00376AFF">
        <w:lastRenderedPageBreak/>
        <w:t>Virtual Dub (Avery Lee), http://www.virtualdub.org/</w:t>
      </w:r>
      <w:bookmarkEnd w:id="1034"/>
    </w:p>
    <w:p w:rsidR="004B071E" w:rsidRPr="00376AFF" w:rsidRDefault="004B071E" w:rsidP="00FB5588">
      <w:pPr>
        <w:pStyle w:val="Amicarellibiblio"/>
      </w:pPr>
      <w:r w:rsidRPr="00376AFF">
        <w:t>von Wolffersdorff, P.A.; 1996; A hypoplastic relation for granular materials with a predefined limit state surface; Mechanics of Cohesive-Frictional Materials, 1(1):251–271.</w:t>
      </w:r>
    </w:p>
    <w:p w:rsidR="003A7E14" w:rsidRPr="00376AFF" w:rsidRDefault="003A7E14" w:rsidP="003A7E14">
      <w:pPr>
        <w:pStyle w:val="Amicarellibiblio"/>
      </w:pPr>
      <w:bookmarkStart w:id="1035" w:name="_Ref341162248"/>
      <w:r w:rsidRPr="00376AFF">
        <w:t>Xu L., A.W. Troesch, R. Petterson; 1998; Asymmetric hydrodynamic impact and dynamic response of vessels; Proceedings of 17th International Conference on Offshore Mechanics and Arctic Engineering, 98-320.</w:t>
      </w:r>
      <w:bookmarkEnd w:id="1035"/>
    </w:p>
    <w:p w:rsidR="004B071E" w:rsidRPr="00376AFF" w:rsidRDefault="004B071E" w:rsidP="00FB5588">
      <w:pPr>
        <w:pStyle w:val="Amicarellibiblio"/>
      </w:pPr>
      <w:r w:rsidRPr="00376AFF">
        <w:t>Wang X., L.B. Wang; 2007; Dynamic analysis of a water-soil-pore water coupling system; Computers and Structures, 85(11-14):1020-1031; DOI: 10.1016/j.compstruc.2006.11.017</w:t>
      </w:r>
    </w:p>
    <w:p w:rsidR="004B071E" w:rsidRPr="00376AFF" w:rsidRDefault="004B071E" w:rsidP="00FB5588">
      <w:pPr>
        <w:pStyle w:val="Amicarellibiblio"/>
      </w:pPr>
      <w:r w:rsidRPr="00376AFF">
        <w:t>Wendland H., “Piecewise polynomial, positive definite and compactly supported radial functions of minimal degree”, Adv. Comput. Math. 1995, 4: 389-396.</w:t>
      </w:r>
    </w:p>
    <w:p w:rsidR="004B071E" w:rsidRPr="00376AFF" w:rsidRDefault="004B071E" w:rsidP="00FB5588">
      <w:pPr>
        <w:pStyle w:val="Amicarellibiblio"/>
      </w:pPr>
      <w:r w:rsidRPr="00376AFF">
        <w:t>Wiberg P.L., J.D. Smith; 1987; Calculations of the critical shear stress for motion of uniform and heterogeneous sediments; Water Resour. Res., 23(8):1471-1480.</w:t>
      </w:r>
    </w:p>
    <w:p w:rsidR="003A7E14" w:rsidRPr="00376AFF" w:rsidRDefault="003A7E14" w:rsidP="003A7E14">
      <w:pPr>
        <w:pStyle w:val="Amicarellibiblio"/>
      </w:pPr>
      <w:bookmarkStart w:id="1036" w:name="_Ref341116150"/>
      <w:r w:rsidRPr="00376AFF">
        <w:t>Zoppé B.; 2004; Simulation numérique et analyse de l'écoulement dans les augets des turbines Pelton; PhD thesis; Institut national polytechnique (Grenoble, France).</w:t>
      </w:r>
      <w:bookmarkEnd w:id="1036"/>
    </w:p>
    <w:p w:rsidR="006C2568" w:rsidRPr="00376AFF" w:rsidRDefault="006C2568" w:rsidP="000D77F1">
      <w:pPr>
        <w:spacing w:after="0" w:line="240" w:lineRule="auto"/>
        <w:rPr>
          <w:rFonts w:ascii="Times New Roman" w:hAnsi="Times New Roman"/>
          <w:sz w:val="24"/>
          <w:szCs w:val="24"/>
        </w:rPr>
      </w:pPr>
    </w:p>
    <w:p w:rsidR="000D77F1" w:rsidRPr="00376AFF" w:rsidRDefault="000D77F1" w:rsidP="009C355A">
      <w:pPr>
        <w:spacing w:after="0" w:line="240" w:lineRule="auto"/>
        <w:rPr>
          <w:rFonts w:ascii="Times New Roman" w:hAnsi="Times New Roman"/>
          <w:sz w:val="24"/>
          <w:szCs w:val="24"/>
        </w:rPr>
      </w:pPr>
    </w:p>
    <w:p w:rsidR="00684986" w:rsidRPr="00D5453B" w:rsidRDefault="00684986"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37" w:name="_Toc447794708"/>
      <w:bookmarkStart w:id="1038" w:name="_Toc447794787"/>
      <w:bookmarkStart w:id="1039" w:name="_Toc447794872"/>
      <w:bookmarkStart w:id="1040" w:name="_Toc447794954"/>
      <w:bookmarkStart w:id="1041" w:name="_Toc447795357"/>
      <w:bookmarkStart w:id="1042" w:name="_Toc447795464"/>
      <w:bookmarkStart w:id="1043" w:name="_Toc66716526"/>
      <w:r w:rsidRPr="00D5453B">
        <w:rPr>
          <w:rFonts w:ascii="Book Antiqua" w:hAnsi="Book Antiqua"/>
          <w:caps/>
          <w:kern w:val="0"/>
          <w:sz w:val="24"/>
          <w:szCs w:val="24"/>
        </w:rPr>
        <w:lastRenderedPageBreak/>
        <w:t>GNU Free Documentation License</w:t>
      </w:r>
      <w:bookmarkEnd w:id="1037"/>
      <w:bookmarkEnd w:id="1038"/>
      <w:bookmarkEnd w:id="1039"/>
      <w:bookmarkEnd w:id="1040"/>
      <w:bookmarkEnd w:id="1041"/>
      <w:bookmarkEnd w:id="1042"/>
      <w:bookmarkEnd w:id="1043"/>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GNU Free Documentation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Version 1.3, 3 November 2008</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Copyright (C) 2000, 2001, 2002, 2007, 2008 Free Software Foundation, Inc.</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&lt;http://fsf.org/&gt;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Everyone is permitted to copy and distribute verbatim copies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of this license document, but changing it is not allowed.</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0. PREAMBLE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purpose of this License is to make a manual, textbook, or other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functional and useful document "free" in the sense of freedom: to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assure everyone the effective freedom to copy and redistribute 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with or without modifying it, either commercially or noncommercially.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Secondarily, this License preserves for the author and publisher a way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get credit for their work, while not being considered responsible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for modifications made by others.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is a kind of "copyleft", which means that derivative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works of the document must themselves be free in the same sense.  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complements the GNU General Public License, which is a copyleft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designed for free software.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We have designed this License in order to use it for manuals for free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software, because free software needs free documentation: a free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program should come with manuals providing the same freedoms that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software does.  But this License is not limited to software manuals;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it can be used for any textual work, regardless of subject matter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whether it is published as a printed book.  We recommend this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principally for works whose purpose is instruction or reference.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1. APPLICABILITY AND DEFINITIONS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applies to any manual or other work, in any medium,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contains a notice placed by the copyright holder saying it can be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distributed under the terms of this License.  Such a notice grants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world-wide, royalty-free license, unlimited in duration, to use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work under the conditions stated herein.  The "Document", below,</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refers to any such manual or work.  Any member of the public is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licensee, and is addressed as "you".  You accept the license if you</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modify or distribute the work in a way requiring permission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under copyright law.</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"Modified Version" of the Document means any work containing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 or a portion of it, either copied verbatim, or with</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modifications and/or translated into another language.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A "Secondary Section" is a named appendix or a front-matter section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that deals exclusively with the relationship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publishers or authors of the Document to the Document's overall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subject (or to related matters) and contains nothing that could fall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directly within that overall subject.  (Thus, if the Document is 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part a textbook of mathematics, a Secondary Section may not explain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any mathematics.)  The relationship could be a matter of historical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connection with the subject or with related matters, or of legal,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commercial, philosophical, ethical or political position regarding</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them.</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"Invariant Sections" are certain Secondary Sections whose titles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are designated, as being those of Invariant Sections, in the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that says that the Document is released under this License.  If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section does not fit the above definition of Secondary then it is not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allowed to be designated as Invariant.  The Document may contain zero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Invariant Sections.  If the Document does not identify any Invariant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Sections then there are none.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"Cover Texts" are certain short passages of text that are listed,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 Front-Cover Texts or Back-Cover Texts, in the notice that says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is released under this License.  A Front-Cover Text may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be at most 5 words, and a Back-Cover Text may be at most 25 words.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"Transparent" copy of the Document means a machine-readable copy,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represented in a format whose specification is available to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general public, that is suitable for revising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straightforwardly with generic text editors or (for images composed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pixels) generic paint programs or (for drawings) some widely available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drawing editor, and that is suitable for input to text formatters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for automatic translation to a variety of formats suitable for input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text formatters.  A copy made in an otherwise Transparent file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format whose markup, or absence of markup, has been arranged to thwart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 discourage subsequent modification by readers is not Transparent.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 image format is not Transparent if used for any substantial amount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text.  A copy that is not "Transparent" is called "Opaque".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Examples of suitable formats for Transparent copies include plain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ASCII without markup, Texinfo input format, LaTeX input format, SGML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 XML using a publicly available DTD, and standard-conforming simple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HTML, PostScript or PDF designed for human modification.  Examples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transparent image formats include PNG, XCF and JPG.  Opaque formats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include proprietary formats that can be read and edited only by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proprietary word processors, SGML or XML for which the DTD and/or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processing tools are not generally available, and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machine-generated HTML, PostScript or PDF produced by some word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processors for output purposes only.</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"Title Page" means, for a printed book, the title page itself,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plus such following pages as are needed to hold, legibly, the material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requires to appear in the title page.  For works 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formats which do not have any title page as such, "Title Page" means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text near the most prominent appearance of the work's title,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preceding the beginning of the body of the text.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"publisher" means any person or entity that distributes copies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to the public.</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section "Entitled XYZ" means a named subunit of the Document whose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title either is precisely XYZ or contains XYZ in parentheses following</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text that translates XYZ in another language.  (Here XYZ stands for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specific section name mentioned below, such as "Acknowledgements",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"Dedications", "Endorsements", or "History".)  To "Preserve the Title"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such a section when you modify the Document means that it remains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section "Entitled XYZ" according to this definition.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may include Warranty Disclaimers next to the notice which</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states that this License applies to the Document.  These Warranty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Disclaimers are considered to be included by reference in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but only as regards disclaiming warranties: any other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implication that these Warranty Disclaimers may have is void and has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no effect on the meaning of this License.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2. VERBATIM COPYING</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copy and distribute the Document in any medium, either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commercially or noncommercially, provided that this License,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copyright notices, and the license notice saying this License applies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the Document are reproduced in all copies, and that you add no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 conditions whatsoever to those of this License.  You may not use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technical measures to obstruct or control the reading or further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copying of the copies you make or distribute.  However, you may accept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compensation in exchange for copies.  If you distribute a large enough</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number of copies you must also follow the conditions in section 3.</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also lend copies, under the same conditions stated above,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publicly display copies.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3. COPYING IN QUANTITY</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publish printed copies (or copies in media that commonly have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printed covers) of the Document, numbering more than 100, and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Document's license notice requires Cover Texts, you must enclose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copies in covers that carry, clearly and legibly, all these Cover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Texts: Front-Cover Texts on the front cover, and Back-Cover Texts 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back cover.  Both covers must also clearly and legibly identify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as the publisher of these copies.  The front cover must present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full title with all words of the title equally prominent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visible.  You may add other material on the covers in addition.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Copying with changes limited to the covers, as long as they preserve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title of the Document and satisfy these conditions, can be treated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as verbatim copying in other respects.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required texts for either cover are too voluminous to fit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legibly, you should put the first ones listed (as many as fit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reasonably) on the actual cover, and continue the rest onto adjacent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pages.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publish or distribute Opaque copies of the Document numbering</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more than 100, you must either include a machine-readable Transparent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along with each Opaque copy, or state in or with each Opaque copy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computer-network location from which the general network-using</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public has access to download using public-standard network protocols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complete Transparent copy of the Document, free of added material.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use the latter option, you must take reasonably prudent steps,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when you begin distribution of Opaque copies in quantity, to ensure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that this Transparent copy will remain thus accessible at the stated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location until at least one year after the last time you distribute an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Opaque copy (directly or through your agents or retailers) of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edition to the public.</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It is requested, but not required, that you contact the authors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 well before redistributing any large number of copies, to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give them a chance to provide you with an updated version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4. MODIFICATIONS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copy and distribute a Modified Version of the Document under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conditions of sections 2 and 3 above, provided that you release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Modified Version under precisely this License, with the Modified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Version filling the role of the Document, thus licensing distribution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and modification of the Modified Version to whoever possesses a copy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it.  In addition, you must do these things in the Modified Version: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Use in the Title Page (and on the covers, if any) a title distinct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from that of the Document, and from those of previous versions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(which should, if there were any, be listed in the History section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of the Document).  You may use the same title as a previous version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if the original publisher of that version gives permission.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B. List on the Title Page, as authors, one or more persons or entities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responsible for authorship of the modifications in the Modified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Version, together with at least five of the principal authors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Document (all of its principal authors, if it has fewer than five),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unless they release you from this requirement.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 State on the Title page the name of the publisher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Modified Version, as the publisher.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 Preserve all the copyright notices of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 Add an appropriate copyright notice for your modifications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adjacent to the other copyright notices.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 Include, immediately after the copyright notices, a license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 xml:space="preserve">   giving the public permission to use the Modified Version under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terms of this License, in the form shown in the Addendum below.</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 Preserve in that license notice the full lists of Invariant Sections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and required Cover Texts given in the Document's license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 Include an unaltered copy of this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 Preserve the section Entitled "History", Preserve its Title, and add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to it an item stating at least the title, year, new authors,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Modified Version as given on the Title Page.  If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there is no section Entitled "History" in the Document, create one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stating the title, year, authors, and publisher of the Document as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given on its Title Page, then add an item describing the Modified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Version as stated in the previous sentence.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J. Preserve the network location, if any, given in the Document for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public access to a Transparent copy of the Document, and likewise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the network locations given in the Document for previous versions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it was based on.  These may be placed in the "History" section.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You may omit a network location for a work that was published 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least four years before the Document itself, or if the original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version it refers to gives permission.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K. For any section Entitled "Acknowledgements" or "Dedications",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Preserve the Title of the section, and preserve in the section 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the substance and tone of each of the contributor acknowledgements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and/or dedications given therein.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 Preserve all the Invariant Sections of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unaltered in their text and in their titles.  Section numbers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or the equivalent are not considered part of the section titles.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 Delete any section Entitled "Endorsements".  Such a section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may not be included in the Modified Version.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 Do not retitle any existing section to be Entitled "Endorsements"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or to conflict in title with any Invariant Section.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 Preserve any Warranty Disclaimers.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Modified Version includes new front-matter sections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appendices that qualify as Secondary Sections and contain no material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copied from the Document, you may at your option designate some or 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these sections as invariant.  To do this, add their titles to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list of Invariant Sections in the Modified Version's license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These titles must be distinct from any other section titles.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add a section Entitled "Endorsements", provided it contains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nothing but endorsements of your Modified Version by various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parties--for example, statements of peer review or that the text has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been approved by an organization as the authoritative definition of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standard.</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add a passage of up to five words as a Front-Cover Text, and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passage of up to 25 words as a Back-Cover Text, to the end of the list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Cover Texts in the Modified Version.  Only one passage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Front-Cover Text and one of Back-Cover Text may be added by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through arrangements made by) any one entity.  If the Document already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includes a cover text for the same cover, previously added by you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by arrangement made by the same entity you are acting on behalf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not add another; but you may replace the old one, on explicit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permission from the previous publisher that added the old one.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author(s) and publisher(s) of the Document do not by this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give permission to use their names for publicity for or to assert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imply endorsement of any Modified Version.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5. COMBINING DOCUMENTS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combine the Document with other documents released under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under the terms defined in section 4 above for modified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versions, provided that you include in the combination all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Invariant Sections of all of the original documents, unmodified,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list them all as Invariant Sections of your combined work in its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notice, and that you preserve all their Warranty Disclaimers.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combined work need only contain one copy of this License,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multiple identical Invariant Sections may be replaced with a single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If there are multiple Invariant Sections with the same name but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different contents, make the title of each such section unique by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adding at the end of it, in parentheses, the name of the original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author or publisher of that section if known, or else a unique number.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Make the same adjustment to the section titles in the list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Invariant Sections in the license notice of the combined work.</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 the combination, you must combine any sections Entitled "History"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 the various original documents, forming one section Entitled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"History"; likewise combine any sections Entitled "Acknowledgements",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and any sections Entitled "Dedications".  You must delete all sections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Entitled "Endorsements".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6. COLLECTIONS OF DOCUMENTS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make a collection consisting of the Document and other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documents released under this License, and replace the individual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copies of this License in the various documents with a single copy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that is included in the collection, provided that you follow the rules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this License for verbatim copying of each of the documents in 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 respects.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extract a single document from such a collection,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distribute it individually under this License, provided you insert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of this License into the extracted document, and follow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in all other respects regarding verbatim copying of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7. AGGREGATION WITH INDEPENDENT WORKS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compilation of the Document or its derivatives with other separate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and independent documents or works, in or on a volume of a storage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distribution medium, is called an "aggregate" if the copyright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resulting from the compilation is not used to limit the legal rights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the compilation's users beyond what the individual works permit.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When the Document is included in an aggregate, this License does not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apply to the other works in the aggregate which are not themselves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derivative works of the 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Cover Text requirement of section 3 is applicable to these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copies of the Document, then if the Document is less than one half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entire aggregate, the Document's Cover Texts may be placed 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covers that bracket the Document within the aggregate, or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electronic equivalent of covers if the Document is in electronic form.</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Otherwise they must appear on printed covers that bracket the whole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aggregate.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8. TRANSLATION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Translation is considered a kind of modification, so you may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distribute translations of the Document under the terms of section 4.</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Replacing Invariant Sections with translations requires special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permission from their copyright holders, but you may include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translations of some or all Invariant Sections in addition to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original versions of these Invariant Sections.  You may include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translation of this License, and all the license notices in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 and any Warranty Disclaimers, provided that you also include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original English version of this License and the original versions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those notices and disclaimers.  In case of a disagreement between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translation and the original version of this License or a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 disclaimer, the original version will prevail.</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a section in the Document is Entitled "Acknowledgements",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"Dedications", or "History", the requirement (section 4) to Preserve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its Title (section 1) will typically require changing the actual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title.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9. TERMINATION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not copy, modify, sublicense, or distribute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except as expressly provided under this License.  Any attempt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otherwise to copy, modify, sublicense, or distribute it is void,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will automatically terminate your rights under this License.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However, if you cease all violation of this License, then your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from a particular copyright holder is reinstated (a) provisionally,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unless and until the copyright holder explicitly and finally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terminates your license, and (b) permanently, if the copyright holder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fails to notify you of the violation by some reasonable means prior to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60 days after the cessation.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Moreover, your license from a particular copyright holder 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reinstated permanently if the copyright holder notifies you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violation by some reasonable means, this is the first time you have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received notice of violation of this License (for any work) from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copyright holder, and you cure the violation prior to 30 days after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your receipt of the notice.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Termination of your rights under this section does not terminate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licenses of parties who have received copies or rights from you under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If your rights have been terminated and not permanently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reinstated, receipt of a copy of some or all of the same material does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not give you any rights to use it.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10. FUTURE REVISIONS OF THIS LICENSE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Free Software Foundation may publish new, revised versions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GNU Free Documentation License from time to time.  Such new versions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will be similar in spirit to the present version, but may differ 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detail to address new problems or concerns.  See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http://www.gnu.org/copyleft/.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Each version of the License is given a distinguishing version number.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Document specifies that a particular numbered version of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"or any later version" applies to it, you have the option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following the terms and conditions either of that specified version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any later version that has been published (not as a draft) by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Free Software Foundation.  If the Document does not specify a version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number of this License, you may choose any version ever published (not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 a draft) by the Free Software Foundation.  If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specifies that a proxy can decide which future versions of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can be used, that proxy's public statement of acceptance of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version permanently authorizes you to choose that version for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11. RELICENSING</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"Massive Multiauthor Collaboration Site" (or "MMC Site") means any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World Wide Web server that publishes copyrightable works and also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provides prominent facilities for anybody to edit those works.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public wiki that anybody can edit is an example of such a server.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"Massive Multiauthor Collaboration" (or "MMC") contained in the site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means any set of copyrightable works thus published on the MMC site.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"CC-BY-SA" means the Creative Commons Attribution-Share Alike 3.0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license published by Creative Commons Corporation, a not-for-profit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corporation with a principal place of business in San Francisco,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California, as well as future copyleft versions of that license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published by that same organization.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"Incorporate" means to publish or republish a Document, in whole or in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part, as part of another 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An MMC is "eligible for relicensing" if it is licensed under this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License, and if all works that were first published under this License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somewhere other than this MMC, and subsequently incorporated in whole or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in part into the MMC, (1) had no cover texts or invariant sections, and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(2) were thus incorporated prior to November 1, 2008.</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operator of an MMC Site may republish an MMC contained in the site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under CC-BY-SA on the same site at any time before August 1, 2009,</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provided the MMC is eligible for relicensing.</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ADDENDUM: How to use this License for your documents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use this License in a document you have written, include a copy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License in the document and put the following copyright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notices just after the title page: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Copyright (c)  YEAR  YOUR NAME.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Permission is granted to copy, distribute and/or modify this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under the terms of the GNU Free Documentation License, Version 1.3</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or any later version published by the Free Software Foundation;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with no Invariant Sections, no Front-Cover Texts, and no Back-Cover Texts.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 copy of the license is included in the section entitled "GNU</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Free Documentation License".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have Invariant Sections, Front-Cover Texts and Back-Cover Texts,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replace the "with...Texts." line with this: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with the Invariant Sections being LIST THEIR TITLES, with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Front-Cover Texts being LIST, and with the Back-Cover Texts being LIST.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have Invariant Sections without Cover Texts, or some other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combination of the three, merge those two alternatives to suit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situation.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your document contains nontrivial examples of program code, we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recommend releasing these examples in parallel under your choice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free software license, such as the GNU General Public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permit their use in free software.</w:t>
      </w:r>
    </w:p>
    <w:p w:rsidR="00684986" w:rsidRPr="00376AFF" w:rsidRDefault="00684986" w:rsidP="00B84224">
      <w:pPr>
        <w:spacing w:after="0" w:line="240" w:lineRule="auto"/>
        <w:rPr>
          <w:rFonts w:ascii="Times New Roman" w:hAnsi="Times New Roman"/>
          <w:sz w:val="24"/>
          <w:szCs w:val="24"/>
        </w:rPr>
      </w:pPr>
    </w:p>
    <w:p w:rsidR="00D77C6F" w:rsidRPr="00376AFF" w:rsidRDefault="00D77C6F" w:rsidP="00D77C6F">
      <w:pPr>
        <w:spacing w:after="0" w:line="240" w:lineRule="auto"/>
        <w:rPr>
          <w:rFonts w:ascii="Times New Roman" w:hAnsi="Times New Roman"/>
          <w:sz w:val="24"/>
          <w:szCs w:val="24"/>
        </w:rPr>
      </w:pPr>
    </w:p>
    <w:p w:rsidR="00B84224" w:rsidRPr="00376AFF" w:rsidRDefault="00B84224" w:rsidP="001C600B">
      <w:pPr>
        <w:spacing w:after="0" w:line="240" w:lineRule="auto"/>
        <w:rPr>
          <w:rFonts w:ascii="Times New Roman" w:hAnsi="Times New Roman"/>
          <w:sz w:val="24"/>
          <w:szCs w:val="24"/>
        </w:rPr>
      </w:pPr>
    </w:p>
    <w:p w:rsidR="001C600B" w:rsidRPr="00376AFF" w:rsidRDefault="001C600B" w:rsidP="001C600B">
      <w:pPr>
        <w:spacing w:after="0" w:line="240" w:lineRule="auto"/>
        <w:rPr>
          <w:rFonts w:ascii="Times New Roman" w:hAnsi="Times New Roman"/>
          <w:sz w:val="24"/>
          <w:szCs w:val="24"/>
        </w:rPr>
      </w:pPr>
    </w:p>
    <w:p w:rsidR="001C600B" w:rsidRPr="00376AFF" w:rsidRDefault="001C600B" w:rsidP="001C600B">
      <w:pPr>
        <w:spacing w:after="0" w:line="240" w:lineRule="auto"/>
        <w:rPr>
          <w:rFonts w:ascii="Times New Roman" w:hAnsi="Times New Roman"/>
          <w:sz w:val="24"/>
          <w:szCs w:val="24"/>
        </w:rPr>
      </w:pPr>
    </w:p>
    <w:p w:rsidR="00173B23" w:rsidRPr="00376AFF" w:rsidRDefault="00173B23">
      <w:pPr>
        <w:rPr>
          <w:sz w:val="24"/>
          <w:szCs w:val="24"/>
        </w:rPr>
      </w:pPr>
    </w:p>
    <w:sectPr w:rsidR="00173B23" w:rsidRPr="00376AFF">
      <w:footerReference w:type="default" r:id="rId605"/>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micarelli Andrea (RSE)" w:date="2021-01-20T10:54:00Z" w:initials="AA(">
    <w:p w:rsidR="0044085B" w:rsidRDefault="0044085B">
      <w:pPr>
        <w:pStyle w:val="Testocommento"/>
      </w:pPr>
      <w:r>
        <w:rPr>
          <w:rStyle w:val="Rimandocommento"/>
        </w:rPr>
        <w:annotationRef/>
      </w:r>
      <w:proofErr w:type="gramStart"/>
      <w:r>
        <w:t>update</w:t>
      </w:r>
      <w:proofErr w:type="gramEnd"/>
    </w:p>
  </w:comment>
  <w:comment w:id="12" w:author="Amicarelli Andrea (RSE)" w:date="2021-01-20T10:54:00Z" w:initials="AA(">
    <w:p w:rsidR="0044085B" w:rsidRDefault="0044085B">
      <w:pPr>
        <w:pStyle w:val="Testocommento"/>
      </w:pPr>
      <w:r>
        <w:rPr>
          <w:rStyle w:val="Rimandocommento"/>
        </w:rPr>
        <w:annotationRef/>
      </w:r>
      <w:proofErr w:type="gramStart"/>
      <w:r>
        <w:t>update</w:t>
      </w:r>
      <w:proofErr w:type="gramEnd"/>
    </w:p>
  </w:comment>
  <w:comment w:id="65" w:author="Amicarelli Andrea (RSE)" w:date="2020-04-13T17:27:00Z" w:initials="AA(">
    <w:p w:rsidR="0044085B" w:rsidRDefault="0044085B">
      <w:pPr>
        <w:pStyle w:val="Testocommento"/>
      </w:pPr>
      <w:r>
        <w:rPr>
          <w:rStyle w:val="Rimandocommento"/>
        </w:rPr>
        <w:annotationRef/>
      </w:r>
      <w:r>
        <w:t>modified</w:t>
      </w:r>
    </w:p>
  </w:comment>
  <w:comment w:id="67" w:author="Amicarelli Andrea (RSE)" w:date="2020-04-13T16:21:00Z" w:initials="AA(">
    <w:p w:rsidR="0044085B" w:rsidRDefault="0044085B">
      <w:pPr>
        <w:pStyle w:val="Testocommento"/>
      </w:pPr>
      <w:r>
        <w:rPr>
          <w:rStyle w:val="Rimandocommento"/>
        </w:rPr>
        <w:annotationRef/>
      </w:r>
      <w:r>
        <w:t>modified</w:t>
      </w:r>
    </w:p>
  </w:comment>
  <w:comment w:id="72" w:author="Amicarelli Andrea (RSE)" w:date="2020-04-13T15:13:00Z" w:initials="AA(">
    <w:p w:rsidR="0044085B" w:rsidRDefault="0044085B">
      <w:pPr>
        <w:pStyle w:val="Testocommento"/>
      </w:pPr>
      <w:r>
        <w:rPr>
          <w:rStyle w:val="Rimandocommento"/>
        </w:rPr>
        <w:annotationRef/>
      </w:r>
      <w:r>
        <w:t>modified</w:t>
      </w:r>
    </w:p>
  </w:comment>
  <w:comment w:id="75" w:author="Amicarelli Andrea (RSE)" w:date="2020-04-13T14:42:00Z" w:initials="AA(">
    <w:p w:rsidR="0044085B" w:rsidRDefault="0044085B">
      <w:pPr>
        <w:pStyle w:val="Testocommento"/>
      </w:pPr>
      <w:r>
        <w:rPr>
          <w:rStyle w:val="Rimandocommento"/>
        </w:rPr>
        <w:annotationRef/>
      </w:r>
      <w:r>
        <w:t>modified</w:t>
      </w:r>
    </w:p>
  </w:comment>
  <w:comment w:id="78" w:author="Amicarelli Andrea (RSE)" w:date="2021-03-29T16:05:00Z" w:initials="AA(">
    <w:p w:rsidR="0044085B" w:rsidRDefault="0044085B" w:rsidP="0044085B">
      <w:pPr>
        <w:pStyle w:val="Testocommento"/>
      </w:pPr>
      <w:r>
        <w:rPr>
          <w:rStyle w:val="Rimandocommento"/>
        </w:rPr>
        <w:annotationRef/>
      </w:r>
      <w:r>
        <w:t>New part</w:t>
      </w:r>
    </w:p>
  </w:comment>
  <w:comment w:id="84" w:author="Amicarelli Andrea (RSE)" w:date="2020-04-13T15:00:00Z" w:initials="AA(">
    <w:p w:rsidR="0044085B" w:rsidRDefault="0044085B">
      <w:pPr>
        <w:pStyle w:val="Testocommento"/>
      </w:pPr>
      <w:r>
        <w:rPr>
          <w:rStyle w:val="Rimandocommento"/>
        </w:rPr>
        <w:annotationRef/>
      </w:r>
      <w:proofErr w:type="gramStart"/>
      <w:r>
        <w:t>new</w:t>
      </w:r>
      <w:proofErr w:type="gramEnd"/>
    </w:p>
  </w:comment>
  <w:comment w:id="90" w:author="Amicarelli Andrea (RSE)" w:date="2020-11-25T08:27:00Z" w:initials="AA(">
    <w:p w:rsidR="0044085B" w:rsidRDefault="0044085B">
      <w:pPr>
        <w:pStyle w:val="Testocommento"/>
      </w:pPr>
      <w:r>
        <w:rPr>
          <w:rStyle w:val="Rimandocommento"/>
        </w:rPr>
        <w:annotationRef/>
      </w:r>
      <w:r>
        <w:t>New section</w:t>
      </w:r>
    </w:p>
  </w:comment>
  <w:comment w:id="91" w:author="Amicarelli Andrea (RSE)" w:date="2020-11-25T09:30:00Z" w:initials="AA(">
    <w:p w:rsidR="0044085B" w:rsidRDefault="0044085B" w:rsidP="00716294">
      <w:pPr>
        <w:pStyle w:val="Testocommento"/>
      </w:pPr>
      <w:r>
        <w:rPr>
          <w:rStyle w:val="Rimandocommento"/>
        </w:rPr>
        <w:annotationRef/>
      </w:r>
      <w:r>
        <w:t>To add the reference for the next release</w:t>
      </w:r>
    </w:p>
  </w:comment>
  <w:comment w:id="92" w:author="Amicarelli Andrea (RSE)" w:date="2020-11-25T08:22:00Z" w:initials="AA(">
    <w:p w:rsidR="0044085B" w:rsidRDefault="0044085B">
      <w:pPr>
        <w:pStyle w:val="Testocommento"/>
      </w:pPr>
      <w:r>
        <w:rPr>
          <w:rStyle w:val="Rimandocommento"/>
        </w:rPr>
        <w:annotationRef/>
      </w:r>
      <w:r>
        <w:t>To add the reference for the next release</w:t>
      </w:r>
    </w:p>
  </w:comment>
  <w:comment w:id="103" w:author="Amicarelli Andrea (RSE)" w:date="2020-11-25T08:23:00Z" w:initials="AA(">
    <w:p w:rsidR="0044085B" w:rsidRDefault="0044085B">
      <w:pPr>
        <w:pStyle w:val="Testocommento"/>
      </w:pPr>
      <w:r>
        <w:rPr>
          <w:rStyle w:val="Rimandocommento"/>
        </w:rPr>
        <w:annotationRef/>
      </w:r>
      <w:r>
        <w:t>To add the reference for the next release</w:t>
      </w:r>
    </w:p>
  </w:comment>
  <w:comment w:id="105" w:author="Amicarelli Andrea (RSE)" w:date="2020-11-25T08:25:00Z" w:initials="AA(">
    <w:p w:rsidR="0044085B" w:rsidRDefault="0044085B">
      <w:pPr>
        <w:pStyle w:val="Testocommento"/>
      </w:pPr>
      <w:r>
        <w:rPr>
          <w:rStyle w:val="Rimandocommento"/>
        </w:rPr>
        <w:annotationRef/>
      </w:r>
      <w:r>
        <w:t>To add the reference for the next release</w:t>
      </w:r>
    </w:p>
  </w:comment>
  <w:comment w:id="109" w:author="Amicarelli Andrea (RSE)" w:date="2021-03-12T16:45:00Z" w:initials="AA(">
    <w:p w:rsidR="0044085B" w:rsidRDefault="0044085B">
      <w:pPr>
        <w:pStyle w:val="Testocommento"/>
      </w:pPr>
      <w:r>
        <w:rPr>
          <w:rStyle w:val="Rimandocommento"/>
        </w:rPr>
        <w:annotationRef/>
      </w:r>
      <w:r>
        <w:t>New section</w:t>
      </w:r>
    </w:p>
  </w:comment>
  <w:comment w:id="115" w:author="Amicarelli Andrea (RSE)" w:date="2020-06-04T09:26:00Z" w:initials="AA(">
    <w:p w:rsidR="0044085B" w:rsidRDefault="0044085B">
      <w:pPr>
        <w:pStyle w:val="Testocommento"/>
      </w:pPr>
      <w:r>
        <w:rPr>
          <w:rStyle w:val="Rimandocommento"/>
        </w:rPr>
        <w:annotationRef/>
      </w:r>
      <w:r>
        <w:t>modified</w:t>
      </w:r>
    </w:p>
  </w:comment>
  <w:comment w:id="134" w:author="Amicarelli Andrea (RSE)" w:date="2020-06-04T09:26:00Z" w:initials="AA(">
    <w:p w:rsidR="0044085B" w:rsidRDefault="0044085B">
      <w:pPr>
        <w:pStyle w:val="Testocommento"/>
      </w:pPr>
      <w:r>
        <w:rPr>
          <w:rStyle w:val="Rimandocommento"/>
        </w:rPr>
        <w:annotationRef/>
      </w:r>
      <w:r>
        <w:t>modified</w:t>
      </w:r>
    </w:p>
  </w:comment>
  <w:comment w:id="153" w:author="Amicarelli Andrea (RSE)" w:date="2020-06-04T09:40:00Z" w:initials="AA(">
    <w:p w:rsidR="0044085B" w:rsidRDefault="0044085B">
      <w:pPr>
        <w:pStyle w:val="Testocommento"/>
      </w:pPr>
      <w:r>
        <w:rPr>
          <w:rStyle w:val="Rimandocommento"/>
        </w:rPr>
        <w:annotationRef/>
      </w:r>
      <w:r>
        <w:t>modified</w:t>
      </w:r>
    </w:p>
  </w:comment>
  <w:comment w:id="195" w:author="Amicarelli Andrea (RSE)" w:date="2020-04-13T11:47:00Z" w:initials="AA(">
    <w:p w:rsidR="0044085B" w:rsidRDefault="0044085B">
      <w:pPr>
        <w:pStyle w:val="Testocommento"/>
      </w:pPr>
      <w:r>
        <w:rPr>
          <w:rStyle w:val="Rimandocommento"/>
        </w:rPr>
        <w:annotationRef/>
      </w:r>
      <w:r>
        <w:t>modified</w:t>
      </w:r>
    </w:p>
  </w:comment>
  <w:comment w:id="211" w:author="Amicarelli Andrea (RSE)" w:date="2020-09-14T18:06:00Z" w:initials="AA(">
    <w:p w:rsidR="0044085B" w:rsidRDefault="0044085B">
      <w:pPr>
        <w:pStyle w:val="Testocommento"/>
      </w:pPr>
      <w:r>
        <w:rPr>
          <w:rStyle w:val="Rimandocommento"/>
        </w:rPr>
        <w:annotationRef/>
      </w:r>
      <w:r>
        <w:t>New discussion</w:t>
      </w:r>
    </w:p>
  </w:comment>
  <w:comment w:id="259" w:author="Amicarelli Andrea (RSE)" w:date="2020-04-13T10:23:00Z" w:initials="AA(">
    <w:p w:rsidR="0044085B" w:rsidRDefault="0044085B">
      <w:pPr>
        <w:pStyle w:val="Testocommento"/>
      </w:pPr>
      <w:r>
        <w:rPr>
          <w:rStyle w:val="Rimandocommento"/>
        </w:rPr>
        <w:annotationRef/>
      </w:r>
      <w:r>
        <w:rPr>
          <w:rStyle w:val="Rimandocommento"/>
        </w:rPr>
        <w:t>modification</w:t>
      </w:r>
    </w:p>
  </w:comment>
  <w:comment w:id="520" w:author="Amicarelli Andrea (RSE)" w:date="2020-04-13T11:34:00Z" w:initials="AA(">
    <w:p w:rsidR="0044085B" w:rsidRDefault="0044085B">
      <w:pPr>
        <w:pStyle w:val="Testocommento"/>
      </w:pPr>
      <w:r>
        <w:rPr>
          <w:rStyle w:val="Rimandocommento"/>
        </w:rPr>
        <w:annotationRef/>
      </w:r>
      <w:r>
        <w:t>new</w:t>
      </w:r>
    </w:p>
  </w:comment>
  <w:comment w:id="521" w:author="Amicarelli Andrea (RSE)" w:date="2020-04-13T10:30:00Z" w:initials="AA(">
    <w:p w:rsidR="0044085B" w:rsidRDefault="0044085B">
      <w:pPr>
        <w:pStyle w:val="Testocommento"/>
      </w:pPr>
      <w:r>
        <w:rPr>
          <w:rStyle w:val="Rimandocommento"/>
        </w:rPr>
        <w:annotationRef/>
      </w:r>
      <w:r>
        <w:t>modified</w:t>
      </w:r>
    </w:p>
  </w:comment>
  <w:comment w:id="523" w:author="Amicarelli Andrea (RSE)" w:date="2020-04-13T10:34:00Z" w:initials="AA(">
    <w:p w:rsidR="0044085B" w:rsidRDefault="0044085B">
      <w:pPr>
        <w:pStyle w:val="Testocommento"/>
      </w:pPr>
      <w:r>
        <w:rPr>
          <w:rStyle w:val="Rimandocommento"/>
        </w:rPr>
        <w:annotationRef/>
      </w:r>
      <w:r>
        <w:t>modified</w:t>
      </w:r>
    </w:p>
  </w:comment>
  <w:comment w:id="524" w:author="Amicarelli Andrea (RSE)" w:date="2020-04-13T10:33:00Z" w:initials="AA(">
    <w:p w:rsidR="0044085B" w:rsidRDefault="0044085B">
      <w:pPr>
        <w:pStyle w:val="Testocommento"/>
      </w:pPr>
      <w:r>
        <w:rPr>
          <w:rStyle w:val="Rimandocommento"/>
        </w:rPr>
        <w:annotationRef/>
      </w:r>
      <w:r>
        <w:t>modified</w:t>
      </w:r>
    </w:p>
  </w:comment>
  <w:comment w:id="532" w:author="Amicarelli Andrea (RSE)" w:date="2020-04-13T11:30:00Z" w:initials="AA(">
    <w:p w:rsidR="0044085B" w:rsidRDefault="0044085B">
      <w:pPr>
        <w:pStyle w:val="Testocommento"/>
      </w:pPr>
      <w:r>
        <w:rPr>
          <w:rStyle w:val="Rimandocommento"/>
        </w:rPr>
        <w:annotationRef/>
      </w:r>
      <w:r>
        <w:t>new</w:t>
      </w:r>
    </w:p>
  </w:comment>
  <w:comment w:id="535" w:author="Amicarelli Andrea (RSE)" w:date="2020-04-13T15:34:00Z" w:initials="AA(">
    <w:p w:rsidR="0044085B" w:rsidRDefault="0044085B">
      <w:pPr>
        <w:pStyle w:val="Testocommento"/>
      </w:pPr>
      <w:r>
        <w:rPr>
          <w:rStyle w:val="Rimandocommento"/>
        </w:rPr>
        <w:annotationRef/>
      </w:r>
      <w:r>
        <w:t>new</w:t>
      </w:r>
    </w:p>
  </w:comment>
  <w:comment w:id="537" w:author="Amicarelli Andrea (RSE)" w:date="2020-04-13T15:46:00Z" w:initials="AA(">
    <w:p w:rsidR="0044085B" w:rsidRDefault="0044085B">
      <w:pPr>
        <w:pStyle w:val="Testocommento"/>
      </w:pPr>
      <w:r>
        <w:rPr>
          <w:rStyle w:val="Rimandocommento"/>
        </w:rPr>
        <w:annotationRef/>
      </w:r>
      <w:r>
        <w:t>new</w:t>
      </w:r>
    </w:p>
  </w:comment>
  <w:comment w:id="541" w:author="Amicarelli Andrea (RSE)" w:date="2020-04-13T11:31:00Z" w:initials="AA(">
    <w:p w:rsidR="0044085B" w:rsidRDefault="0044085B">
      <w:pPr>
        <w:pStyle w:val="Testocommento"/>
      </w:pPr>
      <w:r>
        <w:rPr>
          <w:rStyle w:val="Rimandocommento"/>
        </w:rPr>
        <w:annotationRef/>
      </w:r>
      <w:r>
        <w:t>new</w:t>
      </w:r>
    </w:p>
  </w:comment>
  <w:comment w:id="545" w:author="Amicarelli Andrea (RSE)" w:date="2020-04-13T11:44:00Z" w:initials="AA(">
    <w:p w:rsidR="0044085B" w:rsidRDefault="0044085B">
      <w:pPr>
        <w:pStyle w:val="Testocommento"/>
      </w:pPr>
      <w:r>
        <w:rPr>
          <w:rStyle w:val="Rimandocommento"/>
        </w:rPr>
        <w:annotationRef/>
      </w:r>
      <w:r>
        <w:t>modified</w:t>
      </w:r>
    </w:p>
  </w:comment>
  <w:comment w:id="570" w:author="Amicarelli Andrea (RSE)" w:date="2020-04-13T12:01:00Z" w:initials="AA(">
    <w:p w:rsidR="0044085B" w:rsidRDefault="0044085B">
      <w:pPr>
        <w:pStyle w:val="Testocommento"/>
      </w:pPr>
      <w:r>
        <w:rPr>
          <w:rStyle w:val="Rimandocommento"/>
        </w:rPr>
        <w:annotationRef/>
      </w:r>
      <w:r>
        <w:t>new format</w:t>
      </w:r>
    </w:p>
  </w:comment>
  <w:comment w:id="578" w:author="Amicarelli Andrea (RSE)" w:date="2021-03-29T16:08:00Z" w:initials="AA(">
    <w:p w:rsidR="0052367F" w:rsidRDefault="0052367F" w:rsidP="0052367F">
      <w:pPr>
        <w:pStyle w:val="Testocommento"/>
      </w:pPr>
      <w:r>
        <w:rPr>
          <w:rStyle w:val="Rimandocommento"/>
        </w:rPr>
        <w:annotationRef/>
      </w:r>
      <w:r>
        <w:t>New part</w:t>
      </w:r>
    </w:p>
  </w:comment>
  <w:comment w:id="585" w:author="Amicarelli Andrea (RSE)" w:date="2020-04-13T16:28:00Z" w:initials="AA(">
    <w:p w:rsidR="0044085B" w:rsidRDefault="0044085B">
      <w:pPr>
        <w:pStyle w:val="Testocommento"/>
      </w:pPr>
      <w:r>
        <w:rPr>
          <w:rStyle w:val="Rimandocommento"/>
        </w:rPr>
        <w:annotationRef/>
      </w:r>
      <w:proofErr w:type="gramStart"/>
      <w:r>
        <w:t>modified</w:t>
      </w:r>
      <w:proofErr w:type="gramEnd"/>
    </w:p>
  </w:comment>
  <w:comment w:id="594" w:author="Amicarelli Andrea (RSE)" w:date="2020-04-13T17:24:00Z" w:initials="AA(">
    <w:p w:rsidR="0044085B" w:rsidRDefault="0044085B">
      <w:pPr>
        <w:pStyle w:val="Testocommento"/>
      </w:pPr>
      <w:r>
        <w:rPr>
          <w:rStyle w:val="Rimandocommento"/>
        </w:rPr>
        <w:annotationRef/>
      </w:r>
      <w:r>
        <w:t>modified</w:t>
      </w:r>
    </w:p>
  </w:comment>
  <w:comment w:id="596" w:author="Amicarelli Andrea (RSE)" w:date="2020-08-06T11:56:00Z" w:initials="AA(">
    <w:p w:rsidR="0044085B" w:rsidRDefault="0044085B">
      <w:pPr>
        <w:pStyle w:val="Testocommento"/>
      </w:pPr>
      <w:r>
        <w:rPr>
          <w:rStyle w:val="Rimandocommento"/>
        </w:rPr>
        <w:annotationRef/>
      </w:r>
      <w:r>
        <w:t>modified</w:t>
      </w:r>
    </w:p>
  </w:comment>
  <w:comment w:id="614" w:author="Amicarelli Andrea (RSE)" w:date="2020-04-13T17:24:00Z" w:initials="AA(">
    <w:p w:rsidR="0044085B" w:rsidRDefault="0044085B">
      <w:pPr>
        <w:pStyle w:val="Testocommento"/>
      </w:pPr>
      <w:r>
        <w:rPr>
          <w:rStyle w:val="Rimandocommento"/>
        </w:rPr>
        <w:annotationRef/>
      </w:r>
      <w:r>
        <w:t>format modified</w:t>
      </w:r>
    </w:p>
  </w:comment>
  <w:comment w:id="615" w:author="Amicarelli Andrea (RSE)" w:date="2020-04-13T17:25:00Z" w:initials="AA(">
    <w:p w:rsidR="0044085B" w:rsidRDefault="0044085B">
      <w:pPr>
        <w:pStyle w:val="Testocommento"/>
      </w:pPr>
      <w:r>
        <w:rPr>
          <w:rStyle w:val="Rimandocommento"/>
        </w:rPr>
        <w:annotationRef/>
      </w:r>
      <w:r>
        <w:t>format modified</w:t>
      </w:r>
    </w:p>
  </w:comment>
  <w:comment w:id="616" w:author="Amicarelli Andrea (RSE)" w:date="2020-04-13T17:23:00Z" w:initials="AA(">
    <w:p w:rsidR="0044085B" w:rsidRDefault="0044085B">
      <w:pPr>
        <w:pStyle w:val="Testocommento"/>
      </w:pPr>
      <w:r>
        <w:rPr>
          <w:rStyle w:val="Rimandocommento"/>
        </w:rPr>
        <w:annotationRef/>
      </w:r>
      <w:r>
        <w:t>modified format</w:t>
      </w:r>
    </w:p>
  </w:comment>
  <w:comment w:id="645" w:author="Amicarelli Andrea (RSE)" w:date="2020-04-13T16:22:00Z" w:initials="AA(">
    <w:p w:rsidR="0044085B" w:rsidRDefault="0044085B">
      <w:pPr>
        <w:pStyle w:val="Testocommento"/>
      </w:pPr>
      <w:r>
        <w:rPr>
          <w:rStyle w:val="Rimandocommento"/>
        </w:rPr>
        <w:annotationRef/>
      </w:r>
      <w:r>
        <w:t>modified</w:t>
      </w:r>
    </w:p>
  </w:comment>
  <w:comment w:id="646" w:author="Amicarelli Andrea (RSE)" w:date="2020-04-13T17:26:00Z" w:initials="AA(">
    <w:p w:rsidR="0044085B" w:rsidRDefault="0044085B">
      <w:pPr>
        <w:pStyle w:val="Testocommento"/>
      </w:pPr>
      <w:r>
        <w:rPr>
          <w:rStyle w:val="Rimandocommento"/>
        </w:rPr>
        <w:annotationRef/>
      </w:r>
      <w:r>
        <w:t>modified</w:t>
      </w:r>
    </w:p>
  </w:comment>
  <w:comment w:id="702" w:author="Amicarelli Andrea (RSE)" w:date="2021-02-16T11:13:00Z" w:initials="AA(">
    <w:p w:rsidR="0044085B" w:rsidRDefault="0044085B">
      <w:pPr>
        <w:pStyle w:val="Testocommento"/>
      </w:pPr>
      <w:r>
        <w:rPr>
          <w:rStyle w:val="Rimandocommento"/>
        </w:rPr>
        <w:annotationRef/>
      </w:r>
      <w:r>
        <w:t>new</w:t>
      </w:r>
    </w:p>
  </w:comment>
  <w:comment w:id="707" w:author="Amicarelli Andrea (RSE)" w:date="2021-02-16T11:13:00Z" w:initials="AA(">
    <w:p w:rsidR="0044085B" w:rsidRDefault="0044085B">
      <w:pPr>
        <w:pStyle w:val="Testocommento"/>
      </w:pPr>
      <w:r>
        <w:rPr>
          <w:rStyle w:val="Rimandocommento"/>
        </w:rPr>
        <w:annotationRef/>
      </w:r>
      <w:r>
        <w:t>new</w:t>
      </w:r>
    </w:p>
  </w:comment>
  <w:comment w:id="715" w:author="Amicarelli Andrea (RSE)" w:date="2020-04-13T16:03:00Z" w:initials="AA(">
    <w:p w:rsidR="0044085B" w:rsidRDefault="0044085B">
      <w:pPr>
        <w:pStyle w:val="Testocommento"/>
      </w:pPr>
      <w:r>
        <w:rPr>
          <w:rStyle w:val="Rimandocommento"/>
        </w:rPr>
        <w:annotationRef/>
      </w:r>
      <w:r>
        <w:t>new</w:t>
      </w:r>
    </w:p>
  </w:comment>
  <w:comment w:id="747" w:author="Amicarelli Andrea (RSE)" w:date="2020-05-05T18:04:00Z" w:initials="AA(">
    <w:p w:rsidR="0044085B" w:rsidRDefault="0044085B">
      <w:pPr>
        <w:pStyle w:val="Testocommento"/>
      </w:pPr>
      <w:r>
        <w:rPr>
          <w:rStyle w:val="Rimandocommento"/>
        </w:rPr>
        <w:annotationRef/>
      </w:r>
      <w:r>
        <w:t>new</w:t>
      </w:r>
    </w:p>
  </w:comment>
  <w:comment w:id="820" w:author="Amicarelli Andrea (RSE)" w:date="2021-03-15T15:57:00Z" w:initials="AA(">
    <w:p w:rsidR="0044085B" w:rsidRDefault="0044085B">
      <w:pPr>
        <w:pStyle w:val="Testocommento"/>
      </w:pPr>
      <w:r>
        <w:rPr>
          <w:rStyle w:val="Rimandocommento"/>
        </w:rPr>
        <w:annotationRef/>
      </w:r>
      <w:r>
        <w:t>This section has been moved from above</w:t>
      </w:r>
    </w:p>
  </w:comment>
  <w:comment w:id="826" w:author="Amicarelli Andrea (RSE)" w:date="2021-03-15T15:56:00Z" w:initials="AA(">
    <w:p w:rsidR="0044085B" w:rsidRDefault="0044085B" w:rsidP="00093238">
      <w:pPr>
        <w:pStyle w:val="Testocommento"/>
      </w:pPr>
      <w:r>
        <w:rPr>
          <w:rStyle w:val="Rimandocommento"/>
        </w:rPr>
        <w:annotationRef/>
      </w:r>
      <w:r>
        <w:t>modified</w:t>
      </w:r>
    </w:p>
  </w:comment>
  <w:comment w:id="829" w:author="Amicarelli Andrea (RSE)" w:date="2021-03-15T15:56:00Z" w:initials="AA(">
    <w:p w:rsidR="0044085B" w:rsidRDefault="0044085B" w:rsidP="00093238">
      <w:pPr>
        <w:pStyle w:val="Testocommento"/>
      </w:pPr>
      <w:r>
        <w:rPr>
          <w:rStyle w:val="Rimandocommento"/>
        </w:rPr>
        <w:annotationRef/>
      </w:r>
      <w:r>
        <w:t>New part moved from the guide of DEM2xyz (RSE SpA)</w:t>
      </w:r>
    </w:p>
  </w:comment>
  <w:comment w:id="835" w:author="Amicarelli Andrea (RSE)" w:date="2021-03-15T15:56:00Z" w:initials="AA(">
    <w:p w:rsidR="0044085B" w:rsidRDefault="0044085B" w:rsidP="00093238">
      <w:pPr>
        <w:pStyle w:val="Testocommento"/>
      </w:pPr>
      <w:r>
        <w:rPr>
          <w:rStyle w:val="Rimandocommento"/>
        </w:rPr>
        <w:annotationRef/>
      </w:r>
      <w:r>
        <w:t>New part moved from the guide of DEM2xyz (RSE SpA)</w:t>
      </w:r>
    </w:p>
  </w:comment>
  <w:comment w:id="838" w:author="Amicarelli Andrea (RSE)" w:date="2021-03-15T15:56:00Z" w:initials="AA(">
    <w:p w:rsidR="0044085B" w:rsidRDefault="0044085B" w:rsidP="00093238">
      <w:pPr>
        <w:pStyle w:val="Testocommento"/>
      </w:pPr>
      <w:r>
        <w:rPr>
          <w:rStyle w:val="Rimandocommento"/>
        </w:rPr>
        <w:annotationRef/>
      </w:r>
      <w:r>
        <w:t>New section</w:t>
      </w:r>
    </w:p>
  </w:comment>
  <w:comment w:id="843" w:author="Amicarelli Andrea (RSE)" w:date="2021-03-15T15:56:00Z" w:initials="AA(">
    <w:p w:rsidR="0044085B" w:rsidRDefault="0044085B" w:rsidP="00093238">
      <w:pPr>
        <w:pStyle w:val="Testocommento"/>
      </w:pPr>
      <w:r>
        <w:rPr>
          <w:rStyle w:val="Rimandocommento"/>
        </w:rPr>
        <w:annotationRef/>
      </w:r>
      <w:r>
        <w:t>add the reference for the next release</w:t>
      </w:r>
    </w:p>
  </w:comment>
  <w:comment w:id="845" w:author="Amicarelli Andrea (RSE)" w:date="2021-03-15T15:56:00Z" w:initials="AA(">
    <w:p w:rsidR="0044085B" w:rsidRDefault="0044085B" w:rsidP="00093238">
      <w:pPr>
        <w:pStyle w:val="Testocommento"/>
      </w:pPr>
      <w:r>
        <w:rPr>
          <w:rStyle w:val="Rimandocommento"/>
        </w:rPr>
        <w:annotationRef/>
      </w:r>
      <w:r>
        <w:t>New title</w:t>
      </w:r>
    </w:p>
  </w:comment>
  <w:comment w:id="847" w:author="Amicarelli Andrea (RSE)" w:date="2021-03-15T15:56:00Z" w:initials="AA(">
    <w:p w:rsidR="0044085B" w:rsidRDefault="0044085B" w:rsidP="00093238">
      <w:pPr>
        <w:pStyle w:val="Testocommento"/>
      </w:pPr>
      <w:r>
        <w:rPr>
          <w:rStyle w:val="Rimandocommento"/>
        </w:rPr>
        <w:annotationRef/>
      </w:r>
      <w:r>
        <w:t>New title</w:t>
      </w:r>
    </w:p>
  </w:comment>
  <w:comment w:id="849" w:author="Amicarelli Andrea (RSE)" w:date="2021-03-15T15:56:00Z" w:initials="AA(">
    <w:p w:rsidR="0044085B" w:rsidRDefault="0044085B" w:rsidP="00093238">
      <w:pPr>
        <w:pStyle w:val="Testocommento"/>
      </w:pPr>
      <w:r>
        <w:rPr>
          <w:rStyle w:val="Rimandocommento"/>
        </w:rPr>
        <w:annotationRef/>
      </w:r>
      <w:r>
        <w:t>new section</w:t>
      </w:r>
    </w:p>
  </w:comment>
  <w:comment w:id="852" w:author="Amicarelli Andrea (RSE)" w:date="2021-03-15T15:56:00Z" w:initials="AA(">
    <w:p w:rsidR="0044085B" w:rsidRDefault="0044085B" w:rsidP="00093238">
      <w:pPr>
        <w:pStyle w:val="Testocommento"/>
      </w:pPr>
      <w:r>
        <w:rPr>
          <w:rStyle w:val="Rimandocommento"/>
        </w:rPr>
        <w:annotationRef/>
      </w:r>
      <w:r>
        <w:t>New title</w:t>
      </w:r>
    </w:p>
  </w:comment>
  <w:comment w:id="854" w:author="Amicarelli Andrea (RSE)" w:date="2021-03-15T15:56:00Z" w:initials="AA(">
    <w:p w:rsidR="0044085B" w:rsidRDefault="0044085B" w:rsidP="00093238">
      <w:pPr>
        <w:pStyle w:val="Testocommento"/>
      </w:pPr>
      <w:r>
        <w:rPr>
          <w:rStyle w:val="Rimandocommento"/>
        </w:rPr>
        <w:annotationRef/>
      </w:r>
      <w:r>
        <w:t>New title</w:t>
      </w:r>
    </w:p>
  </w:comment>
  <w:comment w:id="855" w:author="Amicarelli Andrea (RSE)" w:date="2021-03-15T15:56:00Z" w:initials="AA(">
    <w:p w:rsidR="0044085B" w:rsidRDefault="0044085B" w:rsidP="00093238">
      <w:pPr>
        <w:pStyle w:val="Testocommento"/>
      </w:pPr>
      <w:r>
        <w:rPr>
          <w:rStyle w:val="Rimandocommento"/>
        </w:rPr>
        <w:annotationRef/>
      </w:r>
      <w:r>
        <w:t>New part moved from the guide of ply2SPHERA_perimeter (RSE SpA)</w:t>
      </w:r>
    </w:p>
  </w:comment>
  <w:comment w:id="857" w:author="Amicarelli Andrea (RSE)" w:date="2021-03-15T15:56:00Z" w:initials="AA(">
    <w:p w:rsidR="0044085B" w:rsidRDefault="0044085B" w:rsidP="00093238">
      <w:pPr>
        <w:pStyle w:val="Testocommento"/>
      </w:pPr>
      <w:r>
        <w:rPr>
          <w:rStyle w:val="Rimandocommento"/>
        </w:rPr>
        <w:annotationRef/>
      </w:r>
      <w:r>
        <w:t>New title</w:t>
      </w:r>
    </w:p>
  </w:comment>
  <w:comment w:id="862" w:author="Amicarelli Andrea (RSE)" w:date="2021-03-15T15:56:00Z" w:initials="AA(">
    <w:p w:rsidR="0044085B" w:rsidRDefault="0044085B" w:rsidP="00093238">
      <w:pPr>
        <w:pStyle w:val="Testocommento"/>
      </w:pPr>
      <w:r>
        <w:rPr>
          <w:rStyle w:val="Rimandocommento"/>
        </w:rPr>
        <w:annotationRef/>
      </w:r>
      <w:r>
        <w:t>New title</w:t>
      </w:r>
    </w:p>
  </w:comment>
  <w:comment w:id="864" w:author="Amicarelli Andrea (RSE)" w:date="2021-03-15T15:56:00Z" w:initials="AA(">
    <w:p w:rsidR="0044085B" w:rsidRDefault="0044085B" w:rsidP="00093238">
      <w:pPr>
        <w:pStyle w:val="Testocommento"/>
      </w:pPr>
      <w:r>
        <w:rPr>
          <w:rStyle w:val="Rimandocommento"/>
        </w:rPr>
        <w:annotationRef/>
      </w:r>
      <w:r>
        <w:t>New title</w:t>
      </w:r>
    </w:p>
  </w:comment>
  <w:comment w:id="866" w:author="Amicarelli Andrea (RSE)" w:date="2021-03-15T15:56:00Z" w:initials="AA(">
    <w:p w:rsidR="0044085B" w:rsidRDefault="0044085B" w:rsidP="00093238">
      <w:pPr>
        <w:pStyle w:val="Testocommento"/>
      </w:pPr>
      <w:r>
        <w:rPr>
          <w:rStyle w:val="Rimandocommento"/>
        </w:rPr>
        <w:annotationRef/>
      </w:r>
      <w:r>
        <w:t>New title</w:t>
      </w:r>
    </w:p>
  </w:comment>
  <w:comment w:id="868" w:author="Amicarelli Andrea (RSE)" w:date="2021-03-15T15:56:00Z" w:initials="AA(">
    <w:p w:rsidR="0044085B" w:rsidRDefault="0044085B" w:rsidP="00093238">
      <w:pPr>
        <w:pStyle w:val="Testocommento"/>
      </w:pPr>
      <w:r>
        <w:rPr>
          <w:rStyle w:val="Rimandocommento"/>
        </w:rPr>
        <w:annotationRef/>
      </w:r>
      <w:r>
        <w:t>New title</w:t>
      </w:r>
    </w:p>
  </w:comment>
  <w:comment w:id="869" w:author="Amicarelli Andrea (RSE)" w:date="2021-03-15T15:56:00Z" w:initials="AA(">
    <w:p w:rsidR="0044085B" w:rsidRDefault="0044085B" w:rsidP="00093238">
      <w:pPr>
        <w:pStyle w:val="Testocommento"/>
      </w:pPr>
      <w:r>
        <w:rPr>
          <w:rStyle w:val="Rimandocommento"/>
        </w:rPr>
        <w:annotationRef/>
      </w:r>
      <w:r>
        <w:t>New part moved from the guide of Grid Interpolator (RSE SpA)</w:t>
      </w:r>
    </w:p>
  </w:comment>
  <w:comment w:id="871" w:author="Amicarelli Andrea (RSE)" w:date="2021-03-15T15:56:00Z" w:initials="AA(">
    <w:p w:rsidR="0044085B" w:rsidRDefault="0044085B" w:rsidP="00093238">
      <w:pPr>
        <w:pStyle w:val="Testocommento"/>
      </w:pPr>
      <w:r>
        <w:rPr>
          <w:rStyle w:val="Rimandocommento"/>
        </w:rPr>
        <w:annotationRef/>
      </w:r>
      <w:r>
        <w:t>New title</w:t>
      </w:r>
    </w:p>
  </w:comment>
  <w:comment w:id="873" w:author="Amicarelli Andrea (RSE)" w:date="2021-03-15T15:56:00Z" w:initials="AA(">
    <w:p w:rsidR="0044085B" w:rsidRDefault="0044085B" w:rsidP="00093238">
      <w:pPr>
        <w:pStyle w:val="Testocommento"/>
      </w:pPr>
      <w:r>
        <w:rPr>
          <w:rStyle w:val="Rimandocommento"/>
        </w:rPr>
        <w:annotationRef/>
      </w:r>
      <w:r>
        <w:t>New title</w:t>
      </w:r>
    </w:p>
  </w:comment>
  <w:comment w:id="876" w:author="Amicarelli Andrea (RSE)" w:date="2021-03-15T15:56:00Z" w:initials="AA(">
    <w:p w:rsidR="0044085B" w:rsidRDefault="0044085B" w:rsidP="00093238">
      <w:pPr>
        <w:pStyle w:val="Testocommento"/>
      </w:pPr>
      <w:r>
        <w:rPr>
          <w:rStyle w:val="Rimandocommento"/>
        </w:rPr>
        <w:annotationRef/>
      </w:r>
      <w:r>
        <w:t>New title</w:t>
      </w:r>
    </w:p>
  </w:comment>
  <w:comment w:id="884" w:author="Amicarelli Andrea (RSE)" w:date="2021-01-20T10:32:00Z" w:initials="AA(">
    <w:p w:rsidR="0044085B" w:rsidRDefault="0044085B">
      <w:pPr>
        <w:pStyle w:val="Testocommento"/>
      </w:pPr>
      <w:r>
        <w:rPr>
          <w:rStyle w:val="Rimandocommento"/>
        </w:rPr>
        <w:annotationRef/>
      </w:r>
      <w:r>
        <w:t>replacement</w:t>
      </w:r>
    </w:p>
  </w:comment>
  <w:comment w:id="885" w:author="Amicarelli Andrea (RSE)" w:date="2021-01-20T10:47:00Z" w:initials="AA(">
    <w:p w:rsidR="0044085B" w:rsidRDefault="0044085B">
      <w:pPr>
        <w:pStyle w:val="Testocommento"/>
      </w:pPr>
      <w:r>
        <w:rPr>
          <w:rStyle w:val="Rimandocommento"/>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0422" w:rsidRDefault="00280422" w:rsidP="00C966BA">
      <w:pPr>
        <w:spacing w:after="0" w:line="240" w:lineRule="auto"/>
      </w:pPr>
      <w:r>
        <w:separator/>
      </w:r>
    </w:p>
  </w:endnote>
  <w:endnote w:type="continuationSeparator" w:id="0">
    <w:p w:rsidR="00280422" w:rsidRDefault="00280422"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EndPr/>
    <w:sdtContent>
      <w:p w:rsidR="0044085B" w:rsidRDefault="0044085B">
        <w:pPr>
          <w:pStyle w:val="Pidipagina"/>
          <w:jc w:val="center"/>
        </w:pPr>
        <w:r>
          <w:fldChar w:fldCharType="begin"/>
        </w:r>
        <w:r>
          <w:instrText>PAGE   \* MERGEFORMAT</w:instrText>
        </w:r>
        <w:r>
          <w:fldChar w:fldCharType="separate"/>
        </w:r>
        <w:r w:rsidR="004032D7">
          <w:rPr>
            <w:noProof/>
          </w:rPr>
          <w:t>87</w:t>
        </w:r>
        <w:r>
          <w:fldChar w:fldCharType="end"/>
        </w:r>
      </w:p>
    </w:sdtContent>
  </w:sdt>
  <w:p w:rsidR="0044085B" w:rsidRDefault="0044085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0422" w:rsidRDefault="00280422" w:rsidP="00C966BA">
      <w:pPr>
        <w:spacing w:after="0" w:line="240" w:lineRule="auto"/>
      </w:pPr>
      <w:r>
        <w:separator/>
      </w:r>
    </w:p>
  </w:footnote>
  <w:footnote w:type="continuationSeparator" w:id="0">
    <w:p w:rsidR="00280422" w:rsidRDefault="00280422"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5C04F5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nsid w:val="06AA583B"/>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16D242D"/>
    <w:multiLevelType w:val="hybridMultilevel"/>
    <w:tmpl w:val="1376FDB0"/>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nsid w:val="483A130F"/>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8">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1">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D9541FC"/>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5">
    <w:nsid w:val="72492BF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
  </w:num>
  <w:num w:numId="3">
    <w:abstractNumId w:val="13"/>
  </w:num>
  <w:num w:numId="4">
    <w:abstractNumId w:val="9"/>
  </w:num>
  <w:num w:numId="5">
    <w:abstractNumId w:val="0"/>
  </w:num>
  <w:num w:numId="6">
    <w:abstractNumId w:val="27"/>
  </w:num>
  <w:num w:numId="7">
    <w:abstractNumId w:val="11"/>
  </w:num>
  <w:num w:numId="8">
    <w:abstractNumId w:val="17"/>
  </w:num>
  <w:num w:numId="9">
    <w:abstractNumId w:val="24"/>
  </w:num>
  <w:num w:numId="10">
    <w:abstractNumId w:val="5"/>
  </w:num>
  <w:num w:numId="11">
    <w:abstractNumId w:val="2"/>
  </w:num>
  <w:num w:numId="12">
    <w:abstractNumId w:val="20"/>
  </w:num>
  <w:num w:numId="13">
    <w:abstractNumId w:val="19"/>
  </w:num>
  <w:num w:numId="14">
    <w:abstractNumId w:val="7"/>
  </w:num>
  <w:num w:numId="15">
    <w:abstractNumId w:val="22"/>
  </w:num>
  <w:num w:numId="16">
    <w:abstractNumId w:val="26"/>
  </w:num>
  <w:num w:numId="17">
    <w:abstractNumId w:val="10"/>
  </w:num>
  <w:num w:numId="18">
    <w:abstractNumId w:val="21"/>
  </w:num>
  <w:num w:numId="19">
    <w:abstractNumId w:val="18"/>
  </w:num>
  <w:num w:numId="20">
    <w:abstractNumId w:val="6"/>
  </w:num>
  <w:num w:numId="21">
    <w:abstractNumId w:val="12"/>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5"/>
  </w:num>
  <w:num w:numId="27">
    <w:abstractNumId w:val="14"/>
  </w:num>
  <w:num w:numId="28">
    <w:abstractNumId w:val="23"/>
  </w:num>
  <w:num w:numId="29">
    <w:abstractNumId w:val="1"/>
  </w:num>
  <w:num w:numId="30">
    <w:abstractNumId w:val="3"/>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0101"/>
    <w:rsid w:val="00004453"/>
    <w:rsid w:val="00007450"/>
    <w:rsid w:val="00010640"/>
    <w:rsid w:val="0001284A"/>
    <w:rsid w:val="00016751"/>
    <w:rsid w:val="00017488"/>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2799"/>
    <w:rsid w:val="00072DCC"/>
    <w:rsid w:val="00075215"/>
    <w:rsid w:val="00093238"/>
    <w:rsid w:val="00097E4F"/>
    <w:rsid w:val="000A0208"/>
    <w:rsid w:val="000A3717"/>
    <w:rsid w:val="000A4B52"/>
    <w:rsid w:val="000A5328"/>
    <w:rsid w:val="000A5F83"/>
    <w:rsid w:val="000B0F66"/>
    <w:rsid w:val="000B20DE"/>
    <w:rsid w:val="000B6AA2"/>
    <w:rsid w:val="000B718B"/>
    <w:rsid w:val="000B7E8A"/>
    <w:rsid w:val="000C13C5"/>
    <w:rsid w:val="000C1DC6"/>
    <w:rsid w:val="000C3321"/>
    <w:rsid w:val="000C3886"/>
    <w:rsid w:val="000C3AFF"/>
    <w:rsid w:val="000C4157"/>
    <w:rsid w:val="000C6C2A"/>
    <w:rsid w:val="000D1006"/>
    <w:rsid w:val="000D100D"/>
    <w:rsid w:val="000D199F"/>
    <w:rsid w:val="000D3AD5"/>
    <w:rsid w:val="000D5385"/>
    <w:rsid w:val="000D77F1"/>
    <w:rsid w:val="000E26AC"/>
    <w:rsid w:val="000F0339"/>
    <w:rsid w:val="000F061E"/>
    <w:rsid w:val="000F0E6C"/>
    <w:rsid w:val="000F2337"/>
    <w:rsid w:val="000F3ED6"/>
    <w:rsid w:val="000F4BC0"/>
    <w:rsid w:val="000F500C"/>
    <w:rsid w:val="000F7A9D"/>
    <w:rsid w:val="00100196"/>
    <w:rsid w:val="00103889"/>
    <w:rsid w:val="00104BC2"/>
    <w:rsid w:val="00105D5A"/>
    <w:rsid w:val="0011636C"/>
    <w:rsid w:val="00116C36"/>
    <w:rsid w:val="00117BA6"/>
    <w:rsid w:val="00117C1F"/>
    <w:rsid w:val="00120B38"/>
    <w:rsid w:val="00123E86"/>
    <w:rsid w:val="001259DE"/>
    <w:rsid w:val="00126070"/>
    <w:rsid w:val="00131662"/>
    <w:rsid w:val="00132A27"/>
    <w:rsid w:val="00133D98"/>
    <w:rsid w:val="00134086"/>
    <w:rsid w:val="00135A11"/>
    <w:rsid w:val="001415F2"/>
    <w:rsid w:val="00141A4F"/>
    <w:rsid w:val="001521B4"/>
    <w:rsid w:val="001546AB"/>
    <w:rsid w:val="00155D1A"/>
    <w:rsid w:val="00160AB9"/>
    <w:rsid w:val="00160DCE"/>
    <w:rsid w:val="0016142C"/>
    <w:rsid w:val="001632C8"/>
    <w:rsid w:val="00163DCD"/>
    <w:rsid w:val="0016797E"/>
    <w:rsid w:val="00167E4B"/>
    <w:rsid w:val="00171640"/>
    <w:rsid w:val="00171F14"/>
    <w:rsid w:val="00173953"/>
    <w:rsid w:val="00173B23"/>
    <w:rsid w:val="00174548"/>
    <w:rsid w:val="00174D96"/>
    <w:rsid w:val="001750AF"/>
    <w:rsid w:val="001757BC"/>
    <w:rsid w:val="00181698"/>
    <w:rsid w:val="00182B45"/>
    <w:rsid w:val="001838DB"/>
    <w:rsid w:val="00187505"/>
    <w:rsid w:val="00187CC4"/>
    <w:rsid w:val="001903E7"/>
    <w:rsid w:val="001924BE"/>
    <w:rsid w:val="00197935"/>
    <w:rsid w:val="00197B75"/>
    <w:rsid w:val="001A06C4"/>
    <w:rsid w:val="001A3ACE"/>
    <w:rsid w:val="001A53A2"/>
    <w:rsid w:val="001A6504"/>
    <w:rsid w:val="001B2B93"/>
    <w:rsid w:val="001B3B5C"/>
    <w:rsid w:val="001B4F72"/>
    <w:rsid w:val="001C0899"/>
    <w:rsid w:val="001C0D0B"/>
    <w:rsid w:val="001C2C97"/>
    <w:rsid w:val="001C495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53BD"/>
    <w:rsid w:val="0021609C"/>
    <w:rsid w:val="00221C75"/>
    <w:rsid w:val="00223AD8"/>
    <w:rsid w:val="00224427"/>
    <w:rsid w:val="00225A8D"/>
    <w:rsid w:val="002320DB"/>
    <w:rsid w:val="00232F1D"/>
    <w:rsid w:val="00233EB4"/>
    <w:rsid w:val="00235EA2"/>
    <w:rsid w:val="002360EC"/>
    <w:rsid w:val="002412C7"/>
    <w:rsid w:val="00241EA9"/>
    <w:rsid w:val="00242672"/>
    <w:rsid w:val="00242D54"/>
    <w:rsid w:val="002437D3"/>
    <w:rsid w:val="00255B9F"/>
    <w:rsid w:val="0026104E"/>
    <w:rsid w:val="00263310"/>
    <w:rsid w:val="0026370E"/>
    <w:rsid w:val="0026738A"/>
    <w:rsid w:val="00273F44"/>
    <w:rsid w:val="002743A8"/>
    <w:rsid w:val="00275222"/>
    <w:rsid w:val="00276BBF"/>
    <w:rsid w:val="00280422"/>
    <w:rsid w:val="00280490"/>
    <w:rsid w:val="0028379E"/>
    <w:rsid w:val="00284955"/>
    <w:rsid w:val="0029509E"/>
    <w:rsid w:val="002978A0"/>
    <w:rsid w:val="002A0619"/>
    <w:rsid w:val="002A2659"/>
    <w:rsid w:val="002B4143"/>
    <w:rsid w:val="002C3261"/>
    <w:rsid w:val="002C3344"/>
    <w:rsid w:val="002C3D96"/>
    <w:rsid w:val="002C5631"/>
    <w:rsid w:val="002C6184"/>
    <w:rsid w:val="002D4996"/>
    <w:rsid w:val="002D4C70"/>
    <w:rsid w:val="002D4E29"/>
    <w:rsid w:val="002E081B"/>
    <w:rsid w:val="002E0A56"/>
    <w:rsid w:val="002E52A9"/>
    <w:rsid w:val="002E7C44"/>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469A4"/>
    <w:rsid w:val="00347E3D"/>
    <w:rsid w:val="00350900"/>
    <w:rsid w:val="0035318C"/>
    <w:rsid w:val="00355018"/>
    <w:rsid w:val="00355092"/>
    <w:rsid w:val="00363075"/>
    <w:rsid w:val="00365B0B"/>
    <w:rsid w:val="00365BA5"/>
    <w:rsid w:val="003666BA"/>
    <w:rsid w:val="00370913"/>
    <w:rsid w:val="003729EF"/>
    <w:rsid w:val="0037327E"/>
    <w:rsid w:val="00374F6E"/>
    <w:rsid w:val="00376AFF"/>
    <w:rsid w:val="00376EDF"/>
    <w:rsid w:val="003814B6"/>
    <w:rsid w:val="00381D69"/>
    <w:rsid w:val="00382F21"/>
    <w:rsid w:val="00385027"/>
    <w:rsid w:val="00390E47"/>
    <w:rsid w:val="00391893"/>
    <w:rsid w:val="00392D18"/>
    <w:rsid w:val="003A28A9"/>
    <w:rsid w:val="003A5C36"/>
    <w:rsid w:val="003A5C63"/>
    <w:rsid w:val="003A6D17"/>
    <w:rsid w:val="003A762D"/>
    <w:rsid w:val="003A7E14"/>
    <w:rsid w:val="003B097B"/>
    <w:rsid w:val="003B1BF6"/>
    <w:rsid w:val="003B4424"/>
    <w:rsid w:val="003B5162"/>
    <w:rsid w:val="003B63B4"/>
    <w:rsid w:val="003B6EC8"/>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032D7"/>
    <w:rsid w:val="00406CED"/>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085B"/>
    <w:rsid w:val="00443E10"/>
    <w:rsid w:val="0044581F"/>
    <w:rsid w:val="00454825"/>
    <w:rsid w:val="0045533F"/>
    <w:rsid w:val="004634DA"/>
    <w:rsid w:val="0046706C"/>
    <w:rsid w:val="00467239"/>
    <w:rsid w:val="004702F8"/>
    <w:rsid w:val="004737D0"/>
    <w:rsid w:val="004740D2"/>
    <w:rsid w:val="00475726"/>
    <w:rsid w:val="00483FDC"/>
    <w:rsid w:val="00484D38"/>
    <w:rsid w:val="00486468"/>
    <w:rsid w:val="00493195"/>
    <w:rsid w:val="004945B3"/>
    <w:rsid w:val="00494F5B"/>
    <w:rsid w:val="004951F3"/>
    <w:rsid w:val="004A2192"/>
    <w:rsid w:val="004A5AD9"/>
    <w:rsid w:val="004A70F4"/>
    <w:rsid w:val="004A7301"/>
    <w:rsid w:val="004B071E"/>
    <w:rsid w:val="004B3B4F"/>
    <w:rsid w:val="004B587C"/>
    <w:rsid w:val="004B60BF"/>
    <w:rsid w:val="004C04F2"/>
    <w:rsid w:val="004C3DF0"/>
    <w:rsid w:val="004C63F9"/>
    <w:rsid w:val="004C6594"/>
    <w:rsid w:val="004E0CB1"/>
    <w:rsid w:val="004E26AC"/>
    <w:rsid w:val="004E38FC"/>
    <w:rsid w:val="004E60C5"/>
    <w:rsid w:val="004E7BF9"/>
    <w:rsid w:val="004F0A7F"/>
    <w:rsid w:val="004F54AF"/>
    <w:rsid w:val="00501921"/>
    <w:rsid w:val="00503C2E"/>
    <w:rsid w:val="00504695"/>
    <w:rsid w:val="0051332B"/>
    <w:rsid w:val="00513C3F"/>
    <w:rsid w:val="00516222"/>
    <w:rsid w:val="00517C93"/>
    <w:rsid w:val="0052367F"/>
    <w:rsid w:val="00532344"/>
    <w:rsid w:val="00532C5E"/>
    <w:rsid w:val="00534937"/>
    <w:rsid w:val="00543509"/>
    <w:rsid w:val="0054433B"/>
    <w:rsid w:val="00545089"/>
    <w:rsid w:val="00547334"/>
    <w:rsid w:val="00547986"/>
    <w:rsid w:val="00562C88"/>
    <w:rsid w:val="00564B1C"/>
    <w:rsid w:val="005701EB"/>
    <w:rsid w:val="005722C3"/>
    <w:rsid w:val="00572A1A"/>
    <w:rsid w:val="0057510C"/>
    <w:rsid w:val="00576FD7"/>
    <w:rsid w:val="00577268"/>
    <w:rsid w:val="00584656"/>
    <w:rsid w:val="005849F8"/>
    <w:rsid w:val="00584D13"/>
    <w:rsid w:val="00585F46"/>
    <w:rsid w:val="0058735B"/>
    <w:rsid w:val="00587B00"/>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48AA"/>
    <w:rsid w:val="005C5AFE"/>
    <w:rsid w:val="005C6B81"/>
    <w:rsid w:val="005C72CA"/>
    <w:rsid w:val="005C7E47"/>
    <w:rsid w:val="005D00D6"/>
    <w:rsid w:val="005D1DA9"/>
    <w:rsid w:val="005D3344"/>
    <w:rsid w:val="005D70C0"/>
    <w:rsid w:val="005E1583"/>
    <w:rsid w:val="005E4FC6"/>
    <w:rsid w:val="005E58B9"/>
    <w:rsid w:val="005F48F3"/>
    <w:rsid w:val="005F709E"/>
    <w:rsid w:val="00602027"/>
    <w:rsid w:val="006048FB"/>
    <w:rsid w:val="0060573D"/>
    <w:rsid w:val="00607996"/>
    <w:rsid w:val="00610D99"/>
    <w:rsid w:val="00614AF7"/>
    <w:rsid w:val="00620433"/>
    <w:rsid w:val="00625BCF"/>
    <w:rsid w:val="0063576B"/>
    <w:rsid w:val="00635928"/>
    <w:rsid w:val="00644B36"/>
    <w:rsid w:val="00646F13"/>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A2FDC"/>
    <w:rsid w:val="006B0406"/>
    <w:rsid w:val="006B25C9"/>
    <w:rsid w:val="006C0892"/>
    <w:rsid w:val="006C0CA1"/>
    <w:rsid w:val="006C13DD"/>
    <w:rsid w:val="006C2568"/>
    <w:rsid w:val="006C25A1"/>
    <w:rsid w:val="006C2918"/>
    <w:rsid w:val="006C3805"/>
    <w:rsid w:val="006D082E"/>
    <w:rsid w:val="006D391D"/>
    <w:rsid w:val="006D397E"/>
    <w:rsid w:val="006D5491"/>
    <w:rsid w:val="006D579F"/>
    <w:rsid w:val="006F14BF"/>
    <w:rsid w:val="006F15D6"/>
    <w:rsid w:val="006F2A09"/>
    <w:rsid w:val="006F3268"/>
    <w:rsid w:val="006F345C"/>
    <w:rsid w:val="006F5280"/>
    <w:rsid w:val="006F543C"/>
    <w:rsid w:val="00700B8D"/>
    <w:rsid w:val="0070291D"/>
    <w:rsid w:val="00703B60"/>
    <w:rsid w:val="0070405D"/>
    <w:rsid w:val="00707F3E"/>
    <w:rsid w:val="0071359B"/>
    <w:rsid w:val="00716294"/>
    <w:rsid w:val="00717E88"/>
    <w:rsid w:val="007216CE"/>
    <w:rsid w:val="00722977"/>
    <w:rsid w:val="0072353B"/>
    <w:rsid w:val="00724131"/>
    <w:rsid w:val="0073619E"/>
    <w:rsid w:val="00737B27"/>
    <w:rsid w:val="007423D1"/>
    <w:rsid w:val="00744BD1"/>
    <w:rsid w:val="00746725"/>
    <w:rsid w:val="00746CFD"/>
    <w:rsid w:val="00750CE2"/>
    <w:rsid w:val="00750DA2"/>
    <w:rsid w:val="0075494E"/>
    <w:rsid w:val="00755A02"/>
    <w:rsid w:val="00756D53"/>
    <w:rsid w:val="00757569"/>
    <w:rsid w:val="007615FF"/>
    <w:rsid w:val="00761FA0"/>
    <w:rsid w:val="00762E47"/>
    <w:rsid w:val="00767275"/>
    <w:rsid w:val="00772E5E"/>
    <w:rsid w:val="00780618"/>
    <w:rsid w:val="007822A9"/>
    <w:rsid w:val="00784338"/>
    <w:rsid w:val="00784926"/>
    <w:rsid w:val="007925B6"/>
    <w:rsid w:val="0079349E"/>
    <w:rsid w:val="0079794E"/>
    <w:rsid w:val="007A6655"/>
    <w:rsid w:val="007B4B47"/>
    <w:rsid w:val="007B739A"/>
    <w:rsid w:val="007B78B0"/>
    <w:rsid w:val="007C3FF8"/>
    <w:rsid w:val="007C4DF3"/>
    <w:rsid w:val="007C54CA"/>
    <w:rsid w:val="007C6DB7"/>
    <w:rsid w:val="007C6FC2"/>
    <w:rsid w:val="007D24D0"/>
    <w:rsid w:val="007D4A24"/>
    <w:rsid w:val="007D5D55"/>
    <w:rsid w:val="007D6E7F"/>
    <w:rsid w:val="007D780D"/>
    <w:rsid w:val="007D78E7"/>
    <w:rsid w:val="007E0B84"/>
    <w:rsid w:val="007E2B1C"/>
    <w:rsid w:val="007F0A2F"/>
    <w:rsid w:val="007F1D9F"/>
    <w:rsid w:val="007F28CF"/>
    <w:rsid w:val="008007FF"/>
    <w:rsid w:val="0080080C"/>
    <w:rsid w:val="00803222"/>
    <w:rsid w:val="008049EF"/>
    <w:rsid w:val="008106BA"/>
    <w:rsid w:val="00821958"/>
    <w:rsid w:val="008220E2"/>
    <w:rsid w:val="00822C58"/>
    <w:rsid w:val="008238C4"/>
    <w:rsid w:val="008253C6"/>
    <w:rsid w:val="0082711A"/>
    <w:rsid w:val="00830A04"/>
    <w:rsid w:val="0083618B"/>
    <w:rsid w:val="008368DF"/>
    <w:rsid w:val="00837D26"/>
    <w:rsid w:val="00846A79"/>
    <w:rsid w:val="00846BD1"/>
    <w:rsid w:val="008473ED"/>
    <w:rsid w:val="00850B0A"/>
    <w:rsid w:val="00852740"/>
    <w:rsid w:val="00852AAE"/>
    <w:rsid w:val="008532C2"/>
    <w:rsid w:val="00855EEB"/>
    <w:rsid w:val="008602B8"/>
    <w:rsid w:val="008603CD"/>
    <w:rsid w:val="0086198E"/>
    <w:rsid w:val="008633CB"/>
    <w:rsid w:val="00863855"/>
    <w:rsid w:val="00864EFC"/>
    <w:rsid w:val="00865565"/>
    <w:rsid w:val="008660D6"/>
    <w:rsid w:val="00875992"/>
    <w:rsid w:val="00882397"/>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B7632"/>
    <w:rsid w:val="008C086C"/>
    <w:rsid w:val="008C6487"/>
    <w:rsid w:val="008C7AFD"/>
    <w:rsid w:val="008D1256"/>
    <w:rsid w:val="008D7EB1"/>
    <w:rsid w:val="008E15D1"/>
    <w:rsid w:val="008E298C"/>
    <w:rsid w:val="008E4928"/>
    <w:rsid w:val="008E4DA3"/>
    <w:rsid w:val="008E6ED1"/>
    <w:rsid w:val="008E7F2B"/>
    <w:rsid w:val="008F1DF0"/>
    <w:rsid w:val="008F3881"/>
    <w:rsid w:val="008F39E3"/>
    <w:rsid w:val="008F3F30"/>
    <w:rsid w:val="008F683F"/>
    <w:rsid w:val="008F6E4C"/>
    <w:rsid w:val="008F6FC8"/>
    <w:rsid w:val="00902F55"/>
    <w:rsid w:val="00903A00"/>
    <w:rsid w:val="00906116"/>
    <w:rsid w:val="00907E72"/>
    <w:rsid w:val="009108A6"/>
    <w:rsid w:val="009149DC"/>
    <w:rsid w:val="0091541E"/>
    <w:rsid w:val="009171AA"/>
    <w:rsid w:val="00917F94"/>
    <w:rsid w:val="009244DE"/>
    <w:rsid w:val="0092480B"/>
    <w:rsid w:val="009250BC"/>
    <w:rsid w:val="009253B9"/>
    <w:rsid w:val="009255F1"/>
    <w:rsid w:val="009263B6"/>
    <w:rsid w:val="00926A70"/>
    <w:rsid w:val="00927AC9"/>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1CB0"/>
    <w:rsid w:val="009849FE"/>
    <w:rsid w:val="00990714"/>
    <w:rsid w:val="00990AE7"/>
    <w:rsid w:val="00990D3E"/>
    <w:rsid w:val="009917C3"/>
    <w:rsid w:val="00992961"/>
    <w:rsid w:val="009A10DE"/>
    <w:rsid w:val="009A174B"/>
    <w:rsid w:val="009A2FD1"/>
    <w:rsid w:val="009A3833"/>
    <w:rsid w:val="009A5565"/>
    <w:rsid w:val="009A5F66"/>
    <w:rsid w:val="009A741C"/>
    <w:rsid w:val="009B0157"/>
    <w:rsid w:val="009B2121"/>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540"/>
    <w:rsid w:val="00A01D39"/>
    <w:rsid w:val="00A023AB"/>
    <w:rsid w:val="00A03AFD"/>
    <w:rsid w:val="00A0436F"/>
    <w:rsid w:val="00A05876"/>
    <w:rsid w:val="00A12DFE"/>
    <w:rsid w:val="00A14CDA"/>
    <w:rsid w:val="00A17D94"/>
    <w:rsid w:val="00A20635"/>
    <w:rsid w:val="00A20A08"/>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2711"/>
    <w:rsid w:val="00A6515C"/>
    <w:rsid w:val="00A67356"/>
    <w:rsid w:val="00A71FFA"/>
    <w:rsid w:val="00A75A96"/>
    <w:rsid w:val="00A81827"/>
    <w:rsid w:val="00A830E1"/>
    <w:rsid w:val="00A832E0"/>
    <w:rsid w:val="00A85752"/>
    <w:rsid w:val="00A921DE"/>
    <w:rsid w:val="00A94597"/>
    <w:rsid w:val="00A979D9"/>
    <w:rsid w:val="00AA07AE"/>
    <w:rsid w:val="00AA3F1A"/>
    <w:rsid w:val="00AA4368"/>
    <w:rsid w:val="00AA5D0A"/>
    <w:rsid w:val="00AA5EEA"/>
    <w:rsid w:val="00AA6B8F"/>
    <w:rsid w:val="00AB167B"/>
    <w:rsid w:val="00AB48AA"/>
    <w:rsid w:val="00AB549F"/>
    <w:rsid w:val="00AB6FB4"/>
    <w:rsid w:val="00AC0691"/>
    <w:rsid w:val="00AC07BE"/>
    <w:rsid w:val="00AC0A9A"/>
    <w:rsid w:val="00AC365E"/>
    <w:rsid w:val="00AC3A9C"/>
    <w:rsid w:val="00AC66D6"/>
    <w:rsid w:val="00AC68C7"/>
    <w:rsid w:val="00AD0E67"/>
    <w:rsid w:val="00AD2090"/>
    <w:rsid w:val="00AD2721"/>
    <w:rsid w:val="00AD5125"/>
    <w:rsid w:val="00AE1939"/>
    <w:rsid w:val="00AE1A4C"/>
    <w:rsid w:val="00AE2EBF"/>
    <w:rsid w:val="00AE3376"/>
    <w:rsid w:val="00AE52B5"/>
    <w:rsid w:val="00AE66C2"/>
    <w:rsid w:val="00AF1D43"/>
    <w:rsid w:val="00AF60AA"/>
    <w:rsid w:val="00AF7AD8"/>
    <w:rsid w:val="00B016FB"/>
    <w:rsid w:val="00B05DC6"/>
    <w:rsid w:val="00B06BAB"/>
    <w:rsid w:val="00B07618"/>
    <w:rsid w:val="00B17B54"/>
    <w:rsid w:val="00B2376C"/>
    <w:rsid w:val="00B23D4C"/>
    <w:rsid w:val="00B2404B"/>
    <w:rsid w:val="00B26E8D"/>
    <w:rsid w:val="00B305CC"/>
    <w:rsid w:val="00B33ED4"/>
    <w:rsid w:val="00B344B6"/>
    <w:rsid w:val="00B35794"/>
    <w:rsid w:val="00B40602"/>
    <w:rsid w:val="00B4506C"/>
    <w:rsid w:val="00B45EA3"/>
    <w:rsid w:val="00B461F5"/>
    <w:rsid w:val="00B52DB7"/>
    <w:rsid w:val="00B54E66"/>
    <w:rsid w:val="00B63A89"/>
    <w:rsid w:val="00B65A69"/>
    <w:rsid w:val="00B66629"/>
    <w:rsid w:val="00B672DC"/>
    <w:rsid w:val="00B70461"/>
    <w:rsid w:val="00B72346"/>
    <w:rsid w:val="00B72C98"/>
    <w:rsid w:val="00B73096"/>
    <w:rsid w:val="00B75062"/>
    <w:rsid w:val="00B76A99"/>
    <w:rsid w:val="00B84224"/>
    <w:rsid w:val="00B870C5"/>
    <w:rsid w:val="00B90520"/>
    <w:rsid w:val="00B91873"/>
    <w:rsid w:val="00B91C11"/>
    <w:rsid w:val="00BA360E"/>
    <w:rsid w:val="00BA4B7E"/>
    <w:rsid w:val="00BA552C"/>
    <w:rsid w:val="00BB64B7"/>
    <w:rsid w:val="00BB688F"/>
    <w:rsid w:val="00BC142A"/>
    <w:rsid w:val="00BC1AE1"/>
    <w:rsid w:val="00BC3F1D"/>
    <w:rsid w:val="00BD2AA1"/>
    <w:rsid w:val="00BD2AE9"/>
    <w:rsid w:val="00BD3D40"/>
    <w:rsid w:val="00BD53CB"/>
    <w:rsid w:val="00BD6A46"/>
    <w:rsid w:val="00BD73AE"/>
    <w:rsid w:val="00BE18CC"/>
    <w:rsid w:val="00BE1C4B"/>
    <w:rsid w:val="00BE23F4"/>
    <w:rsid w:val="00BE32E1"/>
    <w:rsid w:val="00BF3BA0"/>
    <w:rsid w:val="00BF5938"/>
    <w:rsid w:val="00C0089F"/>
    <w:rsid w:val="00C00A80"/>
    <w:rsid w:val="00C058F7"/>
    <w:rsid w:val="00C10BE8"/>
    <w:rsid w:val="00C11848"/>
    <w:rsid w:val="00C15D0B"/>
    <w:rsid w:val="00C1606D"/>
    <w:rsid w:val="00C16DE1"/>
    <w:rsid w:val="00C2022D"/>
    <w:rsid w:val="00C239F8"/>
    <w:rsid w:val="00C255EA"/>
    <w:rsid w:val="00C26A31"/>
    <w:rsid w:val="00C36424"/>
    <w:rsid w:val="00C41506"/>
    <w:rsid w:val="00C42679"/>
    <w:rsid w:val="00C46DDB"/>
    <w:rsid w:val="00C52A16"/>
    <w:rsid w:val="00C54D72"/>
    <w:rsid w:val="00C56B0E"/>
    <w:rsid w:val="00C663B8"/>
    <w:rsid w:val="00C70139"/>
    <w:rsid w:val="00C70654"/>
    <w:rsid w:val="00C71329"/>
    <w:rsid w:val="00C73592"/>
    <w:rsid w:val="00C823E7"/>
    <w:rsid w:val="00C84361"/>
    <w:rsid w:val="00C87941"/>
    <w:rsid w:val="00C879BF"/>
    <w:rsid w:val="00C9147C"/>
    <w:rsid w:val="00C9299F"/>
    <w:rsid w:val="00C93630"/>
    <w:rsid w:val="00C950F3"/>
    <w:rsid w:val="00C96195"/>
    <w:rsid w:val="00C966BA"/>
    <w:rsid w:val="00CB1216"/>
    <w:rsid w:val="00CB44CC"/>
    <w:rsid w:val="00CB699F"/>
    <w:rsid w:val="00CB7669"/>
    <w:rsid w:val="00CC215C"/>
    <w:rsid w:val="00CD3078"/>
    <w:rsid w:val="00CD60FF"/>
    <w:rsid w:val="00CD65D4"/>
    <w:rsid w:val="00CE689E"/>
    <w:rsid w:val="00CE765D"/>
    <w:rsid w:val="00CF4C3E"/>
    <w:rsid w:val="00D033F3"/>
    <w:rsid w:val="00D05FC1"/>
    <w:rsid w:val="00D06CBB"/>
    <w:rsid w:val="00D109E0"/>
    <w:rsid w:val="00D11CE8"/>
    <w:rsid w:val="00D12FD2"/>
    <w:rsid w:val="00D15A14"/>
    <w:rsid w:val="00D163B6"/>
    <w:rsid w:val="00D20AB9"/>
    <w:rsid w:val="00D20C5E"/>
    <w:rsid w:val="00D27AFB"/>
    <w:rsid w:val="00D27D01"/>
    <w:rsid w:val="00D30C7B"/>
    <w:rsid w:val="00D31602"/>
    <w:rsid w:val="00D33A2A"/>
    <w:rsid w:val="00D52A33"/>
    <w:rsid w:val="00D5453B"/>
    <w:rsid w:val="00D54AAF"/>
    <w:rsid w:val="00D55652"/>
    <w:rsid w:val="00D55C70"/>
    <w:rsid w:val="00D60B27"/>
    <w:rsid w:val="00D616DA"/>
    <w:rsid w:val="00D617A0"/>
    <w:rsid w:val="00D64F0F"/>
    <w:rsid w:val="00D720E0"/>
    <w:rsid w:val="00D72674"/>
    <w:rsid w:val="00D73522"/>
    <w:rsid w:val="00D7354D"/>
    <w:rsid w:val="00D74531"/>
    <w:rsid w:val="00D76D68"/>
    <w:rsid w:val="00D77C6F"/>
    <w:rsid w:val="00D810D4"/>
    <w:rsid w:val="00D854B8"/>
    <w:rsid w:val="00D85D82"/>
    <w:rsid w:val="00D90D6F"/>
    <w:rsid w:val="00D910A2"/>
    <w:rsid w:val="00D9129B"/>
    <w:rsid w:val="00D95E21"/>
    <w:rsid w:val="00DA6063"/>
    <w:rsid w:val="00DB1457"/>
    <w:rsid w:val="00DB2034"/>
    <w:rsid w:val="00DB37FC"/>
    <w:rsid w:val="00DB3D66"/>
    <w:rsid w:val="00DB3EFF"/>
    <w:rsid w:val="00DB6C78"/>
    <w:rsid w:val="00DC188E"/>
    <w:rsid w:val="00DD0A31"/>
    <w:rsid w:val="00DD1DE1"/>
    <w:rsid w:val="00DD2AB0"/>
    <w:rsid w:val="00DD3105"/>
    <w:rsid w:val="00DD5B1F"/>
    <w:rsid w:val="00DD5B86"/>
    <w:rsid w:val="00DE47BD"/>
    <w:rsid w:val="00DE48F4"/>
    <w:rsid w:val="00DE76AD"/>
    <w:rsid w:val="00DF35D6"/>
    <w:rsid w:val="00DF5C20"/>
    <w:rsid w:val="00E11905"/>
    <w:rsid w:val="00E15061"/>
    <w:rsid w:val="00E237E4"/>
    <w:rsid w:val="00E25FF0"/>
    <w:rsid w:val="00E31395"/>
    <w:rsid w:val="00E350D3"/>
    <w:rsid w:val="00E35E71"/>
    <w:rsid w:val="00E37C1F"/>
    <w:rsid w:val="00E40D89"/>
    <w:rsid w:val="00E41549"/>
    <w:rsid w:val="00E45088"/>
    <w:rsid w:val="00E45998"/>
    <w:rsid w:val="00E459BC"/>
    <w:rsid w:val="00E47D3F"/>
    <w:rsid w:val="00E47EDB"/>
    <w:rsid w:val="00E50A0A"/>
    <w:rsid w:val="00E53DBA"/>
    <w:rsid w:val="00E55287"/>
    <w:rsid w:val="00E56ACC"/>
    <w:rsid w:val="00E62416"/>
    <w:rsid w:val="00E650E2"/>
    <w:rsid w:val="00E705B5"/>
    <w:rsid w:val="00E72A6A"/>
    <w:rsid w:val="00E73F68"/>
    <w:rsid w:val="00E741EF"/>
    <w:rsid w:val="00E767A3"/>
    <w:rsid w:val="00E77347"/>
    <w:rsid w:val="00E7789D"/>
    <w:rsid w:val="00E807F3"/>
    <w:rsid w:val="00E853AD"/>
    <w:rsid w:val="00E853B4"/>
    <w:rsid w:val="00E86CB4"/>
    <w:rsid w:val="00E96526"/>
    <w:rsid w:val="00EA191A"/>
    <w:rsid w:val="00EA22FF"/>
    <w:rsid w:val="00EA2957"/>
    <w:rsid w:val="00EA3E09"/>
    <w:rsid w:val="00EA77C5"/>
    <w:rsid w:val="00EB747A"/>
    <w:rsid w:val="00EB79D9"/>
    <w:rsid w:val="00EC11DB"/>
    <w:rsid w:val="00EC1258"/>
    <w:rsid w:val="00EC217D"/>
    <w:rsid w:val="00EC32DB"/>
    <w:rsid w:val="00EC4409"/>
    <w:rsid w:val="00EC4C35"/>
    <w:rsid w:val="00EC7AD1"/>
    <w:rsid w:val="00ED0B27"/>
    <w:rsid w:val="00ED3078"/>
    <w:rsid w:val="00ED4F1A"/>
    <w:rsid w:val="00ED59B2"/>
    <w:rsid w:val="00ED6997"/>
    <w:rsid w:val="00ED6D25"/>
    <w:rsid w:val="00EE1DF7"/>
    <w:rsid w:val="00EE4026"/>
    <w:rsid w:val="00EE43D5"/>
    <w:rsid w:val="00EE70A0"/>
    <w:rsid w:val="00EF0B15"/>
    <w:rsid w:val="00EF1258"/>
    <w:rsid w:val="00EF14C3"/>
    <w:rsid w:val="00EF34D0"/>
    <w:rsid w:val="00EF44F5"/>
    <w:rsid w:val="00EF50B7"/>
    <w:rsid w:val="00EF7A6C"/>
    <w:rsid w:val="00F060FC"/>
    <w:rsid w:val="00F06745"/>
    <w:rsid w:val="00F06988"/>
    <w:rsid w:val="00F11F2F"/>
    <w:rsid w:val="00F1239C"/>
    <w:rsid w:val="00F1468B"/>
    <w:rsid w:val="00F1488A"/>
    <w:rsid w:val="00F21C8B"/>
    <w:rsid w:val="00F2309D"/>
    <w:rsid w:val="00F33DE7"/>
    <w:rsid w:val="00F40FDF"/>
    <w:rsid w:val="00F46636"/>
    <w:rsid w:val="00F47590"/>
    <w:rsid w:val="00F53753"/>
    <w:rsid w:val="00F53D8F"/>
    <w:rsid w:val="00F546CD"/>
    <w:rsid w:val="00F626A2"/>
    <w:rsid w:val="00F63662"/>
    <w:rsid w:val="00F661E6"/>
    <w:rsid w:val="00F701A7"/>
    <w:rsid w:val="00F730E5"/>
    <w:rsid w:val="00F734C3"/>
    <w:rsid w:val="00F736CF"/>
    <w:rsid w:val="00F812DC"/>
    <w:rsid w:val="00F816D5"/>
    <w:rsid w:val="00F81E5C"/>
    <w:rsid w:val="00F85184"/>
    <w:rsid w:val="00F91289"/>
    <w:rsid w:val="00F9216F"/>
    <w:rsid w:val="00F958D2"/>
    <w:rsid w:val="00FA0BBB"/>
    <w:rsid w:val="00FB0BAA"/>
    <w:rsid w:val="00FB5588"/>
    <w:rsid w:val="00FC592D"/>
    <w:rsid w:val="00FC662A"/>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rsid w:val="00BE32E1"/>
    <w:rPr>
      <w:sz w:val="16"/>
    </w:rPr>
  </w:style>
  <w:style w:type="paragraph" w:styleId="Testocommento">
    <w:name w:val="annotation text"/>
    <w:basedOn w:val="Normale"/>
    <w:link w:val="TestocommentoCarattere"/>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 w:type="character" w:customStyle="1" w:styleId="TestocommentoCarattere3">
    <w:name w:val="Testo commento Carattere3"/>
    <w:basedOn w:val="Carpredefinitoparagrafo"/>
    <w:uiPriority w:val="99"/>
    <w:semiHidden/>
    <w:rsid w:val="00EE70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rsid w:val="00BE32E1"/>
    <w:rPr>
      <w:sz w:val="16"/>
    </w:rPr>
  </w:style>
  <w:style w:type="paragraph" w:styleId="Testocommento">
    <w:name w:val="annotation text"/>
    <w:basedOn w:val="Normale"/>
    <w:link w:val="TestocommentoCarattere"/>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 w:type="character" w:customStyle="1" w:styleId="TestocommentoCarattere3">
    <w:name w:val="Testo commento Carattere3"/>
    <w:basedOn w:val="Carpredefinitoparagrafo"/>
    <w:uiPriority w:val="99"/>
    <w:semiHidden/>
    <w:rsid w:val="00EE7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48.wmf"/><Relationship Id="rId21" Type="http://schemas.openxmlformats.org/officeDocument/2006/relationships/image" Target="media/image10.wmf"/><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81.wmf"/><Relationship Id="rId531" Type="http://schemas.openxmlformats.org/officeDocument/2006/relationships/hyperlink" Target="http://www.sciencedirect.com/science/article/pii/S0045793013002879" TargetMode="External"/><Relationship Id="rId573" Type="http://schemas.openxmlformats.org/officeDocument/2006/relationships/hyperlink" Target="http://www.sciencedirect.com/science/article/pii/S0010465513001744"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56.bin"/><Relationship Id="rId335" Type="http://schemas.openxmlformats.org/officeDocument/2006/relationships/image" Target="media/image166.wmf"/><Relationship Id="rId377" Type="http://schemas.openxmlformats.org/officeDocument/2006/relationships/oleObject" Target="embeddings/oleObject182.bin"/><Relationship Id="rId500" Type="http://schemas.openxmlformats.org/officeDocument/2006/relationships/image" Target="media/image248.wmf"/><Relationship Id="rId542" Type="http://schemas.openxmlformats.org/officeDocument/2006/relationships/hyperlink" Target="http://adsabs.harvard.edu/cgi-bin/author_form?author=Bode,+P&amp;fullauthor=Bode,%20P.&amp;charset=UTF-8&amp;db_key=AST" TargetMode="External"/><Relationship Id="rId584" Type="http://schemas.openxmlformats.org/officeDocument/2006/relationships/hyperlink" Target="http://www.sciencedirect.com/science/article/pii/S0045793013003873"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image" Target="media/image241.wmf"/><Relationship Id="rId43" Type="http://schemas.openxmlformats.org/officeDocument/2006/relationships/image" Target="media/image21.wmf"/><Relationship Id="rId139" Type="http://schemas.openxmlformats.org/officeDocument/2006/relationships/image" Target="media/image69.wmf"/><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oleObject" Target="embeddings/oleObject249.bin"/><Relationship Id="rId553" Type="http://schemas.openxmlformats.org/officeDocument/2006/relationships/hyperlink" Target="http://adsabs.harvard.edu/cgi-bin/author_form?author=Norman,+M&amp;fullauthor=Norman,%20M.%20L.&amp;charset=UTF-8&amp;db_key=AST"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595" Type="http://schemas.openxmlformats.org/officeDocument/2006/relationships/hyperlink" Target="http://onlinelibrary.wiley.com/doi/10.1002/fld.v73.5/issuetoc" TargetMode="External"/><Relationship Id="rId248" Type="http://schemas.openxmlformats.org/officeDocument/2006/relationships/image" Target="media/image125.wmf"/><Relationship Id="rId455" Type="http://schemas.openxmlformats.org/officeDocument/2006/relationships/oleObject" Target="embeddings/oleObject221.bin"/><Relationship Id="rId497" Type="http://schemas.openxmlformats.org/officeDocument/2006/relationships/oleObject" Target="embeddings/oleObject242.bin"/><Relationship Id="rId12" Type="http://schemas.openxmlformats.org/officeDocument/2006/relationships/image" Target="media/image3.png"/><Relationship Id="rId108" Type="http://schemas.openxmlformats.org/officeDocument/2006/relationships/oleObject" Target="embeddings/oleObject46.bin"/><Relationship Id="rId315" Type="http://schemas.openxmlformats.org/officeDocument/2006/relationships/image" Target="media/image156.wmf"/><Relationship Id="rId357" Type="http://schemas.openxmlformats.org/officeDocument/2006/relationships/oleObject" Target="embeddings/oleObject172.bin"/><Relationship Id="rId522" Type="http://schemas.openxmlformats.org/officeDocument/2006/relationships/oleObject" Target="embeddings/oleObject254.bin"/><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101.bin"/><Relationship Id="rId399" Type="http://schemas.openxmlformats.org/officeDocument/2006/relationships/oleObject" Target="embeddings/oleObject193.bin"/><Relationship Id="rId564" Type="http://schemas.openxmlformats.org/officeDocument/2006/relationships/hyperlink" Target="http://adsabs.harvard.edu/cgi-bin/author_form?author=Yepes,+G&amp;fullauthor=Yepes,%20G.&amp;charset=UTF-8&amp;db_key=AST" TargetMode="External"/><Relationship Id="rId259" Type="http://schemas.openxmlformats.org/officeDocument/2006/relationships/oleObject" Target="embeddings/oleObject122.bin"/><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image" Target="media/image11.wmf"/><Relationship Id="rId119" Type="http://schemas.openxmlformats.org/officeDocument/2006/relationships/image" Target="media/image59.wmf"/><Relationship Id="rId270" Type="http://schemas.openxmlformats.org/officeDocument/2006/relationships/oleObject" Target="embeddings/oleObject128.bin"/><Relationship Id="rId326" Type="http://schemas.openxmlformats.org/officeDocument/2006/relationships/oleObject" Target="embeddings/oleObject156.bin"/><Relationship Id="rId533" Type="http://schemas.openxmlformats.org/officeDocument/2006/relationships/hyperlink" Target="http://onlinelibrary.wiley.com/doi/10.1111/mnr.2012.423.issue-3/issuetoc" TargetMode="External"/><Relationship Id="rId65" Type="http://schemas.openxmlformats.org/officeDocument/2006/relationships/image" Target="media/image32.wmf"/><Relationship Id="rId130" Type="http://schemas.openxmlformats.org/officeDocument/2006/relationships/oleObject" Target="embeddings/oleObject57.bin"/><Relationship Id="rId368" Type="http://schemas.openxmlformats.org/officeDocument/2006/relationships/image" Target="media/image182.wmf"/><Relationship Id="rId575" Type="http://schemas.openxmlformats.org/officeDocument/2006/relationships/hyperlink" Target="http://lmfa.ec-lyon.fr/publi/search.php?search=journal&amp;id=59" TargetMode="External"/><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600" Type="http://schemas.openxmlformats.org/officeDocument/2006/relationships/hyperlink" Target="http://www.sciencedirect.com/science/journal/00457949" TargetMode="External"/><Relationship Id="rId281" Type="http://schemas.openxmlformats.org/officeDocument/2006/relationships/image" Target="media/image139.wmf"/><Relationship Id="rId337" Type="http://schemas.openxmlformats.org/officeDocument/2006/relationships/image" Target="media/image167.wmf"/><Relationship Id="rId502" Type="http://schemas.openxmlformats.org/officeDocument/2006/relationships/image" Target="media/image249.wmf"/><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image" Target="media/image70.wmf"/><Relationship Id="rId379" Type="http://schemas.openxmlformats.org/officeDocument/2006/relationships/oleObject" Target="embeddings/oleObject183.bin"/><Relationship Id="rId544" Type="http://schemas.openxmlformats.org/officeDocument/2006/relationships/hyperlink" Target="http://adsabs.harvard.edu/cgi-bin/author_form?author=Bryan,+G&amp;fullauthor=Bryan,%20G.%20L.&amp;charset=UTF-8&amp;db_key=AST" TargetMode="External"/><Relationship Id="rId586" Type="http://schemas.openxmlformats.org/officeDocument/2006/relationships/hyperlink" Target="http://www.sciencedirect.com/science/journal/00457930"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oleObject" Target="embeddings/oleObject112.bin"/><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6.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image" Target="media/image242.wmf"/><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oleObject" Target="embeddings/oleObject250.bin"/><Relationship Id="rId555" Type="http://schemas.openxmlformats.org/officeDocument/2006/relationships/hyperlink" Target="http://adsabs.harvard.edu/cgi-bin/author_form?author=Owen,+J&amp;fullauthor=Owen,%20J.%20M.&amp;charset=UTF-8&amp;db_key=AST" TargetMode="External"/><Relationship Id="rId597" Type="http://schemas.openxmlformats.org/officeDocument/2006/relationships/hyperlink" Target="http://www.sciencedirect.com/science/article/pii/S0045794913001843"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oleObject" Target="embeddings/oleObject123.bin"/><Relationship Id="rId499" Type="http://schemas.openxmlformats.org/officeDocument/2006/relationships/oleObject" Target="embeddings/oleObject243.bin"/><Relationship Id="rId14" Type="http://schemas.openxmlformats.org/officeDocument/2006/relationships/image" Target="media/image5.png"/><Relationship Id="rId56" Type="http://schemas.openxmlformats.org/officeDocument/2006/relationships/oleObject" Target="embeddings/oleObject20.bin"/><Relationship Id="rId317" Type="http://schemas.openxmlformats.org/officeDocument/2006/relationships/image" Target="media/image157.wmf"/><Relationship Id="rId359" Type="http://schemas.openxmlformats.org/officeDocument/2006/relationships/oleObject" Target="embeddings/oleObject173.bin"/><Relationship Id="rId524" Type="http://schemas.openxmlformats.org/officeDocument/2006/relationships/oleObject" Target="embeddings/oleObject255.bin"/><Relationship Id="rId566" Type="http://schemas.openxmlformats.org/officeDocument/2006/relationships/hyperlink" Target="http://www.geo-slope.com" TargetMode="External"/><Relationship Id="rId98" Type="http://schemas.openxmlformats.org/officeDocument/2006/relationships/oleObject" Target="embeddings/oleObject41.bin"/><Relationship Id="rId121" Type="http://schemas.openxmlformats.org/officeDocument/2006/relationships/image" Target="media/image60.wmf"/><Relationship Id="rId163" Type="http://schemas.openxmlformats.org/officeDocument/2006/relationships/oleObject" Target="embeddings/oleObject74.bin"/><Relationship Id="rId219" Type="http://schemas.openxmlformats.org/officeDocument/2006/relationships/oleObject" Target="embeddings/oleObject102.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image" Target="media/image12.wmf"/><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oleObject" Target="embeddings/oleObject157.bin"/><Relationship Id="rId535" Type="http://schemas.openxmlformats.org/officeDocument/2006/relationships/hyperlink" Target="http://www.sciencedirect.com/science/article/pii/S0304389411006601" TargetMode="External"/><Relationship Id="rId577" Type="http://schemas.openxmlformats.org/officeDocument/2006/relationships/hyperlink" Target="http://onlinelibrary.wiley.com/doi/10.1002/nme.2629/abstract" TargetMode="External"/><Relationship Id="rId132" Type="http://schemas.openxmlformats.org/officeDocument/2006/relationships/oleObject" Target="embeddings/oleObject58.bin"/><Relationship Id="rId174" Type="http://schemas.openxmlformats.org/officeDocument/2006/relationships/image" Target="media/image86.wmf"/><Relationship Id="rId381" Type="http://schemas.openxmlformats.org/officeDocument/2006/relationships/oleObject" Target="embeddings/oleObject184.bin"/><Relationship Id="rId602" Type="http://schemas.openxmlformats.org/officeDocument/2006/relationships/hyperlink" Target="http://dx.doi.org/10.1016/j.cma.2012.12.014" TargetMode="External"/><Relationship Id="rId241" Type="http://schemas.openxmlformats.org/officeDocument/2006/relationships/oleObject" Target="embeddings/oleObject113.bin"/><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image" Target="media/image168.wmf"/><Relationship Id="rId490" Type="http://schemas.openxmlformats.org/officeDocument/2006/relationships/image" Target="media/image243.wmf"/><Relationship Id="rId504" Type="http://schemas.openxmlformats.org/officeDocument/2006/relationships/image" Target="media/image250.wmf"/><Relationship Id="rId546" Type="http://schemas.openxmlformats.org/officeDocument/2006/relationships/hyperlink" Target="http://adsabs.harvard.edu/cgi-bin/author_form?author=Couchman,+H&amp;fullauthor=Couchman,%20H.%20M.%20P.&amp;charset=UTF-8&amp;db_key=AST" TargetMode="External"/><Relationship Id="rId78" Type="http://schemas.openxmlformats.org/officeDocument/2006/relationships/oleObject" Target="embeddings/oleObject31.bin"/><Relationship Id="rId101" Type="http://schemas.openxmlformats.org/officeDocument/2006/relationships/image" Target="media/image50.wmf"/><Relationship Id="rId143" Type="http://schemas.openxmlformats.org/officeDocument/2006/relationships/image" Target="media/image71.wmf"/><Relationship Id="rId185" Type="http://schemas.openxmlformats.org/officeDocument/2006/relationships/oleObject" Target="embeddings/oleObject85.bin"/><Relationship Id="rId350" Type="http://schemas.openxmlformats.org/officeDocument/2006/relationships/image" Target="media/image173.wmf"/><Relationship Id="rId406" Type="http://schemas.openxmlformats.org/officeDocument/2006/relationships/image" Target="media/image201.wmf"/><Relationship Id="rId588" Type="http://schemas.openxmlformats.org/officeDocument/2006/relationships/hyperlink" Target="http://users.monash.edu.au/~dprice/pubs/spmhd/price-spmhd.pdf" TargetMode="External"/><Relationship Id="rId9" Type="http://schemas.openxmlformats.org/officeDocument/2006/relationships/comments" Target="comments.xml"/><Relationship Id="rId210" Type="http://schemas.openxmlformats.org/officeDocument/2006/relationships/image" Target="media/image104.wmf"/><Relationship Id="rId392" Type="http://schemas.openxmlformats.org/officeDocument/2006/relationships/image" Target="media/image194.wmf"/><Relationship Id="rId448" Type="http://schemas.openxmlformats.org/officeDocument/2006/relationships/image" Target="media/image222.wmf"/><Relationship Id="rId252" Type="http://schemas.openxmlformats.org/officeDocument/2006/relationships/oleObject" Target="embeddings/oleObject118.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oleObject" Target="embeddings/oleObject251.bin"/><Relationship Id="rId47" Type="http://schemas.openxmlformats.org/officeDocument/2006/relationships/image" Target="media/image23.wmf"/><Relationship Id="rId89" Type="http://schemas.openxmlformats.org/officeDocument/2006/relationships/image" Target="media/image44.wmf"/><Relationship Id="rId112" Type="http://schemas.openxmlformats.org/officeDocument/2006/relationships/oleObject" Target="embeddings/oleObject48.bin"/><Relationship Id="rId154" Type="http://schemas.openxmlformats.org/officeDocument/2006/relationships/image" Target="media/image76.wmf"/><Relationship Id="rId361" Type="http://schemas.openxmlformats.org/officeDocument/2006/relationships/oleObject" Target="embeddings/oleObject174.bin"/><Relationship Id="rId557" Type="http://schemas.openxmlformats.org/officeDocument/2006/relationships/hyperlink" Target="http://adsabs.harvard.edu/cgi-bin/author_form?author=Pen,+U&amp;fullauthor=Pen,%20U.-L.&amp;charset=UTF-8&amp;db_key=AST" TargetMode="External"/><Relationship Id="rId599" Type="http://schemas.openxmlformats.org/officeDocument/2006/relationships/hyperlink" Target="http://www.sciencedirect.com/science/article/pii/S0045794913001843" TargetMode="External"/><Relationship Id="rId196" Type="http://schemas.openxmlformats.org/officeDocument/2006/relationships/image" Target="media/image97.wmf"/><Relationship Id="rId417" Type="http://schemas.openxmlformats.org/officeDocument/2006/relationships/oleObject" Target="embeddings/oleObject202.bin"/><Relationship Id="rId459" Type="http://schemas.openxmlformats.org/officeDocument/2006/relationships/oleObject" Target="embeddings/oleObject223.bin"/><Relationship Id="rId16" Type="http://schemas.openxmlformats.org/officeDocument/2006/relationships/image" Target="media/image7.png"/><Relationship Id="rId221" Type="http://schemas.openxmlformats.org/officeDocument/2006/relationships/oleObject" Target="embeddings/oleObject103.bin"/><Relationship Id="rId263" Type="http://schemas.openxmlformats.org/officeDocument/2006/relationships/oleObject" Target="embeddings/oleObject124.bin"/><Relationship Id="rId319" Type="http://schemas.openxmlformats.org/officeDocument/2006/relationships/image" Target="media/image158.wmf"/><Relationship Id="rId470" Type="http://schemas.openxmlformats.org/officeDocument/2006/relationships/image" Target="media/image233.wmf"/><Relationship Id="rId526" Type="http://schemas.openxmlformats.org/officeDocument/2006/relationships/oleObject" Target="embeddings/oleObject256.bin"/><Relationship Id="rId58" Type="http://schemas.openxmlformats.org/officeDocument/2006/relationships/oleObject" Target="embeddings/oleObject21.bin"/><Relationship Id="rId123" Type="http://schemas.openxmlformats.org/officeDocument/2006/relationships/image" Target="media/image61.wmf"/><Relationship Id="rId330" Type="http://schemas.openxmlformats.org/officeDocument/2006/relationships/oleObject" Target="embeddings/oleObject158.bin"/><Relationship Id="rId568" Type="http://schemas.openxmlformats.org/officeDocument/2006/relationships/hyperlink" Target="mailto:brucec@esi.com.au" TargetMode="External"/><Relationship Id="rId165" Type="http://schemas.openxmlformats.org/officeDocument/2006/relationships/oleObject" Target="embeddings/oleObject75.bin"/><Relationship Id="rId372" Type="http://schemas.openxmlformats.org/officeDocument/2006/relationships/image" Target="media/image184.wmf"/><Relationship Id="rId428" Type="http://schemas.openxmlformats.org/officeDocument/2006/relationships/image" Target="media/image212.wmf"/><Relationship Id="rId211" Type="http://schemas.openxmlformats.org/officeDocument/2006/relationships/oleObject" Target="embeddings/oleObject98.bin"/><Relationship Id="rId232" Type="http://schemas.openxmlformats.org/officeDocument/2006/relationships/image" Target="media/image115.wmf"/><Relationship Id="rId253" Type="http://schemas.openxmlformats.org/officeDocument/2006/relationships/oleObject" Target="embeddings/oleObject119.bin"/><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image" Target="media/image256.png"/><Relationship Id="rId27" Type="http://schemas.openxmlformats.org/officeDocument/2006/relationships/image" Target="media/image13.wmf"/><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59.bin"/><Relationship Id="rId320" Type="http://schemas.openxmlformats.org/officeDocument/2006/relationships/oleObject" Target="embeddings/oleObject153.bin"/><Relationship Id="rId537" Type="http://schemas.openxmlformats.org/officeDocument/2006/relationships/hyperlink" Target="http://www.sciencedirect.com/science/journal/03043894" TargetMode="External"/><Relationship Id="rId558" Type="http://schemas.openxmlformats.org/officeDocument/2006/relationships/hyperlink" Target="http://adsabs.harvard.edu/cgi-bin/author_form?author=Steinmetz,+M&amp;fullauthor=Steinmetz,%20M.&amp;charset=UTF-8&amp;db_key=AST" TargetMode="External"/><Relationship Id="rId579" Type="http://schemas.openxmlformats.org/officeDocument/2006/relationships/hyperlink" Target="http://www.scopus.com.scopeesprx.elsevier.com/authid/detail.url?authorId=26632500300&amp;amp;eid=2-s2.0-84872045174"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590" Type="http://schemas.openxmlformats.org/officeDocument/2006/relationships/hyperlink" Target="http://users.monash.edu.au/~dprice/pubs/softening/index1.html" TargetMode="External"/><Relationship Id="rId604" Type="http://schemas.openxmlformats.org/officeDocument/2006/relationships/hyperlink" Target="http://www.scopus.com.scopeesprx.elsevier.com/source/sourceInfo.url?sourceId=29210&amp;origin=recordpage" TargetMode="External"/><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oleObject" Target="embeddings/oleObject114.bin"/><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image" Target="media/image251.wmf"/><Relationship Id="rId17" Type="http://schemas.openxmlformats.org/officeDocument/2006/relationships/image" Target="media/image8.wmf"/><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54.bin"/><Relationship Id="rId310" Type="http://schemas.openxmlformats.org/officeDocument/2006/relationships/oleObject" Target="embeddings/oleObject148.bin"/><Relationship Id="rId492" Type="http://schemas.openxmlformats.org/officeDocument/2006/relationships/image" Target="media/image244.wmf"/><Relationship Id="rId527" Type="http://schemas.openxmlformats.org/officeDocument/2006/relationships/image" Target="media/image262.wmf"/><Relationship Id="rId548" Type="http://schemas.openxmlformats.org/officeDocument/2006/relationships/hyperlink" Target="http://adsabs.harvard.edu/cgi-bin/author_form?author=Gnedin,+N&amp;fullauthor=Gnedin,%20N.&amp;charset=UTF-8&amp;db_key=AST" TargetMode="External"/><Relationship Id="rId569" Type="http://schemas.openxmlformats.org/officeDocument/2006/relationships/hyperlink" Target="https://www.ghostscript.com/"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image" Target="media/image164.wmf"/><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580" Type="http://schemas.openxmlformats.org/officeDocument/2006/relationships/hyperlink" Target="http://www.scopus.com.scopeesprx.elsevier.com/source/sourceInfo.url?sourceId=18534&amp;origin=recordpage" TargetMode="External"/><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109.bin"/><Relationship Id="rId254" Type="http://schemas.openxmlformats.org/officeDocument/2006/relationships/image" Target="media/image126.wmf"/><Relationship Id="rId440" Type="http://schemas.openxmlformats.org/officeDocument/2006/relationships/image" Target="media/image218.wmf"/><Relationship Id="rId28" Type="http://schemas.openxmlformats.org/officeDocument/2006/relationships/oleObject" Target="embeddings/oleObject6.bin"/><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wmf"/><Relationship Id="rId517" Type="http://schemas.openxmlformats.org/officeDocument/2006/relationships/image" Target="media/image257.wmf"/><Relationship Id="rId538" Type="http://schemas.openxmlformats.org/officeDocument/2006/relationships/hyperlink" Target="http://dl.acm.org/citation.cfm?id=962052&amp;CFID=66150500&amp;CFTOKEN=25537257" TargetMode="External"/><Relationship Id="rId559" Type="http://schemas.openxmlformats.org/officeDocument/2006/relationships/hyperlink" Target="http://adsabs.harvard.edu/cgi-bin/author_form?author=Thomas,+P&amp;fullauthor=Thomas,%20P.%20A.&amp;charset=UTF-8&amp;db_key=AST" TargetMode="Externa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image" Target="media/image67.wmf"/><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image" Target="media/image159.wmf"/><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570" Type="http://schemas.openxmlformats.org/officeDocument/2006/relationships/hyperlink" Target="http://www.intel.com" TargetMode="External"/><Relationship Id="rId591" Type="http://schemas.openxmlformats.org/officeDocument/2006/relationships/hyperlink" Target="https://github.com/AndreaAmicarelliRSE/SPHERA" TargetMode="External"/><Relationship Id="rId605" Type="http://schemas.openxmlformats.org/officeDocument/2006/relationships/footer" Target="footer1.xml"/><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image" Target="media/image121.wmf"/><Relationship Id="rId430" Type="http://schemas.openxmlformats.org/officeDocument/2006/relationships/image" Target="media/image213.wmf"/><Relationship Id="rId18" Type="http://schemas.openxmlformats.org/officeDocument/2006/relationships/oleObject" Target="embeddings/oleObject1.bin"/><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oleObject" Target="embeddings/oleObject240.bin"/><Relationship Id="rId507" Type="http://schemas.openxmlformats.org/officeDocument/2006/relationships/oleObject" Target="embeddings/oleObject247.bin"/><Relationship Id="rId528" Type="http://schemas.openxmlformats.org/officeDocument/2006/relationships/oleObject" Target="embeddings/oleObject257.bin"/><Relationship Id="rId549" Type="http://schemas.openxmlformats.org/officeDocument/2006/relationships/hyperlink" Target="http://adsabs.harvard.edu/cgi-bin/author_form?author=Jenkins,+A&amp;fullauthor=Jenkins,%20A.&amp;charset=UTF-8&amp;db_key=AST"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62.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image" Target="media/image154.wmf"/><Relationship Id="rId332" Type="http://schemas.openxmlformats.org/officeDocument/2006/relationships/oleObject" Target="embeddings/oleObject159.bin"/><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hyperlink" Target="http://adsabs.harvard.edu/cgi-bin/author_form?author=Villumsen,+J&amp;fullauthor=Villumsen,%20J.%20V.&amp;charset=UTF-8&amp;db_key=AST" TargetMode="External"/><Relationship Id="rId581"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oleObject" Target="embeddings/oleObject99.bin"/><Relationship Id="rId234" Type="http://schemas.openxmlformats.org/officeDocument/2006/relationships/image" Target="media/image116.wmf"/><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image" Target="media/image14.wmf"/><Relationship Id="rId255" Type="http://schemas.openxmlformats.org/officeDocument/2006/relationships/oleObject" Target="embeddings/oleObject120.bin"/><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oleObject" Target="embeddings/oleObject235.bin"/><Relationship Id="rId518" Type="http://schemas.openxmlformats.org/officeDocument/2006/relationships/oleObject" Target="embeddings/oleObject252.bin"/><Relationship Id="rId539" Type="http://schemas.openxmlformats.org/officeDocument/2006/relationships/hyperlink" Target="http://europa.eu/rapid/press-release_IP-03-1381_en.htm"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oleObject" Target="embeddings/oleObject154.bin"/><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adsabs.harvard.edu/cgi-bin/author_form?author=Khokhlov,+A&amp;fullauthor=Khokhlov,%20A.%20M.&amp;charset=UTF-8&amp;db_key=AST"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571" Type="http://schemas.openxmlformats.org/officeDocument/2006/relationships/hyperlink" Target="http://onlinelibrary.wiley.com/doi/10.1002/fld.v71.9/issuetoc" TargetMode="External"/><Relationship Id="rId592" Type="http://schemas.openxmlformats.org/officeDocument/2006/relationships/hyperlink" Target="http://www.scopus.com/authid/detail.url?authorId=6701549155&amp;amp;eid=2-s2.0-34247257289" TargetMode="External"/><Relationship Id="rId606" Type="http://schemas.openxmlformats.org/officeDocument/2006/relationships/fontTable" Target="fontTable.xml"/><Relationship Id="rId19" Type="http://schemas.openxmlformats.org/officeDocument/2006/relationships/image" Target="media/image9.wmf"/><Relationship Id="rId224" Type="http://schemas.openxmlformats.org/officeDocument/2006/relationships/image" Target="media/image111.wmf"/><Relationship Id="rId245" Type="http://schemas.openxmlformats.org/officeDocument/2006/relationships/image" Target="media/image122.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image" Target="media/image245.wmf"/><Relationship Id="rId508" Type="http://schemas.openxmlformats.org/officeDocument/2006/relationships/image" Target="media/image252.wmf"/><Relationship Id="rId529" Type="http://schemas.openxmlformats.org/officeDocument/2006/relationships/hyperlink" Target="http://apps.isiknowledge.com.gate6.inist.fr/full_record.do?product=WOS&amp;search_mode=GeneralSearch&amp;qid=2&amp;SID=R1E2L4aamn325laBikA&amp;page=1&amp;doc=1" TargetMode="External"/><Relationship Id="rId30" Type="http://schemas.openxmlformats.org/officeDocument/2006/relationships/oleObject" Target="embeddings/oleObject7.bin"/><Relationship Id="rId105" Type="http://schemas.openxmlformats.org/officeDocument/2006/relationships/image" Target="media/image52.wmf"/><Relationship Id="rId126" Type="http://schemas.openxmlformats.org/officeDocument/2006/relationships/oleObject" Target="embeddings/oleObject55.bin"/><Relationship Id="rId147" Type="http://schemas.openxmlformats.org/officeDocument/2006/relationships/image" Target="media/image73.wmf"/><Relationship Id="rId168" Type="http://schemas.openxmlformats.org/officeDocument/2006/relationships/image" Target="media/image83.wmf"/><Relationship Id="rId312" Type="http://schemas.openxmlformats.org/officeDocument/2006/relationships/oleObject" Target="embeddings/oleObject149.bin"/><Relationship Id="rId333" Type="http://schemas.openxmlformats.org/officeDocument/2006/relationships/image" Target="media/image165.wmf"/><Relationship Id="rId354" Type="http://schemas.openxmlformats.org/officeDocument/2006/relationships/image" Target="media/image175.wmf"/><Relationship Id="rId540" Type="http://schemas.openxmlformats.org/officeDocument/2006/relationships/hyperlink" Target="http://adsabs.harvard.edu/cgi-bin/author_form?author=Frenk,+C&amp;fullauthor=Frenk,%20C.%20S.&amp;charset=UTF-8&amp;db_key=AST"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hyperlink" Target="http://adsabs.harvard.edu/cgi-bin/author_form?author=Wadsley,+J&amp;fullauthor=Wadsley,%20J.%20W.&amp;charset=UTF-8&amp;db_key=AST" TargetMode="External"/><Relationship Id="rId582"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oleObject" Target="embeddings/oleObject110.bin"/><Relationship Id="rId256" Type="http://schemas.openxmlformats.org/officeDocument/2006/relationships/image" Target="media/image127.wmf"/><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image" Target="media/image240.wmf"/><Relationship Id="rId519" Type="http://schemas.openxmlformats.org/officeDocument/2006/relationships/image" Target="media/image258.wmf"/><Relationship Id="rId116" Type="http://schemas.openxmlformats.org/officeDocument/2006/relationships/oleObject" Target="embeddings/oleObject50.bin"/><Relationship Id="rId137" Type="http://schemas.openxmlformats.org/officeDocument/2006/relationships/image" Target="media/image68.wmf"/><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image" Target="media/image160.wmf"/><Relationship Id="rId344" Type="http://schemas.openxmlformats.org/officeDocument/2006/relationships/image" Target="media/image170.wmf"/><Relationship Id="rId530" Type="http://schemas.openxmlformats.org/officeDocument/2006/relationships/hyperlink" Target="http://www.sciencedirect.com/science/article/pii/S0045793013002879" TargetMode="External"/><Relationship Id="rId20" Type="http://schemas.openxmlformats.org/officeDocument/2006/relationships/oleObject" Target="embeddings/oleObject2.bin"/><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adsabs.harvard.edu/cgi-bin/author_form?author=Klypin,+A&amp;fullauthor=Klypin,%20A.&amp;charset=UTF-8&amp;db_key=AST" TargetMode="External"/><Relationship Id="rId572" Type="http://schemas.openxmlformats.org/officeDocument/2006/relationships/hyperlink" Target="http://www.barnesandnoble.com/s/%22Prentice%20Hall%22;jsessionid=653682AB7E6B6FC4817F61E0837BDC67.prodny_store02-atgap04?Ntk=Publisher&amp;Ns=P_Sales_Rank&amp;Ntx=mode+matchall" TargetMode="External"/><Relationship Id="rId593" Type="http://schemas.openxmlformats.org/officeDocument/2006/relationships/hyperlink" Target="http://www.scopus.com/source/sourceInfo.url?sourceId=18539&amp;amp;origin=recordpage" TargetMode="External"/><Relationship Id="rId607" Type="http://schemas.openxmlformats.org/officeDocument/2006/relationships/theme" Target="theme/theme1.xm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image" Target="media/image123.wmf"/><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oleObject" Target="embeddings/oleObject248.bin"/><Relationship Id="rId106" Type="http://schemas.openxmlformats.org/officeDocument/2006/relationships/oleObject" Target="embeddings/oleObject45.bin"/><Relationship Id="rId127" Type="http://schemas.openxmlformats.org/officeDocument/2006/relationships/image" Target="media/image63.wmf"/><Relationship Id="rId313" Type="http://schemas.openxmlformats.org/officeDocument/2006/relationships/image" Target="media/image155.wmf"/><Relationship Id="rId495" Type="http://schemas.openxmlformats.org/officeDocument/2006/relationships/oleObject" Target="embeddings/oleObject241.bin"/><Relationship Id="rId10" Type="http://schemas.openxmlformats.org/officeDocument/2006/relationships/image" Target="media/image1.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oleObject" Target="embeddings/oleObject253.bin"/><Relationship Id="rId541" Type="http://schemas.openxmlformats.org/officeDocument/2006/relationships/hyperlink" Target="http://adsabs.harvard.edu/cgi-bin/author_form?author=White,+S&amp;fullauthor=White,%20S.%20D.%20M.&amp;charset=UTF-8&amp;db_key=AST" TargetMode="External"/><Relationship Id="rId562" Type="http://schemas.openxmlformats.org/officeDocument/2006/relationships/hyperlink" Target="http://adsabs.harvard.edu/cgi-bin/author_form?author=Warren,+M&amp;fullauthor=Warren,%20M.%20S.&amp;charset=UTF-8&amp;db_key=AST" TargetMode="External"/><Relationship Id="rId583"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image" Target="media/image117.wmf"/><Relationship Id="rId257" Type="http://schemas.openxmlformats.org/officeDocument/2006/relationships/oleObject" Target="embeddings/oleObject121.bin"/><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oleObject" Target="embeddings/oleObject236.bin"/><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image" Target="media/image253.wmf"/><Relationship Id="rId552" Type="http://schemas.openxmlformats.org/officeDocument/2006/relationships/hyperlink" Target="http://adsabs.harvard.edu/cgi-bin/author_form?author=Navarro,+J&amp;fullauthor=Navarro,%20J.%20F.&amp;charset=UTF-8&amp;db_key=AST" TargetMode="External"/><Relationship Id="rId594" Type="http://schemas.openxmlformats.org/officeDocument/2006/relationships/hyperlink" Target="http://earthexplorer.usgs.gov/"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4.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image" Target="media/image246.wmf"/><Relationship Id="rId11" Type="http://schemas.openxmlformats.org/officeDocument/2006/relationships/image" Target="media/image2.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oleObject" Target="embeddings/oleObject150.bin"/><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image" Target="media/image259.wmf"/><Relationship Id="rId563" Type="http://schemas.openxmlformats.org/officeDocument/2006/relationships/hyperlink" Target="http://adsabs.harvard.edu/cgi-bin/author_form?author=Xu,+G&amp;fullauthor=Xu,%20G.&amp;charset=UTF-8&amp;db_key=AST"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7.wmf"/><Relationship Id="rId423" Type="http://schemas.openxmlformats.org/officeDocument/2006/relationships/oleObject" Target="embeddings/oleObject205.bin"/><Relationship Id="rId258" Type="http://schemas.openxmlformats.org/officeDocument/2006/relationships/image" Target="media/image128.wmf"/><Relationship Id="rId465" Type="http://schemas.openxmlformats.org/officeDocument/2006/relationships/oleObject" Target="embeddings/oleObject226.bin"/><Relationship Id="rId22" Type="http://schemas.openxmlformats.org/officeDocument/2006/relationships/oleObject" Target="embeddings/oleObject3.bin"/><Relationship Id="rId64" Type="http://schemas.openxmlformats.org/officeDocument/2006/relationships/oleObject" Target="embeddings/oleObject24.bin"/><Relationship Id="rId118" Type="http://schemas.openxmlformats.org/officeDocument/2006/relationships/oleObject" Target="embeddings/oleObject51.bin"/><Relationship Id="rId325" Type="http://schemas.openxmlformats.org/officeDocument/2006/relationships/image" Target="media/image161.wmf"/><Relationship Id="rId367" Type="http://schemas.openxmlformats.org/officeDocument/2006/relationships/oleObject" Target="embeddings/oleObject177.bin"/><Relationship Id="rId532" Type="http://schemas.openxmlformats.org/officeDocument/2006/relationships/hyperlink" Target="http://www.sciencedirect.com/science/journal/00457930" TargetMode="External"/><Relationship Id="rId574" Type="http://schemas.openxmlformats.org/officeDocument/2006/relationships/hyperlink" Target="http://lmfa.ec-lyon.fr/publi/search.php?search=personne&amp;id=3658"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image" Target="media/image64.wmf"/><Relationship Id="rId280" Type="http://schemas.openxmlformats.org/officeDocument/2006/relationships/oleObject" Target="embeddings/oleObject133.bin"/><Relationship Id="rId336" Type="http://schemas.openxmlformats.org/officeDocument/2006/relationships/oleObject" Target="embeddings/oleObject161.bin"/><Relationship Id="rId501" Type="http://schemas.openxmlformats.org/officeDocument/2006/relationships/oleObject" Target="embeddings/oleObject244.bin"/><Relationship Id="rId543" Type="http://schemas.openxmlformats.org/officeDocument/2006/relationships/hyperlink" Target="http://adsabs.harvard.edu/cgi-bin/author_form?author=Bond,+J&amp;fullauthor=Bond,%20J.%20R.&amp;charset=UTF-8&amp;db_key=AST" TargetMode="External"/><Relationship Id="rId75" Type="http://schemas.openxmlformats.org/officeDocument/2006/relationships/image" Target="media/image37.wmf"/><Relationship Id="rId140" Type="http://schemas.openxmlformats.org/officeDocument/2006/relationships/oleObject" Target="embeddings/oleObject62.bin"/><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585" Type="http://schemas.openxmlformats.org/officeDocument/2006/relationships/hyperlink" Target="http://www.sciencedirect.com/science/article/pii/S0045793013003873" TargetMode="External"/><Relationship Id="rId6" Type="http://schemas.openxmlformats.org/officeDocument/2006/relationships/webSettings" Target="webSettings.xml"/><Relationship Id="rId238" Type="http://schemas.openxmlformats.org/officeDocument/2006/relationships/image" Target="media/image118.wmf"/><Relationship Id="rId445" Type="http://schemas.openxmlformats.org/officeDocument/2006/relationships/oleObject" Target="embeddings/oleObject216.bin"/><Relationship Id="rId487" Type="http://schemas.openxmlformats.org/officeDocument/2006/relationships/oleObject" Target="embeddings/oleObject237.bin"/><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image" Target="media/image254.wmf"/><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adsabs.harvard.edu/cgi-bin/author_form?author=Ostriker,+J&amp;fullauthor=Ostriker,%20J.%20P.&amp;charset=UTF-8&amp;db_key=AST" TargetMode="External"/><Relationship Id="rId596" Type="http://schemas.openxmlformats.org/officeDocument/2006/relationships/hyperlink" Target="http://onlinelibrary.wiley.com/doi/10.1002/nme.v92.4/issuetoc"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5.bin"/><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image" Target="media/image247.wmf"/><Relationship Id="rId13" Type="http://schemas.openxmlformats.org/officeDocument/2006/relationships/image" Target="media/image4.png"/><Relationship Id="rId109" Type="http://schemas.openxmlformats.org/officeDocument/2006/relationships/image" Target="media/image54.wmf"/><Relationship Id="rId260" Type="http://schemas.openxmlformats.org/officeDocument/2006/relationships/image" Target="media/image129.wmf"/><Relationship Id="rId316" Type="http://schemas.openxmlformats.org/officeDocument/2006/relationships/oleObject" Target="embeddings/oleObject151.bin"/><Relationship Id="rId523" Type="http://schemas.openxmlformats.org/officeDocument/2006/relationships/image" Target="media/image260.wmf"/><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52.bin"/><Relationship Id="rId358" Type="http://schemas.openxmlformats.org/officeDocument/2006/relationships/image" Target="media/image177.wmf"/><Relationship Id="rId565" Type="http://schemas.openxmlformats.org/officeDocument/2006/relationships/hyperlink" Target="https://github.com/OSGeo/gdal" TargetMode="External"/><Relationship Id="rId162" Type="http://schemas.openxmlformats.org/officeDocument/2006/relationships/image" Target="media/image80.wmf"/><Relationship Id="rId218" Type="http://schemas.openxmlformats.org/officeDocument/2006/relationships/image" Target="media/image108.wmf"/><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oleObject" Target="embeddings/oleObject4.bin"/><Relationship Id="rId66" Type="http://schemas.openxmlformats.org/officeDocument/2006/relationships/oleObject" Target="embeddings/oleObject25.bin"/><Relationship Id="rId131" Type="http://schemas.openxmlformats.org/officeDocument/2006/relationships/image" Target="media/image65.wmf"/><Relationship Id="rId327" Type="http://schemas.openxmlformats.org/officeDocument/2006/relationships/image" Target="media/image162.wmf"/><Relationship Id="rId369" Type="http://schemas.openxmlformats.org/officeDocument/2006/relationships/oleObject" Target="embeddings/oleObject178.bin"/><Relationship Id="rId534" Type="http://schemas.openxmlformats.org/officeDocument/2006/relationships/hyperlink" Target="http://www.sciencedirect.com/science/article/pii/S0304389411006601" TargetMode="External"/><Relationship Id="rId576" Type="http://schemas.openxmlformats.org/officeDocument/2006/relationships/hyperlink" Target="http://apps.isiknowledge.com.gate6.inist.fr/full_record.do?product=WOS&amp;search_mode=GeneralSearch&amp;qid=3&amp;SID=Q2CdEk6M@Noh331IPkP&amp;page=1&amp;doc=2"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601" Type="http://schemas.openxmlformats.org/officeDocument/2006/relationships/hyperlink" Target="http://www.sciencedirect.com/science/journal/00457949/129/supp/C" TargetMode="External"/><Relationship Id="rId240" Type="http://schemas.openxmlformats.org/officeDocument/2006/relationships/image" Target="media/image119.wmf"/><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oleObject" Target="embeddings/oleObject162.bin"/><Relationship Id="rId503" Type="http://schemas.openxmlformats.org/officeDocument/2006/relationships/oleObject" Target="embeddings/oleObject245.bin"/><Relationship Id="rId545" Type="http://schemas.openxmlformats.org/officeDocument/2006/relationships/hyperlink" Target="http://adsabs.harvard.edu/cgi-bin/author_form?author=Cen,+R&amp;fullauthor=Cen,%20R.&amp;charset=UTF-8&amp;db_key=AST" TargetMode="External"/><Relationship Id="rId587" Type="http://schemas.openxmlformats.org/officeDocument/2006/relationships/hyperlink" Target="http://www.sciencedirect.com/science/journal/00457930/88/supp/C" TargetMode="External"/><Relationship Id="rId8" Type="http://schemas.openxmlformats.org/officeDocument/2006/relationships/endnotes" Target="endnotes.xml"/><Relationship Id="rId142" Type="http://schemas.openxmlformats.org/officeDocument/2006/relationships/oleObject" Target="embeddings/oleObject63.bin"/><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oleObject" Target="embeddings/oleObject117.bin"/><Relationship Id="rId489" Type="http://schemas.openxmlformats.org/officeDocument/2006/relationships/oleObject" Target="embeddings/oleObject238.bin"/><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image" Target="media/image255.wmf"/><Relationship Id="rId556" Type="http://schemas.openxmlformats.org/officeDocument/2006/relationships/hyperlink" Target="http://adsabs.harvard.edu/cgi-bin/author_form?author=Pearce,+F&amp;fullauthor=Pearce,%20F.%20R.&amp;charset=UTF-8&amp;db_key=AST"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598" Type="http://schemas.openxmlformats.org/officeDocument/2006/relationships/hyperlink" Target="http://www.sciencedirect.com/science/article/pii/S0045794913001843" TargetMode="External"/><Relationship Id="rId220" Type="http://schemas.openxmlformats.org/officeDocument/2006/relationships/image" Target="media/image109.wmf"/><Relationship Id="rId458" Type="http://schemas.openxmlformats.org/officeDocument/2006/relationships/image" Target="media/image227.wmf"/><Relationship Id="rId15" Type="http://schemas.openxmlformats.org/officeDocument/2006/relationships/image" Target="media/image6.png"/><Relationship Id="rId57" Type="http://schemas.openxmlformats.org/officeDocument/2006/relationships/image" Target="media/image28.wmf"/><Relationship Id="rId262" Type="http://schemas.openxmlformats.org/officeDocument/2006/relationships/image" Target="media/image130.wmf"/><Relationship Id="rId318" Type="http://schemas.openxmlformats.org/officeDocument/2006/relationships/oleObject" Target="embeddings/oleObject152.bin"/><Relationship Id="rId525" Type="http://schemas.openxmlformats.org/officeDocument/2006/relationships/image" Target="media/image261.wmf"/><Relationship Id="rId567" Type="http://schemas.openxmlformats.org/officeDocument/2006/relationships/hyperlink" Target="https://github.com/git/git" TargetMode="External"/><Relationship Id="rId99" Type="http://schemas.openxmlformats.org/officeDocument/2006/relationships/image" Target="media/image49.wmf"/><Relationship Id="rId122" Type="http://schemas.openxmlformats.org/officeDocument/2006/relationships/oleObject" Target="embeddings/oleObject53.bin"/><Relationship Id="rId164" Type="http://schemas.openxmlformats.org/officeDocument/2006/relationships/image" Target="media/image81.wmf"/><Relationship Id="rId371" Type="http://schemas.openxmlformats.org/officeDocument/2006/relationships/oleObject" Target="embeddings/oleObject179.bin"/><Relationship Id="rId427" Type="http://schemas.openxmlformats.org/officeDocument/2006/relationships/oleObject" Target="embeddings/oleObject207.bin"/><Relationship Id="rId469" Type="http://schemas.openxmlformats.org/officeDocument/2006/relationships/oleObject" Target="embeddings/oleObject228.bin"/><Relationship Id="rId26" Type="http://schemas.openxmlformats.org/officeDocument/2006/relationships/oleObject" Target="embeddings/oleObject5.bin"/><Relationship Id="rId231" Type="http://schemas.openxmlformats.org/officeDocument/2006/relationships/oleObject" Target="embeddings/oleObject108.bin"/><Relationship Id="rId273" Type="http://schemas.openxmlformats.org/officeDocument/2006/relationships/image" Target="media/image135.wmf"/><Relationship Id="rId329" Type="http://schemas.openxmlformats.org/officeDocument/2006/relationships/image" Target="media/image163.wmf"/><Relationship Id="rId480" Type="http://schemas.openxmlformats.org/officeDocument/2006/relationships/image" Target="media/image238.wmf"/><Relationship Id="rId536" Type="http://schemas.openxmlformats.org/officeDocument/2006/relationships/hyperlink" Target="http://www.sciencedirect.com/science/article/pii/S0304389411006601" TargetMode="External"/><Relationship Id="rId68" Type="http://schemas.openxmlformats.org/officeDocument/2006/relationships/oleObject" Target="embeddings/oleObject26.bin"/><Relationship Id="rId133" Type="http://schemas.openxmlformats.org/officeDocument/2006/relationships/image" Target="media/image66.wmf"/><Relationship Id="rId175" Type="http://schemas.openxmlformats.org/officeDocument/2006/relationships/oleObject" Target="embeddings/oleObject80.bin"/><Relationship Id="rId340" Type="http://schemas.openxmlformats.org/officeDocument/2006/relationships/oleObject" Target="embeddings/oleObject163.bin"/><Relationship Id="rId578" Type="http://schemas.openxmlformats.org/officeDocument/2006/relationships/hyperlink" Target="http://www.scopus.com.scopeesprx.elsevier.com/authid/detail.url?authorId=7101880965&amp;amp;eid=2-s2.0-84872045174" TargetMode="External"/><Relationship Id="rId200" Type="http://schemas.openxmlformats.org/officeDocument/2006/relationships/image" Target="media/image99.wmf"/><Relationship Id="rId382" Type="http://schemas.openxmlformats.org/officeDocument/2006/relationships/image" Target="media/image189.wmf"/><Relationship Id="rId438" Type="http://schemas.openxmlformats.org/officeDocument/2006/relationships/image" Target="media/image217.wmf"/><Relationship Id="rId603" Type="http://schemas.openxmlformats.org/officeDocument/2006/relationships/hyperlink" Target="http://www.scopus.com.scopeesprx.elsevier.com/authid/detail.url?authorId=56387268900&amp;amp;eid=2-s2.0-84859313663" TargetMode="External"/><Relationship Id="rId242" Type="http://schemas.openxmlformats.org/officeDocument/2006/relationships/image" Target="media/image120.wmf"/><Relationship Id="rId284" Type="http://schemas.openxmlformats.org/officeDocument/2006/relationships/oleObject" Target="embeddings/oleObject135.bin"/><Relationship Id="rId491" Type="http://schemas.openxmlformats.org/officeDocument/2006/relationships/oleObject" Target="embeddings/oleObject239.bin"/><Relationship Id="rId505" Type="http://schemas.openxmlformats.org/officeDocument/2006/relationships/oleObject" Target="embeddings/oleObject246.bin"/><Relationship Id="rId37" Type="http://schemas.openxmlformats.org/officeDocument/2006/relationships/image" Target="media/image18.wmf"/><Relationship Id="rId79" Type="http://schemas.openxmlformats.org/officeDocument/2006/relationships/image" Target="media/image39.wmf"/><Relationship Id="rId102" Type="http://schemas.openxmlformats.org/officeDocument/2006/relationships/oleObject" Target="embeddings/oleObject43.bin"/><Relationship Id="rId144" Type="http://schemas.openxmlformats.org/officeDocument/2006/relationships/oleObject" Target="embeddings/oleObject64.bin"/><Relationship Id="rId547" Type="http://schemas.openxmlformats.org/officeDocument/2006/relationships/hyperlink" Target="http://adsabs.harvard.edu/cgi-bin/author_form?author=Evrard,+A&amp;fullauthor=Evrard,%20A.%20E.&amp;charset=UTF-8&amp;db_key=AST" TargetMode="External"/><Relationship Id="rId589" Type="http://schemas.openxmlformats.org/officeDocument/2006/relationships/hyperlink" Target="http://adsabs.harvard.edu/cgi-bin/author_form?author=Federrath,+C&amp;fullauthor=Federrath,%20Christoph&amp;charset=UTF-8&amp;db_key=AST" TargetMode="External"/><Relationship Id="rId90" Type="http://schemas.openxmlformats.org/officeDocument/2006/relationships/oleObject" Target="embeddings/oleObject37.bin"/><Relationship Id="rId186" Type="http://schemas.openxmlformats.org/officeDocument/2006/relationships/image" Target="media/image92.wmf"/><Relationship Id="rId351" Type="http://schemas.openxmlformats.org/officeDocument/2006/relationships/oleObject" Target="embeddings/oleObject169.bin"/><Relationship Id="rId393" Type="http://schemas.openxmlformats.org/officeDocument/2006/relationships/oleObject" Target="embeddings/oleObject190.bin"/><Relationship Id="rId407" Type="http://schemas.openxmlformats.org/officeDocument/2006/relationships/oleObject" Target="embeddings/oleObject197.bin"/><Relationship Id="rId449" Type="http://schemas.openxmlformats.org/officeDocument/2006/relationships/oleObject" Target="embeddings/oleObject218.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3</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4</b:RefOrder>
  </b:Source>
  <b:Source>
    <b:Tag>ply20</b:Tag>
    <b:SourceType>InternetSite</b:SourceType>
    <b:Guid>{242B4B40-FD81-41BD-85C1-77CDB0F9A173}</b:Guid>
    <b:Title>https://github.com/AndreaAmicarelliRSE/ply2SPHERA_perimeter</b:Title>
    <b:Author>
      <b:Author>
        <b:NameList>
          <b:Person>
            <b:Last>ply2SPHERA_perimeter (RSE SpA)</b:Last>
          </b:Person>
        </b:NameList>
      </b:Author>
    </b:Author>
    <b:Year>2020</b:Year>
    <b:RefOrder>5</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6</b:RefOrder>
  </b:Source>
  <b:Source>
    <b:Tag>AAm</b:Tag>
    <b:SourceType>InternetSite</b:SourceType>
    <b:Guid>{F30C27EE-248B-4E08-9F81-6DC83B2A4579}</b:Guid>
    <b:Title>https://github.com/AndreaAmicarelliRSE/SPHERA</b:Title>
    <b:Author>
      <b:Author>
        <b:NameList>
          <b:Person>
            <b:Last>SPHERA (RSE SpA)</b:Last>
          </b:Person>
        </b:NameList>
      </b:Author>
    </b:Author>
    <b:Year>2020</b:Year>
    <b:RefOrder>1</b:RefOrder>
  </b:Source>
</b:Sources>
</file>

<file path=customXml/itemProps1.xml><?xml version="1.0" encoding="utf-8"?>
<ds:datastoreItem xmlns:ds="http://schemas.openxmlformats.org/officeDocument/2006/customXml" ds:itemID="{3AB22882-AA75-426B-A0A0-70443E5D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103</Pages>
  <Words>44998</Words>
  <Characters>256489</Characters>
  <Application>Microsoft Office Word</Application>
  <DocSecurity>0</DocSecurity>
  <Lines>2137</Lines>
  <Paragraphs>601</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300886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301</cp:revision>
  <cp:lastPrinted>2018-08-07T09:31:00Z</cp:lastPrinted>
  <dcterms:created xsi:type="dcterms:W3CDTF">2018-08-01T10:44:00Z</dcterms:created>
  <dcterms:modified xsi:type="dcterms:W3CDTF">2021-04-14T06:08:00Z</dcterms:modified>
</cp:coreProperties>
</file>